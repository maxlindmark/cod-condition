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77777777" w:rsidR="00736FF5" w:rsidRPr="00C038C3" w:rsidRDefault="00401B29" w:rsidP="00552801">
      <w:pPr>
        <w:pStyle w:val="Title"/>
        <w:keepNext w:val="0"/>
        <w:keepLines w:val="0"/>
        <w:spacing w:after="0" w:line="480" w:lineRule="auto"/>
        <w:contextualSpacing/>
        <w:mirrorIndents/>
        <w:jc w:val="both"/>
        <w:rPr>
          <w:sz w:val="36"/>
          <w:szCs w:val="36"/>
        </w:rPr>
      </w:pPr>
      <w:r w:rsidRPr="00C038C3">
        <w:rPr>
          <w:sz w:val="36"/>
          <w:szCs w:val="36"/>
        </w:rPr>
        <w:t>Evaluating drivers of spatiotemporal changes in the condition of Eastern Baltic cod</w:t>
      </w:r>
    </w:p>
    <w:p w14:paraId="4A1B9DEA" w14:textId="29486166" w:rsidR="00736FF5" w:rsidRPr="00C038C3" w:rsidRDefault="00401B29" w:rsidP="00552801">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commentRangeStart w:id="0"/>
      <w:r w:rsidR="009D3BCC">
        <w:t>Mayya Gogina</w:t>
      </w:r>
      <w:commentRangeEnd w:id="0"/>
      <w:r w:rsidR="00517121">
        <w:rPr>
          <w:rStyle w:val="CommentReference"/>
        </w:rPr>
        <w:commentReference w:id="0"/>
      </w:r>
      <w:r w:rsidR="009D3BCC">
        <w:t xml:space="preserve">, </w:t>
      </w:r>
      <w:r w:rsidRPr="00C038C3">
        <w:t>Michele Casini</w:t>
      </w:r>
      <w:r w:rsidRPr="00C038C3">
        <w:rPr>
          <w:vertAlign w:val="superscript"/>
        </w:rPr>
        <w:t>a</w:t>
      </w:r>
      <w:r w:rsidR="00C13494">
        <w:rPr>
          <w:vertAlign w:val="superscript"/>
        </w:rPr>
        <w:t>,d</w:t>
      </w:r>
    </w:p>
    <w:p w14:paraId="2085F63F" w14:textId="04FEF14B" w:rsidR="00736FF5" w:rsidRPr="00C038C3" w:rsidRDefault="00401B29" w:rsidP="00552801">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552801">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68AC5213" w:rsidR="008620C7" w:rsidRDefault="00170235" w:rsidP="00552801">
      <w:pPr>
        <w:spacing w:line="480" w:lineRule="auto"/>
        <w:contextualSpacing/>
        <w:mirrorIndents/>
        <w:jc w:val="both"/>
      </w:pPr>
      <w:r w:rsidRPr="00261869">
        <w:rPr>
          <w:vertAlign w:val="superscript"/>
        </w:rPr>
        <w:t>c</w:t>
      </w:r>
      <w:r>
        <w:rPr>
          <w:vertAlign w:val="superscript"/>
        </w:rPr>
        <w:t xml:space="preserve"> </w:t>
      </w:r>
      <w:r w:rsidRPr="00170235">
        <w:t xml:space="preserve">Department of Mathematics, Simon Fraser University,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commentRangeStart w:id="1"/>
      <w:commentRangeStart w:id="2"/>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commentRangeEnd w:id="1"/>
      <w:r w:rsidR="003044BA">
        <w:rPr>
          <w:rStyle w:val="CommentReference"/>
        </w:rPr>
        <w:commentReference w:id="1"/>
      </w:r>
      <w:commentRangeEnd w:id="2"/>
      <w:r w:rsidR="00C13494">
        <w:rPr>
          <w:rStyle w:val="CommentReference"/>
        </w:rPr>
        <w:commentReference w:id="2"/>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7777777" w:rsidR="00736FF5" w:rsidRPr="00C038C3" w:rsidRDefault="00401B29" w:rsidP="00552801">
      <w:pPr>
        <w:spacing w:line="480" w:lineRule="auto"/>
        <w:contextualSpacing/>
        <w:mirrorIndents/>
        <w:jc w:val="both"/>
      </w:pPr>
      <w:r w:rsidRPr="00C038C3">
        <w:t>Max Lindmark, Swedish University of Agricultural Sciences, Department of Aquatic Resources, Institute of Marine Research, Turistgatan 5, 453 30 Lysekil, Sweden, Tel.: +46(0)104784137, email: max.lindmark@slu.se</w:t>
      </w:r>
    </w:p>
    <w:p w14:paraId="51E22EFD" w14:textId="77777777" w:rsidR="00B21FFF" w:rsidRPr="00C038C3" w:rsidRDefault="00B21FFF" w:rsidP="00552801">
      <w:pPr>
        <w:spacing w:line="480" w:lineRule="auto"/>
        <w:contextualSpacing/>
        <w:mirrorIndents/>
        <w:jc w:val="both"/>
        <w:rPr>
          <w:b/>
          <w:sz w:val="28"/>
          <w:szCs w:val="28"/>
        </w:rPr>
      </w:pPr>
    </w:p>
    <w:p w14:paraId="20F58B72" w14:textId="77777777" w:rsidR="00B21FFF" w:rsidRPr="00C038C3" w:rsidRDefault="00B21FFF" w:rsidP="00552801">
      <w:pPr>
        <w:spacing w:line="480" w:lineRule="auto"/>
        <w:contextualSpacing/>
        <w:mirrorIndents/>
        <w:jc w:val="both"/>
        <w:rPr>
          <w:b/>
          <w:sz w:val="28"/>
          <w:szCs w:val="28"/>
        </w:rPr>
      </w:pPr>
    </w:p>
    <w:p w14:paraId="6B3BA119" w14:textId="77777777" w:rsidR="00B21FFF" w:rsidRPr="00C038C3" w:rsidRDefault="00B21FFF" w:rsidP="00552801">
      <w:pPr>
        <w:spacing w:line="480" w:lineRule="auto"/>
        <w:contextualSpacing/>
        <w:mirrorIndents/>
        <w:jc w:val="both"/>
        <w:rPr>
          <w:b/>
          <w:sz w:val="28"/>
          <w:szCs w:val="28"/>
        </w:rPr>
      </w:pPr>
    </w:p>
    <w:p w14:paraId="4094EC87" w14:textId="04C8A6EA" w:rsidR="00B21FFF" w:rsidRDefault="00B21FFF" w:rsidP="00552801">
      <w:pPr>
        <w:spacing w:line="480" w:lineRule="auto"/>
        <w:contextualSpacing/>
        <w:mirrorIndents/>
        <w:jc w:val="both"/>
        <w:rPr>
          <w:b/>
          <w:sz w:val="28"/>
          <w:szCs w:val="28"/>
        </w:rPr>
      </w:pPr>
    </w:p>
    <w:p w14:paraId="20B8024D" w14:textId="3B0EDF13" w:rsidR="00712EB5" w:rsidRDefault="00712EB5" w:rsidP="00552801">
      <w:pPr>
        <w:spacing w:line="480" w:lineRule="auto"/>
        <w:contextualSpacing/>
        <w:mirrorIndents/>
        <w:jc w:val="both"/>
        <w:rPr>
          <w:b/>
          <w:sz w:val="28"/>
          <w:szCs w:val="28"/>
        </w:rPr>
      </w:pPr>
    </w:p>
    <w:p w14:paraId="4490C15B" w14:textId="77777777" w:rsidR="00712EB5" w:rsidRPr="00C038C3" w:rsidRDefault="00712EB5" w:rsidP="00552801">
      <w:pPr>
        <w:spacing w:line="480" w:lineRule="auto"/>
        <w:contextualSpacing/>
        <w:mirrorIndents/>
        <w:jc w:val="both"/>
        <w:rPr>
          <w:b/>
          <w:sz w:val="28"/>
          <w:szCs w:val="28"/>
        </w:rPr>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75951CB" w:rsidR="00B21FFF" w:rsidRPr="00C038C3" w:rsidRDefault="009F2F3E" w:rsidP="00552801">
      <w:pPr>
        <w:spacing w:line="480" w:lineRule="auto"/>
        <w:contextualSpacing/>
        <w:mirrorIndents/>
        <w:jc w:val="both"/>
        <w:rPr>
          <w:bCs/>
        </w:rPr>
      </w:pPr>
      <w:r w:rsidRPr="00C038C3">
        <w:rPr>
          <w:bCs/>
        </w:rPr>
        <w:t>Le Cren</w:t>
      </w:r>
      <w:ins w:id="3" w:author="Max Lindmark" w:date="2021-12-15T17:27:00Z">
        <w:r w:rsidR="005015D2">
          <w:rPr>
            <w:bCs/>
          </w:rPr>
          <w:t>’s</w:t>
        </w:r>
      </w:ins>
      <w:r w:rsidRPr="00C038C3">
        <w:rPr>
          <w:bCs/>
        </w:rPr>
        <w:t xml:space="preserve"> </w:t>
      </w:r>
      <w:r w:rsidR="0086395A" w:rsidRPr="00C038C3">
        <w:rPr>
          <w:bCs/>
        </w:rPr>
        <w:t>c</w:t>
      </w:r>
      <w:r w:rsidR="00310E82" w:rsidRPr="00C038C3">
        <w:rPr>
          <w:bCs/>
        </w:rPr>
        <w:t>ondition</w:t>
      </w:r>
      <w:r w:rsidRPr="00C038C3">
        <w:rPr>
          <w:bCs/>
        </w:rPr>
        <w:t xml:space="preserve"> </w:t>
      </w:r>
      <w:del w:id="4" w:author="Max Lindmark" w:date="2021-12-15T17:27:00Z">
        <w:r w:rsidRPr="00C038C3" w:rsidDel="005015D2">
          <w:rPr>
            <w:bCs/>
          </w:rPr>
          <w:delText>factor</w:delText>
        </w:r>
      </w:del>
      <w:ins w:id="5" w:author="Max Lindmark" w:date="2021-12-15T17:27:00Z">
        <w:r w:rsidR="005015D2">
          <w:rPr>
            <w:bCs/>
          </w:rPr>
          <w:t>index</w:t>
        </w:r>
      </w:ins>
      <w:r w:rsidR="00310E82" w:rsidRPr="00C038C3">
        <w:rPr>
          <w:bCs/>
        </w:rPr>
        <w:t xml:space="preserve">, </w:t>
      </w:r>
      <w:r w:rsidR="00FC4C6D" w:rsidRPr="00C038C3">
        <w:rPr>
          <w:bCs/>
        </w:rPr>
        <w:t>Weight</w:t>
      </w:r>
      <w:r w:rsidR="004F49D3" w:rsidRPr="00C038C3">
        <w:rPr>
          <w:bCs/>
        </w:rPr>
        <w:t xml:space="preserve"> </w:t>
      </w:r>
      <w:r w:rsidR="00FC4C6D" w:rsidRPr="00C038C3">
        <w:rPr>
          <w:bCs/>
        </w:rPr>
        <w:t xml:space="preserve">at length, </w:t>
      </w:r>
      <w:r w:rsidR="00162A5D" w:rsidRPr="00C038C3">
        <w:rPr>
          <w:bCs/>
        </w:rPr>
        <w:t xml:space="preserve">Spatial analysis, </w:t>
      </w:r>
      <w:r w:rsidR="00310E82" w:rsidRPr="00C038C3">
        <w:rPr>
          <w:bCs/>
        </w:rPr>
        <w:t>Spatio-temporal models, Density dependence, Deoxygenation</w:t>
      </w:r>
    </w:p>
    <w:p w14:paraId="26879DAB" w14:textId="5E6B77F7" w:rsidR="00736FF5" w:rsidRPr="00C038C3" w:rsidRDefault="00401B29" w:rsidP="00552801">
      <w:pPr>
        <w:spacing w:line="480" w:lineRule="auto"/>
        <w:contextualSpacing/>
        <w:mirrorIndents/>
        <w:jc w:val="both"/>
        <w:rPr>
          <w:b/>
          <w:sz w:val="28"/>
          <w:szCs w:val="28"/>
        </w:rPr>
      </w:pPr>
      <w:commentRangeStart w:id="6"/>
      <w:r w:rsidRPr="00C038C3">
        <w:rPr>
          <w:b/>
          <w:sz w:val="28"/>
          <w:szCs w:val="28"/>
        </w:rPr>
        <w:lastRenderedPageBreak/>
        <w:t>Abstract</w:t>
      </w:r>
      <w:commentRangeEnd w:id="6"/>
      <w:r w:rsidR="00A22B03">
        <w:rPr>
          <w:rStyle w:val="CommentReference"/>
        </w:rPr>
        <w:commentReference w:id="6"/>
      </w:r>
    </w:p>
    <w:p w14:paraId="3B8CFB45" w14:textId="2DEFF683" w:rsidR="00E44266" w:rsidRPr="00C038C3" w:rsidRDefault="0098719E" w:rsidP="00552801">
      <w:pPr>
        <w:spacing w:line="480" w:lineRule="auto"/>
        <w:contextualSpacing/>
        <w:mirrorIndents/>
        <w:jc w:val="both"/>
      </w:pPr>
      <w:r w:rsidRPr="00C038C3">
        <w:t xml:space="preserve">The body condition of </w:t>
      </w:r>
      <w:r w:rsidR="001D6226">
        <w:t>a fish</w:t>
      </w:r>
      <w:r w:rsidR="001D6226" w:rsidRPr="00C038C3">
        <w:t xml:space="preserve"> </w:t>
      </w:r>
      <w:r w:rsidRPr="00C038C3">
        <w:t xml:space="preserve">describes the </w:t>
      </w:r>
      <w:r w:rsidR="00EA6B27" w:rsidRPr="00C038C3">
        <w:t xml:space="preserve">weight </w:t>
      </w:r>
      <w:r w:rsidR="00A201FA" w:rsidRPr="00C038C3">
        <w:t xml:space="preserve">given its </w:t>
      </w:r>
      <w:r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the </w:t>
      </w:r>
      <w:r w:rsidR="007F6589" w:rsidRPr="00C038C3">
        <w:t>south-eastern</w:t>
      </w:r>
      <w:r w:rsidR="008C2DA6" w:rsidRPr="00C038C3">
        <w:t xml:space="preserve"> Baltic Sea </w:t>
      </w:r>
      <w:r w:rsidR="00775B15" w:rsidRPr="00C038C3">
        <w:t xml:space="preserve">has experienced a drastic </w:t>
      </w:r>
      <w:r w:rsidR="00E82A0A" w:rsidRPr="00C038C3">
        <w:t>deteriorat</w:t>
      </w:r>
      <w:r w:rsidR="00775B15" w:rsidRPr="00C038C3">
        <w:t xml:space="preserve">ion of its physiological status since </w:t>
      </w:r>
      <w:r w:rsidR="00F0548A" w:rsidRPr="00C038C3">
        <w:t xml:space="preserve">the early </w:t>
      </w:r>
      <w:bookmarkStart w:id="7" w:name="_Hlk86229553"/>
      <w:r w:rsidR="00F0548A" w:rsidRPr="00C038C3">
        <w:t>1990s</w:t>
      </w:r>
      <w:bookmarkEnd w:id="7"/>
      <w:r w:rsidR="009079AF" w:rsidRPr="00C038C3">
        <w:t xml:space="preserve"> </w:t>
      </w:r>
      <w:r w:rsidR="004E7CE8" w:rsidRPr="00C038C3">
        <w:t xml:space="preserve">to levels that compromise the </w:t>
      </w:r>
      <w:r w:rsidR="00E10932" w:rsidRPr="00C038C3">
        <w:t xml:space="preserve">growth of the population. </w:t>
      </w:r>
      <w:ins w:id="8" w:author="Max Lindmark" w:date="2021-12-15T07:37:00Z">
        <w:r w:rsidR="00DB637C" w:rsidRPr="00C57AFF">
          <w:rPr>
            <w:sz w:val="23"/>
            <w:szCs w:val="23"/>
          </w:rPr>
          <w:t xml:space="preserve">Several </w:t>
        </w:r>
        <w:r w:rsidR="00DB637C">
          <w:rPr>
            <w:sz w:val="23"/>
            <w:szCs w:val="23"/>
          </w:rPr>
          <w:t>hypotheses have been proposed in the literature (competition, hypoxia, lack of prey)</w:t>
        </w:r>
      </w:ins>
      <w:ins w:id="9" w:author="Max Lindmark" w:date="2021-12-20T18:04:00Z">
        <w:r w:rsidR="00BC73A7">
          <w:rPr>
            <w:sz w:val="23"/>
            <w:szCs w:val="23"/>
          </w:rPr>
          <w:t>.</w:t>
        </w:r>
      </w:ins>
      <w:ins w:id="10" w:author="Max Lindmark" w:date="2021-12-15T07:37:00Z">
        <w:r w:rsidR="00DB637C">
          <w:rPr>
            <w:sz w:val="23"/>
            <w:szCs w:val="23"/>
          </w:rPr>
          <w:t xml:space="preserve"> </w:t>
        </w:r>
      </w:ins>
      <w:ins w:id="11" w:author="Max Lindmark" w:date="2021-12-20T18:04:00Z">
        <w:r w:rsidR="00BC73A7">
          <w:rPr>
            <w:sz w:val="23"/>
            <w:szCs w:val="23"/>
          </w:rPr>
          <w:t>H</w:t>
        </w:r>
      </w:ins>
      <w:ins w:id="12" w:author="Max Lindmark" w:date="2021-12-15T07:37:00Z">
        <w:r w:rsidR="00DB637C" w:rsidRPr="00C57AFF">
          <w:rPr>
            <w:sz w:val="23"/>
            <w:szCs w:val="23"/>
          </w:rPr>
          <w:t xml:space="preserve">owever, despite operating on small spatial scales, these variables have only been evaluated </w:t>
        </w:r>
        <w:r w:rsidR="00DB637C">
          <w:rPr>
            <w:sz w:val="23"/>
            <w:szCs w:val="23"/>
          </w:rPr>
          <w:t xml:space="preserve">temporally </w:t>
        </w:r>
        <w:r w:rsidR="00DB637C" w:rsidRPr="00C57AFF">
          <w:rPr>
            <w:sz w:val="23"/>
            <w:szCs w:val="23"/>
          </w:rPr>
          <w:t>on large spatial scales</w:t>
        </w:r>
      </w:ins>
      <w:del w:id="13" w:author="Max Lindmark" w:date="2021-12-15T07:37:00Z">
        <w:r w:rsidR="00F0548A" w:rsidRPr="00C038C3" w:rsidDel="00DB637C">
          <w:delText xml:space="preserve">Several </w:delText>
        </w:r>
        <w:r w:rsidR="00F96A7D" w:rsidRPr="00C038C3" w:rsidDel="00DB637C">
          <w:delText xml:space="preserve">variables have been </w:delText>
        </w:r>
        <w:r w:rsidR="00636742" w:rsidRPr="00C038C3" w:rsidDel="00DB637C">
          <w:delText>attributed to the decline</w:delText>
        </w:r>
        <w:r w:rsidR="00673018" w:rsidRPr="00C038C3" w:rsidDel="00DB637C">
          <w:delText xml:space="preserve"> in </w:delText>
        </w:r>
        <w:r w:rsidR="00A44D61" w:rsidRPr="00C038C3" w:rsidDel="00DB637C">
          <w:delText xml:space="preserve">body </w:delText>
        </w:r>
        <w:r w:rsidR="00673018" w:rsidRPr="00C038C3" w:rsidDel="00DB637C">
          <w:delText>condition</w:delText>
        </w:r>
        <w:r w:rsidR="00E44266" w:rsidRPr="00C038C3" w:rsidDel="00DB637C">
          <w:delText>, including</w:delText>
        </w:r>
        <w:r w:rsidR="00AC4BA6" w:rsidRPr="00C038C3" w:rsidDel="00DB637C">
          <w:delText xml:space="preserve"> increased </w:delText>
        </w:r>
        <w:r w:rsidR="00B0741C" w:rsidRPr="00C038C3" w:rsidDel="00DB637C">
          <w:delText xml:space="preserve">intra- and interspecific </w:delText>
        </w:r>
        <w:r w:rsidR="00AC4BA6" w:rsidRPr="00C038C3" w:rsidDel="00DB637C">
          <w:delText>competition for benthic resources, lack of pelagic food</w:delText>
        </w:r>
        <w:r w:rsidR="009A4347" w:rsidDel="00DB637C">
          <w:delText>,</w:delText>
        </w:r>
        <w:r w:rsidR="00AC4BA6" w:rsidRPr="00C038C3" w:rsidDel="00DB637C">
          <w:delText xml:space="preserve"> and increased hypoxia in the Baltic</w:delText>
        </w:r>
        <w:r w:rsidR="00A85590" w:rsidRPr="00C038C3" w:rsidDel="00CA2B1C">
          <w:delText>.</w:delText>
        </w:r>
      </w:del>
      <w:r w:rsidR="00A85590" w:rsidRPr="00C038C3">
        <w:t xml:space="preserve"> </w:t>
      </w:r>
      <w:del w:id="14" w:author="Max Lindmark" w:date="2021-12-15T07:37:00Z">
        <w:r w:rsidR="00A85590" w:rsidRPr="00C038C3" w:rsidDel="00CA2B1C">
          <w:delText xml:space="preserve">However, </w:delText>
        </w:r>
        <w:r w:rsidR="000E6DF8" w:rsidRPr="00C038C3" w:rsidDel="00CA2B1C">
          <w:delText xml:space="preserve">despite operating on small spatial scales, </w:delText>
        </w:r>
        <w:r w:rsidR="00FF314D" w:rsidRPr="00C038C3" w:rsidDel="00CA2B1C">
          <w:delText xml:space="preserve">these </w:delText>
        </w:r>
        <w:r w:rsidR="002A7BAA" w:rsidRPr="00C038C3" w:rsidDel="00CA2B1C">
          <w:delText xml:space="preserve">variables </w:delText>
        </w:r>
        <w:r w:rsidR="00FF314D" w:rsidRPr="00C038C3" w:rsidDel="00CA2B1C">
          <w:delText>have only been evaluated</w:delText>
        </w:r>
        <w:r w:rsidR="006B0DA3" w:rsidRPr="00C038C3" w:rsidDel="00CA2B1C">
          <w:delText>on large spatial scales</w:delText>
        </w:r>
        <w:r w:rsidR="00BF19ED" w:rsidRPr="00C038C3" w:rsidDel="00CA2B1C">
          <w:delText xml:space="preserve"> </w:delText>
        </w:r>
      </w:del>
      <w:r w:rsidR="00BF19ED" w:rsidRPr="00C038C3">
        <w:t>(</w:t>
      </w:r>
      <w:del w:id="15" w:author="Max Lindmark" w:date="2021-12-15T07:37:00Z">
        <w:r w:rsidR="00A64B5A" w:rsidRPr="00C038C3" w:rsidDel="00C57230">
          <w:delText xml:space="preserve">Baltic Sea </w:delText>
        </w:r>
        <w:r w:rsidR="00BF19ED" w:rsidRPr="00C038C3" w:rsidDel="00C57230">
          <w:delText>b</w:delText>
        </w:r>
      </w:del>
      <w:ins w:id="16" w:author="Max Lindmark" w:date="2021-12-15T07:37:00Z">
        <w:r w:rsidR="00C57230">
          <w:t>b</w:t>
        </w:r>
      </w:ins>
      <w:r w:rsidR="00BF19ED" w:rsidRPr="00C038C3">
        <w:t>asin- or population level)</w:t>
      </w:r>
      <w:del w:id="17" w:author="Max Lindmark" w:date="2021-12-15T08:19:00Z">
        <w:r w:rsidR="0000613F" w:rsidRPr="00C038C3" w:rsidDel="00B74349">
          <w:delText xml:space="preserve">, </w:delText>
        </w:r>
        <w:r w:rsidR="000E6DF8" w:rsidRPr="00C038C3" w:rsidDel="00B74349">
          <w:delText xml:space="preserve">and </w:delText>
        </w:r>
        <w:r w:rsidR="00A922C0" w:rsidRPr="00C038C3" w:rsidDel="00B74349">
          <w:delText xml:space="preserve">the </w:delText>
        </w:r>
        <w:r w:rsidR="00096AFF" w:rsidRPr="00C038C3" w:rsidDel="00B74349">
          <w:delText>relative importance of these covariates has not been evaluated in a common framework</w:delText>
        </w:r>
      </w:del>
      <w:r w:rsidR="00B04645" w:rsidRPr="00C038C3">
        <w:t>.</w:t>
      </w:r>
      <w:r w:rsidR="00D164B1" w:rsidRPr="00C038C3">
        <w:t xml:space="preserve"> </w:t>
      </w:r>
      <w:r w:rsidR="00DA5CA4" w:rsidRPr="00C038C3">
        <w:t>By a</w:t>
      </w:r>
      <w:r w:rsidR="009475CA" w:rsidRPr="00C038C3">
        <w:t>pplying</w:t>
      </w:r>
      <w:r w:rsidR="001A633C" w:rsidRPr="00C038C3">
        <w:t xml:space="preserve"> a </w:t>
      </w:r>
      <w:r w:rsidR="009A4347">
        <w:t>geostatistical</w:t>
      </w:r>
      <w:r w:rsidR="00AF2C17" w:rsidRPr="00C038C3">
        <w:t xml:space="preserve"> </w:t>
      </w:r>
      <w:r w:rsidR="00345D9B" w:rsidRPr="00C038C3">
        <w:t>model</w:t>
      </w:r>
      <w:r w:rsidR="00B95282">
        <w:t xml:space="preserve"> that includes</w:t>
      </w:r>
      <w:r w:rsidR="00345D9B" w:rsidRPr="00C038C3">
        <w:t xml:space="preserve"> </w:t>
      </w:r>
      <w:r w:rsidR="00B95282">
        <w:t xml:space="preserve">spatially and </w:t>
      </w:r>
      <w:r w:rsidR="00345D9B" w:rsidRPr="00C038C3">
        <w:t>spatiotemporal</w:t>
      </w:r>
      <w:r w:rsidR="00B95282">
        <w:t xml:space="preserve">ly correlated </w:t>
      </w:r>
      <w:r w:rsidR="00345D9B" w:rsidRPr="00C038C3">
        <w:t xml:space="preserve">random effects using </w:t>
      </w:r>
      <w:r w:rsidR="00AF2C17" w:rsidRPr="00C038C3">
        <w:t>Gaussian Markov random fields</w:t>
      </w:r>
      <w:r w:rsidR="00B93098" w:rsidRPr="00C038C3">
        <w:t xml:space="preserve">, we </w:t>
      </w:r>
      <w:r w:rsidR="00F55796" w:rsidRPr="00C038C3">
        <w:t>analy</w:t>
      </w:r>
      <w:r w:rsidR="00B95282">
        <w:t>z</w:t>
      </w:r>
      <w:r w:rsidR="00F55796" w:rsidRPr="00C038C3">
        <w:t xml:space="preserve">e changes in </w:t>
      </w:r>
      <w:ins w:id="18" w:author="Max Lindmark" w:date="2021-12-14T09:42:00Z">
        <w:r w:rsidR="00F15A0D">
          <w:t xml:space="preserve">cod </w:t>
        </w:r>
      </w:ins>
      <w:r w:rsidR="00F55796" w:rsidRPr="00C038C3">
        <w:t xml:space="preserve">condition </w:t>
      </w:r>
      <w:ins w:id="19" w:author="Max Lindmark" w:date="2021-12-15T08:20:00Z">
        <w:r w:rsidR="00B74349" w:rsidRPr="00C038C3">
          <w:t xml:space="preserve">in relation to </w:t>
        </w:r>
        <w:r w:rsidR="00B74349">
          <w:t>biotic and abiotic covariates at different scales</w:t>
        </w:r>
        <w:r w:rsidR="00B74349" w:rsidRPr="00C038C3">
          <w:t xml:space="preserve"> </w:t>
        </w:r>
      </w:ins>
      <w:r w:rsidR="00EF6567" w:rsidRPr="00C038C3">
        <w:t xml:space="preserve">and </w:t>
      </w:r>
      <w:ins w:id="20" w:author="Max Lindmark" w:date="2021-12-15T08:20:00Z">
        <w:r w:rsidR="00B74349">
          <w:t xml:space="preserve">their </w:t>
        </w:r>
      </w:ins>
      <w:r w:rsidR="00CC43F9" w:rsidRPr="00C038C3">
        <w:t xml:space="preserve">spatiotemporal </w:t>
      </w:r>
      <w:r w:rsidR="00F55796" w:rsidRPr="00C038C3">
        <w:t>distribution</w:t>
      </w:r>
      <w:del w:id="21" w:author="Max Lindmark" w:date="2021-12-15T08:20:00Z">
        <w:r w:rsidR="00F55796" w:rsidRPr="00C038C3" w:rsidDel="00B74349">
          <w:delText xml:space="preserve"> </w:delText>
        </w:r>
        <w:r w:rsidR="006D3C58" w:rsidRPr="00C038C3" w:rsidDel="00B74349">
          <w:delText xml:space="preserve">in relation to </w:delText>
        </w:r>
      </w:del>
      <w:del w:id="22" w:author="Max Lindmark" w:date="2021-12-14T09:52:00Z">
        <w:r w:rsidR="006D3C58" w:rsidRPr="00C038C3" w:rsidDel="009D6C24">
          <w:delText>fine</w:delText>
        </w:r>
        <w:r w:rsidR="003D38B3" w:rsidRPr="00C038C3" w:rsidDel="009D6C24">
          <w:delText>-</w:delText>
        </w:r>
        <w:r w:rsidR="006D3C58" w:rsidRPr="00C038C3" w:rsidDel="009D6C24">
          <w:delText xml:space="preserve">scale </w:delText>
        </w:r>
        <w:r w:rsidR="005C2FCB" w:rsidRPr="00C038C3" w:rsidDel="009D6C24">
          <w:delText>habitat variables</w:delText>
        </w:r>
      </w:del>
      <w:r w:rsidR="006D3C58" w:rsidRPr="00C038C3">
        <w:t>.</w:t>
      </w:r>
      <w:r w:rsidR="0014478E" w:rsidRPr="00C038C3">
        <w:t xml:space="preserve"> We find</w:t>
      </w:r>
      <w:r w:rsidR="006D3C58" w:rsidRPr="00C038C3">
        <w:t xml:space="preserve"> </w:t>
      </w:r>
      <w:r w:rsidR="0014478E" w:rsidRPr="00C038C3">
        <w:t xml:space="preserve">that </w:t>
      </w:r>
      <w:r w:rsidR="009E1B57" w:rsidRPr="00C038C3">
        <w:t xml:space="preserve">the body condition declined </w:t>
      </w:r>
      <w:ins w:id="23" w:author="Max Lindmark" w:date="2021-12-15T07:40:00Z">
        <w:r w:rsidR="00E6394C">
          <w:t xml:space="preserve">in the whole domain </w:t>
        </w:r>
      </w:ins>
      <w:r w:rsidR="009E1B57" w:rsidRPr="00C038C3">
        <w:t>until 200</w:t>
      </w:r>
      <w:r w:rsidR="00C95853" w:rsidRPr="00C038C3">
        <w:t>8</w:t>
      </w:r>
      <w:r w:rsidR="009E1B57" w:rsidRPr="00C038C3">
        <w:t>, after which a plateau was reached</w:t>
      </w:r>
      <w:ins w:id="24" w:author="Max Lindmark" w:date="2021-12-15T07:40:00Z">
        <w:r w:rsidR="000675FC">
          <w:t>.</w:t>
        </w:r>
      </w:ins>
      <w:del w:id="25" w:author="Max Lindmark" w:date="2021-12-15T07:40:00Z">
        <w:r w:rsidR="009E1B57" w:rsidRPr="00C038C3" w:rsidDel="000675FC">
          <w:delText>,</w:delText>
        </w:r>
      </w:del>
      <w:r w:rsidR="009E1B57" w:rsidRPr="00C038C3">
        <w:t xml:space="preserve"> </w:t>
      </w:r>
      <w:del w:id="26" w:author="Max Lindmark" w:date="2021-12-15T07:40:00Z">
        <w:r w:rsidR="009E1B57" w:rsidRPr="00C038C3" w:rsidDel="000675FC">
          <w:delText xml:space="preserve">and </w:delText>
        </w:r>
        <w:r w:rsidR="00413522" w:rsidRPr="00C038C3" w:rsidDel="000675FC">
          <w:delText>t</w:delText>
        </w:r>
      </w:del>
      <w:ins w:id="27" w:author="Max Lindmark" w:date="2021-12-15T07:40:00Z">
        <w:r w:rsidR="000675FC">
          <w:t>T</w:t>
        </w:r>
      </w:ins>
      <w:r w:rsidR="00413522" w:rsidRPr="00C038C3">
        <w:t xml:space="preserve">he decline </w:t>
      </w:r>
      <w:r w:rsidR="009E1B57" w:rsidRPr="00C038C3">
        <w:t xml:space="preserve">occurred for </w:t>
      </w:r>
      <w:r w:rsidR="007076AF" w:rsidRPr="00C038C3">
        <w:t>cod of all sizes</w:t>
      </w:r>
      <w:ins w:id="28" w:author="Max Lindmark" w:date="2021-12-15T07:42:00Z">
        <w:r w:rsidR="000675FC">
          <w:t xml:space="preserve">, </w:t>
        </w:r>
      </w:ins>
      <w:ins w:id="29" w:author="Max Lindmark" w:date="2021-12-15T07:40:00Z">
        <w:r w:rsidR="000675FC">
          <w:t>and</w:t>
        </w:r>
      </w:ins>
      <w:ins w:id="30" w:author="Max Lindmark" w:date="2021-12-15T07:43:00Z">
        <w:r w:rsidR="00A571E8">
          <w:t xml:space="preserve"> </w:t>
        </w:r>
      </w:ins>
      <w:ins w:id="31" w:author="Max Lindmark" w:date="2021-12-15T07:44:00Z">
        <w:r w:rsidR="00A571E8">
          <w:t xml:space="preserve">upper and lower quantiles of the distribution of </w:t>
        </w:r>
        <w:r w:rsidR="00CF73EB">
          <w:t xml:space="preserve">Le Cren’s </w:t>
        </w:r>
        <w:r w:rsidR="00A571E8">
          <w:t xml:space="preserve">condition </w:t>
        </w:r>
      </w:ins>
      <w:ins w:id="32" w:author="Max Lindmark" w:date="2021-12-15T17:26:00Z">
        <w:r w:rsidR="004B7B64">
          <w:t>indices</w:t>
        </w:r>
      </w:ins>
      <w:ins w:id="33" w:author="Max Lindmark" w:date="2021-12-15T07:44:00Z">
        <w:r w:rsidR="00A571E8">
          <w:t xml:space="preserve"> </w:t>
        </w:r>
        <w:r w:rsidR="0030349E">
          <w:t>declined at the same rate</w:t>
        </w:r>
      </w:ins>
      <w:r w:rsidR="009E1B57" w:rsidRPr="00C038C3">
        <w:t xml:space="preserve">. </w:t>
      </w:r>
      <w:r w:rsidR="00C341ED">
        <w:t>O</w:t>
      </w:r>
      <w:r w:rsidR="00B76958" w:rsidRPr="00C038C3">
        <w:t>xygen</w:t>
      </w:r>
      <w:r w:rsidR="007828A7" w:rsidRPr="00C038C3">
        <w:t xml:space="preserve">, sprat </w:t>
      </w:r>
      <w:del w:id="34" w:author="Max Lindmark" w:date="2021-12-15T07:45:00Z">
        <w:r w:rsidR="007828A7" w:rsidRPr="00C038C3" w:rsidDel="004971FD">
          <w:delText xml:space="preserve">abundance </w:delText>
        </w:r>
      </w:del>
      <w:ins w:id="35" w:author="Max Lindmark" w:date="2021-12-15T07:45:00Z">
        <w:r w:rsidR="004971FD">
          <w:t xml:space="preserve">biomass </w:t>
        </w:r>
        <w:r w:rsidR="00DD6FC4">
          <w:t>(</w:t>
        </w:r>
      </w:ins>
      <w:r w:rsidR="007828A7" w:rsidRPr="00C038C3">
        <w:t>at the sub-division level</w:t>
      </w:r>
      <w:ins w:id="36" w:author="Max Lindmark" w:date="2021-12-15T07:45:00Z">
        <w:r w:rsidR="00DD6FC4">
          <w:t>)</w:t>
        </w:r>
      </w:ins>
      <w:r w:rsidR="00C341ED">
        <w:t>,</w:t>
      </w:r>
      <w:r w:rsidR="007828A7" w:rsidRPr="00C038C3">
        <w:t xml:space="preserve"> </w:t>
      </w:r>
      <w:del w:id="37" w:author="Max Lindmark" w:date="2021-12-15T07:46:00Z">
        <w:r w:rsidR="00482E45" w:rsidRPr="00C038C3" w:rsidDel="00087184">
          <w:delText xml:space="preserve">and </w:delText>
        </w:r>
      </w:del>
      <w:r w:rsidR="00B76958" w:rsidRPr="00C038C3">
        <w:t>temperature</w:t>
      </w:r>
      <w:r w:rsidR="00482E45" w:rsidRPr="00C038C3">
        <w:t xml:space="preserve"> </w:t>
      </w:r>
      <w:ins w:id="38" w:author="Max Lindmark" w:date="2021-12-15T07:46:00Z">
        <w:r w:rsidR="00087184">
          <w:t xml:space="preserve">and saduria biomass (to a lesser extent) </w:t>
        </w:r>
      </w:ins>
      <w:r w:rsidR="00482E45" w:rsidRPr="00C038C3">
        <w:t xml:space="preserve">where positively related to condition, whereas </w:t>
      </w:r>
      <w:r w:rsidR="00196334" w:rsidRPr="00C038C3">
        <w:t xml:space="preserve">density </w:t>
      </w:r>
      <w:r w:rsidR="00123798" w:rsidRPr="00C038C3">
        <w:t xml:space="preserve">of cod </w:t>
      </w:r>
      <w:r w:rsidR="00424B13" w:rsidRPr="00C038C3">
        <w:t>and depth</w:t>
      </w:r>
      <w:ins w:id="39" w:author="Max Lindmark" w:date="2021-12-15T07:45:00Z">
        <w:r w:rsidR="00944734">
          <w:t>-at-cat</w:t>
        </w:r>
        <w:r w:rsidR="003D4AAC">
          <w:t>c</w:t>
        </w:r>
        <w:r w:rsidR="00944734">
          <w:t xml:space="preserve">h </w:t>
        </w:r>
      </w:ins>
      <w:del w:id="40" w:author="Max Lindmark" w:date="2021-12-15T07:45:00Z">
        <w:r w:rsidR="00424B13" w:rsidRPr="00C038C3" w:rsidDel="00944734">
          <w:delText xml:space="preserve"> </w:delText>
        </w:r>
      </w:del>
      <w:r w:rsidR="00424B13" w:rsidRPr="00C038C3">
        <w:t>were negatively associated with condition.</w:t>
      </w:r>
      <w:del w:id="41" w:author="Max Lindmark" w:date="2021-12-15T07:47:00Z">
        <w:r w:rsidR="00251851" w:rsidRPr="00C038C3" w:rsidDel="000E3B25">
          <w:delText xml:space="preserve"> </w:delText>
        </w:r>
      </w:del>
      <w:ins w:id="42" w:author="Max Lindmark" w:date="2021-12-15T07:47:00Z">
        <w:r w:rsidR="000E3B25">
          <w:t xml:space="preserve"> However, even though</w:t>
        </w:r>
      </w:ins>
      <w:ins w:id="43" w:author="Max Lindmark" w:date="2021-12-15T07:46:00Z">
        <w:r w:rsidR="00087184" w:rsidRPr="00087184">
          <w:t xml:space="preserve"> cod are now on average at deeper and less oxygenated waters</w:t>
        </w:r>
      </w:ins>
      <w:ins w:id="44" w:author="Max Lindmark" w:date="2021-12-15T07:47:00Z">
        <w:r w:rsidR="00133772">
          <w:t xml:space="preserve">, </w:t>
        </w:r>
      </w:ins>
      <w:del w:id="45" w:author="Max Lindmark" w:date="2021-12-15T07:47:00Z">
        <w:r w:rsidR="0060479C" w:rsidRPr="00C038C3" w:rsidDel="00655685">
          <w:delText xml:space="preserve">However, </w:delText>
        </w:r>
        <w:r w:rsidR="00E11AF2" w:rsidRPr="00C038C3" w:rsidDel="00655685">
          <w:delText xml:space="preserve">despite the deepening and </w:delText>
        </w:r>
        <w:r w:rsidR="00DF3289" w:rsidRPr="00C038C3" w:rsidDel="00655685">
          <w:delText>declines in experience</w:delText>
        </w:r>
        <w:r w:rsidR="005B744B" w:rsidRPr="00C038C3" w:rsidDel="00655685">
          <w:delText>d</w:delText>
        </w:r>
        <w:r w:rsidR="00DF3289" w:rsidRPr="00C038C3" w:rsidDel="00655685">
          <w:delText xml:space="preserve"> </w:delText>
        </w:r>
        <w:r w:rsidR="00EE145A" w:rsidRPr="00C038C3" w:rsidDel="00655685">
          <w:delText xml:space="preserve">oxygen of the population, </w:delText>
        </w:r>
      </w:del>
      <w:r w:rsidR="00E171F7" w:rsidRPr="00C038C3">
        <w:t>the effect</w:t>
      </w:r>
      <w:del w:id="46" w:author="Max Lindmark" w:date="2021-12-20T18:05:00Z">
        <w:r w:rsidR="00E171F7" w:rsidRPr="00C038C3" w:rsidDel="00A248F8">
          <w:delText>s</w:delText>
        </w:r>
      </w:del>
      <w:r w:rsidR="00E171F7" w:rsidRPr="00C038C3">
        <w:t xml:space="preserve"> sizes of these variables </w:t>
      </w:r>
      <w:r w:rsidR="00C341ED">
        <w:t>were</w:t>
      </w:r>
      <w:r w:rsidR="00C341ED" w:rsidRPr="00C038C3">
        <w:t xml:space="preserve"> </w:t>
      </w:r>
      <w:r w:rsidR="00E171F7" w:rsidRPr="00C038C3">
        <w:t xml:space="preserve">small, and </w:t>
      </w:r>
      <w:r w:rsidR="00C341ED">
        <w:t>could not</w:t>
      </w:r>
      <w:r w:rsidR="00C341ED" w:rsidRPr="00C038C3">
        <w:t xml:space="preserve"> </w:t>
      </w:r>
      <w:ins w:id="47" w:author="Max Lindmark" w:date="2021-12-15T07:47:00Z">
        <w:r w:rsidR="004E238E">
          <w:t xml:space="preserve">alone </w:t>
        </w:r>
      </w:ins>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r w:rsidR="003037C0" w:rsidRPr="00C038C3">
        <w:t xml:space="preserve">residual spatial and spatiotemporal variation </w:t>
      </w:r>
      <w:r w:rsidR="0040486C" w:rsidRPr="00C038C3">
        <w:t xml:space="preserve">were </w:t>
      </w:r>
      <w:commentRangeStart w:id="48"/>
      <w:commentRangeStart w:id="49"/>
      <w:r w:rsidR="0040486C" w:rsidRPr="00C038C3">
        <w:t>several times larger in magnitude</w:t>
      </w:r>
      <w:r w:rsidR="009F480E" w:rsidRPr="00C038C3">
        <w:t xml:space="preserve"> than </w:t>
      </w:r>
      <w:ins w:id="50" w:author="Max Lindmark" w:date="2021-12-07T13:16:00Z">
        <w:r w:rsidR="00B96A9C">
          <w:t xml:space="preserve">any single </w:t>
        </w:r>
      </w:ins>
      <w:r w:rsidR="009F480E" w:rsidRPr="00C038C3">
        <w:t>covariate</w:t>
      </w:r>
      <w:ins w:id="51" w:author="Max Lindmark" w:date="2021-12-07T13:16:00Z">
        <w:r w:rsidR="009E207E">
          <w:t>’s</w:t>
        </w:r>
      </w:ins>
      <w:r w:rsidR="009F480E" w:rsidRPr="00C038C3">
        <w:t xml:space="preserve"> </w:t>
      </w:r>
      <w:del w:id="52" w:author="Max Lindmark" w:date="2021-12-07T13:16:00Z">
        <w:r w:rsidR="009F480E" w:rsidRPr="00C038C3" w:rsidDel="00B40843">
          <w:delText>effect sizes</w:delText>
        </w:r>
        <w:commentRangeEnd w:id="48"/>
        <w:r w:rsidR="009476F8" w:rsidDel="00B40843">
          <w:rPr>
            <w:rStyle w:val="CommentReference"/>
          </w:rPr>
          <w:commentReference w:id="48"/>
        </w:r>
      </w:del>
      <w:commentRangeEnd w:id="49"/>
      <w:r w:rsidR="00740BAE">
        <w:rPr>
          <w:rStyle w:val="CommentReference"/>
        </w:rPr>
        <w:commentReference w:id="49"/>
      </w:r>
      <w:ins w:id="53" w:author="Max Lindmark" w:date="2021-12-07T13:16:00Z">
        <w:r w:rsidR="00B40843">
          <w:t>coefficient</w:t>
        </w:r>
      </w:ins>
      <w:r w:rsidR="0040486C" w:rsidRPr="00C038C3">
        <w:t xml:space="preserve">, suggesting </w:t>
      </w:r>
      <w:r w:rsidR="00E433D1" w:rsidRPr="00C038C3">
        <w:t xml:space="preserve">there is still considerable variation </w:t>
      </w:r>
      <w:r w:rsidR="007F0674" w:rsidRPr="00C038C3">
        <w:t>unexplained</w:t>
      </w:r>
      <w:r w:rsidR="00E433D1" w:rsidRPr="00C038C3">
        <w:t xml:space="preserve"> by covariates.</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important 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the management </w:t>
      </w:r>
      <w:r w:rsidR="00F747CB" w:rsidRPr="00C038C3">
        <w:t>marine fishes</w:t>
      </w:r>
      <w:r w:rsidR="0043104C" w:rsidRPr="00C038C3">
        <w:t>.</w:t>
      </w:r>
    </w:p>
    <w:p w14:paraId="4DC6ADC5" w14:textId="77777777" w:rsidR="00B804AB" w:rsidRPr="00C038C3" w:rsidRDefault="00B804AB" w:rsidP="00552801">
      <w:pPr>
        <w:spacing w:line="480" w:lineRule="auto"/>
        <w:contextualSpacing/>
        <w:mirrorIndents/>
        <w:jc w:val="both"/>
      </w:pP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54" w:name="_kmo410o1ovwf" w:colFirst="0" w:colLast="0"/>
      <w:bookmarkStart w:id="55" w:name="_v4bo7gucfsoa" w:colFirst="0" w:colLast="0"/>
      <w:bookmarkEnd w:id="54"/>
      <w:bookmarkEnd w:id="55"/>
      <w:r w:rsidRPr="00C038C3">
        <w:rPr>
          <w:b/>
          <w:sz w:val="28"/>
          <w:szCs w:val="28"/>
        </w:rPr>
        <w:t>Introduction</w:t>
      </w:r>
    </w:p>
    <w:p w14:paraId="34171922" w14:textId="0C10FDB9" w:rsidR="00E0392A" w:rsidRPr="00C038C3" w:rsidRDefault="00CD1671" w:rsidP="00552801">
      <w:pPr>
        <w:spacing w:line="480" w:lineRule="auto"/>
        <w:contextualSpacing/>
        <w:mirrorIndents/>
        <w:jc w:val="both"/>
      </w:pPr>
      <w:r w:rsidRPr="00C038C3">
        <w:lastRenderedPageBreak/>
        <w:t xml:space="preserve">The body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ins w:id="56" w:author="Max Lindmark" w:date="2021-12-20T18:06:00Z">
        <w:r w:rsidR="002B4BEF">
          <w:t xml:space="preserve"> </w:t>
        </w:r>
      </w:ins>
      <w:r w:rsidR="000544E4">
        <w:fldChar w:fldCharType="begin"/>
      </w:r>
      <w:r w:rsidR="000544E4">
        <w:instrText xml:space="preserve"> ADDIN ZOTERO_ITEM CSL_CITATION {"citationID":"SHvVRC2n","properties":{"formattedCitation":"(Nash {\\i{}et al.}, 2006; Thorson, 2015)","plainCitation":"(Nash et al., 2006; Thorson, 2015)","noteIndex":0},"citationItems":[{"id":2195,"uris":["http://zotero.org/users/6116610/items/9ZYSPDCR"],"uri":["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0544E4">
        <w:fldChar w:fldCharType="separate"/>
      </w:r>
      <w:r w:rsidR="000544E4" w:rsidRPr="000544E4">
        <w:rPr>
          <w:lang w:val="en-GB"/>
        </w:rPr>
        <w:t xml:space="preserve">(Nash </w:t>
      </w:r>
      <w:r w:rsidR="000544E4" w:rsidRPr="000544E4">
        <w:rPr>
          <w:i/>
          <w:iCs/>
          <w:lang w:val="en-GB"/>
        </w:rPr>
        <w:t>et al.</w:t>
      </w:r>
      <w:r w:rsidR="000544E4" w:rsidRPr="000544E4">
        <w:rPr>
          <w:lang w:val="en-GB"/>
        </w:rPr>
        <w:t>, 2006; Thorson, 2015)</w:t>
      </w:r>
      <w:r w:rsidR="000544E4">
        <w:fldChar w:fldCharType="end"/>
      </w:r>
      <w:r w:rsidR="005A4ACE" w:rsidRPr="00C038C3">
        <w:t>.</w:t>
      </w:r>
      <w:r w:rsidR="00EB3570" w:rsidRPr="00C038C3">
        <w:t xml:space="preserve"> </w:t>
      </w:r>
      <w:r w:rsidR="00903F48">
        <w:t>Body condition</w:t>
      </w:r>
      <w:r w:rsidR="00F0270D" w:rsidRPr="00C038C3">
        <w:t xml:space="preserve">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often positively associated with fitness </w:t>
      </w:r>
      <w:r w:rsidR="00E0392A" w:rsidRPr="00C038C3">
        <w:fldChar w:fldCharType="begin"/>
      </w:r>
      <w:r w:rsidR="00E0392A" w:rsidRPr="00C038C3">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E0392A" w:rsidRPr="00C038C3">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67AC4" w:rsidRPr="00C038C3">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57"/>
      <w:commentRangeStart w:id="58"/>
      <w:commentRangeStart w:id="59"/>
      <w:r w:rsidR="00E0392A" w:rsidRPr="00C038C3">
        <w:fldChar w:fldCharType="begin"/>
      </w:r>
      <w:r w:rsidR="00703CF8">
        <w:instrText xml:space="preserve"> ADDIN ZOTERO_ITEM CSL_CITATION {"citationID":"kgy14Wsz","properties":{"formattedCitation":"(Dutil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C038C3">
        <w:fldChar w:fldCharType="separate"/>
      </w:r>
      <w:r w:rsidR="00703CF8" w:rsidRPr="00703CF8">
        <w:rPr>
          <w:lang w:val="en-GB"/>
        </w:rPr>
        <w:t xml:space="preserve">(Dutil and Lambert, 2000; Casini </w:t>
      </w:r>
      <w:r w:rsidR="00703CF8" w:rsidRPr="00703CF8">
        <w:rPr>
          <w:i/>
          <w:iCs/>
          <w:lang w:val="en-GB"/>
        </w:rPr>
        <w:t>et al.</w:t>
      </w:r>
      <w:r w:rsidR="00703CF8" w:rsidRPr="00703CF8">
        <w:rPr>
          <w:lang w:val="en-GB"/>
        </w:rPr>
        <w:t>, 2016b)</w:t>
      </w:r>
      <w:r w:rsidR="00E0392A" w:rsidRPr="00C038C3">
        <w:fldChar w:fldCharType="end"/>
      </w:r>
      <w:commentRangeEnd w:id="57"/>
      <w:r w:rsidR="006C5638" w:rsidRPr="00C038C3">
        <w:rPr>
          <w:rStyle w:val="CommentReference"/>
        </w:rPr>
        <w:commentReference w:id="57"/>
      </w:r>
      <w:commentRangeEnd w:id="58"/>
      <w:r w:rsidR="00194AAA" w:rsidRPr="00C038C3">
        <w:rPr>
          <w:rStyle w:val="CommentReference"/>
        </w:rPr>
        <w:commentReference w:id="58"/>
      </w:r>
      <w:commentRangeEnd w:id="59"/>
      <w:r w:rsidR="000837C5">
        <w:rPr>
          <w:rStyle w:val="CommentReference"/>
        </w:rPr>
        <w:commentReference w:id="59"/>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E0392A" w:rsidRPr="00C038C3">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7800A7D5" w:rsidR="00EF7D30" w:rsidRPr="00C038C3" w:rsidRDefault="00DD7764" w:rsidP="00273A21">
      <w:pPr>
        <w:spacing w:line="480" w:lineRule="auto"/>
        <w:ind w:firstLine="284"/>
        <w:contextualSpacing/>
        <w:mirrorIndents/>
        <w:jc w:val="both"/>
      </w:pPr>
      <w:commentRangeStart w:id="60"/>
      <w:ins w:id="61" w:author="Max Lindmark" w:date="2021-12-15T08:28:00Z">
        <w:r>
          <w:t xml:space="preserve">Because </w:t>
        </w:r>
      </w:ins>
      <w:commentRangeEnd w:id="60"/>
      <w:ins w:id="62" w:author="Max Lindmark" w:date="2021-12-15T09:34:00Z">
        <w:r w:rsidR="008C1FC7">
          <w:rPr>
            <w:rStyle w:val="CommentReference"/>
          </w:rPr>
          <w:commentReference w:id="60"/>
        </w:r>
      </w:ins>
      <w:ins w:id="63" w:author="Max Lindmark" w:date="2021-12-15T08:28:00Z">
        <w:r>
          <w:t xml:space="preserve">of the link to food consumption, </w:t>
        </w:r>
      </w:ins>
      <w:del w:id="64" w:author="Max Lindmark" w:date="2021-12-15T08:28:00Z">
        <w:r w:rsidR="00DD0F2E" w:rsidRPr="00C038C3" w:rsidDel="00233A89">
          <w:delText>I</w:delText>
        </w:r>
        <w:r w:rsidR="007C3166" w:rsidRPr="00C038C3" w:rsidDel="00233A89">
          <w:delText xml:space="preserve">nterannual </w:delText>
        </w:r>
      </w:del>
      <w:ins w:id="65" w:author="Max Lindmark" w:date="2021-12-15T08:28:00Z">
        <w:r w:rsidR="00233A89">
          <w:t>i</w:t>
        </w:r>
        <w:r w:rsidR="00233A89" w:rsidRPr="00C038C3">
          <w:t xml:space="preserve">nterannual </w:t>
        </w:r>
      </w:ins>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8C1FC7">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8C1FC7" w:rsidRPr="008C1FC7">
        <w:rPr>
          <w:lang w:val="en-GB"/>
        </w:rPr>
        <w:t xml:space="preserve">(Cardinale and Arrhenius, 2000; Casini </w:t>
      </w:r>
      <w:r w:rsidR="008C1FC7" w:rsidRPr="008C1FC7">
        <w:rPr>
          <w:i/>
          <w:iCs/>
          <w:lang w:val="en-GB"/>
        </w:rPr>
        <w:t>et al.</w:t>
      </w:r>
      <w:r w:rsidR="008C1FC7" w:rsidRPr="008C1FC7">
        <w:rPr>
          <w:lang w:val="en-GB"/>
        </w:rPr>
        <w:t xml:space="preserve">, 2006; Thorson, 2015; Grüss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It has also been </w:t>
      </w:r>
      <w:r w:rsidR="00E45DA5" w:rsidRPr="00C038C3">
        <w:t xml:space="preserve">linked </w:t>
      </w:r>
      <w:r w:rsidR="00651FA0" w:rsidRPr="00C038C3">
        <w:t xml:space="preserve">to </w:t>
      </w:r>
      <w:r w:rsidR="003012E4" w:rsidRPr="00C038C3">
        <w:t>environmental conditions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8C1FC7">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w:instrText>
      </w:r>
      <w:r w:rsidR="008C1FC7" w:rsidRPr="003F095D">
        <w:rPr>
          <w:lang w:val="sv-SE"/>
        </w:rPr>
        <w:instrText xml:space="preserve">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8C1FC7" w:rsidRPr="003F095D">
        <w:rPr>
          <w:lang w:val="sv-SE"/>
        </w:rPr>
        <w:t xml:space="preserve">(Möllmann </w:t>
      </w:r>
      <w:r w:rsidR="008C1FC7" w:rsidRPr="003F095D">
        <w:rPr>
          <w:i/>
          <w:iCs/>
          <w:lang w:val="sv-SE"/>
        </w:rPr>
        <w:t>et al.</w:t>
      </w:r>
      <w:r w:rsidR="008C1FC7" w:rsidRPr="003F095D">
        <w:rPr>
          <w:lang w:val="sv-SE"/>
        </w:rPr>
        <w:t xml:space="preserve">, 2003; Morgan </w:t>
      </w:r>
      <w:r w:rsidR="008C1FC7" w:rsidRPr="003F095D">
        <w:rPr>
          <w:i/>
          <w:iCs/>
          <w:lang w:val="sv-SE"/>
        </w:rPr>
        <w:t>et al.</w:t>
      </w:r>
      <w:r w:rsidR="008C1FC7" w:rsidRPr="003F095D">
        <w:rPr>
          <w:lang w:val="sv-SE"/>
        </w:rPr>
        <w:t xml:space="preserve">, 2010; Thorson, 2015; Grüss </w:t>
      </w:r>
      <w:r w:rsidR="008C1FC7" w:rsidRPr="003F095D">
        <w:rPr>
          <w:i/>
          <w:iCs/>
          <w:lang w:val="sv-SE"/>
        </w:rPr>
        <w:t>et al.</w:t>
      </w:r>
      <w:r w:rsidR="008C1FC7" w:rsidRPr="003F095D">
        <w:rPr>
          <w:lang w:val="sv-SE"/>
        </w:rPr>
        <w:t>, 2020)</w:t>
      </w:r>
      <w:r w:rsidR="003012E4" w:rsidRPr="00C038C3">
        <w:fldChar w:fldCharType="end"/>
      </w:r>
      <w:r w:rsidR="003012E4" w:rsidRPr="003F095D">
        <w:rPr>
          <w:lang w:val="sv-S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del w:id="66" w:author="Max Lindmark" w:date="2021-12-15T08:31:00Z">
        <w:r w:rsidR="003004EC" w:rsidRPr="00C038C3" w:rsidDel="00A8232C">
          <w:delText xml:space="preserve">global </w:delText>
        </w:r>
      </w:del>
      <w:r w:rsidR="009D6B5C" w:rsidRPr="00C038C3">
        <w:t xml:space="preserve">deoxygenation </w:t>
      </w:r>
      <w:r w:rsidR="00F71230" w:rsidRPr="00C038C3">
        <w:t>(</w:t>
      </w:r>
      <w:del w:id="67" w:author="Max Lindmark" w:date="2021-12-15T08:31:00Z">
        <w:r w:rsidR="00DD41BD" w:rsidRPr="00C038C3" w:rsidDel="00A8232C">
          <w:delText>declines in dissolved oxygen</w:delText>
        </w:r>
        <w:r w:rsidR="00A87529" w:rsidRPr="00C038C3" w:rsidDel="00A8232C">
          <w:delText xml:space="preserve"> and </w:delText>
        </w:r>
        <w:r w:rsidR="009D6B5C" w:rsidRPr="00C038C3" w:rsidDel="00A8232C">
          <w:delText xml:space="preserve">the </w:delText>
        </w:r>
      </w:del>
      <w:r w:rsidR="00A87529" w:rsidRPr="00C038C3">
        <w:t>expansion of dead zones</w:t>
      </w:r>
      <w:ins w:id="68" w:author="Max Lindmark" w:date="2021-12-15T08:32:00Z">
        <w:r w:rsidR="001F5497">
          <w:t xml:space="preserve"> causing </w:t>
        </w:r>
        <w:r w:rsidR="001F5497" w:rsidRPr="00C038C3">
          <w:t xml:space="preserve">habitat </w:t>
        </w:r>
        <w:r w:rsidR="001F5497">
          <w:t xml:space="preserve">degradation and </w:t>
        </w:r>
        <w:r w:rsidR="001F5497" w:rsidRPr="00C038C3">
          <w:t>compression</w:t>
        </w:r>
      </w:ins>
      <w:r w:rsidR="00F71230" w:rsidRPr="00C038C3">
        <w:t>)</w:t>
      </w:r>
      <w:r w:rsidR="0046554C">
        <w:t xml:space="preserve"> </w:t>
      </w:r>
      <w:r w:rsidR="00D23053" w:rsidRPr="00C038C3">
        <w:fldChar w:fldCharType="begin"/>
      </w:r>
      <w:r w:rsidR="00703CF8">
        <w:instrText xml:space="preserve"> ADDIN ZOTERO_ITEM CSL_CITATION {"citationID":"We7aNSHI","properties":{"formattedCitation":"(Casini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rsidRPr="00C038C3">
        <w:fldChar w:fldCharType="separate"/>
      </w:r>
      <w:r w:rsidR="00703CF8" w:rsidRPr="00703CF8">
        <w:rPr>
          <w:lang w:val="en-GB"/>
        </w:rPr>
        <w:t xml:space="preserve">(Casini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AA2AEA" w:rsidRPr="00C038C3">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ins w:id="69" w:author="Max Lindmark" w:date="2021-12-15T08:31:00Z">
        <w:r w:rsidR="00C45A00">
          <w:t xml:space="preserve">However, </w:t>
        </w:r>
      </w:ins>
      <w:commentRangeStart w:id="70"/>
      <w:commentRangeStart w:id="71"/>
      <w:ins w:id="72" w:author="Max Lindmark" w:date="2021-12-15T08:33:00Z">
        <w:r w:rsidR="00D63406">
          <w:t xml:space="preserve">reduced </w:t>
        </w:r>
      </w:ins>
      <w:del w:id="73" w:author="Max Lindmark" w:date="2021-12-15T08:33:00Z">
        <w:r w:rsidR="00594AAE" w:rsidRPr="00C038C3" w:rsidDel="00D63406">
          <w:delText xml:space="preserve">he </w:delText>
        </w:r>
        <w:commentRangeEnd w:id="70"/>
        <w:r w:rsidR="000D1C05" w:rsidDel="00D63406">
          <w:rPr>
            <w:rStyle w:val="CommentReference"/>
          </w:rPr>
          <w:commentReference w:id="70"/>
        </w:r>
        <w:commentRangeEnd w:id="71"/>
        <w:r w:rsidR="00AD7C42" w:rsidDel="00D63406">
          <w:rPr>
            <w:rStyle w:val="CommentReference"/>
          </w:rPr>
          <w:commentReference w:id="71"/>
        </w:r>
      </w:del>
      <w:del w:id="74" w:author="Max Lindmark" w:date="2021-12-15T08:31:00Z">
        <w:r w:rsidR="00594AAE" w:rsidRPr="00C038C3" w:rsidDel="002D5700">
          <w:delText>underlying mechanis</w:delText>
        </w:r>
        <w:r w:rsidR="004039CE" w:rsidRPr="00C038C3" w:rsidDel="002D5700">
          <w:delText xml:space="preserve">ms </w:delText>
        </w:r>
      </w:del>
      <w:ins w:id="75" w:author="Max Lindmark" w:date="2021-12-15T08:28:00Z">
        <w:r w:rsidR="003A145C">
          <w:t xml:space="preserve">oxygen </w:t>
        </w:r>
      </w:ins>
      <w:ins w:id="76" w:author="Max Lindmark" w:date="2021-12-15T08:33:00Z">
        <w:r w:rsidR="00D63406">
          <w:t xml:space="preserve">concentrations also </w:t>
        </w:r>
      </w:ins>
      <w:del w:id="77" w:author="Max Lindmark" w:date="2021-12-15T08:32:00Z">
        <w:r w:rsidR="004039CE" w:rsidRPr="00C038C3" w:rsidDel="005451AA">
          <w:delText xml:space="preserve">are </w:delText>
        </w:r>
        <w:r w:rsidR="0042101E" w:rsidRPr="00C038C3" w:rsidDel="005451AA">
          <w:delText xml:space="preserve">both indirect </w:delText>
        </w:r>
        <w:r w:rsidR="00DB0C16" w:rsidRPr="00C038C3" w:rsidDel="005451AA">
          <w:delText xml:space="preserve">and </w:delText>
        </w:r>
      </w:del>
      <w:del w:id="78" w:author="Max Lindmark" w:date="2021-12-15T08:33:00Z">
        <w:r w:rsidR="00DB0C16" w:rsidRPr="00C038C3" w:rsidDel="00230B18">
          <w:delText>direct</w:delText>
        </w:r>
      </w:del>
      <w:del w:id="79" w:author="Max Lindmark" w:date="2021-12-15T08:32:00Z">
        <w:r w:rsidR="000F4706" w:rsidRPr="00C038C3" w:rsidDel="00D63406">
          <w:delText>. H</w:delText>
        </w:r>
        <w:r w:rsidR="0042101E" w:rsidRPr="00C038C3" w:rsidDel="00D63406">
          <w:delText>ypoxia</w:delText>
        </w:r>
        <w:r w:rsidR="00877C51" w:rsidRPr="00C038C3" w:rsidDel="00D63406">
          <w:delText xml:space="preserve">, </w:delText>
        </w:r>
        <w:r w:rsidR="004F43FA" w:rsidRPr="00C038C3" w:rsidDel="00D63406">
          <w:delText xml:space="preserve">or </w:delText>
        </w:r>
        <w:r w:rsidR="00AA2AEA" w:rsidRPr="00C038C3" w:rsidDel="00D63406">
          <w:delText>low dissolved oxygen</w:delText>
        </w:r>
        <w:r w:rsidR="00C83A54" w:rsidRPr="00C038C3" w:rsidDel="00D63406">
          <w:delText xml:space="preserve">, can </w:delText>
        </w:r>
        <w:r w:rsidR="006C7E08" w:rsidRPr="00C038C3" w:rsidDel="00D63406">
          <w:delText xml:space="preserve">cause </w:delText>
        </w:r>
        <w:r w:rsidR="00AA2AEA" w:rsidRPr="00C038C3" w:rsidDel="00D63406">
          <w:delText>habitat compression</w:delText>
        </w:r>
        <w:r w:rsidR="00835784" w:rsidRPr="00C038C3" w:rsidDel="00D63406">
          <w:delText xml:space="preserve"> and thus </w:delText>
        </w:r>
        <w:r w:rsidR="00A06877" w:rsidRPr="00C038C3" w:rsidDel="00D63406">
          <w:delText xml:space="preserve">force </w:delText>
        </w:r>
        <w:r w:rsidR="00AA2AEA" w:rsidRPr="00C038C3" w:rsidDel="00D63406">
          <w:delText>organisms to occupy sub-optimal habitats</w:delText>
        </w:r>
        <w:r w:rsidR="00A775AE" w:rsidRPr="00C038C3" w:rsidDel="00D63406">
          <w:delText xml:space="preserve">, which </w:delText>
        </w:r>
        <w:r w:rsidR="0057497C" w:rsidRPr="00C038C3" w:rsidDel="00D63406">
          <w:delText xml:space="preserve">may enhance density dependence </w:delText>
        </w:r>
        <w:r w:rsidR="00AA2AEA" w:rsidRPr="00C038C3" w:rsidDel="00D63406">
          <w:fldChar w:fldCharType="begin"/>
        </w:r>
        <w:r w:rsidR="00AA2AEA" w:rsidRPr="00C038C3" w:rsidDel="00D63406">
          <w:del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delInstrText>
        </w:r>
        <w:r w:rsidR="00AA2AEA" w:rsidRPr="00C038C3" w:rsidDel="00D63406">
          <w:fldChar w:fldCharType="separate"/>
        </w:r>
        <w:r w:rsidR="00AA2AEA" w:rsidRPr="00C038C3" w:rsidDel="00D63406">
          <w:delText xml:space="preserve">(Diaz and Rosenberg, 2008; Orio </w:delText>
        </w:r>
        <w:r w:rsidR="00AA2AEA" w:rsidRPr="00C038C3" w:rsidDel="00D63406">
          <w:rPr>
            <w:i/>
            <w:iCs/>
          </w:rPr>
          <w:delText>et al.</w:delText>
        </w:r>
        <w:r w:rsidR="00AA2AEA" w:rsidRPr="00C038C3" w:rsidDel="00D63406">
          <w:delText xml:space="preserve">, 2019; Gogina </w:delText>
        </w:r>
        <w:r w:rsidR="00AA2AEA" w:rsidRPr="00C038C3" w:rsidDel="00D63406">
          <w:rPr>
            <w:i/>
            <w:iCs/>
          </w:rPr>
          <w:delText>et al.</w:delText>
        </w:r>
        <w:r w:rsidR="00AA2AEA" w:rsidRPr="00C038C3" w:rsidDel="00D63406">
          <w:delText>, 2020)</w:delText>
        </w:r>
        <w:r w:rsidR="00AA2AEA" w:rsidRPr="00C038C3" w:rsidDel="00D63406">
          <w:fldChar w:fldCharType="end"/>
        </w:r>
        <w:r w:rsidR="00AA2AEA" w:rsidRPr="00C038C3" w:rsidDel="00D63406">
          <w:delText>.</w:delText>
        </w:r>
        <w:r w:rsidR="00F3649B" w:rsidRPr="00C038C3" w:rsidDel="00D63406">
          <w:delText xml:space="preserve"> </w:delText>
        </w:r>
      </w:del>
      <w:del w:id="80" w:author="Max Lindmark" w:date="2021-12-15T08:33:00Z">
        <w:r w:rsidR="00127544" w:rsidRPr="00C038C3" w:rsidDel="00230B18">
          <w:delText xml:space="preserve">Direct effects include </w:delText>
        </w:r>
        <w:r w:rsidR="00B21A3B" w:rsidRPr="00C038C3" w:rsidDel="00230B18">
          <w:delText>metabolic constraints on organisms</w:delText>
        </w:r>
        <w:r w:rsidR="009D2105" w:rsidRPr="00C038C3" w:rsidDel="00230B18">
          <w:delText xml:space="preserve">, manifested as </w:delText>
        </w:r>
        <w:r w:rsidR="00DB284B" w:rsidRPr="00C038C3" w:rsidDel="005370DF">
          <w:delText>lower</w:delText>
        </w:r>
        <w:r w:rsidR="009D4751" w:rsidRPr="00C038C3" w:rsidDel="005370DF">
          <w:delText>ed</w:delText>
        </w:r>
        <w:r w:rsidR="00DB284B" w:rsidRPr="00C038C3" w:rsidDel="005370DF">
          <w:delText xml:space="preserve"> </w:delText>
        </w:r>
      </w:del>
      <w:ins w:id="81" w:author="Max Lindmark" w:date="2021-12-15T08:33:00Z">
        <w:r w:rsidR="007920AB">
          <w:t>cause lower food intake rates due to lower metabolic rates</w:t>
        </w:r>
      </w:ins>
      <w:del w:id="82" w:author="Max Lindmark" w:date="2021-12-15T08:33:00Z">
        <w:r w:rsidR="00DB284B" w:rsidRPr="00C038C3" w:rsidDel="007920AB">
          <w:delText>food intake rates</w:delText>
        </w:r>
      </w:del>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78259A" w:rsidRPr="00C038C3">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C038C3">
        <w:fldChar w:fldCharType="separate"/>
      </w:r>
      <w:r w:rsidR="0078259A" w:rsidRPr="00C038C3">
        <w:t xml:space="preserve">(Kramer, 1987; Chabot and Dutil, 1999; Claireaux </w:t>
      </w:r>
      <w:r w:rsidR="0078259A" w:rsidRPr="00C038C3">
        <w:rPr>
          <w:i/>
          <w:iCs/>
        </w:rPr>
        <w:t>et al.</w:t>
      </w:r>
      <w:r w:rsidR="0078259A" w:rsidRPr="00C038C3">
        <w:t xml:space="preserve">, 2000; Hrycik </w:t>
      </w:r>
      <w:r w:rsidR="0078259A" w:rsidRPr="00C038C3">
        <w:rPr>
          <w:i/>
          <w:iCs/>
        </w:rPr>
        <w:t>et al.</w:t>
      </w:r>
      <w:r w:rsidR="0078259A" w:rsidRPr="00C038C3">
        <w:t xml:space="preserve">, 2017; Brander, 2020; Sampaio </w:t>
      </w:r>
      <w:r w:rsidR="0078259A" w:rsidRPr="00C038C3">
        <w:rPr>
          <w:i/>
          <w:iCs/>
        </w:rPr>
        <w:t>et al.</w:t>
      </w:r>
      <w:r w:rsidR="0078259A" w:rsidRPr="00C038C3">
        <w:t>, 2021)</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variation in condition </w:t>
      </w:r>
      <w:r w:rsidR="00A217CD" w:rsidRPr="00C038C3">
        <w:t>in a common framework</w:t>
      </w:r>
      <w:r w:rsidR="0018675F" w:rsidRPr="00C038C3">
        <w:t>.</w:t>
      </w:r>
    </w:p>
    <w:p w14:paraId="1F60AD37" w14:textId="1CAA6EDC"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been applied to study </w:t>
      </w:r>
      <w:r w:rsidR="00B71EDC" w:rsidRPr="00C038C3">
        <w:lastRenderedPageBreak/>
        <w:t xml:space="preserve">variation in </w:t>
      </w:r>
      <w:ins w:id="83" w:author="Max Lindmark" w:date="2021-12-15T09:43:00Z">
        <w:r w:rsidR="002B2B8E">
          <w:t xml:space="preserve">fish </w:t>
        </w:r>
      </w:ins>
      <w:r w:rsidR="00B71EDC" w:rsidRPr="00C038C3">
        <w:t xml:space="preserve">condition </w:t>
      </w:r>
      <w:r w:rsidR="00B71EDC" w:rsidRPr="00C038C3">
        <w:fldChar w:fldCharType="begin"/>
      </w:r>
      <w:r w:rsidR="00B71EDC" w:rsidRPr="00C038C3">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C31D10" w:rsidRPr="00C038C3">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C31D10" w:rsidRPr="00C038C3">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R-packages </w:t>
      </w:r>
      <w:r w:rsidR="00B82244" w:rsidRPr="00C038C3">
        <w:t>‘</w:t>
      </w:r>
      <w:r w:rsidR="00B71EDC" w:rsidRPr="00C038C3">
        <w:t>INLA</w:t>
      </w:r>
      <w:r w:rsidR="00B82244" w:rsidRPr="00C038C3">
        <w:t>’</w:t>
      </w:r>
      <w:r w:rsidR="00B71EDC" w:rsidRPr="00C038C3">
        <w:t xml:space="preserve">, </w:t>
      </w:r>
      <w:r w:rsidR="00B82244" w:rsidRPr="00C038C3">
        <w:t>‘</w:t>
      </w:r>
      <w:r w:rsidR="00B71EDC" w:rsidRPr="00C038C3">
        <w:t>VAST</w:t>
      </w:r>
      <w:r w:rsidR="00B82244" w:rsidRPr="00C038C3">
        <w:t>’</w:t>
      </w:r>
      <w:r w:rsidR="00B71EDC" w:rsidRPr="00C038C3">
        <w:t xml:space="preserve"> </w:t>
      </w:r>
      <w:r w:rsidR="00B71EDC" w:rsidRPr="00C038C3">
        <w:fldChar w:fldCharType="begin"/>
      </w:r>
      <w:r w:rsidR="00B71EDC" w:rsidRPr="00C038C3">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C038C3">
        <w:fldChar w:fldCharType="separate"/>
      </w:r>
      <w:r w:rsidR="00B71EDC" w:rsidRPr="00C038C3">
        <w:t>(Thorson, 2019)</w:t>
      </w:r>
      <w:r w:rsidR="00B71EDC" w:rsidRPr="00C038C3">
        <w:fldChar w:fldCharType="end"/>
      </w:r>
      <w:r w:rsidR="00B71EDC" w:rsidRPr="00C038C3">
        <w:t xml:space="preserve"> or </w:t>
      </w:r>
      <w:r w:rsidR="00B82244" w:rsidRPr="00C038C3">
        <w:t>‘</w:t>
      </w:r>
      <w:r w:rsidR="00B71EDC" w:rsidRPr="00C038C3">
        <w:t>sdmTMB</w:t>
      </w:r>
      <w:r w:rsidR="00B82244" w:rsidRPr="00C038C3">
        <w:t>’</w:t>
      </w:r>
      <w:r w:rsidR="00B71EDC" w:rsidRPr="00C038C3">
        <w:t xml:space="preserve"> </w:t>
      </w:r>
      <w:r w:rsidR="00B71EDC" w:rsidRPr="00C038C3">
        <w:fldChar w:fldCharType="begin"/>
      </w:r>
      <w:r w:rsidR="006C44EE" w:rsidRPr="00C038C3">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C038C3">
        <w:fldChar w:fldCharType="separate"/>
      </w:r>
      <w:r w:rsidR="00B71EDC" w:rsidRPr="00C038C3">
        <w:t xml:space="preserve">(Anderson and Ward, 2019; Anderson </w:t>
      </w:r>
      <w:r w:rsidR="00B71EDC" w:rsidRPr="00C038C3">
        <w:rPr>
          <w:i/>
          <w:iCs/>
        </w:rPr>
        <w:t>et al.</w:t>
      </w:r>
      <w:r w:rsidR="00B71EDC" w:rsidRPr="00C038C3">
        <w:t xml:space="preserve">, 2021; Barnett </w:t>
      </w:r>
      <w:r w:rsidR="00B71EDC" w:rsidRPr="00C038C3">
        <w:rPr>
          <w:i/>
          <w:iCs/>
        </w:rPr>
        <w:t>et al.</w:t>
      </w:r>
      <w:r w:rsidR="00B71EDC" w:rsidRPr="00C038C3">
        <w:t>, 2021)</w:t>
      </w:r>
      <w:r w:rsidR="00B71EDC" w:rsidRPr="00C038C3">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617304">
        <w:instrText xml:space="preserve"> ADDIN ZOTERO_ITEM CSL_CITATION {"citationID":"9hw69Wlt","properties":{"formattedCitation":"(2015)","plainCitation":"(2015)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84"/>
      <w:commentRangeStart w:id="85"/>
      <w:r w:rsidR="00B71EDC" w:rsidRPr="00C038C3">
        <w:t xml:space="preserve">explained more variation </w:t>
      </w:r>
      <w:commentRangeEnd w:id="84"/>
      <w:r w:rsidR="00865376" w:rsidRPr="00C038C3">
        <w:rPr>
          <w:rStyle w:val="CommentReference"/>
        </w:rPr>
        <w:commentReference w:id="84"/>
      </w:r>
      <w:commentRangeEnd w:id="85"/>
      <w:r w:rsidR="00EC25BF" w:rsidRPr="00C038C3">
        <w:rPr>
          <w:rStyle w:val="CommentReference"/>
        </w:rPr>
        <w:commentReference w:id="85"/>
      </w:r>
      <w:r w:rsidR="00B71EDC" w:rsidRPr="00C038C3">
        <w:t xml:space="preserve">than </w:t>
      </w:r>
      <w:del w:id="86" w:author="Max Lindmark" w:date="2021-12-20T18:08:00Z">
        <w:r w:rsidR="007F075C" w:rsidRPr="00C038C3" w:rsidDel="000544E4">
          <w:delText xml:space="preserve">demersal </w:delText>
        </w:r>
        <w:r w:rsidR="00163999" w:rsidRPr="00C038C3" w:rsidDel="000544E4">
          <w:delText>CPUE</w:delText>
        </w:r>
      </w:del>
      <w:ins w:id="87" w:author="Max Lindmark" w:date="2021-12-20T18:08:00Z">
        <w:r w:rsidR="000544E4">
          <w:t>density</w:t>
        </w:r>
      </w:ins>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69196619"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983BF3" w:rsidRPr="00C038C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xml:space="preserve">. First, in the Eastern Baltic Sea cod stock,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F631D8">
        <w:instrText xml:space="preserve"> ADDIN ZOTERO_ITEM CSL_CITATION {"citationID":"i1PkdtEx","properties":{"formattedCitation":"(Casini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rsidRPr="00C038C3">
        <w:fldChar w:fldCharType="separate"/>
      </w:r>
      <w:r w:rsidR="00F631D8" w:rsidRPr="00F631D8">
        <w:rPr>
          <w:lang w:val="en-GB"/>
        </w:rPr>
        <w:t xml:space="preserve">(Casini </w:t>
      </w:r>
      <w:r w:rsidR="00F631D8" w:rsidRPr="00F631D8">
        <w:rPr>
          <w:i/>
          <w:iCs/>
          <w:lang w:val="en-GB"/>
        </w:rPr>
        <w:t>et al.</w:t>
      </w:r>
      <w:r w:rsidR="00F631D8" w:rsidRPr="00F631D8">
        <w:rPr>
          <w:lang w:val="en-GB"/>
        </w:rPr>
        <w:t xml:space="preserve">, 2016a; Mion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88"/>
      <w:commentRangeStart w:id="89"/>
      <w:r w:rsidR="00E93FF7" w:rsidRPr="00C038C3">
        <w:t xml:space="preserve">This has compromised the </w:t>
      </w:r>
      <w:r w:rsidR="00263369" w:rsidRPr="00C038C3">
        <w:t xml:space="preserve">stock </w:t>
      </w:r>
      <w:r w:rsidR="00FE6B82" w:rsidRPr="00C038C3">
        <w:t xml:space="preserve">productivity </w:t>
      </w:r>
      <w:r w:rsidR="003F1652" w:rsidRPr="00C038C3">
        <w:t>to the</w:t>
      </w:r>
      <w:ins w:id="90" w:author="Max Lindmark" w:date="2021-12-07T13:57:00Z">
        <w:r w:rsidR="00555976">
          <w:t xml:space="preserve"> extent that</w:t>
        </w:r>
      </w:ins>
      <w:r w:rsidR="003F1652" w:rsidRPr="00C038C3">
        <w:t xml:space="preserve"> </w:t>
      </w:r>
      <w:r w:rsidR="00983BF3" w:rsidRPr="00C038C3">
        <w:t xml:space="preserve">population biomass is expected to remain below safe limits </w:t>
      </w:r>
      <w:r w:rsidR="00EC7402" w:rsidRPr="00C038C3">
        <w:t xml:space="preserve">despite </w:t>
      </w:r>
      <w:ins w:id="91" w:author="Max Lindmark" w:date="2021-12-07T13:57:00Z">
        <w:r w:rsidR="00DE48B0">
          <w:t xml:space="preserve">the </w:t>
        </w:r>
      </w:ins>
      <w:r w:rsidR="0086004B" w:rsidRPr="00C038C3">
        <w:t>ban</w:t>
      </w:r>
      <w:ins w:id="92" w:author="Max Lindmark" w:date="2021-12-07T13:57:00Z">
        <w:r w:rsidR="00DE48B0">
          <w:t xml:space="preserve"> of </w:t>
        </w:r>
      </w:ins>
      <w:del w:id="93" w:author="Max Lindmark" w:date="2021-12-07T13:57:00Z">
        <w:r w:rsidR="0086004B" w:rsidRPr="00C038C3" w:rsidDel="00DE48B0">
          <w:delText xml:space="preserve">ning </w:delText>
        </w:r>
      </w:del>
      <w:r w:rsidR="0086004B" w:rsidRPr="00C038C3">
        <w:t>targeted cod fisheries in 2019</w:t>
      </w:r>
      <w:commentRangeEnd w:id="88"/>
      <w:r w:rsidR="006453E7">
        <w:rPr>
          <w:rStyle w:val="CommentReference"/>
        </w:rPr>
        <w:commentReference w:id="88"/>
      </w:r>
      <w:commentRangeEnd w:id="89"/>
      <w:r w:rsidR="00954170">
        <w:rPr>
          <w:rStyle w:val="CommentReference"/>
        </w:rPr>
        <w:commentReference w:id="89"/>
      </w:r>
      <w:r w:rsidR="00FE6B82" w:rsidRPr="00C038C3">
        <w:t xml:space="preserve"> </w:t>
      </w:r>
      <w:r w:rsidR="003526FA" w:rsidRPr="00C038C3">
        <w:fldChar w:fldCharType="begin"/>
      </w:r>
      <w:r w:rsidR="00EE7756" w:rsidRPr="00C038C3">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ins w:id="94" w:author="Max Lindmark" w:date="2021-12-07T14:42:00Z">
        <w:r w:rsidR="00946F3F">
          <w:t xml:space="preserve">for the </w:t>
        </w:r>
        <w:r w:rsidR="00134288">
          <w:t xml:space="preserve">important prey the isopod </w:t>
        </w:r>
        <w:r w:rsidR="00134288" w:rsidRPr="003F095D">
          <w:rPr>
            <w:i/>
            <w:iCs/>
          </w:rPr>
          <w:t>Saduria entomon</w:t>
        </w:r>
        <w:r w:rsidR="00285C85">
          <w:t xml:space="preserve"> </w:t>
        </w:r>
      </w:ins>
      <w:r w:rsidR="00012D11">
        <w:fldChar w:fldCharType="begin"/>
      </w:r>
      <w:r w:rsidR="00AC3D0E">
        <w:instrText xml:space="preserve"> ADDIN ZOTERO_ITEM CSL_CITATION {"citationID":"QL2Vw7jq","properties":{"formattedCitation":"(Neuenfeldt {\\i{}et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012D11">
        <w:fldChar w:fldCharType="separate"/>
      </w:r>
      <w:r w:rsidR="00AC3D0E" w:rsidRPr="00AC3D0E">
        <w:rPr>
          <w:lang w:val="en-GB"/>
        </w:rPr>
        <w:t xml:space="preserve">(Neuenfeldt </w:t>
      </w:r>
      <w:r w:rsidR="00AC3D0E" w:rsidRPr="00AC3D0E">
        <w:rPr>
          <w:i/>
          <w:iCs/>
          <w:lang w:val="en-GB"/>
        </w:rPr>
        <w:t>et al.</w:t>
      </w:r>
      <w:r w:rsidR="00AC3D0E" w:rsidRPr="00AC3D0E">
        <w:rPr>
          <w:lang w:val="en-GB"/>
        </w:rPr>
        <w:t>, 2020)</w:t>
      </w:r>
      <w:r w:rsidR="00012D11">
        <w:fldChar w:fldCharType="end"/>
      </w:r>
      <w:ins w:id="95" w:author="Max Lindmark" w:date="2021-12-07T14:42:00Z">
        <w:r w:rsidR="00134288">
          <w:t xml:space="preserve"> </w:t>
        </w:r>
      </w:ins>
      <w:r w:rsidR="00282AFF" w:rsidRPr="00C038C3">
        <w:t>the</w:t>
      </w:r>
      <w:r w:rsidR="005B4694" w:rsidRPr="00C038C3">
        <w:t xml:space="preserve"> </w:t>
      </w:r>
      <w:ins w:id="96" w:author="Max Lindmark" w:date="2021-12-15T09:45:00Z">
        <w:r w:rsidR="00867BDF">
          <w:t>flounder complex (</w:t>
        </w:r>
      </w:ins>
      <w:r w:rsidR="005B4694" w:rsidRPr="00C038C3">
        <w:t xml:space="preserve">European </w:t>
      </w:r>
      <w:del w:id="97" w:author="Max Lindmark" w:date="2021-12-15T09:46:00Z">
        <w:r w:rsidR="00282AFF" w:rsidRPr="00C038C3" w:rsidDel="00867BDF">
          <w:delText xml:space="preserve">and </w:delText>
        </w:r>
      </w:del>
      <w:ins w:id="98" w:author="Max Lindmark" w:date="2021-12-15T09:46:00Z">
        <w:r w:rsidR="00867BDF">
          <w:t>flounder</w:t>
        </w:r>
        <w:r w:rsidR="00867BDF" w:rsidRPr="00C038C3">
          <w:t xml:space="preserve"> </w:t>
        </w:r>
      </w:ins>
      <w:del w:id="99" w:author="Max Lindmark" w:date="2021-12-15T09:46:00Z">
        <w:r w:rsidR="00282AFF" w:rsidRPr="00C038C3" w:rsidDel="00867BDF">
          <w:delText xml:space="preserve">Baltic </w:delText>
        </w:r>
        <w:r w:rsidR="005B4694" w:rsidRPr="00C038C3" w:rsidDel="00867BDF">
          <w:delText>Flounder</w:delText>
        </w:r>
        <w:r w:rsidR="002D4FB6" w:rsidRPr="00C038C3" w:rsidDel="00867BDF">
          <w:delText xml:space="preserve"> (</w:delText>
        </w:r>
      </w:del>
      <w:r w:rsidR="002D4FB6" w:rsidRPr="00C038C3">
        <w:rPr>
          <w:i/>
          <w:iCs/>
        </w:rPr>
        <w:t>Platichthys flesus</w:t>
      </w:r>
      <w:r w:rsidR="00282AFF" w:rsidRPr="00C038C3">
        <w:t xml:space="preserve"> and </w:t>
      </w:r>
      <w:ins w:id="100" w:author="Max Lindmark" w:date="2021-12-15T09:46:00Z">
        <w:r w:rsidR="00867BDF" w:rsidRPr="00C038C3">
          <w:t>Baltic Flounder</w:t>
        </w:r>
        <w:r w:rsidR="00867BDF" w:rsidRPr="00C038C3">
          <w:rPr>
            <w:i/>
            <w:iCs/>
          </w:rPr>
          <w:t xml:space="preserve"> </w:t>
        </w:r>
      </w:ins>
      <w:r w:rsidR="00282AFF" w:rsidRPr="00C038C3">
        <w:rPr>
          <w:i/>
          <w:iCs/>
        </w:rPr>
        <w:t>Platichthys solemdali</w:t>
      </w:r>
      <w:del w:id="101" w:author="Max Lindmark" w:date="2021-12-15T09:46:00Z">
        <w:r w:rsidR="00282AFF" w:rsidRPr="00C038C3" w:rsidDel="00867BDF">
          <w:rPr>
            <w:i/>
            <w:iCs/>
          </w:rPr>
          <w:delText xml:space="preserve">, </w:delText>
        </w:r>
        <w:r w:rsidR="00282AFF" w:rsidRPr="00C038C3" w:rsidDel="00867BDF">
          <w:delText>respectively</w:delText>
        </w:r>
      </w:del>
      <w:r w:rsidR="002D4FB6" w:rsidRPr="00C038C3">
        <w:t>)</w:t>
      </w:r>
      <w:del w:id="102" w:author="Max Lindmark" w:date="2021-12-15T09:47:00Z">
        <w:r w:rsidR="00926787" w:rsidRPr="00C038C3" w:rsidDel="004D5546">
          <w:delText xml:space="preserve"> </w:delText>
        </w:r>
        <w:r w:rsidR="00983BF3" w:rsidRPr="00C038C3" w:rsidDel="004D5546">
          <w:fldChar w:fldCharType="begin"/>
        </w:r>
        <w:r w:rsidR="00983BF3" w:rsidRPr="00C038C3" w:rsidDel="004D5546">
          <w:del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delInstrText>
        </w:r>
        <w:r w:rsidR="00983BF3" w:rsidRPr="00C038C3" w:rsidDel="004D5546">
          <w:fldChar w:fldCharType="separate"/>
        </w:r>
        <w:r w:rsidR="00983BF3" w:rsidRPr="00C038C3" w:rsidDel="004D5546">
          <w:delText xml:space="preserve">(Momigliano </w:delText>
        </w:r>
        <w:r w:rsidR="00983BF3" w:rsidRPr="00C038C3" w:rsidDel="004D5546">
          <w:rPr>
            <w:i/>
            <w:iCs/>
          </w:rPr>
          <w:delText>et al.</w:delText>
        </w:r>
        <w:r w:rsidR="00983BF3" w:rsidRPr="00C038C3" w:rsidDel="004D5546">
          <w:delText>, 2018)</w:delText>
        </w:r>
        <w:r w:rsidR="00983BF3" w:rsidRPr="00C038C3" w:rsidDel="004D5546">
          <w:fldChar w:fldCharType="end"/>
        </w:r>
      </w:del>
      <w:ins w:id="103" w:author="Max Lindmark" w:date="2021-12-15T09:47:00Z">
        <w:r w:rsidR="004D5546">
          <w:t xml:space="preserve"> </w:t>
        </w:r>
        <w:r w:rsidR="00712EB5">
          <w:fldChar w:fldCharType="begin"/>
        </w:r>
      </w:ins>
      <w:ins w:id="104" w:author="Max Lindmark" w:date="2021-12-15T09:48:00Z">
        <w:r w:rsidR="00712EB5">
          <w:instrText xml:space="preserve"> ADDIN ZOTERO_ITEM CSL_CITATION {"citationID":"XgVpsgE3","properties":{"formattedCitation":"(Orio {\\i{}et al.}, 2017)","plainCitation":"(Orio et al., 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chema":"https://github.com/citation-style-language/schema/raw/master/csl-citation.json"} </w:instrText>
        </w:r>
      </w:ins>
      <w:r w:rsidR="00712EB5">
        <w:fldChar w:fldCharType="separate"/>
      </w:r>
      <w:ins w:id="105" w:author="Max Lindmark" w:date="2021-12-15T09:48:00Z">
        <w:r w:rsidR="00712EB5" w:rsidRPr="00712EB5">
          <w:rPr>
            <w:lang w:val="en-GB"/>
          </w:rPr>
          <w:t xml:space="preserve">(Orio </w:t>
        </w:r>
        <w:r w:rsidR="00712EB5" w:rsidRPr="00712EB5">
          <w:rPr>
            <w:i/>
            <w:iCs/>
            <w:lang w:val="en-GB"/>
          </w:rPr>
          <w:t>et al.</w:t>
        </w:r>
        <w:r w:rsidR="00712EB5" w:rsidRPr="00712EB5">
          <w:rPr>
            <w:lang w:val="en-GB"/>
          </w:rPr>
          <w:t>, 2017)</w:t>
        </w:r>
      </w:ins>
      <w:ins w:id="106" w:author="Max Lindmark" w:date="2021-12-15T09:47:00Z">
        <w:r w:rsidR="00712EB5">
          <w:fldChar w:fldCharType="end"/>
        </w:r>
      </w:ins>
      <w:r w:rsidR="005B4694" w:rsidRPr="00C038C3">
        <w:t xml:space="preserve">, and in the distribution of its main pelagic prey species (sprat </w:t>
      </w:r>
      <w:r w:rsidR="004F65A2" w:rsidRPr="00C038C3">
        <w:rPr>
          <w:i/>
        </w:rPr>
        <w:lastRenderedPageBreak/>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ins w:id="107" w:author="Max Lindmark" w:date="2021-12-15T09:50:00Z">
        <w:r w:rsidR="00F957CD">
          <w:t xml:space="preserve"> </w:t>
        </w:r>
      </w:ins>
      <w:r w:rsidR="002A53A6">
        <w:fldChar w:fldCharType="begin"/>
      </w:r>
      <w:r w:rsidR="002A53A6">
        <w:instrText xml:space="preserve"> ADDIN ZOTERO_ITEM CSL_CITATION {"citationID":"ez6MN3Ne","properties":{"formattedCitation":"(Casini {\\i{}et al.}, 2011; Eero {\\i{}et al.}, 2012; ICES, 2021a)","plainCitation":"(Casini et al., 2011; Eero et al., 2012; ICES, 2021a)","noteIndex":0},"citationItems":[{"id":24,"uris":["http://zotero.org/users/6116610/items/THQIAD3E"],"uri":["http://zotero.org/users/6116610/items/THQIAD3E"],"itemData":{"id":24,"type":"article-journal","container-title":"Population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id":3062,"uris":["http://zotero.org/users/6116610/items/5XJUKRCU"],"uri":["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Committee","URL":"https://doi.org/10.17895/ices.advice.7745","author":[{"family":"ICES","given":""}],"issued":{"date-parts":[["2021"]]}}}],"schema":"https://github.com/citation-style-language/schema/raw/master/csl-citation.json"} </w:instrText>
      </w:r>
      <w:r w:rsidR="002A53A6">
        <w:fldChar w:fldCharType="separate"/>
      </w:r>
      <w:r w:rsidR="002A53A6" w:rsidRPr="002A53A6">
        <w:rPr>
          <w:lang w:val="en-GB"/>
        </w:rPr>
        <w:t xml:space="preserve">(Casini </w:t>
      </w:r>
      <w:r w:rsidR="002A53A6" w:rsidRPr="002A53A6">
        <w:rPr>
          <w:i/>
          <w:iCs/>
          <w:lang w:val="en-GB"/>
        </w:rPr>
        <w:t>et al.</w:t>
      </w:r>
      <w:r w:rsidR="002A53A6" w:rsidRPr="002A53A6">
        <w:rPr>
          <w:lang w:val="en-GB"/>
        </w:rPr>
        <w:t xml:space="preserve">, 2011; Eero </w:t>
      </w:r>
      <w:r w:rsidR="002A53A6" w:rsidRPr="002A53A6">
        <w:rPr>
          <w:i/>
          <w:iCs/>
          <w:lang w:val="en-GB"/>
        </w:rPr>
        <w:t>et al.</w:t>
      </w:r>
      <w:r w:rsidR="002A53A6" w:rsidRPr="002A53A6">
        <w:rPr>
          <w:lang w:val="en-GB"/>
        </w:rPr>
        <w:t>, 2012; ICES, 2021a)</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108"/>
      <w:commentRangeStart w:id="109"/>
      <w:r w:rsidR="005B4694" w:rsidRPr="00C038C3">
        <w:t xml:space="preserve">anthropogenically induced </w:t>
      </w:r>
      <w:commentRangeEnd w:id="108"/>
      <w:r w:rsidR="00586CB1" w:rsidRPr="00C038C3">
        <w:rPr>
          <w:rStyle w:val="CommentReference"/>
        </w:rPr>
        <w:commentReference w:id="108"/>
      </w:r>
      <w:commentRangeEnd w:id="109"/>
      <w:r w:rsidR="00E017E4" w:rsidRPr="00C038C3">
        <w:rPr>
          <w:rStyle w:val="CommentReference"/>
        </w:rPr>
        <w:commentReference w:id="109"/>
      </w:r>
      <w:r w:rsidR="005B4694" w:rsidRPr="00C038C3">
        <w:t xml:space="preserve">hypoxic area in the world </w:t>
      </w:r>
      <w:r w:rsidR="005B4694" w:rsidRPr="00C038C3">
        <w:fldChar w:fldCharType="begin"/>
      </w:r>
      <w:r w:rsidR="005B4694" w:rsidRPr="00C038C3">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DF696D" w:rsidRPr="00C038C3">
        <w:t>, and it is also one of the fastest warming regional seas</w:t>
      </w:r>
      <w:r w:rsidR="00572762" w:rsidRPr="00C038C3">
        <w:t xml:space="preserve"> </w:t>
      </w:r>
      <w:r w:rsidR="00054FC6" w:rsidRPr="00C038C3">
        <w:fldChar w:fldCharType="begin"/>
      </w:r>
      <w:r w:rsidR="00054FC6" w:rsidRPr="00C038C3">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5528A8" w:rsidRPr="00C038C3">
        <w:t xml:space="preserve">However, </w:t>
      </w:r>
      <w:r w:rsidR="001E0E04" w:rsidRPr="00C038C3">
        <w:t xml:space="preserve">it remains unknown what the relative importance of these variables are, since they have not been </w:t>
      </w:r>
      <w:commentRangeStart w:id="110"/>
      <w:r w:rsidR="00AE28D4" w:rsidRPr="00C038C3">
        <w:t>analyzed</w:t>
      </w:r>
      <w:r w:rsidR="001E0E04" w:rsidRPr="00C038C3">
        <w:t xml:space="preserve"> </w:t>
      </w:r>
      <w:commentRangeEnd w:id="110"/>
      <w:r w:rsidR="00AE28D4">
        <w:rPr>
          <w:rStyle w:val="CommentReference"/>
        </w:rPr>
        <w:commentReference w:id="110"/>
      </w:r>
      <w:r w:rsidR="006D1E25" w:rsidRPr="00C038C3">
        <w:t xml:space="preserve">directly </w:t>
      </w:r>
      <w:r w:rsidR="001E0E04" w:rsidRPr="00C038C3">
        <w:t>in a single framework</w:t>
      </w:r>
      <w:ins w:id="111" w:author="Max Lindmark" w:date="2021-12-20T18:12:00Z">
        <w:r w:rsidR="00D4691B">
          <w:t xml:space="preserve"> and </w:t>
        </w:r>
        <w:r w:rsidR="00DC1F5B">
          <w:t xml:space="preserve">not on an individual-level </w:t>
        </w:r>
      </w:ins>
      <w:del w:id="112" w:author="Max Lindmark" w:date="2021-12-20T18:12:00Z">
        <w:r w:rsidR="001E0E04" w:rsidRPr="00C038C3" w:rsidDel="003169B3">
          <w:delText xml:space="preserve">, </w:delText>
        </w:r>
      </w:del>
      <w:del w:id="113" w:author="Max Lindmark" w:date="2021-12-20T18:13:00Z">
        <w:r w:rsidR="001E0E04" w:rsidRPr="00C038C3" w:rsidDel="00293232">
          <w:delText xml:space="preserve">and not </w:delText>
        </w:r>
      </w:del>
      <w:ins w:id="114" w:author="Max Lindmark" w:date="2021-12-20T18:13:00Z">
        <w:r w:rsidR="00293232">
          <w:t>with covariates on a local scale</w:t>
        </w:r>
      </w:ins>
      <w:del w:id="115" w:author="Max Lindmark" w:date="2021-12-20T18:13:00Z">
        <w:r w:rsidR="001825D5" w:rsidRPr="00C038C3" w:rsidDel="00293232">
          <w:delText xml:space="preserve">on </w:delText>
        </w:r>
      </w:del>
      <w:commentRangeStart w:id="116"/>
      <w:del w:id="117" w:author="Max Lindmark" w:date="2021-12-20T18:09:00Z">
        <w:r w:rsidR="008F5A61" w:rsidRPr="00C038C3" w:rsidDel="00354016">
          <w:delText>different</w:delText>
        </w:r>
        <w:r w:rsidR="001825D5" w:rsidRPr="00C038C3" w:rsidDel="00354016">
          <w:delText xml:space="preserve"> spatial scale</w:delText>
        </w:r>
        <w:r w:rsidR="008F5A61" w:rsidRPr="00C038C3" w:rsidDel="00354016">
          <w:delText>s</w:delText>
        </w:r>
        <w:commentRangeEnd w:id="116"/>
        <w:r w:rsidR="008F5A61" w:rsidRPr="00C038C3" w:rsidDel="00354016">
          <w:rPr>
            <w:rStyle w:val="CommentReference"/>
          </w:rPr>
          <w:commentReference w:id="116"/>
        </w:r>
      </w:del>
      <w:r w:rsidR="001825D5" w:rsidRPr="00C038C3">
        <w:t>.</w:t>
      </w:r>
    </w:p>
    <w:p w14:paraId="02EE5533" w14:textId="02E9AD9E" w:rsidR="00AD3FFB" w:rsidRPr="00C038C3" w:rsidRDefault="00C937AF" w:rsidP="00552801">
      <w:pPr>
        <w:spacing w:line="480" w:lineRule="auto"/>
        <w:ind w:firstLine="284"/>
        <w:contextualSpacing/>
        <w:mirrorIndents/>
        <w:jc w:val="both"/>
      </w:pPr>
      <w:r w:rsidRPr="00C038C3">
        <w:t xml:space="preserve">In this study, we apply spatiotemporal predictive-process GLMMs to characterize spatiotemporal variation in body condition of cod in the </w:t>
      </w:r>
      <w:r w:rsidR="006B30E5" w:rsidRPr="00C038C3">
        <w:t xml:space="preserve">south-eastern </w:t>
      </w:r>
      <w:r w:rsidRPr="00C038C3">
        <w:t>Baltic Sea</w:t>
      </w:r>
      <w:r w:rsidR="00A24963" w:rsidRPr="00C038C3">
        <w:t>, as well as their spatiotemporal distribution</w:t>
      </w:r>
      <w:r w:rsidRPr="00C038C3">
        <w:t xml:space="preserve">. </w:t>
      </w:r>
      <w:r w:rsidR="005039E7" w:rsidRPr="00C038C3">
        <w:t xml:space="preserve">We use data from the Baltic International Trawl Survey between </w:t>
      </w:r>
      <w:del w:id="118" w:author="Max Lindmark" w:date="2021-12-07T14:01:00Z">
        <w:r w:rsidR="005039E7" w:rsidRPr="00C038C3" w:rsidDel="00256657">
          <w:delText>1991</w:delText>
        </w:r>
      </w:del>
      <w:ins w:id="119" w:author="Max Lindmark" w:date="2021-12-07T14:01:00Z">
        <w:r w:rsidR="00256657" w:rsidRPr="00C038C3">
          <w:t>199</w:t>
        </w:r>
        <w:r w:rsidR="00256657">
          <w:t>3</w:t>
        </w:r>
      </w:ins>
      <w:r w:rsidR="00AE28D4">
        <w:t>–</w:t>
      </w:r>
      <w:r w:rsidR="005039E7" w:rsidRPr="00C038C3">
        <w:t>20</w:t>
      </w:r>
      <w:del w:id="120" w:author="Max Lindmark" w:date="2021-12-07T14:01:00Z">
        <w:r w:rsidR="005039E7" w:rsidRPr="00C038C3" w:rsidDel="00256657">
          <w:delText>20</w:delText>
        </w:r>
      </w:del>
      <w:ins w:id="121" w:author="Max Lindmark" w:date="2021-12-07T14:01:00Z">
        <w:r w:rsidR="00256657">
          <w:t>19</w:t>
        </w:r>
      </w:ins>
      <w:r w:rsidR="005039E7" w:rsidRPr="00C038C3">
        <w:t xml:space="preserve">, which corresponds to a period of initially high but deteriorating condition </w:t>
      </w:r>
      <w:r w:rsidR="00D31640">
        <w:fldChar w:fldCharType="begin"/>
      </w:r>
      <w:r w:rsidR="00D31640">
        <w:instrText xml:space="preserve"> ADDIN ZOTERO_ITEM CSL_CITATION {"citationID":"lAC1AjRz","properties":{"formattedCitation":"(Casini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D31640">
        <w:fldChar w:fldCharType="separate"/>
      </w:r>
      <w:r w:rsidR="00D31640" w:rsidRPr="00D31640">
        <w:rPr>
          <w:lang w:val="en-GB"/>
        </w:rPr>
        <w:t xml:space="preserve">(Casini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del w:id="122" w:author="Max Lindmark" w:date="2021-12-15T09:52:00Z">
        <w:r w:rsidR="00C5437D" w:rsidRPr="00C038C3" w:rsidDel="002724D7">
          <w:delText xml:space="preserve">local </w:delText>
        </w:r>
      </w:del>
      <w:ins w:id="123" w:author="Max Lindmark" w:date="2021-12-15T09:52:00Z">
        <w:r w:rsidR="00AF7883">
          <w:t xml:space="preserve">biomass </w:t>
        </w:r>
      </w:ins>
      <w:r w:rsidR="00C5437D" w:rsidRPr="00C038C3">
        <w:t xml:space="preserve">densities </w:t>
      </w:r>
      <w:r w:rsidR="005039E7" w:rsidRPr="00C038C3">
        <w:t xml:space="preserve">of </w:t>
      </w:r>
      <w:ins w:id="124" w:author="Max Lindmark" w:date="2021-12-15T09:52:00Z">
        <w:r w:rsidR="00EE208E">
          <w:t xml:space="preserve">saduria, </w:t>
        </w:r>
      </w:ins>
      <w:r w:rsidR="005039E7" w:rsidRPr="00C038C3">
        <w:t>flounder</w:t>
      </w:r>
      <w:r w:rsidR="001D3FBF" w:rsidRPr="00C038C3">
        <w:t xml:space="preserve"> and </w:t>
      </w:r>
      <w:r w:rsidR="005039E7" w:rsidRPr="00C038C3">
        <w:t xml:space="preserve">cod, </w:t>
      </w:r>
      <w:del w:id="125" w:author="Max Lindmark" w:date="2021-12-15T09:52:00Z">
        <w:r w:rsidR="005039E7" w:rsidRPr="00C038C3" w:rsidDel="00A90C51">
          <w:delText xml:space="preserve">availability </w:delText>
        </w:r>
      </w:del>
      <w:ins w:id="126" w:author="Max Lindmark" w:date="2021-12-15T09:52:00Z">
        <w:r w:rsidR="00A90C51">
          <w:t xml:space="preserve">biomass </w:t>
        </w:r>
      </w:ins>
      <w:r w:rsidR="005039E7" w:rsidRPr="00C038C3">
        <w:t xml:space="preserve">of pelagic prey </w:t>
      </w:r>
      <w:r w:rsidR="00E72E87" w:rsidRPr="00C038C3">
        <w:t>(sprat and herring)</w:t>
      </w:r>
      <w:r w:rsidR="008460CD" w:rsidRPr="00C038C3">
        <w:t xml:space="preserve">, </w:t>
      </w:r>
      <w:ins w:id="127" w:author="Max Lindmark" w:date="2021-12-15T09:52:00Z">
        <w:r w:rsidR="00383B9E">
          <w:t xml:space="preserve">as well as </w:t>
        </w:r>
      </w:ins>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ins w:id="128" w:author="Max Lindmark" w:date="2021-12-15T09:53:00Z">
        <w:r w:rsidR="00CA0BEB">
          <w:t>the role of changes in the spatiotemporal distribution</w:t>
        </w:r>
      </w:ins>
      <w:del w:id="129" w:author="Max Lindmark" w:date="2021-12-15T09:53:00Z">
        <w:r w:rsidR="000C627A" w:rsidRPr="00C038C3" w:rsidDel="0059695A">
          <w:delText xml:space="preserve">how </w:delText>
        </w:r>
        <w:r w:rsidR="007B55BE" w:rsidRPr="00C038C3" w:rsidDel="0059695A">
          <w:delText xml:space="preserve">the </w:delText>
        </w:r>
        <w:r w:rsidR="002905AD" w:rsidRPr="00C038C3" w:rsidDel="0059695A">
          <w:delText xml:space="preserve">average depth and average oxygen </w:delText>
        </w:r>
        <w:r w:rsidR="005F648B" w:rsidRPr="00C038C3" w:rsidDel="0059695A">
          <w:delText xml:space="preserve">experienced by the </w:delText>
        </w:r>
        <w:r w:rsidR="005237F4" w:rsidRPr="00C038C3" w:rsidDel="0059695A">
          <w:delText xml:space="preserve">Baltic </w:delText>
        </w:r>
        <w:r w:rsidR="005F648B" w:rsidRPr="00C038C3" w:rsidDel="0059695A">
          <w:delText xml:space="preserve">cod has </w:delText>
        </w:r>
        <w:r w:rsidR="00CD78A0" w:rsidRPr="00C038C3" w:rsidDel="0059695A">
          <w:delText>changed over time</w:delText>
        </w:r>
      </w:del>
      <w:ins w:id="130" w:author="Max Lindmark" w:date="2021-12-15T09:53:00Z">
        <w:r w:rsidR="0059695A">
          <w:t xml:space="preserve"> for the trends in body condition</w:t>
        </w:r>
      </w:ins>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commentRangeStart w:id="131"/>
      <w:r w:rsidRPr="00C038C3">
        <w:rPr>
          <w:b/>
          <w:sz w:val="28"/>
          <w:szCs w:val="28"/>
        </w:rPr>
        <w:t>Materials and methods</w:t>
      </w:r>
      <w:commentRangeEnd w:id="131"/>
      <w:r w:rsidR="00792C83">
        <w:rPr>
          <w:rStyle w:val="CommentReference"/>
        </w:rPr>
        <w:commentReference w:id="131"/>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1A47134F" w14:textId="35986759" w:rsidR="002C11B5" w:rsidRPr="00C038C3" w:rsidDel="001C370B" w:rsidRDefault="002C11B5" w:rsidP="00552801">
      <w:pPr>
        <w:spacing w:line="480" w:lineRule="auto"/>
        <w:contextualSpacing/>
        <w:mirrorIndents/>
        <w:jc w:val="both"/>
        <w:rPr>
          <w:del w:id="132" w:author="Max Lindmark" w:date="2021-12-13T15:26:00Z"/>
          <w:i/>
        </w:rPr>
      </w:pPr>
      <w:del w:id="133" w:author="Max Lindmark" w:date="2021-12-13T15:26:00Z">
        <w:r w:rsidRPr="00C038C3" w:rsidDel="001C370B">
          <w:rPr>
            <w:i/>
          </w:rPr>
          <w:delText>Survey data</w:delText>
        </w:r>
      </w:del>
    </w:p>
    <w:p w14:paraId="649860EA" w14:textId="5B691010" w:rsidR="000B7658" w:rsidRPr="00C038C3"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1993-2019 and in ICES sub-divisions 24-28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AB23B5" w:rsidRPr="00C038C3">
        <w:instrText xml:space="preserve"> ADDIN ZOTERO_ITEM CSL_CITATION {"citationID":"zdVo8uT9","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A12C28" w:rsidRPr="00C038C3">
        <w:instrText xml:space="preserve"> ADDIN ZOTERO_ITEM CSL_CITATION {"citationID":"YJ57ToJb","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lastRenderedPageBreak/>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m:oMath>
        <m:r>
          <m:rPr>
            <m:sty m:val="p"/>
          </m:rPr>
          <w:rPr>
            <w:rFonts w:ascii="Cambria Math" w:hAnsi="Cambria Math"/>
          </w:rPr>
          <m:t>kg</m:t>
        </m:r>
      </m:oMath>
      <w:r w:rsidR="00A10734" w:rsidRPr="00C038C3">
        <w:rPr>
          <w:iCs/>
        </w:rPr>
        <w:t xml:space="preserve"> </w:t>
      </w:r>
      <w:del w:id="134" w:author="Max Lindmark" w:date="2021-12-15T09:54:00Z">
        <w:r w:rsidR="00A10734" w:rsidRPr="00C038C3" w:rsidDel="002E3BD2">
          <w:rPr>
            <w:iCs/>
          </w:rPr>
          <w:delText xml:space="preserve">after </w:delText>
        </w:r>
      </w:del>
      <w:ins w:id="135" w:author="Max Lindmark" w:date="2021-12-15T09:54:00Z">
        <w:r w:rsidR="002E3BD2">
          <w:rPr>
            <w:iCs/>
          </w:rPr>
          <w:t>in</w:t>
        </w:r>
        <w:r w:rsidR="002E3BD2" w:rsidRPr="00C038C3">
          <w:rPr>
            <w:iCs/>
          </w:rPr>
          <w:t xml:space="preserve"> </w:t>
        </w:r>
      </w:ins>
      <w:r w:rsidR="00A10734" w:rsidRPr="00C038C3">
        <w:rPr>
          <w:iCs/>
        </w:rPr>
        <w:t xml:space="preserve">1 </w:t>
      </w:r>
      <m:oMath>
        <m:r>
          <m:rPr>
            <m:sty m:val="p"/>
          </m:rPr>
          <w:rPr>
            <w:rFonts w:ascii="Cambria Math" w:hAnsi="Cambria Math"/>
          </w:rPr>
          <m:t>h</m:t>
        </m:r>
      </m:oMath>
      <w:r w:rsidR="00A10734" w:rsidRPr="00C038C3">
        <w:rPr>
          <w:iCs/>
        </w:rPr>
        <w:t xml:space="preserve"> trawling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 xml:space="preserve">We used only data from the fourth quarter, which corresponds to the main growing and feeding season </w:t>
      </w:r>
      <w:r w:rsidRPr="00C038C3">
        <w:fldChar w:fldCharType="begin"/>
      </w:r>
      <w:r w:rsidRPr="00C038C3">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C038C3">
        <w:fldChar w:fldCharType="separate"/>
      </w:r>
      <w:r w:rsidRPr="00C038C3">
        <w:t>(Aro, 1989)</w:t>
      </w:r>
      <w:r w:rsidRPr="00C038C3">
        <w:fldChar w:fldCharType="end"/>
      </w:r>
      <w:r w:rsidRPr="00C038C3">
        <w:t xml:space="preserve"> and also the quarter in which the Baltic International Acoustic Survey (BIAS) is conducted, meaning sprat and herring abundance can be used as covariates. The BITS data can be downloaded from </w:t>
      </w:r>
      <w:hyperlink r:id="rId12" w:history="1">
        <w:r w:rsidRPr="00C038C3">
          <w:rPr>
            <w:rStyle w:val="Hyperlink"/>
          </w:rPr>
          <w:t>https://www.ices.dk/data/data-portals/Pages/DATRAS.aspx</w:t>
        </w:r>
      </w:hyperlink>
      <w:r w:rsidRPr="00C038C3">
        <w:t>.</w:t>
      </w:r>
    </w:p>
    <w:p w14:paraId="743E2D5E" w14:textId="7D8F78D1" w:rsidR="00660001" w:rsidRDefault="00660001" w:rsidP="00552801">
      <w:pPr>
        <w:spacing w:line="480" w:lineRule="auto"/>
        <w:contextualSpacing/>
        <w:mirrorIndents/>
        <w:jc w:val="both"/>
        <w:rPr>
          <w:i/>
        </w:rPr>
      </w:pPr>
    </w:p>
    <w:p w14:paraId="7F88530C" w14:textId="77777777" w:rsidR="001C370B" w:rsidRPr="00C038C3" w:rsidRDefault="001C370B" w:rsidP="001C370B">
      <w:pPr>
        <w:spacing w:line="480" w:lineRule="auto"/>
        <w:contextualSpacing/>
        <w:mirrorIndents/>
        <w:jc w:val="both"/>
        <w:rPr>
          <w:b/>
          <w:bCs/>
          <w:i/>
        </w:rPr>
      </w:pPr>
      <w:r w:rsidRPr="00C038C3">
        <w:rPr>
          <w:b/>
          <w:bCs/>
          <w:i/>
        </w:rPr>
        <w:t xml:space="preserve">Estimating spatiotemporal development of body condition and </w:t>
      </w:r>
      <w:r>
        <w:rPr>
          <w:b/>
          <w:bCs/>
          <w:i/>
        </w:rPr>
        <w:t>biomass density</w:t>
      </w:r>
    </w:p>
    <w:p w14:paraId="2BE6F450" w14:textId="77777777" w:rsidR="001C370B" w:rsidRPr="00C038C3" w:rsidRDefault="001C370B" w:rsidP="001C370B">
      <w:pPr>
        <w:spacing w:line="480" w:lineRule="auto"/>
        <w:contextualSpacing/>
        <w:mirrorIndents/>
        <w:jc w:val="both"/>
        <w:rPr>
          <w:i/>
        </w:rPr>
      </w:pPr>
      <w:r w:rsidRPr="00C038C3">
        <w:rPr>
          <w:i/>
        </w:rPr>
        <w:t>Condition model</w:t>
      </w:r>
    </w:p>
    <w:p w14:paraId="56376BC4" w14:textId="2A7A9701" w:rsidR="001C370B" w:rsidRPr="00C038C3" w:rsidRDefault="001C370B" w:rsidP="001C370B">
      <w:pPr>
        <w:spacing w:line="480" w:lineRule="auto"/>
        <w:contextualSpacing/>
        <w:mirrorIndents/>
        <w:jc w:val="both"/>
      </w:pPr>
      <w:r w:rsidRPr="00C038C3">
        <w:t xml:space="preserve">We modelled condition by assuming weight 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Pr="00C038C3">
        <w:t xml:space="preserve">, where </w:t>
      </w:r>
      <m:oMath>
        <m:r>
          <w:rPr>
            <w:rFonts w:ascii="Cambria Math" w:hAnsi="Cambria Math"/>
          </w:rPr>
          <m:t>w</m:t>
        </m:r>
      </m:oMath>
      <w:r w:rsidRPr="00C038C3">
        <w:rPr>
          <w:i/>
        </w:rPr>
        <w:t xml:space="preserve"> </w:t>
      </w:r>
      <w:r w:rsidRPr="00C038C3">
        <w:t xml:space="preserve">is weight in grams, </w:t>
      </w:r>
      <m:oMath>
        <m:r>
          <w:rPr>
            <w:rFonts w:ascii="Cambria Math" w:hAnsi="Cambria Math"/>
          </w:rPr>
          <m:t>l</m:t>
        </m:r>
      </m:oMath>
      <w:r w:rsidRPr="00C038C3">
        <w:rPr>
          <w:i/>
        </w:rPr>
        <w:t xml:space="preserve"> </w:t>
      </w:r>
      <w:r w:rsidRPr="00C038C3">
        <w:t xml:space="preserve">is length in cm, </w:t>
      </w:r>
      <m:oMath>
        <m:r>
          <w:rPr>
            <w:rFonts w:ascii="Cambria Math" w:hAnsi="Cambria Math"/>
          </w:rPr>
          <m:t>b</m:t>
        </m:r>
      </m:oMath>
      <w:r w:rsidRPr="00C038C3">
        <w:rPr>
          <w:i/>
        </w:rPr>
        <w:t xml:space="preserve"> </w:t>
      </w:r>
      <w:r w:rsidRPr="00C038C3">
        <w:t xml:space="preserve">is the allometric length exponent and </w:t>
      </w:r>
      <m:oMath>
        <m:r>
          <w:rPr>
            <w:rFonts w:ascii="Cambria Math" w:hAnsi="Cambria Math"/>
          </w:rPr>
          <m:t>a</m:t>
        </m:r>
      </m:oMath>
      <w:r w:rsidRPr="00C038C3">
        <w:rPr>
          <w:i/>
        </w:rPr>
        <w:t xml:space="preserve"> </w:t>
      </w:r>
      <w:r w:rsidRPr="00C038C3">
        <w:t xml:space="preserve">is the condition factor in unit </w:t>
      </w:r>
      <m:oMath>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Pr="00C038C3">
        <w:t xml:space="preserve"> </w:t>
      </w:r>
      <w:r w:rsidRPr="00C038C3">
        <w:fldChar w:fldCharType="begin"/>
      </w:r>
      <w:r w:rsidRPr="00C038C3">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C038C3">
        <w:fldChar w:fldCharType="separate"/>
      </w:r>
      <w:r w:rsidRPr="00C038C3">
        <w:t xml:space="preserve">(Froese </w:t>
      </w:r>
      <w:r w:rsidRPr="00C038C3">
        <w:rPr>
          <w:i/>
          <w:iCs/>
        </w:rPr>
        <w:t>et al.</w:t>
      </w:r>
      <w:r w:rsidRPr="00C038C3">
        <w:t>, 2014)</w:t>
      </w:r>
      <w:r w:rsidRPr="00C038C3">
        <w:fldChar w:fldCharType="end"/>
      </w:r>
      <w:r w:rsidRPr="00C038C3">
        <w:t xml:space="preserve">. In addition to estimating the </w:t>
      </w:r>
      <m:oMath>
        <m:r>
          <m:rPr>
            <m:sty m:val="p"/>
          </m:rPr>
          <w:rPr>
            <w:rFonts w:ascii="Cambria Math" w:hAnsi="Cambria Math"/>
          </w:rPr>
          <m:t>log</m:t>
        </m:r>
      </m:oMath>
      <w:r w:rsidRPr="00C038C3">
        <w:t xml:space="preserve"> condition factor, we used this relationship to calculate Le Cren’s relative condition </w:t>
      </w:r>
      <w:del w:id="136" w:author="Max Lindmark" w:date="2021-12-15T17:27:00Z">
        <w:r w:rsidRPr="00C038C3" w:rsidDel="00BC37BC">
          <w:delText xml:space="preserve">factor </w:delText>
        </w:r>
      </w:del>
      <w:ins w:id="137" w:author="Max Lindmark" w:date="2021-12-15T17:27:00Z">
        <w:r w:rsidR="00BC37BC">
          <w:t>index</w:t>
        </w:r>
        <w:r w:rsidR="00BC37BC" w:rsidRPr="00C038C3">
          <w:t xml:space="preserve"> </w:t>
        </w:r>
      </w:ins>
      <w:r w:rsidRPr="00C038C3">
        <w:t xml:space="preserve">for each individual fish </w:t>
      </w:r>
      <m:oMath>
        <m:r>
          <w:rPr>
            <w:rFonts w:ascii="Cambria Math" w:hAnsi="Cambria Math"/>
          </w:rPr>
          <m:t>i</m:t>
        </m:r>
      </m:oMath>
      <w:r w:rsidRPr="00C038C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Pr="00C038C3">
        <w:t xml:space="preserve">). Unlike Fulton’s K, this relative condition </w:t>
      </w:r>
      <w:del w:id="138" w:author="Max Lindmark" w:date="2021-12-15T17:27:00Z">
        <w:r w:rsidRPr="00C038C3" w:rsidDel="007E004C">
          <w:delText xml:space="preserve">factor </w:delText>
        </w:r>
      </w:del>
      <w:ins w:id="139" w:author="Max Lindmark" w:date="2021-12-15T17:27:00Z">
        <w:r w:rsidR="007E004C">
          <w:t>index</w:t>
        </w:r>
        <w:r w:rsidR="007E004C" w:rsidRPr="00C038C3">
          <w:t xml:space="preserve"> </w:t>
        </w:r>
      </w:ins>
      <w:r w:rsidRPr="00C038C3">
        <w:t>does not rely on the assumption that growth is isometric (</w:t>
      </w:r>
      <m:oMath>
        <m:r>
          <w:rPr>
            <w:rFonts w:ascii="Cambria Math" w:hAnsi="Cambria Math"/>
          </w:rPr>
          <m:t>b=3</m:t>
        </m:r>
      </m:oMath>
      <w:r w:rsidRPr="00C038C3">
        <w:t xml:space="preserve">), which if violated leads to bias when comparing condition </w:t>
      </w:r>
      <w:del w:id="140" w:author="Max Lindmark" w:date="2021-12-15T09:56:00Z">
        <w:r w:rsidRPr="00C038C3" w:rsidDel="002E3BD2">
          <w:delText xml:space="preserve">of cod </w:delText>
        </w:r>
      </w:del>
      <w:r w:rsidRPr="00C038C3">
        <w:t xml:space="preserve">of different lengths as the condition </w:t>
      </w:r>
      <w:del w:id="141" w:author="Max Lindmark" w:date="2021-12-15T17:27:00Z">
        <w:r w:rsidRPr="00C038C3" w:rsidDel="00EA23B1">
          <w:delText xml:space="preserve">factor </w:delText>
        </w:r>
      </w:del>
      <w:ins w:id="142" w:author="Max Lindmark" w:date="2021-12-15T17:27:00Z">
        <w:r w:rsidR="00EA23B1">
          <w:t>index</w:t>
        </w:r>
        <w:r w:rsidR="00EA23B1" w:rsidRPr="00C038C3">
          <w:t xml:space="preserve"> </w:t>
        </w:r>
      </w:ins>
      <w:r w:rsidRPr="00C038C3">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C038C3">
        <w:t xml:space="preserve"> </w:t>
      </w:r>
      <w:r w:rsidRPr="00C038C3">
        <w:fldChar w:fldCharType="begin"/>
      </w:r>
      <w:r w:rsidRPr="00C038C3">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Pr="00C038C3">
        <w:fldChar w:fldCharType="separate"/>
      </w:r>
      <w:r w:rsidRPr="00C038C3">
        <w:t>(Le Cren, 1951)</w:t>
      </w:r>
      <w:r w:rsidRPr="00C038C3">
        <w:fldChar w:fldCharType="end"/>
      </w:r>
      <w:r w:rsidRPr="00C038C3">
        <w:t>.</w:t>
      </w:r>
    </w:p>
    <w:p w14:paraId="272E1BB7" w14:textId="77777777" w:rsidR="001C370B" w:rsidRPr="00C038C3" w:rsidRDefault="001C370B" w:rsidP="001C370B">
      <w:pPr>
        <w:spacing w:line="480" w:lineRule="auto"/>
        <w:ind w:firstLine="284"/>
        <w:contextualSpacing/>
        <w:mirrorIndents/>
        <w:jc w:val="both"/>
      </w:pPr>
      <w:r w:rsidRPr="00C038C3">
        <w:t>To acquire a spatiotemporal condition factor</w:t>
      </w:r>
      <w:r>
        <w:t xml:space="preserve"> and to assess the ability of covariates to explain variation in condition</w:t>
      </w:r>
      <w:r w:rsidRPr="00C038C3">
        <w:t xml:space="preserve">, we fit a </w:t>
      </w:r>
      <w:r>
        <w:t xml:space="preserve">geostatistical </w:t>
      </w:r>
      <w:r w:rsidRPr="00C038C3">
        <w:t xml:space="preserve">GLMM to the weight-length relationship on </w:t>
      </w:r>
      <m:oMath>
        <m:r>
          <m:rPr>
            <m:sty m:val="p"/>
          </m:rPr>
          <w:rPr>
            <w:rFonts w:ascii="Cambria Math" w:hAnsi="Cambria Math"/>
          </w:rPr>
          <m:t>log</m:t>
        </m:r>
      </m:oMath>
      <w:r w:rsidRPr="00C038C3">
        <w:t>-</w:t>
      </w:r>
      <m:oMath>
        <m:r>
          <m:rPr>
            <m:sty m:val="p"/>
          </m:rPr>
          <w:rPr>
            <w:rFonts w:ascii="Cambria Math" w:hAnsi="Cambria Math"/>
          </w:rPr>
          <m:t>log</m:t>
        </m:r>
      </m:oMath>
      <w:r w:rsidRPr="00C038C3">
        <w:rPr>
          <w:iCs/>
        </w:rPr>
        <w:t xml:space="preserve"> </w:t>
      </w:r>
      <w:r w:rsidRPr="00C038C3">
        <w:t xml:space="preserve">scale, assuming </w:t>
      </w:r>
      <m:oMath>
        <m:r>
          <m:rPr>
            <m:sty m:val="p"/>
          </m:rPr>
          <w:rPr>
            <w:rFonts w:ascii="Cambria Math" w:hAnsi="Cambria Math"/>
          </w:rPr>
          <m:t>Student</m:t>
        </m:r>
      </m:oMath>
      <w:r w:rsidRPr="00C038C3">
        <w:t>-</w:t>
      </w:r>
      <m:oMath>
        <m:r>
          <m:rPr>
            <m:sty m:val="p"/>
          </m:rPr>
          <w:rPr>
            <w:rFonts w:ascii="Cambria Math" w:hAnsi="Cambria Math"/>
          </w:rPr>
          <m:t>t</m:t>
        </m:r>
      </m:oMath>
      <w:r w:rsidRPr="00C038C3">
        <w:t xml:space="preserve"> distributed residuals (with 5 degrees of freedom) due to the presence of extreme values:</w:t>
      </w:r>
    </w:p>
    <w:p w14:paraId="2EEA0955" w14:textId="77777777" w:rsidR="001C370B" w:rsidRPr="00C038C3" w:rsidRDefault="006A3881" w:rsidP="001C370B">
      <w:pPr>
        <w:spacing w:line="480" w:lineRule="auto"/>
        <w:ind w:firstLine="284"/>
        <w:contextualSpacing/>
        <w:mirrorIndents/>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77777777" w:rsidR="001C370B" w:rsidRPr="00C038C3" w:rsidRDefault="006A3881"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C038C3" w:rsidRDefault="006A3881"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C038C3" w:rsidRDefault="006A3881"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C038C3" w:rsidRDefault="006A3881"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438C18F7" w14:textId="77777777" w:rsidR="001C370B" w:rsidRPr="00C038C3" w:rsidRDefault="006A3881" w:rsidP="001C370B">
      <w:pPr>
        <w:spacing w:line="480" w:lineRule="auto"/>
        <w:ind w:firstLine="284"/>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70A6847C" w14:textId="0EC1FB0F" w:rsidR="001C370B" w:rsidRPr="00C038C3" w:rsidRDefault="001C370B" w:rsidP="001C370B">
      <w:pPr>
        <w:spacing w:line="480" w:lineRule="auto"/>
        <w:contextualSpacing/>
        <w:mirrorIndents/>
        <w:jc w:val="both"/>
      </w:pPr>
      <w:r w:rsidRPr="00C038C3">
        <w:t xml:space="preserve">where </w:t>
      </w:r>
      <m:oMath>
        <m:sSub>
          <m:sSubPr>
            <m:ctrlPr>
              <w:rPr>
                <w:rFonts w:ascii="Cambria Math" w:hAnsi="Cambria Math"/>
                <w:i/>
              </w:rPr>
            </m:ctrlPr>
          </m:sSubPr>
          <m:e>
            <m:r>
              <w:rPr>
                <w:rFonts w:ascii="Cambria Math" w:hAnsi="Cambria Math"/>
              </w:rPr>
              <m:t>w</m:t>
            </m:r>
          </m:e>
          <m:sub>
            <m:r>
              <m:rPr>
                <m:sty m:val="bi"/>
              </m:rPr>
              <w:rPr>
                <w:rFonts w:ascii="Cambria Math" w:hAnsi="Cambria Math"/>
              </w:rPr>
              <m:t>s</m:t>
            </m:r>
            <m:r>
              <w:rPr>
                <w:rFonts w:ascii="Cambria Math" w:hAnsi="Cambria Math"/>
              </w:rPr>
              <m:t>,t</m:t>
            </m:r>
          </m:sub>
        </m:sSub>
      </m:oMath>
      <w:r w:rsidRPr="00C038C3">
        <w:t xml:space="preserve"> represents the weight at space </w:t>
      </w:r>
      <m:oMath>
        <m:r>
          <m:rPr>
            <m:sty m:val="bi"/>
          </m:rPr>
          <w:rPr>
            <w:rFonts w:ascii="Cambria Math" w:hAnsi="Cambria Math"/>
          </w:rPr>
          <m:t>s</m:t>
        </m:r>
      </m:oMath>
      <w:r w:rsidRPr="00C038C3">
        <w:t xml:space="preserve"> </w:t>
      </w:r>
      <w:r>
        <w:t xml:space="preserve">(a vector of two </w:t>
      </w:r>
      <w:commentRangeStart w:id="143"/>
      <w:commentRangeStart w:id="144"/>
      <w:r>
        <w:t xml:space="preserve">UTM </w:t>
      </w:r>
      <w:commentRangeEnd w:id="143"/>
      <w:r>
        <w:rPr>
          <w:rStyle w:val="CommentReference"/>
        </w:rPr>
        <w:commentReference w:id="143"/>
      </w:r>
      <w:commentRangeEnd w:id="144"/>
      <w:r>
        <w:rPr>
          <w:rStyle w:val="CommentReference"/>
        </w:rPr>
        <w:commentReference w:id="144"/>
      </w:r>
      <w:r>
        <w:t xml:space="preserve">zone 33 coordinates) </w:t>
      </w:r>
      <w:r w:rsidRPr="00C038C3">
        <w:t xml:space="preserve">and time </w:t>
      </w:r>
      <m:oMath>
        <m:r>
          <w:rPr>
            <w:rFonts w:ascii="Cambria Math" w:hAnsi="Cambria Math"/>
          </w:rPr>
          <m:t>t</m:t>
        </m:r>
      </m:oMath>
      <w:r w:rsidRPr="00C038C3">
        <w:t xml:space="preserve">, </w:t>
      </w:r>
      <m:oMath>
        <m:r>
          <w:rPr>
            <w:rFonts w:ascii="Cambria Math" w:hAnsi="Cambria Math"/>
          </w:rPr>
          <m:t>μ</m:t>
        </m:r>
      </m:oMath>
      <w:r w:rsidRPr="00C038C3">
        <w:t xml:space="preserve"> represents the mean weight and </w:t>
      </w:r>
      <m:oMath>
        <m:r>
          <w:rPr>
            <w:rFonts w:ascii="Cambria Math" w:hAnsi="Cambria Math"/>
          </w:rPr>
          <m:t>ϕ</m:t>
        </m:r>
      </m:oMath>
      <w:r w:rsidRPr="00C038C3">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del w:id="145" w:author="Max Lindmark" w:date="2021-12-15T17:37:00Z">
        <w:r w:rsidRPr="00C038C3" w:rsidDel="00763661">
          <w:delText>(corresponding to the log condition factor</w:delText>
        </w:r>
      </w:del>
      <m:oMath>
        <m:r>
          <w:del w:id="146" w:author="Max Lindmark" w:date="2021-12-15T17:37:00Z">
            <m:rPr>
              <m:sty m:val="p"/>
            </m:rPr>
            <w:rPr>
              <w:rFonts w:ascii="Cambria Math" w:hAnsi="Cambria Math"/>
            </w:rPr>
            <m:t>log⁡</m:t>
          </w:del>
        </m:r>
      </m:oMath>
      <w:del w:id="147" w:author="Max Lindmark" w:date="2021-12-15T17:37:00Z">
        <w:r w:rsidRPr="00C038C3" w:rsidDel="00763661">
          <w:delText xml:space="preserve">) </w:delText>
        </w:r>
      </w:del>
      <w:r w:rsidRPr="00C038C3">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Pr="00C038C3">
        <w:t xml:space="preserve"> for subsequent values.</w:t>
      </w:r>
      <w:r>
        <w:t xml:space="preserve"> The parameter</w:t>
      </w:r>
      <w:r w:rsidRPr="00C038C3">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Pr="00C038C3">
        <w:t xml:space="preserve"> represents the length-coefficient (corresponding to the allometric exponent </w:t>
      </w:r>
      <m:oMath>
        <m:r>
          <w:rPr>
            <w:rFonts w:ascii="Cambria Math" w:hAnsi="Cambria Math"/>
          </w:rPr>
          <m:t>b</m:t>
        </m:r>
      </m:oMath>
      <w:r w:rsidRPr="00C038C3">
        <w:t xml:space="preserve">), and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C038C3">
        <w:t xml:space="preserve"> represents a vector of the </w:t>
      </w:r>
      <m:oMath>
        <m:r>
          <w:rPr>
            <w:rFonts w:ascii="Cambria Math" w:hAnsi="Cambria Math"/>
          </w:rPr>
          <m:t>k</m:t>
        </m:r>
      </m:oMath>
      <w:r w:rsidRPr="00C038C3">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C038C3">
        <w:t xml:space="preserve"> is its effect.</w:t>
      </w:r>
      <w:r>
        <w:t xml:space="preserve"> The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 These were assumed to be drawn from Gaussian Marko</w:t>
      </w:r>
      <w:r>
        <w:t>v</w:t>
      </w:r>
      <w:r w:rsidRPr="00C038C3">
        <w:t xml:space="preserve"> random </w:t>
      </w:r>
      <w:commentRangeStart w:id="148"/>
      <w:commentRangeStart w:id="149"/>
      <w:r w:rsidRPr="00C038C3">
        <w:t xml:space="preserve">fields </w:t>
      </w:r>
      <w:r w:rsidRPr="00C038C3">
        <w:fldChar w:fldCharType="begin"/>
      </w:r>
      <w:r>
        <w:instrText xml:space="preserve"> ADDIN ZOTERO_ITEM CSL_CITATION {"citationID":"3oz837Ni","properties":{"formattedCitation":"(Lindgren {\\i{}et al.}, 2011; Cressie and Wikle, 2015)","plainCitation":"(Lindgren et al., 2011; Cressie and Wikle, 2015)","noteIndex":0},"citationItems":[{"id":2630,"uris":["http://zotero.org/users/6116610/items/69CPCHKW"],"uri":["http://zotero.org/users/6116610/items/69CPCHKW"],"itemData":{"id":2630,"type":"article-journal","abstract":"Summary.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Pr="00C038C3">
        <w:fldChar w:fldCharType="separate"/>
      </w:r>
      <w:r w:rsidRPr="00A24533">
        <w:rPr>
          <w:lang w:val="en-GB"/>
        </w:rPr>
        <w:t xml:space="preserve">(Lindgren </w:t>
      </w:r>
      <w:r w:rsidRPr="00A24533">
        <w:rPr>
          <w:i/>
          <w:iCs/>
          <w:lang w:val="en-GB"/>
        </w:rPr>
        <w:t>et al.</w:t>
      </w:r>
      <w:r w:rsidRPr="00A24533">
        <w:rPr>
          <w:lang w:val="en-GB"/>
        </w:rPr>
        <w:t>, 2011; Cressie and Wikle, 2015)</w:t>
      </w:r>
      <w:r w:rsidRPr="00C038C3">
        <w:fldChar w:fldCharType="end"/>
      </w:r>
      <w:commentRangeEnd w:id="148"/>
      <w:r>
        <w:rPr>
          <w:rStyle w:val="CommentReference"/>
        </w:rPr>
        <w:commentReference w:id="148"/>
      </w:r>
      <w:commentRangeEnd w:id="149"/>
      <w:r>
        <w:rPr>
          <w:rStyle w:val="CommentReference"/>
        </w:rPr>
        <w:commentReference w:id="149"/>
      </w:r>
      <w:r w:rsidRPr="00C038C3">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Pr="00C038C3">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Pr="00C038C3">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C038C3">
        <w:t xml:space="preserve">) between spatial points </w:t>
      </w:r>
      <m:oMath>
        <m:r>
          <w:rPr>
            <w:rFonts w:ascii="Cambria Math" w:hAnsi="Cambria Math"/>
          </w:rPr>
          <m:t>s</m:t>
        </m:r>
      </m:oMath>
      <w:r w:rsidRPr="00C038C3">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C038C3">
        <w:t xml:space="preserve"> in all random fields is given by a </w:t>
      </w:r>
      <w:commentRangeStart w:id="150"/>
      <w:commentRangeStart w:id="151"/>
      <w:r w:rsidRPr="00C038C3">
        <w:t>Matérn</w:t>
      </w:r>
      <w:r>
        <w:t xml:space="preserve"> </w:t>
      </w:r>
      <w:commentRangeEnd w:id="150"/>
      <w:r>
        <w:rPr>
          <w:rStyle w:val="CommentReference"/>
        </w:rPr>
        <w:commentReference w:id="150"/>
      </w:r>
      <w:commentRangeEnd w:id="151"/>
      <w:r>
        <w:rPr>
          <w:rStyle w:val="CommentReference"/>
        </w:rPr>
        <w:commentReference w:id="151"/>
      </w:r>
      <w:r w:rsidRPr="00C038C3">
        <w:t>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rPr>
                <w:rFonts w:ascii="Cambria Math" w:hAnsi="Cambria Math"/>
              </w:rPr>
              <m:t>#</m:t>
            </m:r>
            <m:d>
              <m:dPr>
                <m:ctrlPr>
                  <w:rPr>
                    <w:rFonts w:ascii="Cambria Math" w:hAnsi="Cambria Math"/>
                    <w:i/>
                  </w:rPr>
                </m:ctrlPr>
              </m:dPr>
              <m:e>
                <m:r>
                  <w:rPr>
                    <w:rFonts w:ascii="Cambria Math" w:hAnsi="Cambria Math"/>
                  </w:rPr>
                  <m:t>7</m:t>
                </m:r>
              </m:e>
            </m:d>
          </m:e>
        </m:eqArr>
      </m:oMath>
    </w:p>
    <w:p w14:paraId="3F357133" w14:textId="77777777" w:rsidR="001C370B" w:rsidRPr="00C038C3" w:rsidRDefault="001C370B" w:rsidP="001C370B">
      <w:pPr>
        <w:spacing w:line="480" w:lineRule="auto"/>
        <w:contextualSpacing/>
        <w:mirrorIndents/>
        <w:jc w:val="both"/>
      </w:pPr>
      <w:r w:rsidRPr="00C038C3">
        <w:t>where</w:t>
      </w:r>
      <w:r>
        <w:t xml:space="preserve"> kappa controls the spatial scale,</w:t>
      </w:r>
      <w:r w:rsidRPr="00C038C3">
        <w:t xml:space="preserve"> </w:t>
      </w:r>
      <w:r>
        <w:t xml:space="preserve">tau controls the variance, and nu is fixed at nu = 1 to use the Stochastic Partial Differential Equation (SPDE) approximation to the GMRF </w:t>
      </w:r>
      <w:r>
        <w:fldChar w:fldCharType="begin"/>
      </w:r>
      <w:r>
        <w:instrText xml:space="preserve"> ADDIN ZOTERO_ITEM CSL_CITATION {"citationID":"Yy8kefIg","properties":{"formattedCitation":"(Lindgren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fldChar w:fldCharType="separate"/>
      </w:r>
      <w:r w:rsidRPr="00B523FE">
        <w:rPr>
          <w:lang w:val="en-GB"/>
        </w:rPr>
        <w:t xml:space="preserve">(Lindgren </w:t>
      </w:r>
      <w:r w:rsidRPr="00B523FE">
        <w:rPr>
          <w:i/>
          <w:iCs/>
          <w:lang w:val="en-GB"/>
        </w:rPr>
        <w:t>et al.</w:t>
      </w:r>
      <w:r w:rsidRPr="00B523FE">
        <w:rPr>
          <w:lang w:val="en-GB"/>
        </w:rPr>
        <w:t>, 2011)</w:t>
      </w:r>
      <w:r>
        <w:fldChar w:fldCharType="end"/>
      </w:r>
      <w:r w:rsidRPr="00C038C3">
        <w:t>. Lastly, we assumed the spatiotemporal random effects to follow a</w:t>
      </w:r>
      <w:r>
        <w:t xml:space="preserve"> stationary</w:t>
      </w:r>
      <w:r w:rsidRPr="00C038C3">
        <w:t xml:space="preserve"> AR1 process:</w:t>
      </w:r>
    </w:p>
    <w:p w14:paraId="00447797" w14:textId="77777777" w:rsidR="001C370B" w:rsidRPr="00C038C3" w:rsidRDefault="006A3881" w:rsidP="001C370B">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5DAC88F6" w14:textId="77777777" w:rsidR="001C370B" w:rsidRPr="00C038C3" w:rsidRDefault="006A3881" w:rsidP="001C370B">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3F0F2C8C" w14:textId="4AA067E1" w:rsidR="001C370B" w:rsidRPr="00C038C3" w:rsidDel="00EE741C" w:rsidRDefault="001C370B" w:rsidP="001C370B">
      <w:pPr>
        <w:spacing w:line="480" w:lineRule="auto"/>
        <w:contextualSpacing/>
        <w:mirrorIndents/>
        <w:jc w:val="both"/>
        <w:rPr>
          <w:del w:id="152" w:author="Max Lindmark" w:date="2021-12-15T17:44:00Z"/>
        </w:rPr>
      </w:pPr>
      <w:r w:rsidRPr="00C038C3">
        <w:t xml:space="preserve">where </w:t>
      </w:r>
      <w:r w:rsidRPr="00C038C3">
        <w:rPr>
          <w:rFonts w:ascii="Cambria Math" w:hAnsi="Cambria Math" w:cs="Cambria Math"/>
        </w:rPr>
        <w:t>𝜌</w:t>
      </w:r>
      <w:r w:rsidRPr="00C038C3">
        <w:t xml:space="preserve"> represents the correlation between subsequent spatiotemporal random fields.</w:t>
      </w:r>
      <w:ins w:id="153" w:author="Max Lindmark" w:date="2021-12-15T17:42:00Z">
        <w:r w:rsidR="00763661">
          <w:t xml:space="preserve"> In summar</w:t>
        </w:r>
      </w:ins>
      <w:ins w:id="154" w:author="Max Lindmark" w:date="2021-12-15T17:44:00Z">
        <w:r w:rsidR="00EE741C">
          <w:t xml:space="preserve">y, a </w:t>
        </w:r>
        <w:r w:rsidR="00C56ACA">
          <w:t>log</w:t>
        </w:r>
        <w:r w:rsidR="007E5E2C">
          <w:t xml:space="preserve"> </w:t>
        </w:r>
        <w:r w:rsidR="00EE741C">
          <w:t>spatiotemporal condition factor can be defined as</w:t>
        </w:r>
      </w:ins>
      <w:ins w:id="155" w:author="Max Lindmark" w:date="2021-12-15T17:45:00Z">
        <w:r w:rsidR="00E36013">
          <w:t>:</w:t>
        </w:r>
      </w:ins>
      <w:ins w:id="156" w:author="Max Lindmark" w:date="2021-12-15T17:44:00Z">
        <w:r w:rsidR="00EE741C">
          <w:t xml:space="preserve"> </w:t>
        </w:r>
      </w:ins>
      <m:oMath>
        <m:func>
          <m:funcPr>
            <m:ctrlPr>
              <w:rPr>
                <w:rFonts w:ascii="Cambria Math" w:hAnsi="Cambria Math"/>
              </w:rPr>
            </m:ctrlPr>
          </m:funcPr>
          <m:fName>
            <m:r>
              <m:rPr>
                <m:sty m:val="p"/>
              </m:rPr>
              <w:rPr>
                <w:rFonts w:ascii="Cambria Math" w:hAnsi="Cambria Math"/>
              </w:rPr>
              <m:t>log</m:t>
            </m:r>
          </m:fName>
          <m:e>
            <m:d>
              <m:dPr>
                <m:ctrlPr>
                  <w:ins w:id="157" w:author="Max Lindmark" w:date="2021-12-15T17:44:00Z">
                    <w:rPr>
                      <w:rFonts w:ascii="Cambria Math" w:hAnsi="Cambria Math"/>
                      <w:i/>
                    </w:rPr>
                  </w:ins>
                </m:ctrlPr>
              </m:dPr>
              <m:e>
                <m:r>
                  <w:ins w:id="158" w:author="Max Lindmark" w:date="2021-12-15T17:44:00Z">
                    <w:rPr>
                      <w:rFonts w:ascii="Cambria Math" w:hAnsi="Cambria Math"/>
                    </w:rPr>
                    <m:t>a</m:t>
                  </w:ins>
                </m:r>
              </m:e>
            </m:d>
          </m:e>
        </m:func>
        <m:r>
          <w:ins w:id="159" w:author="Max Lindmark" w:date="2021-12-15T17:45:00Z">
            <w:rPr>
              <w:rFonts w:ascii="Cambria Math" w:hAnsi="Cambria Math"/>
            </w:rPr>
            <m:t>=</m:t>
          </w:ins>
        </m:r>
        <m:sSub>
          <m:sSubPr>
            <m:ctrlPr>
              <w:ins w:id="160" w:author="Max Lindmark" w:date="2021-12-15T17:44:00Z">
                <w:rPr>
                  <w:rFonts w:ascii="Cambria Math" w:hAnsi="Cambria Math"/>
                </w:rPr>
              </w:ins>
            </m:ctrlPr>
          </m:sSubPr>
          <m:e>
            <m:r>
              <w:ins w:id="161" w:author="Max Lindmark" w:date="2021-12-15T17:44:00Z">
                <w:rPr>
                  <w:rFonts w:ascii="Cambria Math" w:hAnsi="Cambria Math"/>
                </w:rPr>
                <m:t>α</m:t>
              </w:ins>
            </m:r>
          </m:e>
          <m:sub>
            <m:r>
              <w:ins w:id="162" w:author="Max Lindmark" w:date="2021-12-15T17:44:00Z">
                <w:rPr>
                  <w:rFonts w:ascii="Cambria Math" w:hAnsi="Cambria Math"/>
                </w:rPr>
                <m:t>t</m:t>
              </w:ins>
            </m:r>
          </m:sub>
        </m:sSub>
        <m:r>
          <w:ins w:id="163" w:author="Max Lindmark" w:date="2021-12-15T17:44:00Z">
            <w:rPr>
              <w:rFonts w:ascii="Cambria Math" w:hAnsi="Cambria Math"/>
            </w:rPr>
            <m:t>+</m:t>
          </w:ins>
        </m:r>
        <m:nary>
          <m:naryPr>
            <m:chr m:val="∑"/>
            <m:ctrlPr>
              <w:ins w:id="164" w:author="Max Lindmark" w:date="2021-12-15T17:44:00Z">
                <w:rPr>
                  <w:rFonts w:ascii="Cambria Math" w:hAnsi="Cambria Math"/>
                </w:rPr>
              </w:ins>
            </m:ctrlPr>
          </m:naryPr>
          <m:sub>
            <m:r>
              <w:ins w:id="165" w:author="Max Lindmark" w:date="2021-12-15T17:44:00Z">
                <w:rPr>
                  <w:rFonts w:ascii="Cambria Math" w:hAnsi="Cambria Math"/>
                </w:rPr>
                <m:t>k=1</m:t>
              </w:ins>
            </m:r>
          </m:sub>
          <m:sup>
            <m:sSub>
              <m:sSubPr>
                <m:ctrlPr>
                  <w:ins w:id="166" w:author="Max Lindmark" w:date="2021-12-15T17:44:00Z">
                    <w:rPr>
                      <w:rFonts w:ascii="Cambria Math" w:hAnsi="Cambria Math"/>
                    </w:rPr>
                  </w:ins>
                </m:ctrlPr>
              </m:sSubPr>
              <m:e>
                <m:r>
                  <w:ins w:id="167" w:author="Max Lindmark" w:date="2021-12-15T17:44:00Z">
                    <w:rPr>
                      <w:rFonts w:ascii="Cambria Math" w:hAnsi="Cambria Math"/>
                    </w:rPr>
                    <m:t>n</m:t>
                  </w:ins>
                </m:r>
              </m:e>
              <m:sub>
                <m:r>
                  <w:ins w:id="168" w:author="Max Lindmark" w:date="2021-12-15T17:44:00Z">
                    <w:rPr>
                      <w:rFonts w:ascii="Cambria Math" w:hAnsi="Cambria Math"/>
                    </w:rPr>
                    <m:t>k</m:t>
                  </w:ins>
                </m:r>
              </m:sub>
            </m:sSub>
          </m:sup>
          <m:e>
            <m:sSub>
              <m:sSubPr>
                <m:ctrlPr>
                  <w:ins w:id="169" w:author="Max Lindmark" w:date="2021-12-15T17:44:00Z">
                    <w:rPr>
                      <w:rFonts w:ascii="Cambria Math" w:hAnsi="Cambria Math"/>
                    </w:rPr>
                  </w:ins>
                </m:ctrlPr>
              </m:sSubPr>
              <m:e>
                <m:r>
                  <w:ins w:id="170" w:author="Max Lindmark" w:date="2021-12-15T17:44:00Z">
                    <w:rPr>
                      <w:rFonts w:ascii="Cambria Math" w:hAnsi="Cambria Math"/>
                    </w:rPr>
                    <m:t>β</m:t>
                  </w:ins>
                </m:r>
              </m:e>
              <m:sub>
                <m:r>
                  <w:ins w:id="171" w:author="Max Lindmark" w:date="2021-12-15T17:44:00Z">
                    <w:rPr>
                      <w:rFonts w:ascii="Cambria Math" w:hAnsi="Cambria Math"/>
                    </w:rPr>
                    <m:t>k</m:t>
                  </w:ins>
                </m:r>
              </m:sub>
            </m:sSub>
            <m:r>
              <w:ins w:id="172" w:author="Max Lindmark" w:date="2021-12-15T17:44:00Z">
                <w:rPr>
                  <w:rFonts w:ascii="Cambria Math" w:hAnsi="Cambria Math"/>
                </w:rPr>
                <m:t>x</m:t>
              </w:ins>
            </m:r>
          </m:e>
        </m:nary>
        <m:r>
          <w:ins w:id="173" w:author="Max Lindmark" w:date="2021-12-15T17:44:00Z">
            <w:rPr>
              <w:rFonts w:ascii="Cambria Math" w:hAnsi="Cambria Math"/>
            </w:rPr>
            <m:t>+</m:t>
          </w:ins>
        </m:r>
        <m:sSub>
          <m:sSubPr>
            <m:ctrlPr>
              <w:ins w:id="174" w:author="Max Lindmark" w:date="2021-12-15T17:44:00Z">
                <w:rPr>
                  <w:rFonts w:ascii="Cambria Math" w:hAnsi="Cambria Math"/>
                </w:rPr>
              </w:ins>
            </m:ctrlPr>
          </m:sSubPr>
          <m:e>
            <m:r>
              <w:ins w:id="175" w:author="Max Lindmark" w:date="2021-12-15T17:44:00Z">
                <w:rPr>
                  <w:rFonts w:ascii="Cambria Math" w:hAnsi="Cambria Math"/>
                </w:rPr>
                <m:t>ω</m:t>
              </w:ins>
            </m:r>
          </m:e>
          <m:sub>
            <m:r>
              <w:ins w:id="176" w:author="Max Lindmark" w:date="2021-12-15T17:44:00Z">
                <m:rPr>
                  <m:sty m:val="bi"/>
                </m:rPr>
                <w:rPr>
                  <w:rFonts w:ascii="Cambria Math" w:hAnsi="Cambria Math"/>
                </w:rPr>
                <m:t>s</m:t>
              </w:ins>
            </m:r>
          </m:sub>
        </m:sSub>
        <m:r>
          <w:ins w:id="177" w:author="Max Lindmark" w:date="2021-12-15T17:44:00Z">
            <w:rPr>
              <w:rFonts w:ascii="Cambria Math" w:hAnsi="Cambria Math"/>
            </w:rPr>
            <m:t>+</m:t>
          </w:ins>
        </m:r>
        <m:sSub>
          <m:sSubPr>
            <m:ctrlPr>
              <w:ins w:id="178" w:author="Max Lindmark" w:date="2021-12-15T17:44:00Z">
                <w:rPr>
                  <w:rFonts w:ascii="Cambria Math" w:hAnsi="Cambria Math"/>
                </w:rPr>
              </w:ins>
            </m:ctrlPr>
          </m:sSubPr>
          <m:e>
            <m:r>
              <w:ins w:id="179" w:author="Max Lindmark" w:date="2021-12-15T17:44:00Z">
                <w:rPr>
                  <w:rFonts w:ascii="Cambria Math" w:hAnsi="Cambria Math"/>
                </w:rPr>
                <m:t>ϵ</m:t>
              </w:ins>
            </m:r>
          </m:e>
          <m:sub>
            <m:r>
              <w:ins w:id="180" w:author="Max Lindmark" w:date="2021-12-15T17:44:00Z">
                <m:rPr>
                  <m:sty m:val="bi"/>
                </m:rPr>
                <w:rPr>
                  <w:rFonts w:ascii="Cambria Math" w:hAnsi="Cambria Math"/>
                </w:rPr>
                <m:t>s</m:t>
              </w:ins>
            </m:r>
            <m:r>
              <w:ins w:id="181" w:author="Max Lindmark" w:date="2021-12-15T17:44:00Z">
                <w:rPr>
                  <w:rFonts w:ascii="Cambria Math" w:hAnsi="Cambria Math"/>
                </w:rPr>
                <m:t>,t</m:t>
              </w:ins>
            </m:r>
          </m:sub>
        </m:sSub>
        <m:func>
          <m:funcPr>
            <m:ctrlPr>
              <w:del w:id="182" w:author="Max Lindmark" w:date="2021-12-15T17:43:00Z">
                <w:rPr>
                  <w:rFonts w:ascii="Cambria Math" w:hAnsi="Cambria Math"/>
                </w:rPr>
              </w:del>
            </m:ctrlPr>
          </m:funcPr>
          <m:fName>
            <m:r>
              <w:del w:id="183" w:author="Max Lindmark" w:date="2021-12-15T17:43:00Z">
                <m:rPr>
                  <m:sty m:val="p"/>
                </m:rPr>
                <w:rPr>
                  <w:rFonts w:ascii="Cambria Math" w:hAnsi="Cambria Math"/>
                </w:rPr>
                <m:t>log</m:t>
              </w:del>
            </m:r>
          </m:fName>
          <m:e/>
        </m:func>
      </m:oMath>
    </w:p>
    <w:p w14:paraId="5D0372DE" w14:textId="5940C1D0" w:rsidR="009B7973" w:rsidRDefault="00046246" w:rsidP="001C370B">
      <w:pPr>
        <w:spacing w:line="480" w:lineRule="auto"/>
        <w:contextualSpacing/>
        <w:mirrorIndents/>
        <w:jc w:val="both"/>
        <w:rPr>
          <w:ins w:id="184" w:author="Max Lindmark" w:date="2021-12-15T17:44:00Z"/>
        </w:rPr>
      </w:pPr>
      <w:ins w:id="185" w:author="Max Lindmark" w:date="2021-12-15T17:45:00Z">
        <w:r>
          <w:t xml:space="preserve">, </w:t>
        </w:r>
        <w:r w:rsidR="00AF7FEF">
          <w:t>i.e.,</w:t>
        </w:r>
        <w:r>
          <w:t xml:space="preserve"> </w:t>
        </w:r>
        <w:r w:rsidR="00A4569A">
          <w:t xml:space="preserve">Eq. 2 </w:t>
        </w:r>
        <w:r w:rsidR="0043234E">
          <w:t xml:space="preserve">with </w:t>
        </w:r>
      </w:ins>
      <m:oMath>
        <m:func>
          <m:funcPr>
            <m:ctrlPr>
              <w:rPr>
                <w:rFonts w:ascii="Cambria Math" w:hAnsi="Cambria Math"/>
              </w:rPr>
            </m:ctrlPr>
          </m:funcPr>
          <m:fName>
            <m:r>
              <m:rPr>
                <m:sty m:val="p"/>
              </m:rPr>
              <w:rPr>
                <w:rFonts w:ascii="Cambria Math" w:hAnsi="Cambria Math"/>
              </w:rPr>
              <m:t>log</m:t>
            </m:r>
          </m:fName>
          <m:e>
            <m:d>
              <m:dPr>
                <m:ctrlPr>
                  <w:ins w:id="186" w:author="Max Lindmark" w:date="2021-12-15T17:45:00Z">
                    <w:rPr>
                      <w:rFonts w:ascii="Cambria Math" w:hAnsi="Cambria Math"/>
                      <w:i/>
                    </w:rPr>
                  </w:ins>
                </m:ctrlPr>
              </m:dPr>
              <m:e>
                <m:r>
                  <w:ins w:id="187" w:author="Max Lindmark" w:date="2021-12-15T17:46:00Z">
                    <w:rPr>
                      <w:rFonts w:ascii="Cambria Math" w:hAnsi="Cambria Math"/>
                    </w:rPr>
                    <m:t>length</m:t>
                  </w:ins>
                </m:r>
              </m:e>
            </m:d>
          </m:e>
        </m:func>
        <m:r>
          <w:ins w:id="188" w:author="Max Lindmark" w:date="2021-12-15T17:46:00Z">
            <w:rPr>
              <w:rFonts w:ascii="Cambria Math" w:hAnsi="Cambria Math"/>
            </w:rPr>
            <m:t>=0</m:t>
          </w:ins>
        </m:r>
      </m:oMath>
      <w:ins w:id="189" w:author="Max Lindmark" w:date="2021-12-15T17:46:00Z">
        <w:r w:rsidR="0043234E">
          <w:t>.</w:t>
        </w:r>
      </w:ins>
      <w:ins w:id="190" w:author="Max Lindmark" w:date="2021-12-17T08:48:00Z">
        <w:r w:rsidR="00A30550">
          <w:t xml:space="preserve"> When calculating Le Cren’s conditio</w:t>
        </w:r>
      </w:ins>
      <w:ins w:id="191" w:author="Max Lindmark" w:date="2021-12-17T08:49:00Z">
        <w:r w:rsidR="00A30550">
          <w:t xml:space="preserve">n index over </w:t>
        </w:r>
        <w:r w:rsidR="00A30550">
          <w:lastRenderedPageBreak/>
          <w:t xml:space="preserve">time, we use </w:t>
        </w:r>
      </w:ins>
      <m:oMath>
        <m:sSub>
          <m:sSubPr>
            <m:ctrlPr>
              <w:ins w:id="192" w:author="Max Lindmark" w:date="2021-12-17T08:49:00Z">
                <w:rPr>
                  <w:rFonts w:ascii="Cambria Math" w:hAnsi="Cambria Math"/>
                  <w:i/>
                </w:rPr>
              </w:ins>
            </m:ctrlPr>
          </m:sSubPr>
          <m:e>
            <m:r>
              <w:ins w:id="193" w:author="Max Lindmark" w:date="2021-12-17T08:49:00Z">
                <w:rPr>
                  <w:rFonts w:ascii="Cambria Math" w:hAnsi="Cambria Math"/>
                </w:rPr>
                <m:t>β</m:t>
              </w:ins>
            </m:r>
          </m:e>
          <m:sub>
            <m:r>
              <w:ins w:id="194" w:author="Max Lindmark" w:date="2021-12-17T08:49:00Z">
                <w:rPr>
                  <w:rFonts w:ascii="Cambria Math" w:hAnsi="Cambria Math"/>
                </w:rPr>
                <m:t>l</m:t>
              </w:ins>
            </m:r>
          </m:sub>
        </m:sSub>
      </m:oMath>
      <w:ins w:id="195" w:author="Max Lindmark" w:date="2021-12-17T08:49:00Z">
        <w:r w:rsidR="00A30550">
          <w:t xml:space="preserve"> and the average </w:t>
        </w:r>
      </w:ins>
      <m:oMath>
        <m:sSub>
          <m:sSubPr>
            <m:ctrlPr>
              <w:ins w:id="196" w:author="Max Lindmark" w:date="2021-12-17T08:49:00Z">
                <w:rPr>
                  <w:rFonts w:ascii="Cambria Math" w:hAnsi="Cambria Math"/>
                </w:rPr>
              </w:ins>
            </m:ctrlPr>
          </m:sSubPr>
          <m:e>
            <m:r>
              <w:ins w:id="197" w:author="Max Lindmark" w:date="2021-12-17T08:49:00Z">
                <w:rPr>
                  <w:rFonts w:ascii="Cambria Math" w:hAnsi="Cambria Math"/>
                </w:rPr>
                <m:t>α</m:t>
              </w:ins>
            </m:r>
          </m:e>
          <m:sub>
            <m:r>
              <w:ins w:id="198" w:author="Max Lindmark" w:date="2021-12-17T08:49:00Z">
                <w:rPr>
                  <w:rFonts w:ascii="Cambria Math" w:hAnsi="Cambria Math"/>
                </w:rPr>
                <m:t>t</m:t>
              </w:ins>
            </m:r>
          </m:sub>
        </m:sSub>
      </m:oMath>
      <w:ins w:id="199" w:author="Max Lindmark" w:date="2021-12-17T08:49:00Z">
        <w:r w:rsidR="00A30550">
          <w:t xml:space="preserve"> across all </w:t>
        </w:r>
      </w:ins>
      <m:oMath>
        <m:r>
          <w:ins w:id="200" w:author="Max Lindmark" w:date="2021-12-17T08:49:00Z">
            <w:rPr>
              <w:rFonts w:ascii="Cambria Math" w:hAnsi="Cambria Math"/>
            </w:rPr>
            <m:t>t</m:t>
          </w:ins>
        </m:r>
      </m:oMath>
      <w:ins w:id="201" w:author="Max Lindmark" w:date="2021-12-17T08:49:00Z">
        <w:r w:rsidR="00A30550">
          <w:t xml:space="preserve"> (1993 to 2019)</w:t>
        </w:r>
        <w:r w:rsidR="009E3711">
          <w:t xml:space="preserve"> to calculate the </w:t>
        </w:r>
        <w:r w:rsidR="009D37FF">
          <w:t xml:space="preserve">predicted </w:t>
        </w:r>
      </w:ins>
      <w:ins w:id="202" w:author="Max Lindmark" w:date="2021-12-17T08:50:00Z">
        <w:r w:rsidR="009D37FF">
          <w:t xml:space="preserve">weight, from which Le Cren’s condition index </w:t>
        </w:r>
        <w:r w:rsidR="004F1AE9">
          <w:t>are the residuals</w:t>
        </w:r>
        <w:r w:rsidR="009B7973">
          <w:t xml:space="preserve"> on log scale. </w:t>
        </w:r>
      </w:ins>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7668532D" w:rsidR="00E2581D" w:rsidRDefault="001C370B" w:rsidP="00DA2FF0">
      <w:pPr>
        <w:tabs>
          <w:tab w:val="left" w:pos="3336"/>
        </w:tabs>
        <w:spacing w:line="480" w:lineRule="auto"/>
        <w:contextualSpacing/>
        <w:mirrorIndents/>
        <w:jc w:val="both"/>
        <w:rPr>
          <w:iCs/>
        </w:rPr>
      </w:pPr>
      <w:r w:rsidRPr="00C038C3">
        <w:rPr>
          <w:iCs/>
        </w:rPr>
        <w:t>We fit spatiotemporal model</w:t>
      </w:r>
      <w:r>
        <w:rPr>
          <w:iCs/>
        </w:rPr>
        <w:t>s</w:t>
      </w:r>
      <w:r w:rsidRPr="00C038C3">
        <w:rPr>
          <w:iCs/>
        </w:rPr>
        <w:t xml:space="preserve"> to biomass density data in a similar fashion as for condition </w:t>
      </w:r>
      <w:r>
        <w:rPr>
          <w:iCs/>
        </w:rPr>
        <w:t xml:space="preserve">for two reasons: 1) </w:t>
      </w:r>
      <w:r w:rsidRPr="00C038C3">
        <w:rPr>
          <w:iCs/>
        </w:rPr>
        <w:t>to evaluate how the depth distribution, temperature</w:t>
      </w:r>
      <w:r w:rsidR="004C05B8">
        <w:rPr>
          <w:iCs/>
        </w:rPr>
        <w:t xml:space="preserve"> </w:t>
      </w:r>
      <w:r w:rsidR="004C05B8">
        <w:rPr>
          <w:iCs/>
        </w:rPr>
        <w:t>and</w:t>
      </w:r>
      <w:r w:rsidR="00A5236E">
        <w:rPr>
          <w:iCs/>
        </w:rPr>
        <w:t xml:space="preserve"> </w:t>
      </w:r>
      <w:r w:rsidRPr="00C038C3">
        <w:rPr>
          <w:iCs/>
        </w:rPr>
        <w:t>oxygen</w:t>
      </w:r>
      <w:r w:rsidR="00BF6BA9">
        <w:rPr>
          <w:iCs/>
        </w:rPr>
        <w:t xml:space="preserve"> </w:t>
      </w:r>
      <w:r w:rsidR="00BF6BA9" w:rsidRPr="00C038C3">
        <w:rPr>
          <w:iCs/>
        </w:rPr>
        <w:t>conditions</w:t>
      </w:r>
      <w:r w:rsidR="00CD24C0">
        <w:rPr>
          <w:iCs/>
        </w:rPr>
        <w:t xml:space="preserve"> experienced by cod</w:t>
      </w:r>
      <w:r w:rsidR="007F623E">
        <w:rPr>
          <w:iCs/>
        </w:rPr>
        <w:t xml:space="preserve"> </w:t>
      </w:r>
      <w:r w:rsidRPr="00C038C3">
        <w:rPr>
          <w:iCs/>
        </w:rPr>
        <w:t>have changed of the Baltic cod</w:t>
      </w:r>
      <w:r>
        <w:rPr>
          <w:iCs/>
        </w:rPr>
        <w:t xml:space="preserve"> and 2) to use predicted local densities of cod and flounder as covariates in the condition model</w:t>
      </w:r>
      <w:r w:rsidRPr="00C038C3">
        <w:rPr>
          <w:iCs/>
        </w:rPr>
        <w:t>.</w:t>
      </w:r>
      <w:r>
        <w:rPr>
          <w:iCs/>
        </w:rPr>
        <w:t xml:space="preserve"> For the first task, we used the </w:t>
      </w:r>
      <w:r w:rsidRPr="00C038C3">
        <w:rPr>
          <w:iCs/>
        </w:rPr>
        <w:t xml:space="preserve">predicted density at space </w:t>
      </w:r>
      <m:oMath>
        <m:r>
          <m:rPr>
            <m:sty m:val="bi"/>
          </m:rPr>
          <w:rPr>
            <w:rFonts w:ascii="Cambria Math" w:hAnsi="Cambria Math"/>
          </w:rPr>
          <m:t>s</m:t>
        </m:r>
      </m:oMath>
      <w:r w:rsidRPr="00C038C3">
        <w:rPr>
          <w:iCs/>
        </w:rPr>
        <w:t xml:space="preserve"> and time </w:t>
      </w:r>
      <m:oMath>
        <m:r>
          <w:rPr>
            <w:rFonts w:ascii="Cambria Math" w:hAnsi="Cambria Math"/>
          </w:rPr>
          <m:t>t</m:t>
        </m:r>
      </m:oMath>
      <w:r>
        <w:rPr>
          <w:iCs/>
        </w:rPr>
        <w:t xml:space="preserve"> as </w:t>
      </w:r>
      <w:r w:rsidRPr="00C038C3">
        <w:rPr>
          <w:iCs/>
        </w:rPr>
        <w:t xml:space="preserve">weights when calculating the </w:t>
      </w:r>
      <w:r>
        <w:rPr>
          <w:iCs/>
        </w:rPr>
        <w:t xml:space="preserve">annual </w:t>
      </w:r>
      <w:r w:rsidRPr="00C038C3">
        <w:rPr>
          <w:iCs/>
        </w:rPr>
        <w:t>average depth, temperature, and oxygen concentration</w:t>
      </w:r>
      <w:r w:rsidR="00486A0B">
        <w:rPr>
          <w:iCs/>
        </w:rPr>
        <w:t xml:space="preserve">. </w:t>
      </w:r>
    </w:p>
    <w:p w14:paraId="5408D144" w14:textId="2CD8D0DD" w:rsidR="001C370B" w:rsidRPr="00C038C3"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a Tweedie</w:t>
      </w:r>
      <w:r>
        <w:rPr>
          <w:iCs/>
        </w:rPr>
        <w:t xml:space="preserve"> </w:t>
      </w:r>
      <w:r w:rsidRPr="00C038C3">
        <w:rPr>
          <w:iCs/>
        </w:rPr>
        <w:t>distribution, as density is both continuous and contains 0</w:t>
      </w:r>
      <w:r>
        <w:rPr>
          <w:iCs/>
        </w:rPr>
        <w:t xml:space="preserve"> </w:t>
      </w:r>
      <w:r w:rsidRPr="00C038C3">
        <w:rPr>
          <w:iCs/>
        </w:rPr>
        <w:t xml:space="preserve">values </w:t>
      </w:r>
      <w:r w:rsidRPr="00C038C3">
        <w:rPr>
          <w:iCs/>
        </w:rPr>
        <w:fldChar w:fldCharType="begin"/>
      </w:r>
      <w:r w:rsidRPr="00C038C3">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Pr="00C038C3">
        <w:rPr>
          <w:iCs/>
        </w:rPr>
        <w:fldChar w:fldCharType="separate"/>
      </w:r>
      <w:r w:rsidRPr="00C038C3">
        <w:t xml:space="preserve">(Tweedie, 1984; Shono, 2008; Anderson </w:t>
      </w:r>
      <w:r w:rsidRPr="00C038C3">
        <w:rPr>
          <w:i/>
          <w:iCs/>
        </w:rPr>
        <w:t>et al.</w:t>
      </w:r>
      <w:r w:rsidRPr="00C038C3">
        <w:t>, 2019)</w:t>
      </w:r>
      <w:r w:rsidRPr="00C038C3">
        <w:rPr>
          <w:iCs/>
        </w:rPr>
        <w:fldChar w:fldCharType="end"/>
      </w:r>
      <w:r w:rsidRPr="00C038C3">
        <w:rPr>
          <w:iCs/>
        </w:rPr>
        <w:t>:</w:t>
      </w:r>
    </w:p>
    <w:p w14:paraId="7150EDF3" w14:textId="11A00229" w:rsidR="001C370B" w:rsidRPr="00C038C3" w:rsidRDefault="006A3881"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m:t>
                  </m:r>
                  <m:r>
                    <w:rPr>
                      <w:rFonts w:ascii="Cambria Math" w:hAnsi="Cambria Math"/>
                    </w:rPr>
                    <m:t>0</m:t>
                  </m:r>
                </m:e>
              </m:d>
            </m:e>
          </m:eqArr>
        </m:oMath>
      </m:oMathPara>
    </w:p>
    <w:p w14:paraId="48C571B9" w14:textId="6C09ED54" w:rsidR="001C370B" w:rsidRPr="00C038C3" w:rsidRDefault="006A3881"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59A89627" w14:textId="61BF164D" w:rsidR="001C370B" w:rsidRPr="00C038C3" w:rsidRDefault="001C370B" w:rsidP="001C370B">
      <w:pPr>
        <w:spacing w:line="480" w:lineRule="auto"/>
        <w:contextualSpacing/>
        <w:mirrorIndents/>
        <w:jc w:val="both"/>
      </w:pPr>
      <w:r w:rsidRPr="00C038C3">
        <w:t xml:space="preserve">where </w:t>
      </w:r>
      <m:oMath>
        <m:sSub>
          <m:sSubPr>
            <m:ctrlPr>
              <w:rPr>
                <w:rFonts w:ascii="Cambria Math" w:hAnsi="Cambria Math"/>
                <w:i/>
              </w:rPr>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C038C3">
        <w:t xml:space="preserve"> represents density </w:t>
      </w:r>
      <w:r w:rsidR="000555E0">
        <w:t>(</w:t>
      </w:r>
      <w:r w:rsidR="000555E0">
        <w:t>kg/km</w:t>
      </w:r>
      <w:r w:rsidR="000555E0" w:rsidRPr="007F024D">
        <w:rPr>
          <w:vertAlign w:val="superscript"/>
        </w:rPr>
        <w:t>2</w:t>
      </w:r>
      <w:r w:rsidR="000555E0">
        <w:t>) a</w:t>
      </w:r>
      <w:r w:rsidRPr="00C038C3">
        <w:t xml:space="preserve">t space </w:t>
      </w:r>
      <m:oMath>
        <m:r>
          <m:rPr>
            <m:sty m:val="bi"/>
          </m:rPr>
          <w:rPr>
            <w:rFonts w:ascii="Cambria Math" w:hAnsi="Cambria Math"/>
          </w:rPr>
          <m:t>s</m:t>
        </m:r>
      </m:oMath>
      <w:r w:rsidRPr="00C038C3">
        <w:t xml:space="preserve"> and time </w:t>
      </w:r>
      <m:oMath>
        <m:r>
          <w:rPr>
            <w:rFonts w:ascii="Cambria Math" w:hAnsi="Cambria Math"/>
          </w:rPr>
          <m:t>t</m:t>
        </m:r>
      </m:oMath>
      <w:r w:rsidRPr="00C038C3">
        <w:t xml:space="preserve">, </w:t>
      </w:r>
      <m:oMath>
        <m:r>
          <w:rPr>
            <w:rFonts w:ascii="Cambria Math" w:hAnsi="Cambria Math"/>
          </w:rPr>
          <m:t>μ</m:t>
        </m:r>
      </m:oMath>
      <w:r w:rsidRPr="00C038C3">
        <w:t xml:space="preserve"> is the mean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r>
        <w:t xml:space="preserve">The parameters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C038C3">
        <w:t xml:space="preserve"> is a </w:t>
      </w:r>
      <w:ins w:id="203" w:author="Max Lindmark" w:date="2021-12-20T18:28:00Z">
        <w:r w:rsidR="009E21F9" w:rsidRPr="009E21F9">
          <w:t>penalized</w:t>
        </w:r>
        <w:r w:rsidR="009E21F9" w:rsidRPr="009E21F9">
          <w:t xml:space="preserve"> </w:t>
        </w:r>
      </w:ins>
      <w:r w:rsidRPr="00C038C3">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C038C3">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and have the same definition as in the condition model (Eqns. 5</w:t>
      </w:r>
      <w:r>
        <w:t>–</w:t>
      </w:r>
      <w:r w:rsidRPr="00C038C3">
        <w:t>6).</w:t>
      </w:r>
    </w:p>
    <w:p w14:paraId="33954F1A" w14:textId="77777777" w:rsidR="001C370B" w:rsidRPr="00C038C3" w:rsidRDefault="001C370B" w:rsidP="001C370B">
      <w:pPr>
        <w:spacing w:line="480" w:lineRule="auto"/>
        <w:contextualSpacing/>
        <w:mirrorIndents/>
        <w:jc w:val="both"/>
      </w:pPr>
    </w:p>
    <w:p w14:paraId="020878BB" w14:textId="77777777" w:rsidR="001C370B" w:rsidRPr="00C038C3" w:rsidRDefault="001C370B" w:rsidP="001C370B">
      <w:pPr>
        <w:spacing w:line="480" w:lineRule="auto"/>
        <w:contextualSpacing/>
        <w:mirrorIndents/>
        <w:jc w:val="both"/>
        <w:rPr>
          <w:i/>
        </w:rPr>
      </w:pPr>
      <w:r w:rsidRPr="00C038C3">
        <w:rPr>
          <w:i/>
        </w:rPr>
        <w:t>Model fitting</w:t>
      </w:r>
    </w:p>
    <w:p w14:paraId="1A0C6112" w14:textId="172210C6" w:rsidR="001C370B" w:rsidRPr="00C038C3" w:rsidRDefault="001C370B" w:rsidP="001C370B">
      <w:pPr>
        <w:spacing w:line="480" w:lineRule="auto"/>
        <w:contextualSpacing/>
        <w:mirrorIndents/>
        <w:jc w:val="both"/>
      </w:pPr>
      <w:r w:rsidRPr="00C038C3">
        <w:t xml:space="preserve">For computational efficiency, we fit the model in a </w:t>
      </w:r>
      <w:r>
        <w:t>“</w:t>
      </w:r>
      <w:r w:rsidRPr="00C038C3">
        <w:t xml:space="preserve">predictive process” modelling framework </w:t>
      </w:r>
      <w:r w:rsidRPr="00C038C3">
        <w:fldChar w:fldCharType="begin"/>
      </w:r>
      <w:r w:rsidRPr="00C038C3">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Pr="00C038C3">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Pr="00C038C3">
        <w:fldChar w:fldCharType="separate"/>
      </w:r>
      <w:r w:rsidRPr="00C038C3">
        <w:t xml:space="preserve">(Lindgren </w:t>
      </w:r>
      <w:r w:rsidRPr="00C038C3">
        <w:rPr>
          <w:i/>
          <w:iCs/>
        </w:rPr>
        <w:t xml:space="preserve">et </w:t>
      </w:r>
      <w:r w:rsidRPr="00C038C3">
        <w:rPr>
          <w:i/>
          <w:iCs/>
        </w:rPr>
        <w:lastRenderedPageBreak/>
        <w:t>al.</w:t>
      </w:r>
      <w:r w:rsidRPr="00C038C3">
        <w:t>, 2011)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sidR="00AC6891">
        <w:rPr>
          <w:color w:val="000000" w:themeColor="text1"/>
        </w:rPr>
        <w:t>3</w:t>
      </w:r>
      <w:r w:rsidRPr="00C038C3">
        <w:rPr>
          <w:color w:val="000000" w:themeColor="text1"/>
        </w:rPr>
        <w:t>, S1</w:t>
      </w:r>
      <w:r w:rsidR="009960DD">
        <w:rPr>
          <w:color w:val="000000" w:themeColor="text1"/>
        </w:rPr>
        <w:t>3</w:t>
      </w:r>
      <w:r w:rsidRPr="00C038C3">
        <w:t xml:space="preserve">), created using the R-package </w:t>
      </w:r>
      <w:r>
        <w:t>‘</w:t>
      </w:r>
      <w:r w:rsidRPr="00C038C3">
        <w:t xml:space="preserve">R-INLA’ </w:t>
      </w:r>
      <w:r w:rsidRPr="00C038C3">
        <w:fldChar w:fldCharType="begin"/>
      </w:r>
      <w:r w:rsidRPr="00C038C3">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-means clustering algorithm (with a fixed seed for reproducibility), which minimizes the total distance between data points and knots. As the knot random effects are projected to the locations of the observations,</w:t>
      </w:r>
      <w:commentRangeStart w:id="204"/>
      <w:commentRangeStart w:id="205"/>
      <w:r w:rsidRPr="00C038C3">
        <w:t xml:space="preserve"> more knots </w:t>
      </w:r>
      <w:r>
        <w:t xml:space="preserve">generally </w:t>
      </w:r>
      <w:r w:rsidRPr="00C038C3">
        <w:t>increase accuracy at the cost of computational time</w:t>
      </w:r>
      <w:commentRangeEnd w:id="204"/>
      <w:commentRangeEnd w:id="205"/>
      <w:ins w:id="206" w:author="Max Lindmark" w:date="2021-12-14T08:42:00Z">
        <w:r w:rsidR="002E0150">
          <w:t xml:space="preserve">, up to a </w:t>
        </w:r>
      </w:ins>
      <w:ins w:id="207" w:author="Max Lindmark" w:date="2021-12-14T08:43:00Z">
        <w:r w:rsidR="00AE5458">
          <w:t>threshold</w:t>
        </w:r>
      </w:ins>
      <w:r>
        <w:rPr>
          <w:rStyle w:val="CommentReference"/>
        </w:rPr>
        <w:commentReference w:id="204"/>
      </w:r>
      <w:r w:rsidR="00AE5458">
        <w:rPr>
          <w:rStyle w:val="CommentReference"/>
        </w:rPr>
        <w:commentReference w:id="205"/>
      </w:r>
      <w:ins w:id="208" w:author="Max Lindmark" w:date="2021-12-14T08:42:00Z">
        <w:r w:rsidR="00277887">
          <w:t xml:space="preserve"> (</w:t>
        </w:r>
      </w:ins>
      <w:ins w:id="209" w:author="Max Lindmark" w:date="2021-12-14T08:43:00Z">
        <w:r w:rsidR="00277887" w:rsidRPr="00AE5458">
          <w:rPr>
            <w:highlight w:val="yellow"/>
            <w:rPrChange w:id="210" w:author="Max Lindmark" w:date="2021-12-14T08:43:00Z">
              <w:rPr/>
            </w:rPrChange>
          </w:rPr>
          <w:t>REF</w:t>
        </w:r>
      </w:ins>
      <w:ins w:id="211" w:author="Max Lindmark" w:date="2021-12-14T08:42:00Z">
        <w:r w:rsidR="00277887">
          <w:t>)</w:t>
        </w:r>
      </w:ins>
      <w:r w:rsidRPr="00C038C3">
        <w:t>. After initial exploration</w:t>
      </w:r>
      <w:r>
        <w:t>,</w:t>
      </w:r>
      <w:r w:rsidRPr="00C038C3">
        <w:t xml:space="preserve"> we chose 200 knots for this application. The models where fit using ‘TMB’ </w:t>
      </w:r>
      <w:r w:rsidR="000E3F03">
        <w:fldChar w:fldCharType="begin"/>
      </w:r>
      <w:r w:rsidR="000E3F03">
        <w:instrText xml:space="preserve"> ADDIN ZOTERO_ITEM CSL_CITATION {"citationID":"4fXN3RdQ","properties":{"formattedCitation":"(Kristensen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w:instrText>
      </w:r>
      <w:r w:rsidR="000E3F03" w:rsidRPr="00874D1D">
        <w:instrText xml:space="preserve">son"} </w:instrText>
      </w:r>
      <w:r w:rsidR="000E3F03">
        <w:fldChar w:fldCharType="separate"/>
      </w:r>
      <w:r w:rsidR="000E3F03" w:rsidRPr="003F095D">
        <w:t xml:space="preserve">(Kristensen </w:t>
      </w:r>
      <w:r w:rsidR="000E3F03" w:rsidRPr="003F095D">
        <w:rPr>
          <w:i/>
          <w:iCs/>
        </w:rPr>
        <w:t>et al.</w:t>
      </w:r>
      <w:r w:rsidR="000E3F03" w:rsidRPr="003F095D">
        <w:t>, 2016)</w:t>
      </w:r>
      <w:r w:rsidR="000E3F03">
        <w:fldChar w:fldCharType="end"/>
      </w:r>
      <w:r w:rsidR="00E614DE" w:rsidRPr="002E6A18">
        <w:t xml:space="preserve"> </w:t>
      </w:r>
      <w:r w:rsidRPr="002E6A18">
        <w:t xml:space="preserve">via the R-package ‘sdmTMB’ (version </w:t>
      </w:r>
      <w:ins w:id="212" w:author="Max Lindmark" w:date="2021-12-17T07:36:00Z">
        <w:r w:rsidR="00874D1D" w:rsidRPr="003F095D">
          <w:t>sdmTMB_0.0.20.9, sim2 branch</w:t>
        </w:r>
      </w:ins>
      <w:del w:id="213" w:author="Max Lindmark" w:date="2021-12-17T07:36:00Z">
        <w:r w:rsidRPr="00757659" w:rsidDel="00874D1D">
          <w:delText>0.0.18.9001</w:delText>
        </w:r>
      </w:del>
      <w:r w:rsidRPr="002E6A18">
        <w:t xml:space="preserve">) </w:t>
      </w:r>
      <w:r w:rsidRPr="00C038C3">
        <w:fldChar w:fldCharType="begin"/>
      </w:r>
      <w:r w:rsidRPr="00874D1D">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w:instrText>
      </w:r>
      <w:r w:rsidRPr="002E6A18">
        <w:instrText xml:space="preserve">raw/master/csl-citation.json"} </w:instrText>
      </w:r>
      <w:r w:rsidRPr="00C038C3">
        <w:fldChar w:fldCharType="separate"/>
      </w:r>
      <w:r w:rsidRPr="002E6A18">
        <w:t xml:space="preserve">(Anderson </w:t>
      </w:r>
      <w:r w:rsidRPr="002E6A18">
        <w:rPr>
          <w:i/>
          <w:iCs/>
        </w:rPr>
        <w:t>et al.</w:t>
      </w:r>
      <w:r w:rsidRPr="002E6A18">
        <w:t>, 2019, 2021)</w:t>
      </w:r>
      <w:r w:rsidRPr="00C038C3">
        <w:fldChar w:fldCharType="end"/>
      </w:r>
      <w:r w:rsidRPr="002E6A18">
        <w:t xml:space="preserve">. </w:t>
      </w:r>
      <w:r w:rsidRPr="00C038C3">
        <w:t xml:space="preserve">We checked the models </w:t>
      </w:r>
      <w:r>
        <w:t xml:space="preserve">were consistent with convergence </w:t>
      </w:r>
      <w:r w:rsidRPr="00C038C3">
        <w:t xml:space="preserve">by confirming the maximum absolute gradient was </w:t>
      </w:r>
      <w:commentRangeStart w:id="214"/>
      <w:commentRangeStart w:id="215"/>
      <w:commentRangeStart w:id="216"/>
      <w:r w:rsidRPr="00C038C3">
        <w:t xml:space="preserve">&lt; 0.005 </w:t>
      </w:r>
      <w:commentRangeEnd w:id="214"/>
      <w:r w:rsidRPr="00C038C3">
        <w:rPr>
          <w:rStyle w:val="CommentReference"/>
        </w:rPr>
        <w:commentReference w:id="214"/>
      </w:r>
      <w:r w:rsidRPr="00C038C3">
        <w:t xml:space="preserve">and </w:t>
      </w:r>
      <w:commentRangeEnd w:id="215"/>
      <w:r>
        <w:rPr>
          <w:rStyle w:val="CommentReference"/>
        </w:rPr>
        <w:commentReference w:id="215"/>
      </w:r>
      <w:commentRangeEnd w:id="216"/>
      <w:r w:rsidR="00B94947">
        <w:rPr>
          <w:rStyle w:val="CommentReference"/>
        </w:rPr>
        <w:commentReference w:id="216"/>
      </w:r>
      <w:r w:rsidRPr="00C038C3">
        <w:t xml:space="preserve">that the Hessian matrix was positive-definitive. We used packages in the </w:t>
      </w:r>
      <w:r>
        <w:t>‘</w:t>
      </w:r>
      <w:r w:rsidRPr="00C038C3">
        <w:t xml:space="preserve">tidyverse’ </w:t>
      </w:r>
      <w:r w:rsidRPr="00C038C3">
        <w:fldChar w:fldCharType="begin"/>
      </w:r>
      <w:r w:rsidRPr="00C038C3">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41AED6E" w14:textId="77777777" w:rsidR="001C370B" w:rsidRPr="00C038C3" w:rsidRDefault="001C370B" w:rsidP="00552801">
      <w:pPr>
        <w:spacing w:line="480" w:lineRule="auto"/>
        <w:contextualSpacing/>
        <w:mirrorIndents/>
        <w:jc w:val="both"/>
        <w:rPr>
          <w:i/>
        </w:rPr>
      </w:pPr>
    </w:p>
    <w:p w14:paraId="676D00AF" w14:textId="56039896" w:rsidR="003A2B41" w:rsidRPr="003F095D" w:rsidRDefault="00660001" w:rsidP="00552801">
      <w:pPr>
        <w:spacing w:line="480" w:lineRule="auto"/>
        <w:contextualSpacing/>
        <w:mirrorIndents/>
        <w:jc w:val="both"/>
        <w:rPr>
          <w:b/>
          <w:bCs/>
          <w:i/>
        </w:rPr>
      </w:pPr>
      <w:r w:rsidRPr="003F095D">
        <w:rPr>
          <w:b/>
          <w:bCs/>
          <w:i/>
        </w:rPr>
        <w:t>Covariates</w:t>
      </w:r>
    </w:p>
    <w:p w14:paraId="3666329F" w14:textId="1AB48E9B" w:rsidR="00EC09E7" w:rsidRDefault="000B7658" w:rsidP="00EC09E7">
      <w:pPr>
        <w:spacing w:line="480" w:lineRule="auto"/>
        <w:contextualSpacing/>
        <w:mirrorIndents/>
        <w:jc w:val="both"/>
        <w:rPr>
          <w:ins w:id="217" w:author="Max Lindmark" w:date="2021-12-13T15:02:00Z"/>
        </w:rPr>
      </w:pPr>
      <w:r w:rsidRPr="00C038C3">
        <w:t xml:space="preserve">For both models (condition and </w:t>
      </w:r>
      <w:r w:rsidR="00644C5F" w:rsidRPr="00C038C3">
        <w:t>density</w:t>
      </w:r>
      <w:r w:rsidRPr="00C038C3">
        <w:t xml:space="preserve"> model), covariates were chosen to reflect </w:t>
      </w:r>
      <w:r w:rsidR="0013492E" w:rsidRPr="00C038C3">
        <w:t>hypothesized</w:t>
      </w:r>
      <w:r w:rsidRPr="00C038C3">
        <w:t xml:space="preserve"> drivers based on published literature</w:t>
      </w:r>
      <w:ins w:id="218" w:author="Max Lindmark" w:date="2021-12-07T14:19:00Z">
        <w:r w:rsidR="00E03A3A">
          <w:t xml:space="preserve">. </w:t>
        </w:r>
      </w:ins>
      <w:ins w:id="219" w:author="Max Lindmark" w:date="2021-12-13T14:38:00Z">
        <w:r w:rsidR="004561FC">
          <w:t>For the condition model, we</w:t>
        </w:r>
      </w:ins>
      <w:ins w:id="220" w:author="Max Lindmark" w:date="2021-12-08T13:02:00Z">
        <w:r w:rsidR="001E5020">
          <w:t xml:space="preserve"> included </w:t>
        </w:r>
      </w:ins>
      <w:ins w:id="221" w:author="Max Lindmark" w:date="2021-12-07T14:21:00Z">
        <w:r w:rsidR="00B75A93">
          <w:t>covariates</w:t>
        </w:r>
      </w:ins>
      <w:ins w:id="222" w:author="Max Lindmark" w:date="2021-12-07T14:20:00Z">
        <w:r w:rsidR="0012323C">
          <w:t xml:space="preserve"> at different </w:t>
        </w:r>
      </w:ins>
      <w:del w:id="223" w:author="Max Lindmark" w:date="2021-12-07T14:19:00Z">
        <w:r w:rsidR="00975A7F" w:rsidRPr="00C038C3" w:rsidDel="00E03A3A">
          <w:delText xml:space="preserve"> and </w:delText>
        </w:r>
        <w:r w:rsidR="0049033B" w:rsidRPr="00C038C3" w:rsidDel="00E03A3A">
          <w:delText xml:space="preserve">the </w:delText>
        </w:r>
      </w:del>
      <w:r w:rsidR="0049033B" w:rsidRPr="00C038C3">
        <w:t>spatial scale</w:t>
      </w:r>
      <w:ins w:id="224" w:author="Max Lindmark" w:date="2021-12-07T14:20:00Z">
        <w:r w:rsidR="0012323C">
          <w:t>s</w:t>
        </w:r>
      </w:ins>
      <w:ins w:id="225" w:author="Max Lindmark" w:date="2021-12-15T10:01:00Z">
        <w:r w:rsidR="00173DEE">
          <w:t xml:space="preserve"> that roughly reflect the </w:t>
        </w:r>
      </w:ins>
      <w:ins w:id="226" w:author="Max Lindmark" w:date="2021-12-15T10:02:00Z">
        <w:r w:rsidR="00173DEE">
          <w:t>habitats cod would have been exposed to during the build</w:t>
        </w:r>
        <w:r w:rsidR="003D62C9">
          <w:t>-</w:t>
        </w:r>
        <w:r w:rsidR="00173DEE">
          <w:t>up of energy reserves</w:t>
        </w:r>
      </w:ins>
      <w:ins w:id="227" w:author="Max Lindmark" w:date="2021-12-13T14:38:00Z">
        <w:r w:rsidR="00C26360">
          <w:t>.</w:t>
        </w:r>
      </w:ins>
      <w:del w:id="228" w:author="Max Lindmark" w:date="2021-12-13T14:38:00Z">
        <w:r w:rsidR="0049033B" w:rsidRPr="00C038C3" w:rsidDel="00C26360">
          <w:delText xml:space="preserve"> </w:delText>
        </w:r>
      </w:del>
      <w:ins w:id="229" w:author="Max Lindmark" w:date="2021-12-08T13:05:00Z">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 xml:space="preserve">feeding and spawning </w:t>
        </w:r>
      </w:ins>
      <w:ins w:id="230" w:author="Max Lindmark" w:date="2021-12-08T13:06:00Z">
        <w:r w:rsidR="00091F4B">
          <w:t>habitats. However</w:t>
        </w:r>
        <w:r w:rsidR="00907C4C">
          <w:t>, within the feeding season</w:t>
        </w:r>
        <w:r w:rsidR="00423F9D">
          <w:t xml:space="preserve">, cod move roughly </w:t>
        </w:r>
        <w:r w:rsidR="001004B0">
          <w:t xml:space="preserve">over an area corresponding to an </w:t>
        </w:r>
      </w:ins>
      <w:ins w:id="231" w:author="Max Lindmark" w:date="2021-12-08T13:09:00Z">
        <w:r w:rsidR="00707610">
          <w:t>ICES</w:t>
        </w:r>
        <w:r w:rsidR="008A15EC">
          <w:t xml:space="preserve"> </w:t>
        </w:r>
      </w:ins>
      <w:ins w:id="232" w:author="Max Lindmark" w:date="2021-12-08T13:06:00Z">
        <w:r w:rsidR="001004B0">
          <w:t>rectangle</w:t>
        </w:r>
      </w:ins>
      <w:ins w:id="233" w:author="Max Lindmark" w:date="2021-12-13T14:42:00Z">
        <w:r w:rsidR="00836B78">
          <w:t xml:space="preserve"> </w:t>
        </w:r>
        <w:r w:rsidR="00836B78" w:rsidRPr="00C038C3">
          <w:t>(1° by 30')</w:t>
        </w:r>
      </w:ins>
      <w:ins w:id="234" w:author="Max Lindmark" w:date="2021-12-08T13:06:00Z">
        <w:r w:rsidR="00A94790">
          <w:t xml:space="preserve"> </w:t>
        </w:r>
      </w:ins>
      <w:r w:rsidR="00224E1A">
        <w:fldChar w:fldCharType="begin"/>
      </w:r>
      <w:r w:rsidR="00224E1A">
        <w:instrText xml:space="preserve"> ADDIN ZOTERO_ITEM CSL_CITATION {"citationID":"8YzFlDq5","properties":{"formattedCitation":"(H\\uc0\\u252{}ssy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instrText>
      </w:r>
      <w:r w:rsidR="00224E1A">
        <w:fldChar w:fldCharType="separate"/>
      </w:r>
      <w:r w:rsidR="00224E1A" w:rsidRPr="00224E1A">
        <w:rPr>
          <w:lang w:val="en-GB"/>
        </w:rPr>
        <w:t xml:space="preserve">(Hüssy </w:t>
      </w:r>
      <w:r w:rsidR="00224E1A" w:rsidRPr="00224E1A">
        <w:rPr>
          <w:i/>
          <w:iCs/>
          <w:lang w:val="en-GB"/>
        </w:rPr>
        <w:t>et al.</w:t>
      </w:r>
      <w:r w:rsidR="00224E1A" w:rsidRPr="00224E1A">
        <w:rPr>
          <w:lang w:val="en-GB"/>
        </w:rPr>
        <w:t>, 2020)</w:t>
      </w:r>
      <w:r w:rsidR="00224E1A">
        <w:fldChar w:fldCharType="end"/>
      </w:r>
      <w:ins w:id="235" w:author="Max Lindmark" w:date="2021-12-08T13:09:00Z">
        <w:r w:rsidR="00224E1A">
          <w:t>.</w:t>
        </w:r>
      </w:ins>
      <w:ins w:id="236" w:author="Max Lindmark" w:date="2021-12-08T13:06:00Z">
        <w:r w:rsidR="00B74099">
          <w:t xml:space="preserve"> </w:t>
        </w:r>
      </w:ins>
      <w:ins w:id="237" w:author="Max Lindmark" w:date="2021-12-08T13:09:00Z">
        <w:r w:rsidR="00D92DDE">
          <w:t>Therefore, we included environmental</w:t>
        </w:r>
      </w:ins>
      <w:ins w:id="238" w:author="Max Lindmark" w:date="2021-12-15T10:03:00Z">
        <w:r w:rsidR="006D04A9">
          <w:t xml:space="preserve"> and demersal</w:t>
        </w:r>
      </w:ins>
      <w:ins w:id="239" w:author="Max Lindmark" w:date="2021-12-08T13:09:00Z">
        <w:r w:rsidR="00D92DDE">
          <w:t xml:space="preserve"> covariates</w:t>
        </w:r>
      </w:ins>
      <w:ins w:id="240" w:author="Max Lindmark" w:date="2021-12-08T13:10:00Z">
        <w:r w:rsidR="00D92DDE">
          <w:t xml:space="preserve"> (temperature, oxygen, depth</w:t>
        </w:r>
      </w:ins>
      <w:ins w:id="241" w:author="Max Lindmark" w:date="2021-12-15T10:03:00Z">
        <w:r w:rsidR="00662646">
          <w:t>, cod, flounder and saduria)</w:t>
        </w:r>
      </w:ins>
      <w:ins w:id="242" w:author="Max Lindmark" w:date="2021-12-08T13:09:00Z">
        <w:r w:rsidR="00D92DDE">
          <w:t xml:space="preserve"> </w:t>
        </w:r>
      </w:ins>
      <w:ins w:id="243" w:author="Max Lindmark" w:date="2021-12-08T13:10:00Z">
        <w:r w:rsidR="00D92DDE">
          <w:t>at the haul</w:t>
        </w:r>
      </w:ins>
      <w:ins w:id="244" w:author="Max Lindmark" w:date="2021-12-08T13:11:00Z">
        <w:r w:rsidR="00435B31">
          <w:t xml:space="preserve"> </w:t>
        </w:r>
      </w:ins>
      <w:ins w:id="245" w:author="Max Lindmark" w:date="2021-12-08T13:10:00Z">
        <w:r w:rsidR="00D92DDE">
          <w:t xml:space="preserve">and </w:t>
        </w:r>
      </w:ins>
      <w:ins w:id="246" w:author="Max Lindmark" w:date="2021-12-13T14:35:00Z">
        <w:r w:rsidR="007E5FDE">
          <w:t>t</w:t>
        </w:r>
        <w:r w:rsidR="00832DA6">
          <w:t xml:space="preserve">he </w:t>
        </w:r>
      </w:ins>
      <w:ins w:id="247" w:author="Max Lindmark" w:date="2021-12-08T13:25:00Z">
        <w:r w:rsidR="00E831BE">
          <w:t>median</w:t>
        </w:r>
        <w:r w:rsidR="005F71D8">
          <w:t xml:space="preserve"> over the </w:t>
        </w:r>
      </w:ins>
      <w:ins w:id="248" w:author="Max Lindmark" w:date="2021-12-08T13:11:00Z">
        <w:r w:rsidR="004030BF">
          <w:t xml:space="preserve">ICES </w:t>
        </w:r>
      </w:ins>
      <w:ins w:id="249" w:author="Max Lindmark" w:date="2021-12-08T13:10:00Z">
        <w:r w:rsidR="00D92DDE">
          <w:t>rectangle</w:t>
        </w:r>
      </w:ins>
      <w:ins w:id="250" w:author="Max Lindmark" w:date="2021-12-15T10:04:00Z">
        <w:r w:rsidR="003B45C1">
          <w:t xml:space="preserve">-level, </w:t>
        </w:r>
      </w:ins>
      <w:ins w:id="251" w:author="Max Lindmark" w:date="2021-12-08T13:11:00Z">
        <w:r w:rsidR="006B5330">
          <w:t>and the pelagic cov</w:t>
        </w:r>
      </w:ins>
      <w:ins w:id="252" w:author="Max Lindmark" w:date="2021-12-08T13:12:00Z">
        <w:r w:rsidR="006E44BC">
          <w:t>ariates at the ICES rectangle</w:t>
        </w:r>
        <w:r w:rsidR="00315755">
          <w:t xml:space="preserve">- </w:t>
        </w:r>
        <w:r w:rsidR="006E44BC">
          <w:t>and sub division-level</w:t>
        </w:r>
        <w:r w:rsidR="009378B1">
          <w:t xml:space="preserve"> (</w:t>
        </w:r>
        <w:r w:rsidR="007B36ED">
          <w:t xml:space="preserve">not including haul-level densities </w:t>
        </w:r>
        <w:r w:rsidR="009378B1">
          <w:t>as pelagic species are highly mobile)</w:t>
        </w:r>
        <w:r w:rsidR="003B7F3C">
          <w:t>.</w:t>
        </w:r>
      </w:ins>
      <w:ins w:id="253" w:author="Max Lindmark" w:date="2021-12-13T14:44:00Z">
        <w:r w:rsidR="00C72C9C">
          <w:t xml:space="preserve"> </w:t>
        </w:r>
      </w:ins>
      <w:del w:id="254" w:author="Max Lindmark" w:date="2021-12-07T14:20:00Z">
        <w:r w:rsidR="0049033B" w:rsidRPr="00C038C3" w:rsidDel="0012323C">
          <w:delText xml:space="preserve">of covariates </w:delText>
        </w:r>
        <w:r w:rsidR="00AA27F0" w:rsidRPr="00C038C3" w:rsidDel="0012323C">
          <w:delText>were</w:delText>
        </w:r>
        <w:r w:rsidR="0049033B" w:rsidRPr="00C038C3" w:rsidDel="0012323C">
          <w:delText xml:space="preserve"> chosen to reflect </w:delText>
        </w:r>
        <w:r w:rsidR="008566D9" w:rsidRPr="00C038C3" w:rsidDel="0012323C">
          <w:delText xml:space="preserve">the local conditions </w:delText>
        </w:r>
      </w:del>
      <w:del w:id="255" w:author="Max Lindmark" w:date="2021-12-13T14:36:00Z">
        <w:r w:rsidR="008566D9" w:rsidRPr="00C038C3" w:rsidDel="00EF01FC">
          <w:delText>(</w:delText>
        </w:r>
        <w:r w:rsidR="004F1433" w:rsidRPr="00C038C3" w:rsidDel="00EF01FC">
          <w:delText>i.e.,</w:delText>
        </w:r>
        <w:r w:rsidR="008566D9" w:rsidRPr="00C038C3" w:rsidDel="00EF01FC">
          <w:delText xml:space="preserve"> haul-</w:delText>
        </w:r>
      </w:del>
      <w:del w:id="256" w:author="Max Lindmark" w:date="2021-12-07T14:20:00Z">
        <w:r w:rsidR="008566D9" w:rsidRPr="00C038C3" w:rsidDel="001B7088">
          <w:delText>level</w:delText>
        </w:r>
        <w:r w:rsidR="00CB6957" w:rsidRPr="00C038C3" w:rsidDel="001B7088">
          <w:delText xml:space="preserve"> </w:delText>
        </w:r>
      </w:del>
      <w:del w:id="257" w:author="Max Lindmark" w:date="2021-12-07T14:21:00Z">
        <w:r w:rsidR="00CB6957" w:rsidRPr="00C038C3" w:rsidDel="00145611">
          <w:delText xml:space="preserve">covariates for environmental effects, larger scale </w:delText>
        </w:r>
        <w:r w:rsidR="006561BA" w:rsidRPr="00C038C3" w:rsidDel="00145611">
          <w:delText>covariates</w:delText>
        </w:r>
        <w:r w:rsidR="00CB6957" w:rsidRPr="00C038C3" w:rsidDel="00145611">
          <w:delText xml:space="preserve"> for mobile pelagic species etc.</w:delText>
        </w:r>
        <w:r w:rsidR="008566D9" w:rsidRPr="00C038C3" w:rsidDel="00145611">
          <w:delText>)</w:delText>
        </w:r>
      </w:del>
      <w:del w:id="258" w:author="Max Lindmark" w:date="2021-12-13T14:36:00Z">
        <w:r w:rsidR="006F1551" w:rsidDel="00EF01FC">
          <w:fldChar w:fldCharType="begin"/>
        </w:r>
        <w:r w:rsidR="006F1551" w:rsidDel="00EF01FC">
          <w:delInstrText xml:space="preserve"> ADDIN ZOTERO_ITEM CSL_CITATION {"citationID":"ZkTTPOFM","properties":{"formattedCitation":"(H\\uc0\\u252{}ssy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delInstrText>
        </w:r>
        <w:r w:rsidR="006F1551" w:rsidDel="00EF01FC">
          <w:fldChar w:fldCharType="separate"/>
        </w:r>
        <w:r w:rsidR="006F1551" w:rsidRPr="006F1551" w:rsidDel="00EF01FC">
          <w:rPr>
            <w:lang w:val="en-GB"/>
          </w:rPr>
          <w:delText xml:space="preserve">(Hüssy </w:delText>
        </w:r>
        <w:r w:rsidR="006F1551" w:rsidRPr="006F1551" w:rsidDel="00EF01FC">
          <w:rPr>
            <w:i/>
            <w:iCs/>
            <w:lang w:val="en-GB"/>
          </w:rPr>
          <w:delText>et al.</w:delText>
        </w:r>
        <w:r w:rsidR="006F1551" w:rsidRPr="006F1551" w:rsidDel="00EF01FC">
          <w:rPr>
            <w:lang w:val="en-GB"/>
          </w:rPr>
          <w:delText>, 2020)</w:delText>
        </w:r>
        <w:r w:rsidR="006F1551" w:rsidDel="00EF01FC">
          <w:fldChar w:fldCharType="end"/>
        </w:r>
        <w:r w:rsidRPr="00C038C3" w:rsidDel="00EF01FC">
          <w:delText xml:space="preserve">. </w:delText>
        </w:r>
      </w:del>
      <w:commentRangeStart w:id="259"/>
      <w:commentRangeStart w:id="260"/>
      <w:commentRangeStart w:id="261"/>
      <w:commentRangeStart w:id="262"/>
      <w:del w:id="263" w:author="Max Lindmark" w:date="2021-12-13T14:44:00Z">
        <w:r w:rsidRPr="00C038C3" w:rsidDel="00C72C9C">
          <w:delText xml:space="preserve">The covariates </w:delText>
        </w:r>
        <w:commentRangeEnd w:id="259"/>
        <w:r w:rsidRPr="00C038C3" w:rsidDel="00C72C9C">
          <w:rPr>
            <w:rStyle w:val="CommentReference"/>
          </w:rPr>
          <w:commentReference w:id="259"/>
        </w:r>
        <w:commentRangeEnd w:id="260"/>
        <w:r w:rsidRPr="00C038C3" w:rsidDel="00C72C9C">
          <w:rPr>
            <w:rStyle w:val="CommentReference"/>
          </w:rPr>
          <w:commentReference w:id="260"/>
        </w:r>
        <w:commentRangeEnd w:id="261"/>
        <w:r w:rsidR="00112E86" w:rsidDel="00C72C9C">
          <w:rPr>
            <w:rStyle w:val="CommentReference"/>
          </w:rPr>
          <w:commentReference w:id="261"/>
        </w:r>
        <w:commentRangeEnd w:id="262"/>
        <w:r w:rsidR="00B24412" w:rsidDel="00C72C9C">
          <w:rPr>
            <w:rStyle w:val="CommentReference"/>
          </w:rPr>
          <w:commentReference w:id="262"/>
        </w:r>
        <w:r w:rsidRPr="00C038C3" w:rsidDel="00C72C9C">
          <w:delText xml:space="preserve">for the condition model were </w:delText>
        </w:r>
      </w:del>
      <w:del w:id="264" w:author="Max Lindmark" w:date="2021-12-07T14:32:00Z">
        <w:r w:rsidRPr="00C038C3" w:rsidDel="006F1551">
          <w:delText xml:space="preserve">abundance </w:delText>
        </w:r>
      </w:del>
      <w:ins w:id="265" w:author="Max Lindmark" w:date="2021-12-13T14:44:00Z">
        <w:r w:rsidR="00C72C9C">
          <w:t>B</w:t>
        </w:r>
      </w:ins>
      <w:ins w:id="266" w:author="Max Lindmark" w:date="2021-12-07T14:32:00Z">
        <w:r w:rsidR="006F1551">
          <w:t>iomass</w:t>
        </w:r>
        <w:r w:rsidR="006F1551" w:rsidRPr="00C038C3">
          <w:t xml:space="preserve"> </w:t>
        </w:r>
      </w:ins>
      <w:r w:rsidRPr="00C038C3">
        <w:t>of sprat and herring</w:t>
      </w:r>
      <w:del w:id="267" w:author="Max Lindmark" w:date="2021-12-13T14:45:00Z">
        <w:r w:rsidR="00997108" w:rsidRPr="00C038C3" w:rsidDel="0030695B">
          <w:delText xml:space="preserve">, </w:delText>
        </w:r>
        <w:r w:rsidR="00834173" w:rsidRPr="00C038C3" w:rsidDel="0030695B">
          <w:delText xml:space="preserve">which </w:delText>
        </w:r>
        <w:r w:rsidR="00067CE1" w:rsidRPr="00C038C3" w:rsidDel="0030695B">
          <w:delText xml:space="preserve">are </w:delText>
        </w:r>
        <w:r w:rsidR="00997108" w:rsidRPr="00C038C3" w:rsidDel="0030695B">
          <w:delText>important prey</w:delText>
        </w:r>
        <w:r w:rsidRPr="00C038C3" w:rsidDel="0030695B">
          <w:delText xml:space="preserve"> </w:delText>
        </w:r>
        <w:r w:rsidR="00574126" w:rsidRPr="00C038C3" w:rsidDel="0030695B">
          <w:delText xml:space="preserve">species </w:delText>
        </w:r>
        <w:r w:rsidR="005C7AE0" w:rsidRPr="00C038C3" w:rsidDel="0030695B">
          <w:delText>for cod</w:delText>
        </w:r>
        <w:r w:rsidR="0087118F" w:rsidDel="0030695B">
          <w:delText xml:space="preserve"> </w:delText>
        </w:r>
        <w:r w:rsidRPr="00C038C3" w:rsidDel="0030695B">
          <w:fldChar w:fldCharType="begin"/>
        </w:r>
        <w:r w:rsidR="004F1433" w:rsidDel="0030695B">
          <w:delInstrText xml:space="preserve"> ADDIN ZOTERO_ITEM CSL_CITATION {"citationID":"mhNfQjJt","properties":{"formattedCitation":"(G\\uc0\\u229{}rdmark {\\i{}et al.}, 2015; Haase {\\i{}et al.}, 2020)","plainCitation":"(Gårdmark et al., 2015; Haase et al., 2020)","noteIndex":0},"citationItems":[{"id":810,"uris":["http://zotero.org/users/6116610/items/SJT7RQU9"],"uri":["http://zotero.org/users/6116610/items/SJT7RQU9"],"itemData":{"id":810,"type":"article-journal","container-title":"Philosophical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delInstrText>
        </w:r>
        <w:r w:rsidRPr="00C038C3" w:rsidDel="0030695B">
          <w:fldChar w:fldCharType="separate"/>
        </w:r>
        <w:r w:rsidR="004F1433" w:rsidRPr="004F1433" w:rsidDel="0030695B">
          <w:rPr>
            <w:lang w:val="en-GB"/>
          </w:rPr>
          <w:delText xml:space="preserve">(Gårdmark </w:delText>
        </w:r>
        <w:r w:rsidR="004F1433" w:rsidRPr="004F1433" w:rsidDel="0030695B">
          <w:rPr>
            <w:i/>
            <w:iCs/>
            <w:lang w:val="en-GB"/>
          </w:rPr>
          <w:delText>et al.</w:delText>
        </w:r>
        <w:r w:rsidR="004F1433" w:rsidRPr="004F1433" w:rsidDel="0030695B">
          <w:rPr>
            <w:lang w:val="en-GB"/>
          </w:rPr>
          <w:delText xml:space="preserve">, 2015; Haase </w:delText>
        </w:r>
        <w:r w:rsidR="004F1433" w:rsidRPr="004F1433" w:rsidDel="0030695B">
          <w:rPr>
            <w:i/>
            <w:iCs/>
            <w:lang w:val="en-GB"/>
          </w:rPr>
          <w:delText>et al.</w:delText>
        </w:r>
        <w:r w:rsidR="004F1433" w:rsidRPr="004F1433" w:rsidDel="0030695B">
          <w:rPr>
            <w:lang w:val="en-GB"/>
          </w:rPr>
          <w:delText>, 2020)</w:delText>
        </w:r>
        <w:r w:rsidRPr="00C038C3" w:rsidDel="0030695B">
          <w:fldChar w:fldCharType="end"/>
        </w:r>
      </w:del>
      <w:del w:id="268" w:author="Max Lindmark" w:date="2021-12-07T14:32:00Z">
        <w:r w:rsidRPr="00C038C3" w:rsidDel="00D82AFF">
          <w:delText xml:space="preserve">, </w:delText>
        </w:r>
      </w:del>
      <w:del w:id="269" w:author="Max Lindmark" w:date="2021-12-07T14:33:00Z">
        <w:r w:rsidRPr="00C038C3" w:rsidDel="006F6449">
          <w:delText xml:space="preserve">available on a </w:delText>
        </w:r>
      </w:del>
      <w:del w:id="270" w:author="Max Lindmark" w:date="2021-12-13T14:45:00Z">
        <w:r w:rsidRPr="00C038C3" w:rsidDel="0030695B">
          <w:delText xml:space="preserve">ICES rectangle (1° by 30') </w:delText>
        </w:r>
      </w:del>
      <w:del w:id="271" w:author="Max Lindmark" w:date="2021-12-07T14:33:00Z">
        <w:r w:rsidRPr="00C038C3" w:rsidDel="00EF5305">
          <w:delText>and ICES sub-division level</w:delText>
        </w:r>
      </w:del>
      <w:ins w:id="272" w:author="Max Lindmark" w:date="2021-12-13T14:45:00Z">
        <w:r w:rsidR="0030695B">
          <w:t xml:space="preserve"> </w:t>
        </w:r>
      </w:ins>
      <w:r w:rsidR="00E01913">
        <w:t xml:space="preserve">(tonnes) </w:t>
      </w:r>
      <w:ins w:id="273" w:author="Max Lindmark" w:date="2021-12-13T14:45:00Z">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ins>
      <w:r w:rsidR="007348C2" w:rsidRPr="00C038C3">
        <w:t xml:space="preserve">. </w:t>
      </w:r>
      <w:r w:rsidR="00FA5F87" w:rsidRPr="00C038C3">
        <w:t>S</w:t>
      </w:r>
      <w:r w:rsidR="00EB5A0C" w:rsidRPr="00C038C3">
        <w:t>ea bottom temperature</w:t>
      </w:r>
      <w:r w:rsidR="00537F9A">
        <w:t xml:space="preserve"> </w:t>
      </w:r>
      <w:ins w:id="274" w:author="Max Lindmark" w:date="2021-12-20T18:01:00Z">
        <w:r w:rsidR="00BE5C3B">
          <w:t>(</w:t>
        </w:r>
      </w:ins>
      <w:ins w:id="275" w:author="Max Lindmark" w:date="2021-12-13T14:42:00Z">
        <w:r w:rsidR="0028461B" w:rsidRPr="00C038C3">
          <w:t>°</w:t>
        </w:r>
      </w:ins>
      <w:ins w:id="276" w:author="Max Lindmark" w:date="2021-12-20T18:01:00Z">
        <w:r w:rsidR="00BE5C3B">
          <w:t>C)</w:t>
        </w:r>
      </w:ins>
      <w:ins w:id="277" w:author="Max Lindmark" w:date="2021-12-13T14:42:00Z">
        <w:r w:rsidR="0028461B" w:rsidRPr="00C038C3">
          <w:t xml:space="preserve"> </w:t>
        </w:r>
      </w:ins>
      <w:r w:rsidR="00EB5A0C" w:rsidRPr="00C038C3">
        <w:t xml:space="preserve"> </w:t>
      </w:r>
      <w:r w:rsidR="00EB5A0C" w:rsidRPr="00C038C3">
        <w:lastRenderedPageBreak/>
        <w:t>and sea bottom concentration of dissolved oxygen</w:t>
      </w:r>
      <w:ins w:id="278" w:author="Max Lindmark" w:date="2021-12-20T18:00:00Z">
        <w:r w:rsidR="00845557">
          <w:t xml:space="preserve"> </w:t>
        </w:r>
        <w:r w:rsidR="00845557">
          <w:t xml:space="preserve">(ml/L) </w:t>
        </w:r>
      </w:ins>
      <w:r w:rsidR="00EB5A0C" w:rsidRPr="00C038C3">
        <w:t xml:space="preserve"> in the fourth quarter</w:t>
      </w:r>
      <w:del w:id="279" w:author="Max Lindmark" w:date="2021-12-13T14:45:00Z">
        <w:r w:rsidR="0087118F" w:rsidDel="00C3722D">
          <w:delText xml:space="preserve"> </w:delText>
        </w:r>
        <w:commentRangeStart w:id="280"/>
        <w:commentRangeStart w:id="281"/>
        <w:r w:rsidR="00EB5A0C" w:rsidRPr="00C038C3" w:rsidDel="00C3722D">
          <w:fldChar w:fldCharType="begin"/>
        </w:r>
        <w:r w:rsidR="004C26D5" w:rsidDel="00C3722D">
          <w:delInstrText xml:space="preserve"> ADDIN ZOTERO_ITEM CSL_CITATION {"citationID":"1f4nxLiR","properties":{"formattedCitation":"(Casini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delInstrText>
        </w:r>
        <w:r w:rsidR="00EB5A0C" w:rsidRPr="00C038C3" w:rsidDel="00C3722D">
          <w:fldChar w:fldCharType="separate"/>
        </w:r>
        <w:r w:rsidR="004C26D5" w:rsidRPr="004C26D5" w:rsidDel="00C3722D">
          <w:rPr>
            <w:lang w:val="en-GB"/>
          </w:rPr>
          <w:delText xml:space="preserve">(Casini </w:delText>
        </w:r>
        <w:r w:rsidR="004C26D5" w:rsidRPr="004C26D5" w:rsidDel="00C3722D">
          <w:rPr>
            <w:i/>
            <w:iCs/>
            <w:lang w:val="en-GB"/>
          </w:rPr>
          <w:delText>et al.</w:delText>
        </w:r>
        <w:r w:rsidR="004C26D5" w:rsidRPr="004C26D5" w:rsidDel="00C3722D">
          <w:rPr>
            <w:lang w:val="en-GB"/>
          </w:rPr>
          <w:delText>, 2016a, 2021; Limburg and Casini, 2019; Brander, 2020)</w:delText>
        </w:r>
        <w:r w:rsidR="00EB5A0C" w:rsidRPr="00C038C3" w:rsidDel="00C3722D">
          <w:fldChar w:fldCharType="end"/>
        </w:r>
        <w:commentRangeEnd w:id="280"/>
        <w:r w:rsidR="00EB5A0C" w:rsidRPr="00C038C3" w:rsidDel="00C3722D">
          <w:rPr>
            <w:rStyle w:val="CommentReference"/>
          </w:rPr>
          <w:commentReference w:id="280"/>
        </w:r>
        <w:commentRangeEnd w:id="281"/>
        <w:r w:rsidR="00EB5A0C" w:rsidRPr="00C038C3" w:rsidDel="00C3722D">
          <w:rPr>
            <w:rStyle w:val="CommentReference"/>
          </w:rPr>
          <w:commentReference w:id="281"/>
        </w:r>
        <w:r w:rsidR="002A6057" w:rsidRPr="00C038C3" w:rsidDel="00C3722D">
          <w:delText xml:space="preserve"> </w:delText>
        </w:r>
      </w:del>
      <w:ins w:id="282" w:author="Max Lindmark" w:date="2021-12-13T14:45:00Z">
        <w:r w:rsidR="00D54D8F">
          <w:t xml:space="preserve"> </w:t>
        </w:r>
      </w:ins>
      <w:r w:rsidR="004268F8" w:rsidRPr="00C038C3">
        <w:t xml:space="preserve">were </w:t>
      </w:r>
      <w:del w:id="283" w:author="Max Lindmark" w:date="2021-12-13T14:46:00Z">
        <w:r w:rsidR="004268F8" w:rsidRPr="00C038C3" w:rsidDel="00EE2CED">
          <w:delText xml:space="preserve">derived </w:delText>
        </w:r>
      </w:del>
      <w:ins w:id="284" w:author="Max Lindmark" w:date="2021-12-13T14:46:00Z">
        <w:r w:rsidR="00EE2CED">
          <w:t xml:space="preserve">extracted </w:t>
        </w:r>
      </w:ins>
      <w:r w:rsidR="004268F8" w:rsidRPr="00C038C3">
        <w:t xml:space="preserve">from the ocean model NEMO-Nordic-SCOBI </w:t>
      </w:r>
      <w:r w:rsidR="004268F8" w:rsidRPr="00C038C3">
        <w:fldChar w:fldCharType="begin"/>
      </w:r>
      <w:r w:rsidR="004268F8" w:rsidRPr="00C038C3">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del w:id="285" w:author="Max Lindmark" w:date="2021-12-13T14:46:00Z">
        <w:r w:rsidR="00CD51E1" w:rsidRPr="00C038C3" w:rsidDel="00947CE9">
          <w:delText xml:space="preserve"> and </w:delText>
        </w:r>
        <w:r w:rsidR="002A6057" w:rsidRPr="00C038C3" w:rsidDel="00947CE9">
          <w:delText>included on a haul-level</w:delText>
        </w:r>
      </w:del>
      <w:r w:rsidR="00EB5A0C" w:rsidRPr="00C038C3">
        <w:t xml:space="preserve">. </w:t>
      </w:r>
      <w:r w:rsidR="00054396" w:rsidRPr="00C038C3">
        <w:t>D</w:t>
      </w:r>
      <w:r w:rsidR="00EB5A0C" w:rsidRPr="00C038C3">
        <w:t>epth</w:t>
      </w:r>
      <w:ins w:id="286" w:author="Max Lindmark" w:date="2021-12-20T18:01:00Z">
        <w:r w:rsidR="0026689F">
          <w:t xml:space="preserve"> </w:t>
        </w:r>
        <w:r w:rsidR="00A11BD6">
          <w:t>(</w:t>
        </w:r>
        <w:r w:rsidR="0026689F">
          <w:t>m</w:t>
        </w:r>
        <w:r w:rsidR="00004A35">
          <w:t>)</w:t>
        </w:r>
      </w:ins>
      <w:ins w:id="287" w:author="Max Lindmark" w:date="2021-12-07T14:35:00Z">
        <w:r w:rsidR="00AC6175">
          <w:t xml:space="preserve"> raster files were</w:t>
        </w:r>
      </w:ins>
      <w:del w:id="288" w:author="Max Lindmark" w:date="2021-12-07T14:35:00Z">
        <w:r w:rsidR="00F2226C" w:rsidRPr="00C038C3" w:rsidDel="00AC6175">
          <w:delText xml:space="preserve"> </w:delText>
        </w:r>
      </w:del>
      <w:ins w:id="289" w:author="Max Lindmark" w:date="2021-12-07T14:35:00Z">
        <w:r w:rsidR="00AC6175">
          <w:t xml:space="preserve"> </w:t>
        </w:r>
      </w:ins>
      <w:del w:id="290" w:author="Max Lindmark" w:date="2021-12-07T14:35:00Z">
        <w:r w:rsidR="00F2226C" w:rsidRPr="00C038C3" w:rsidDel="00AC6175">
          <w:delText>(</w:delText>
        </w:r>
      </w:del>
      <w:r w:rsidR="00F2226C" w:rsidRPr="00C038C3">
        <w:t xml:space="preserve">made available by the EMODnet Bathymetry project, </w:t>
      </w:r>
      <w:hyperlink r:id="rId13"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291"/>
      <w:r w:rsidR="00F2226C" w:rsidRPr="00C038C3">
        <w:t>Fisheries</w:t>
      </w:r>
      <w:commentRangeEnd w:id="291"/>
      <w:r w:rsidR="00481F3B">
        <w:rPr>
          <w:rStyle w:val="CommentReference"/>
        </w:rPr>
        <w:commentReference w:id="291"/>
      </w:r>
      <w:del w:id="292" w:author="Max Lindmark" w:date="2021-12-07T14:35:00Z">
        <w:r w:rsidR="00F2226C" w:rsidRPr="00C038C3" w:rsidDel="005F4907">
          <w:delText>)</w:delText>
        </w:r>
      </w:del>
      <w:del w:id="293" w:author="Max Lindmark" w:date="2021-12-07T14:34:00Z">
        <w:r w:rsidR="00EB5A0C" w:rsidRPr="00C038C3" w:rsidDel="00ED7601">
          <w:delText xml:space="preserve">, interactions between oxygen and depth, temperature, and depth, and lastly oxygen and temperature </w:delText>
        </w:r>
        <w:r w:rsidR="00301D10" w:rsidRPr="00C038C3" w:rsidDel="00ED7601">
          <w:delText>were also included on a haul-level</w:delText>
        </w:r>
      </w:del>
      <w:r w:rsidR="00EB5A0C" w:rsidRPr="00C038C3">
        <w:t xml:space="preserve">. </w:t>
      </w:r>
      <w:ins w:id="294" w:author="Max Lindmark" w:date="2021-12-07T14:40:00Z">
        <w:r w:rsidR="0049110B">
          <w:t>Biomass densit</w:t>
        </w:r>
      </w:ins>
      <w:ins w:id="295" w:author="Max Lindmark" w:date="2021-12-13T14:46:00Z">
        <w:r w:rsidR="00BF3840">
          <w:t>ies</w:t>
        </w:r>
      </w:ins>
      <w:ins w:id="296" w:author="Max Lindmark" w:date="2021-12-07T14:40:00Z">
        <w:r w:rsidR="0049110B">
          <w:t xml:space="preserve"> of </w:t>
        </w:r>
        <w:r w:rsidR="00B101D3" w:rsidRPr="00676625">
          <w:rPr>
            <w:i/>
            <w:iCs/>
            <w:rPrChange w:id="297" w:author="Max Lindmark" w:date="2021-12-07T14:41:00Z">
              <w:rPr/>
            </w:rPrChange>
          </w:rPr>
          <w:t xml:space="preserve">Saduria </w:t>
        </w:r>
      </w:ins>
      <w:ins w:id="298" w:author="Max Lindmark" w:date="2021-12-07T14:41:00Z">
        <w:r w:rsidR="00676625" w:rsidRPr="00676625">
          <w:rPr>
            <w:i/>
            <w:iCs/>
            <w:rPrChange w:id="299" w:author="Max Lindmark" w:date="2021-12-07T14:41:00Z">
              <w:rPr/>
            </w:rPrChange>
          </w:rPr>
          <w:t>entomon</w:t>
        </w:r>
        <w:r w:rsidR="00F6059A">
          <w:t xml:space="preserve"> </w:t>
        </w:r>
      </w:ins>
      <w:commentRangeStart w:id="300"/>
      <w:ins w:id="301" w:author="Max Lindmark" w:date="2021-12-20T18:02:00Z">
        <w:r w:rsidR="00DB56FE">
          <w:t>(g/m</w:t>
        </w:r>
        <w:r w:rsidR="00666FCF" w:rsidRPr="001827A4">
          <w:rPr>
            <w:vertAlign w:val="superscript"/>
            <w:rPrChange w:id="302" w:author="Max Lindmark" w:date="2021-12-20T18:02:00Z">
              <w:rPr/>
            </w:rPrChange>
          </w:rPr>
          <w:t>2</w:t>
        </w:r>
        <w:r w:rsidR="00DB56FE">
          <w:t xml:space="preserve">) </w:t>
        </w:r>
      </w:ins>
      <w:commentRangeEnd w:id="300"/>
      <w:ins w:id="303" w:author="Max Lindmark" w:date="2021-12-20T18:03:00Z">
        <w:r w:rsidR="000F1995">
          <w:rPr>
            <w:rStyle w:val="CommentReference"/>
          </w:rPr>
          <w:commentReference w:id="300"/>
        </w:r>
      </w:ins>
      <w:ins w:id="304" w:author="Max Lindmark" w:date="2021-12-13T14:46:00Z">
        <w:r w:rsidR="00316CBD">
          <w:t xml:space="preserve">were </w:t>
        </w:r>
      </w:ins>
      <w:ins w:id="305" w:author="Max Lindmark" w:date="2021-12-07T14:43:00Z">
        <w:r w:rsidR="00F121FC">
          <w:t xml:space="preserve">extracted </w:t>
        </w:r>
        <w:r w:rsidR="0096441A">
          <w:t xml:space="preserve">from a habitat distribution </w:t>
        </w:r>
      </w:ins>
      <w:ins w:id="306" w:author="Max Lindmark" w:date="2021-12-07T14:44:00Z">
        <w:r w:rsidR="002873E8">
          <w:t>forced to a regional coupled ocean biogeochemical model</w:t>
        </w:r>
        <w:r w:rsidR="00C05DE1">
          <w:t xml:space="preserve"> </w:t>
        </w:r>
      </w:ins>
      <w:r w:rsidR="00ED6C82">
        <w:fldChar w:fldCharType="begin"/>
      </w:r>
      <w:r w:rsidR="00EA726F">
        <w:instrText xml:space="preserve"> ADDIN ZOTERO_ITEM CSL_CITATION {"citationID":"oorDX5OP","properties":{"formattedCitation":"(Gogina {\\i{}et al.}, 2020; Neumann {\\i{}et al.}, 2021)","plainCitation":"(Gogina et al., 2020; Neumann et al., 2021)","noteIndex":0},"citationItems":[{"id":2353,"uris":["http://zotero.org/users/6116610/items/E2I6JQ83"],"uri":["http://zotero.org/users/6116610/items/E2I6JQ83"],"itemData":{"id":2353,"type":"article-journal","abstract":"Abstract.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R."}],"issued":{"date-parts":[["2020"]]}}},{"id":3058,"uris":["http://zotero.org/users/6116610/items/IXWUY7ZC"],"uri":["http://zotero.org/users/6116610/items/IXWUY7ZC"],"itemData":{"id":3058,"type":"article-journal","abstract":"&lt;p&gt;&lt;strong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schema":"https://github.com/citation-style-language/schema/raw/master/csl-citation.json"} </w:instrText>
      </w:r>
      <w:r w:rsidR="00ED6C82">
        <w:fldChar w:fldCharType="separate"/>
      </w:r>
      <w:r w:rsidR="00EA726F" w:rsidRPr="00EA726F">
        <w:rPr>
          <w:lang w:val="en-GB"/>
        </w:rPr>
        <w:t xml:space="preserve">(Gogina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ins w:id="307" w:author="Max Lindmark" w:date="2021-12-07T14:40:00Z">
        <w:r w:rsidR="0049110B">
          <w:t xml:space="preserve">. Biomass </w:t>
        </w:r>
      </w:ins>
      <w:del w:id="308" w:author="Max Lindmark" w:date="2021-12-07T14:40:00Z">
        <w:r w:rsidR="00180D85" w:rsidRPr="00C038C3" w:rsidDel="0049110B">
          <w:delText>D</w:delText>
        </w:r>
      </w:del>
      <w:ins w:id="309" w:author="Max Lindmark" w:date="2021-12-07T14:40:00Z">
        <w:r w:rsidR="00FD0BC3">
          <w:t>d</w:t>
        </w:r>
      </w:ins>
      <w:r w:rsidR="008C04F2" w:rsidRPr="00C038C3">
        <w:rPr>
          <w:bCs/>
        </w:rPr>
        <w:t>ensit</w:t>
      </w:r>
      <w:ins w:id="310" w:author="Max Lindmark" w:date="2021-12-13T14:51:00Z">
        <w:r w:rsidR="000B7BCA">
          <w:rPr>
            <w:bCs/>
          </w:rPr>
          <w:t>ies</w:t>
        </w:r>
      </w:ins>
      <w:del w:id="311" w:author="Max Lindmark" w:date="2021-12-13T14:51:00Z">
        <w:r w:rsidR="008C04F2" w:rsidRPr="00C038C3" w:rsidDel="000B7BCA">
          <w:rPr>
            <w:bCs/>
          </w:rPr>
          <w:delText>y</w:delText>
        </w:r>
      </w:del>
      <w:r w:rsidR="008C04F2" w:rsidRPr="00C038C3">
        <w:t xml:space="preserve"> </w:t>
      </w:r>
      <w:r w:rsidRPr="00C038C3">
        <w:t>of cod and flounder</w:t>
      </w:r>
      <w:del w:id="312" w:author="Max Lindmark" w:date="2021-12-07T14:39:00Z">
        <w:r w:rsidR="00C37CE1" w:rsidRPr="00C038C3" w:rsidDel="00EF0575">
          <w:delText>)</w:delText>
        </w:r>
      </w:del>
      <w:r w:rsidR="00C37CE1" w:rsidRPr="00C038C3">
        <w:t xml:space="preserve"> </w:t>
      </w:r>
      <w:ins w:id="313" w:author="Max Lindmark" w:date="2021-12-20T18:02:00Z">
        <w:r w:rsidR="00397346">
          <w:t>(</w:t>
        </w:r>
        <w:r w:rsidR="0018796C">
          <w:t>kg/km</w:t>
        </w:r>
        <w:r w:rsidR="0018796C" w:rsidRPr="001A3C6D">
          <w:rPr>
            <w:vertAlign w:val="superscript"/>
            <w:rPrChange w:id="314" w:author="Max Lindmark" w:date="2021-12-20T18:02:00Z">
              <w:rPr/>
            </w:rPrChange>
          </w:rPr>
          <w:t>2</w:t>
        </w:r>
        <w:r w:rsidR="00397346">
          <w:t xml:space="preserve">) </w:t>
        </w:r>
      </w:ins>
      <w:r w:rsidR="00C37CE1" w:rsidRPr="00C038C3">
        <w:t>were</w:t>
      </w:r>
      <w:ins w:id="315" w:author="Max Lindmark" w:date="2021-12-07T14:45:00Z">
        <w:r w:rsidR="00AF1030">
          <w:t xml:space="preserve"> taken from the same scientific survey as the </w:t>
        </w:r>
        <w:r w:rsidR="004D1C6C">
          <w:t>condition</w:t>
        </w:r>
        <w:r w:rsidR="00AF1030">
          <w:t xml:space="preserve"> data (BITS)</w:t>
        </w:r>
      </w:ins>
      <w:ins w:id="316" w:author="Max Lindmark" w:date="2021-12-07T14:47:00Z">
        <w:r w:rsidR="000C1B67" w:rsidRPr="00C038C3">
          <w:t>.</w:t>
        </w:r>
      </w:ins>
      <w:r w:rsidR="00C37CE1" w:rsidRPr="00C038C3">
        <w:t xml:space="preserve"> </w:t>
      </w:r>
      <w:ins w:id="317" w:author="Max Lindmark" w:date="2021-12-13T14:59:00Z">
        <w:r w:rsidR="00AF0432">
          <w:t xml:space="preserve">We used predicted densities </w:t>
        </w:r>
      </w:ins>
      <w:ins w:id="318" w:author="Max Lindmark" w:date="2021-12-13T15:00:00Z">
        <w:r w:rsidR="006C5DB2">
          <w:t>from</w:t>
        </w:r>
      </w:ins>
      <w:ins w:id="319" w:author="Max Lindmark" w:date="2021-12-15T10:05:00Z">
        <w:r w:rsidR="004C728D">
          <w:t xml:space="preserve"> </w:t>
        </w:r>
      </w:ins>
      <w:ins w:id="320" w:author="Max Lindmark" w:date="2021-12-13T15:00:00Z">
        <w:r w:rsidR="006C5DB2">
          <w:t>GLMM</w:t>
        </w:r>
      </w:ins>
      <w:ins w:id="321" w:author="Max Lindmark" w:date="2021-12-13T15:01:00Z">
        <w:r w:rsidR="00AD1004">
          <w:t>s</w:t>
        </w:r>
      </w:ins>
      <w:ins w:id="322" w:author="Max Lindmark" w:date="2021-12-13T15:00:00Z">
        <w:r w:rsidR="006C5DB2">
          <w:t xml:space="preserve"> (described below) </w:t>
        </w:r>
      </w:ins>
      <w:ins w:id="323" w:author="Max Lindmark" w:date="2021-12-13T15:01:00Z">
        <w:r w:rsidR="00722AB3">
          <w:t xml:space="preserve">fitted to cod and flounder </w:t>
        </w:r>
        <w:r w:rsidR="00653BC4">
          <w:t xml:space="preserve">density </w:t>
        </w:r>
        <w:r w:rsidR="00722AB3">
          <w:t xml:space="preserve">as </w:t>
        </w:r>
      </w:ins>
      <w:ins w:id="324" w:author="Max Lindmark" w:date="2021-12-13T14:59:00Z">
        <w:r w:rsidR="00AF0432">
          <w:t>covariates</w:t>
        </w:r>
        <w:r w:rsidR="00114695">
          <w:t xml:space="preserve">, </w:t>
        </w:r>
        <w:r w:rsidR="00C36FAE">
          <w:t xml:space="preserve">since </w:t>
        </w:r>
      </w:ins>
      <w:del w:id="325" w:author="Max Lindmark" w:date="2021-12-07T14:45:00Z">
        <w:r w:rsidR="00C37CE1" w:rsidRPr="00C038C3" w:rsidDel="004C1CD2">
          <w:delText xml:space="preserve">included </w:delText>
        </w:r>
        <w:r w:rsidRPr="00C038C3" w:rsidDel="004C1CD2">
          <w:delText>on a haul</w:delText>
        </w:r>
        <w:r w:rsidR="00E34674" w:rsidRPr="00C038C3" w:rsidDel="004C1CD2">
          <w:delText xml:space="preserve">-level </w:delText>
        </w:r>
        <w:r w:rsidRPr="00C038C3" w:rsidDel="004C1CD2">
          <w:delText>and average per ICES rectangle</w:delText>
        </w:r>
      </w:del>
      <w:del w:id="326" w:author="Max Lindmark" w:date="2021-12-07T14:39:00Z">
        <w:r w:rsidR="001D69E1" w:rsidRPr="00C038C3" w:rsidDel="001D69E1">
          <w:delText>(</w:delText>
        </w:r>
      </w:del>
      <w:del w:id="327" w:author="Max Lindmark" w:date="2021-12-07T14:45:00Z">
        <w:r w:rsidR="001D69E1" w:rsidRPr="00C038C3" w:rsidDel="004C1CD2">
          <w:delText>represent</w:delText>
        </w:r>
      </w:del>
      <w:del w:id="328" w:author="Max Lindmark" w:date="2021-12-07T14:39:00Z">
        <w:r w:rsidR="001D69E1" w:rsidRPr="00C038C3" w:rsidDel="001D69E1">
          <w:delText xml:space="preserve">ing </w:delText>
        </w:r>
      </w:del>
      <w:del w:id="329" w:author="Max Lindmark" w:date="2021-12-07T14:45:00Z">
        <w:r w:rsidR="001D69E1" w:rsidRPr="00C038C3" w:rsidDel="004C1CD2">
          <w:delText xml:space="preserve">intra- and interspecific competition for mainly benthic food resources </w:delText>
        </w:r>
        <w:r w:rsidR="001D69E1" w:rsidRPr="00C038C3" w:rsidDel="004C1CD2">
          <w:fldChar w:fldCharType="begin"/>
        </w:r>
        <w:r w:rsidR="001D69E1" w:rsidRPr="00C038C3" w:rsidDel="004C1CD2">
          <w:del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delInstrText>
        </w:r>
        <w:r w:rsidR="001D69E1" w:rsidRPr="00C038C3" w:rsidDel="004C1CD2">
          <w:fldChar w:fldCharType="separate"/>
        </w:r>
        <w:r w:rsidR="001D69E1" w:rsidRPr="00C038C3" w:rsidDel="004C1CD2">
          <w:delText xml:space="preserve">(Svedäng and Hornborg, 2014; Orio </w:delText>
        </w:r>
        <w:r w:rsidR="001D69E1" w:rsidRPr="00C038C3" w:rsidDel="004C1CD2">
          <w:rPr>
            <w:i/>
            <w:iCs/>
          </w:rPr>
          <w:delText>et al.</w:delText>
        </w:r>
        <w:r w:rsidR="001D69E1" w:rsidRPr="00C038C3" w:rsidDel="004C1CD2">
          <w:delText xml:space="preserve">, 2019; Neuenfeldt </w:delText>
        </w:r>
        <w:r w:rsidR="001D69E1" w:rsidRPr="00C038C3" w:rsidDel="004C1CD2">
          <w:rPr>
            <w:i/>
            <w:iCs/>
          </w:rPr>
          <w:delText>et al.</w:delText>
        </w:r>
        <w:r w:rsidR="001D69E1" w:rsidRPr="00C038C3" w:rsidDel="004C1CD2">
          <w:delText>, 2020)</w:delText>
        </w:r>
        <w:r w:rsidR="001D69E1" w:rsidRPr="00C038C3" w:rsidDel="004C1CD2">
          <w:fldChar w:fldCharType="end"/>
        </w:r>
        <w:r w:rsidR="00077630" w:rsidRPr="00C038C3" w:rsidDel="004C1CD2">
          <w:delText xml:space="preserve">. </w:delText>
        </w:r>
        <w:r w:rsidR="00336CC7" w:rsidRPr="00C038C3" w:rsidDel="005855A2">
          <w:delText>A</w:delText>
        </w:r>
      </w:del>
      <w:del w:id="330" w:author="Max Lindmark" w:date="2021-12-13T14:59:00Z">
        <w:r w:rsidR="00336CC7" w:rsidRPr="00C038C3" w:rsidDel="00C36FAE">
          <w:delText xml:space="preserve">s </w:delText>
        </w:r>
      </w:del>
      <w:r w:rsidR="00F02C46" w:rsidRPr="00C038C3">
        <w:t xml:space="preserve">not all </w:t>
      </w:r>
      <w:ins w:id="331" w:author="Max Lindmark" w:date="2021-12-13T14:59:00Z">
        <w:r w:rsidR="00BF5C78">
          <w:t xml:space="preserve">hauls in the </w:t>
        </w:r>
      </w:ins>
      <w:r w:rsidR="00F02C46" w:rsidRPr="00C038C3">
        <w:t xml:space="preserve">CPUE (density) data could be standardized </w:t>
      </w:r>
      <w:ins w:id="332" w:author="Max Lindmark" w:date="2021-12-13T15:01:00Z">
        <w:r w:rsidR="006A176A">
          <w:t>and joined with the condition data</w:t>
        </w:r>
      </w:ins>
      <w:del w:id="333" w:author="Max Lindmark" w:date="2021-12-13T15:01:00Z">
        <w:r w:rsidR="00F02C46" w:rsidRPr="00C038C3" w:rsidDel="006A176A">
          <w:delText>with respect to gear dimensions,</w:delText>
        </w:r>
      </w:del>
      <w:del w:id="334" w:author="Max Lindmark" w:date="2021-12-13T15:02:00Z">
        <w:r w:rsidR="00F02C46" w:rsidRPr="00C038C3" w:rsidDel="003203CD">
          <w:delText xml:space="preserve"> and we did not want to remove condition data</w:delText>
        </w:r>
      </w:del>
      <w:del w:id="335" w:author="Max Lindmark" w:date="2021-12-13T15:00:00Z">
        <w:r w:rsidR="00F02C46" w:rsidRPr="00C038C3" w:rsidDel="00CD27F2">
          <w:delText xml:space="preserve">, </w:delText>
        </w:r>
        <w:r w:rsidR="007709A9" w:rsidRPr="00C038C3" w:rsidDel="00CD27F2">
          <w:delText xml:space="preserve">flounder and cod covariates </w:delText>
        </w:r>
        <w:r w:rsidR="00075CCA" w:rsidRPr="00C038C3" w:rsidDel="00CD27F2">
          <w:delText>were</w:delText>
        </w:r>
        <w:r w:rsidR="00B91698" w:rsidRPr="00C038C3" w:rsidDel="00CD27F2">
          <w:delText xml:space="preserve"> predicted local densities from </w:delText>
        </w:r>
        <w:r w:rsidR="00380FC3" w:rsidRPr="00C038C3" w:rsidDel="00CD27F2">
          <w:delText xml:space="preserve">GLMMs </w:delText>
        </w:r>
        <w:r w:rsidR="005A4BE4" w:rsidRPr="00C038C3" w:rsidDel="00CD27F2">
          <w:delText xml:space="preserve">(described below) </w:delText>
        </w:r>
        <w:r w:rsidR="00380FC3" w:rsidRPr="00C038C3" w:rsidDel="00CD27F2">
          <w:delText xml:space="preserve">fitted </w:delText>
        </w:r>
        <w:r w:rsidR="00C9279C" w:rsidRPr="00C038C3" w:rsidDel="00CD27F2">
          <w:delText xml:space="preserve">to </w:delText>
        </w:r>
        <w:r w:rsidR="00B91698" w:rsidRPr="00C038C3" w:rsidDel="00CD27F2">
          <w:delText xml:space="preserve">density </w:delText>
        </w:r>
        <w:r w:rsidR="00C9279C" w:rsidRPr="00C038C3" w:rsidDel="00CD27F2">
          <w:delText>data</w:delText>
        </w:r>
      </w:del>
      <w:del w:id="336" w:author="Max Lindmark" w:date="2021-12-13T15:02:00Z">
        <w:r w:rsidR="00C87319" w:rsidRPr="00C038C3" w:rsidDel="003203CD">
          <w:delText xml:space="preserve">. </w:delText>
        </w:r>
        <w:r w:rsidR="00606572" w:rsidRPr="00C038C3" w:rsidDel="003203CD">
          <w:delText>F</w:delText>
        </w:r>
        <w:r w:rsidR="00CE4490" w:rsidRPr="00C038C3" w:rsidDel="003203CD">
          <w:delText>lounder data were standardized in the same way as cod data (described above)</w:delText>
        </w:r>
      </w:del>
      <w:r w:rsidR="00CE4490" w:rsidRPr="00C038C3">
        <w:t xml:space="preserve">. </w:t>
      </w:r>
      <w:del w:id="337" w:author="Max Lindmark" w:date="2021-12-07T14:46:00Z">
        <w:r w:rsidR="003B58FC" w:rsidRPr="00C038C3" w:rsidDel="00424F92">
          <w:rPr>
            <w:bCs/>
          </w:rPr>
          <w:delText xml:space="preserve">For the density model we included depth, </w:delText>
        </w:r>
        <w:r w:rsidR="003B58FC" w:rsidRPr="00C038C3" w:rsidDel="00AE6ABB">
          <w:rPr>
            <w:bCs/>
          </w:rPr>
          <w:delText>oxygen</w:delText>
        </w:r>
        <w:r w:rsidR="003B58FC" w:rsidRPr="00C038C3" w:rsidDel="00424F92">
          <w:rPr>
            <w:bCs/>
          </w:rPr>
          <w:delText>, and temperature as covariates</w:delText>
        </w:r>
        <w:r w:rsidR="00B12AC9" w:rsidRPr="00C038C3" w:rsidDel="00424F92">
          <w:rPr>
            <w:bCs/>
          </w:rPr>
          <w:delText>, using the same sources mentioned above</w:delText>
        </w:r>
      </w:del>
      <w:del w:id="338" w:author="Max Lindmark" w:date="2021-12-07T14:47:00Z">
        <w:r w:rsidR="003A13D1" w:rsidRPr="00C038C3" w:rsidDel="006209BA">
          <w:rPr>
            <w:bCs/>
          </w:rPr>
          <w:delText>.</w:delText>
        </w:r>
      </w:del>
      <w:ins w:id="339" w:author="Max Lindmark" w:date="2021-12-07T14:46:00Z">
        <w:r w:rsidR="006213B6" w:rsidRPr="00C038C3">
          <w:t xml:space="preserve"> </w:t>
        </w:r>
      </w:ins>
      <w:commentRangeStart w:id="340"/>
      <w:ins w:id="341" w:author="Max Lindmark" w:date="2021-12-13T15:02:00Z">
        <w:r w:rsidR="00EC09E7">
          <w:t xml:space="preserve">For the </w:t>
        </w:r>
      </w:ins>
      <w:ins w:id="342" w:author="Max Lindmark" w:date="2021-12-13T15:03:00Z">
        <w:r w:rsidR="002B3E09">
          <w:t xml:space="preserve">cod </w:t>
        </w:r>
      </w:ins>
      <w:ins w:id="343" w:author="Max Lindmark" w:date="2021-12-13T15:02:00Z">
        <w:r w:rsidR="00EC09E7">
          <w:t>density model</w:t>
        </w:r>
      </w:ins>
      <w:ins w:id="344" w:author="Max Lindmark" w:date="2021-12-15T10:01:00Z">
        <w:r w:rsidR="00227400">
          <w:t>s</w:t>
        </w:r>
      </w:ins>
      <w:ins w:id="345" w:author="Max Lindmark" w:date="2021-12-13T15:02:00Z">
        <w:r w:rsidR="00EC09E7">
          <w:t>, we used depth, temperature</w:t>
        </w:r>
      </w:ins>
      <w:ins w:id="346" w:author="Max Lindmark" w:date="2021-12-15T10:05:00Z">
        <w:r w:rsidR="001229A0">
          <w:t>,</w:t>
        </w:r>
      </w:ins>
      <w:ins w:id="347" w:author="Max Lindmark" w:date="2021-12-13T15:02:00Z">
        <w:r w:rsidR="00EC09E7">
          <w:t xml:space="preserve"> and oxygen as covariates</w:t>
        </w:r>
      </w:ins>
      <w:ins w:id="348" w:author="Max Lindmark" w:date="2021-12-13T15:03:00Z">
        <w:r w:rsidR="00F046E1">
          <w:t xml:space="preserve">, and only depth as a covariate for the </w:t>
        </w:r>
        <w:r w:rsidR="00C67531">
          <w:t>cod and flounder</w:t>
        </w:r>
        <w:r w:rsidR="00F046E1">
          <w:t xml:space="preserve"> models </w:t>
        </w:r>
      </w:ins>
      <w:ins w:id="349" w:author="Max Lindmark" w:date="2021-12-13T15:05:00Z">
        <w:r w:rsidR="009C559B">
          <w:t>that were used to predict covari</w:t>
        </w:r>
      </w:ins>
      <w:ins w:id="350" w:author="Max Lindmark" w:date="2021-12-15T10:05:00Z">
        <w:r w:rsidR="004C728D">
          <w:t>at</w:t>
        </w:r>
      </w:ins>
      <w:ins w:id="351" w:author="Max Lindmark" w:date="2021-12-13T15:05:00Z">
        <w:r w:rsidR="009C559B">
          <w:t>es for the condition model</w:t>
        </w:r>
      </w:ins>
      <w:ins w:id="352" w:author="Max Lindmark" w:date="2021-12-13T15:03:00Z">
        <w:r w:rsidR="009C664B">
          <w:t>.</w:t>
        </w:r>
      </w:ins>
      <w:commentRangeEnd w:id="340"/>
      <w:ins w:id="353" w:author="Max Lindmark" w:date="2021-12-15T13:27:00Z">
        <w:r w:rsidR="00AD5C88">
          <w:rPr>
            <w:rStyle w:val="CommentReference"/>
          </w:rPr>
          <w:commentReference w:id="340"/>
        </w:r>
      </w:ins>
    </w:p>
    <w:p w14:paraId="36DF89F3" w14:textId="73C40AF1" w:rsidR="000B7658" w:rsidRPr="00C038C3" w:rsidRDefault="000B7658" w:rsidP="00552801">
      <w:pPr>
        <w:spacing w:line="480" w:lineRule="auto"/>
        <w:ind w:firstLine="284"/>
        <w:contextualSpacing/>
        <w:mirrorIndents/>
        <w:jc w:val="both"/>
      </w:pPr>
      <w:r w:rsidRPr="00C038C3">
        <w:t xml:space="preserve">Following </w:t>
      </w:r>
      <w:r w:rsidRPr="00C038C3">
        <w:fldChar w:fldCharType="begin"/>
      </w:r>
      <w:r w:rsidRPr="00C038C3">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C038C3">
        <w:fldChar w:fldCharType="separate"/>
      </w:r>
      <w:r w:rsidRPr="00C038C3">
        <w:t xml:space="preserve">(Thorson, 2015; Grüss </w:t>
      </w:r>
      <w:r w:rsidRPr="00C038C3">
        <w:rPr>
          <w:i/>
          <w:iCs/>
        </w:rPr>
        <w:t>et al.</w:t>
      </w:r>
      <w:r w:rsidRPr="00C038C3">
        <w:t>, 2020)</w:t>
      </w:r>
      <w:r w:rsidRPr="00C038C3">
        <w:fldChar w:fldCharType="end"/>
      </w:r>
      <w:r w:rsidRPr="00C038C3">
        <w:t>, we rescaled all covariates to have a mean of 0 and a standard deviation of 1. This facilitates comparison between covariates of different units and allows for comparison between the estimated coefficients and the 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stepwise selection </w:t>
      </w:r>
      <w:r w:rsidR="00807087">
        <w:fldChar w:fldCharType="begin"/>
      </w:r>
      <w:r w:rsidR="00807087">
        <w:instrText xml:space="preserve"> ADDIN ZOTERO_ITEM CSL_CITATION {"citationID":"LlfVu6ws","properties":{"formattedCitation":"(e.g., Whittingham {\\i{}et al.}, 2006)","plainCitation":"(e.g., Whittingham et al., 2006)","noteIndex":0},"citationItems":[{"id":2912,"uris":["http://zotero.org/users/6116610/items/HHYSXMIZ"],"uri":["http://zotero.org/users/6116610/items/HHYSXMIZ"],"itemData":{"id":2912,"type":"article-journal","abstract":"1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w:t>
      </w:r>
      <w:ins w:id="354" w:author="Max Lindmark" w:date="2021-12-20T18:16:00Z">
        <w:r w:rsidR="00E15E2C">
          <w:t xml:space="preserve"> (see</w:t>
        </w:r>
      </w:ins>
      <w:ins w:id="355" w:author="Max Lindmark" w:date="2021-12-20T18:17:00Z">
        <w:r w:rsidR="005713BC">
          <w:t xml:space="preserve"> </w:t>
        </w:r>
        <w:r w:rsidR="005713BC" w:rsidRPr="00C038C3">
          <w:rPr>
            <w:i/>
            <w:iCs/>
          </w:rPr>
          <w:t>SI Appendix</w:t>
        </w:r>
      </w:ins>
      <w:ins w:id="356" w:author="Max Lindmark" w:date="2021-12-20T18:18:00Z">
        <w:r w:rsidR="00E8160E">
          <w:rPr>
            <w:i/>
            <w:iCs/>
          </w:rPr>
          <w:t>,</w:t>
        </w:r>
      </w:ins>
      <w:ins w:id="357" w:author="Max Lindmark" w:date="2021-12-20T18:16:00Z">
        <w:r w:rsidR="00E15E2C">
          <w:t xml:space="preserve"> Fig. S2 for Pearson correlation coefficients across variables)</w:t>
        </w:r>
      </w:ins>
      <w:r w:rsidR="00AF441F">
        <w:t xml:space="preserve">. </w:t>
      </w:r>
      <w:r w:rsidR="00DB7867">
        <w:t xml:space="preserve"> </w:t>
      </w:r>
      <w:r w:rsidRPr="00D4221B">
        <w:rPr>
          <w:highlight w:val="yellow"/>
        </w:rPr>
        <w:t xml:space="preserve">This was evaluated by fitting a minimal and a full model to 80% of the data, calculating the mean squared error (MSE) for the same 80% as well as </w:t>
      </w:r>
      <w:commentRangeStart w:id="358"/>
      <w:r w:rsidRPr="00D4221B">
        <w:rPr>
          <w:highlight w:val="yellow"/>
        </w:rPr>
        <w:t xml:space="preserve">the withheld 20%. Since the MSE was not considerably worse on the withheld 20% for the full model, we proceeded with it. </w:t>
      </w:r>
      <w:commentRangeEnd w:id="358"/>
      <w:r w:rsidR="00323F27" w:rsidRPr="00D4221B">
        <w:rPr>
          <w:rStyle w:val="CommentReference"/>
          <w:highlight w:val="yellow"/>
        </w:rPr>
        <w:commentReference w:id="358"/>
      </w:r>
      <w:r w:rsidRPr="00D4221B">
        <w:rPr>
          <w:highlight w:val="yellow"/>
        </w:rPr>
        <w:t>The importance of the covariates was judged by the effect size and confidence interval of the standardized variable.</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Results</w:t>
      </w:r>
    </w:p>
    <w:p w14:paraId="5159C051" w14:textId="1D606CAC" w:rsidR="00C86275" w:rsidRPr="00C038C3" w:rsidRDefault="0011725E" w:rsidP="00552801">
      <w:pPr>
        <w:spacing w:line="480" w:lineRule="auto"/>
        <w:contextualSpacing/>
        <w:mirrorIndents/>
        <w:jc w:val="both"/>
      </w:pPr>
      <w:r w:rsidRPr="00C038C3">
        <w:t>The spatiotemporal condition model revealed a</w:t>
      </w:r>
      <w:r w:rsidR="00360E7F" w:rsidRPr="00C038C3">
        <w:t xml:space="preserve"> decline in the log condition factor </w:t>
      </w:r>
      <w:r w:rsidR="00B72C9C" w:rsidRPr="00C038C3">
        <w:t>(</w:t>
      </w:r>
      <w:r w:rsidR="006B5D57" w:rsidRPr="00C038C3">
        <w:t>i.e.,</w:t>
      </w:r>
      <w:r w:rsidR="00FE2D08" w:rsidRPr="00C038C3">
        <w:t xml:space="preserve"> </w:t>
      </w:r>
      <m:oMath>
        <m:r>
          <w:del w:id="359" w:author="Max Lindmark" w:date="2021-12-15T17:50:00Z">
            <m:rPr>
              <m:sty m:val="p"/>
            </m:rPr>
            <w:rPr>
              <w:rFonts w:ascii="Cambria Math" w:hAnsi="Cambria Math"/>
            </w:rPr>
            <m:t>log</m:t>
          </w:del>
        </m:r>
        <m:r>
          <w:del w:id="360" w:author="Max Lindmark" w:date="2021-12-15T17:50:00Z">
            <w:rPr>
              <w:rFonts w:ascii="Cambria Math" w:hAnsi="Cambria Math"/>
            </w:rPr>
            <m:t>(a)</m:t>
          </w:del>
        </m:r>
      </m:oMath>
      <w:del w:id="361" w:author="Max Lindmark" w:date="2021-12-15T17:50:00Z">
        <w:r w:rsidR="006B5D57" w:rsidRPr="00C038C3" w:rsidDel="00340D49">
          <w:delText>,</w:delText>
        </w:r>
      </w:del>
      <w:ins w:id="362" w:author="Max Lindmark" w:date="2021-12-15T17:50:00Z">
        <w:r w:rsidR="00340D49">
          <w:t>the spatiotemporal prediction</w:t>
        </w:r>
      </w:ins>
      <w:r w:rsidR="006B5D57" w:rsidRPr="00C038C3">
        <w:t xml:space="preserve"> </w:t>
      </w:r>
      <w:del w:id="363" w:author="Max Lindmark" w:date="2021-12-15T17:50:00Z">
        <w:r w:rsidR="006B5D57" w:rsidRPr="00C038C3" w:rsidDel="00340D49">
          <w:delText xml:space="preserve">the </w:delText>
        </w:r>
      </w:del>
      <w:ins w:id="364" w:author="Max Lindmark" w:date="2021-12-15T17:50:00Z">
        <w:r w:rsidR="00340D49">
          <w:t xml:space="preserve">when </w:t>
        </w:r>
      </w:ins>
      <w:del w:id="365" w:author="Max Lindmark" w:date="2021-12-15T17:50:00Z">
        <w:r w:rsidR="006B5D57" w:rsidRPr="00C038C3" w:rsidDel="00340D49">
          <w:delText xml:space="preserve">log weight </w:delText>
        </w:r>
      </w:del>
      <m:oMath>
        <m:func>
          <m:funcPr>
            <m:ctrlPr>
              <w:rPr>
                <w:rFonts w:ascii="Cambria Math" w:hAnsi="Cambria Math"/>
                <w:i/>
              </w:rPr>
            </m:ctrlPr>
          </m:funcPr>
          <m:fName>
            <m:r>
              <m:rPr>
                <m:sty m:val="p"/>
              </m:rPr>
              <w:rPr>
                <w:rFonts w:ascii="Cambria Math" w:hAnsi="Cambria Math"/>
              </w:rPr>
              <m:t>log</m:t>
            </m:r>
          </m:fName>
          <m:e>
            <m:d>
              <m:dPr>
                <m:ctrlPr>
                  <w:ins w:id="366" w:author="Max Lindmark" w:date="2021-12-15T17:50:00Z">
                    <w:rPr>
                      <w:rFonts w:ascii="Cambria Math" w:hAnsi="Cambria Math"/>
                      <w:i/>
                    </w:rPr>
                  </w:ins>
                </m:ctrlPr>
              </m:dPr>
              <m:e>
                <m:r>
                  <w:ins w:id="367" w:author="Max Lindmark" w:date="2021-12-15T17:50:00Z">
                    <w:rPr>
                      <w:rFonts w:ascii="Cambria Math" w:hAnsi="Cambria Math"/>
                    </w:rPr>
                    <m:t>length</m:t>
                  </w:ins>
                </m:r>
              </m:e>
            </m:d>
          </m:e>
        </m:func>
        <m:r>
          <w:ins w:id="368" w:author="Max Lindmark" w:date="2021-12-15T17:50:00Z">
            <w:rPr>
              <w:rFonts w:ascii="Cambria Math" w:hAnsi="Cambria Math"/>
            </w:rPr>
            <m:t>=0</m:t>
          </w:ins>
        </m:r>
      </m:oMath>
      <w:del w:id="369" w:author="Max Lindmark" w:date="2021-12-15T17:50:00Z">
        <w:r w:rsidR="006B5D57" w:rsidRPr="00C038C3" w:rsidDel="00340D49">
          <w:delText xml:space="preserve">when all covariates </w:delText>
        </w:r>
        <w:r w:rsidR="006B5D57" w:rsidRPr="00902826" w:rsidDel="00340D49">
          <w:delText>are zero</w:delText>
        </w:r>
      </w:del>
      <w:r w:rsidR="00360E7F" w:rsidRPr="00902826">
        <w:t xml:space="preserve">) </w:t>
      </w:r>
      <w:r w:rsidR="00752A0D" w:rsidRPr="00902826">
        <w:t>of 3.</w:t>
      </w:r>
      <w:del w:id="370" w:author="Max Lindmark" w:date="2021-12-15T16:40:00Z">
        <w:r w:rsidR="00752A0D" w:rsidRPr="00902826" w:rsidDel="00A96782">
          <w:delText>3</w:delText>
        </w:r>
      </w:del>
      <w:ins w:id="371" w:author="Max Lindmark" w:date="2021-12-16T13:33:00Z">
        <w:r w:rsidR="001336CF">
          <w:t>6</w:t>
        </w:r>
      </w:ins>
      <w:r w:rsidR="00752A0D" w:rsidRPr="00902826">
        <w:t>%</w:t>
      </w:r>
      <w:ins w:id="372" w:author="Max Lindmark" w:date="2021-12-15T16:40:00Z">
        <w:r w:rsidR="003A63A0">
          <w:t xml:space="preserve"> </w:t>
        </w:r>
      </w:ins>
      <w:ins w:id="373" w:author="Max Lindmark" w:date="2021-12-15T16:41:00Z">
        <w:r w:rsidR="003A63A0">
          <w:t>[</w:t>
        </w:r>
        <w:r w:rsidR="00A51404">
          <w:t>2.</w:t>
        </w:r>
      </w:ins>
      <w:ins w:id="374" w:author="Max Lindmark" w:date="2021-12-16T13:34:00Z">
        <w:r w:rsidR="004A2349">
          <w:t>6</w:t>
        </w:r>
      </w:ins>
      <w:ins w:id="375" w:author="Max Lindmark" w:date="2021-12-15T16:41:00Z">
        <w:r w:rsidR="005C6A29">
          <w:t>%, 4.</w:t>
        </w:r>
      </w:ins>
      <w:ins w:id="376" w:author="Max Lindmark" w:date="2021-12-16T13:34:00Z">
        <w:r w:rsidR="004A2349">
          <w:t>2</w:t>
        </w:r>
      </w:ins>
      <w:ins w:id="377" w:author="Max Lindmark" w:date="2021-12-15T16:41:00Z">
        <w:r w:rsidR="005C6A29">
          <w:t>%</w:t>
        </w:r>
        <w:r w:rsidR="003A63A0">
          <w:t>]</w:t>
        </w:r>
      </w:ins>
      <w:ins w:id="378" w:author="Max Lindmark" w:date="2021-12-15T16:55:00Z">
        <w:r w:rsidR="00662BBE">
          <w:t xml:space="preserve"> (</w:t>
        </w:r>
      </w:ins>
      <w:ins w:id="379" w:author="Max Lindmark" w:date="2021-12-15T16:53:00Z">
        <w:r w:rsidR="00455E15">
          <w:t>values in brackets</w:t>
        </w:r>
        <w:r w:rsidR="00057E07">
          <w:t xml:space="preserve"> </w:t>
        </w:r>
        <w:r w:rsidR="00C0513E">
          <w:t>are the 2.5% and 97.5</w:t>
        </w:r>
      </w:ins>
      <w:ins w:id="380" w:author="Max Lindmark" w:date="2021-12-15T16:54:00Z">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ins>
      <w:ins w:id="381" w:author="Max Lindmark" w:date="2021-12-15T16:55:00Z">
        <w:r w:rsidR="00F722A8">
          <w:t>)</w:t>
        </w:r>
      </w:ins>
      <w:ins w:id="382" w:author="Max Lindmark" w:date="2021-12-15T17:51:00Z">
        <w:r w:rsidR="00EC1976">
          <w:t>. It declined</w:t>
        </w:r>
      </w:ins>
      <w:del w:id="383" w:author="Max Lindmark" w:date="2021-12-15T17:51:00Z">
        <w:r w:rsidR="008C0B8F" w:rsidRPr="00902826" w:rsidDel="00EC1976">
          <w:delText>,</w:delText>
        </w:r>
      </w:del>
      <w:r w:rsidR="008C0B8F" w:rsidRPr="00902826">
        <w:t xml:space="preserve"> </w:t>
      </w:r>
      <w:r w:rsidR="00556E35" w:rsidRPr="00902826">
        <w:t xml:space="preserve">from </w:t>
      </w:r>
      <w:r w:rsidR="00980B68" w:rsidRPr="00902826">
        <w:t xml:space="preserve">approximately </w:t>
      </w:r>
      <w:r w:rsidR="00556E35" w:rsidRPr="00902826">
        <w:t>-</w:t>
      </w:r>
      <w:commentRangeStart w:id="384"/>
      <w:commentRangeStart w:id="385"/>
      <w:r w:rsidR="00556E35" w:rsidRPr="00902826">
        <w:t>4.</w:t>
      </w:r>
      <w:del w:id="386" w:author="Max Lindmark" w:date="2021-12-15T16:33:00Z">
        <w:r w:rsidR="00556E35" w:rsidRPr="00902826" w:rsidDel="0082202C">
          <w:delText>5</w:delText>
        </w:r>
        <w:r w:rsidR="00B94947" w:rsidRPr="00902826" w:rsidDel="0082202C">
          <w:delText>0</w:delText>
        </w:r>
        <w:r w:rsidR="00556E35" w:rsidRPr="00902826" w:rsidDel="0082202C">
          <w:delText xml:space="preserve"> </w:delText>
        </w:r>
      </w:del>
      <w:ins w:id="387" w:author="Max Lindmark" w:date="2021-12-15T16:33:00Z">
        <w:r w:rsidR="0082202C" w:rsidRPr="00902826">
          <w:t>5</w:t>
        </w:r>
      </w:ins>
      <w:ins w:id="388" w:author="Max Lindmark" w:date="2021-12-16T13:34:00Z">
        <w:r w:rsidR="000A0F0E">
          <w:t>0</w:t>
        </w:r>
      </w:ins>
      <w:ins w:id="389" w:author="Max Lindmark" w:date="2021-12-15T16:33:00Z">
        <w:r w:rsidR="0082202C" w:rsidRPr="00902826">
          <w:t xml:space="preserve"> </w:t>
        </w:r>
      </w:ins>
      <w:r w:rsidR="00556E35" w:rsidRPr="00902826">
        <w:t>to -4.</w:t>
      </w:r>
      <w:del w:id="390" w:author="Max Lindmark" w:date="2021-12-15T16:33:00Z">
        <w:r w:rsidR="00556E35" w:rsidRPr="00902826" w:rsidDel="00030B47">
          <w:delText>65</w:delText>
        </w:r>
        <w:r w:rsidR="00360E7F" w:rsidRPr="00902826" w:rsidDel="00030B47">
          <w:delText xml:space="preserve"> </w:delText>
        </w:r>
      </w:del>
      <w:commentRangeEnd w:id="384"/>
      <w:ins w:id="391" w:author="Max Lindmark" w:date="2021-12-15T16:33:00Z">
        <w:r w:rsidR="00030B47" w:rsidRPr="00902826">
          <w:t>6</w:t>
        </w:r>
        <w:r w:rsidR="00030B47">
          <w:t>6</w:t>
        </w:r>
        <w:r w:rsidR="00030B47" w:rsidRPr="00902826">
          <w:t xml:space="preserve"> </w:t>
        </w:r>
      </w:ins>
      <w:r w:rsidR="00A42DDA" w:rsidRPr="00902826">
        <w:rPr>
          <w:rStyle w:val="CommentReference"/>
        </w:rPr>
        <w:commentReference w:id="384"/>
      </w:r>
      <w:commentRangeEnd w:id="385"/>
      <w:r w:rsidR="00B94947" w:rsidRPr="00902826">
        <w:rPr>
          <w:rStyle w:val="CommentReference"/>
        </w:rPr>
        <w:commentReference w:id="385"/>
      </w:r>
      <w:r w:rsidR="00360E7F" w:rsidRPr="00902826">
        <w:t xml:space="preserve">between 1993 and </w:t>
      </w:r>
      <w:r w:rsidR="00F27464" w:rsidRPr="00902826">
        <w:t>20</w:t>
      </w:r>
      <w:del w:id="392" w:author="Max Lindmark" w:date="2021-12-17T12:55:00Z">
        <w:r w:rsidR="00F27464" w:rsidRPr="00902826" w:rsidDel="00267337">
          <w:delText>0</w:delText>
        </w:r>
        <w:r w:rsidR="000A324D" w:rsidRPr="00902826" w:rsidDel="00267337">
          <w:delText>8</w:delText>
        </w:r>
      </w:del>
      <w:ins w:id="393" w:author="Max Lindmark" w:date="2021-12-17T12:55:00Z">
        <w:r w:rsidR="00267337">
          <w:t>19</w:t>
        </w:r>
      </w:ins>
      <w:del w:id="394" w:author="Max Lindmark" w:date="2021-12-17T12:55:00Z">
        <w:r w:rsidR="00360E7F" w:rsidRPr="00902826" w:rsidDel="00CB08FC">
          <w:delText>,</w:delText>
        </w:r>
      </w:del>
      <w:ins w:id="395" w:author="Max Lindmark" w:date="2021-12-17T12:55:00Z">
        <w:r w:rsidR="00CB08FC">
          <w:t xml:space="preserve"> </w:t>
        </w:r>
      </w:ins>
      <w:del w:id="396" w:author="Max Lindmark" w:date="2021-12-17T12:55:00Z">
        <w:r w:rsidR="00360E7F" w:rsidRPr="00902826" w:rsidDel="00CB08FC">
          <w:delText xml:space="preserve"> </w:delText>
        </w:r>
      </w:del>
      <w:ins w:id="397" w:author="Max Lindmark" w:date="2021-12-17T12:55:00Z">
        <w:r w:rsidR="00CB08FC">
          <w:t xml:space="preserve">(the decline </w:t>
        </w:r>
      </w:ins>
      <w:del w:id="398" w:author="Max Lindmark" w:date="2021-12-17T12:55:00Z">
        <w:r w:rsidR="00550CF7" w:rsidRPr="00902826" w:rsidDel="00CB08FC">
          <w:delText xml:space="preserve">after which </w:delText>
        </w:r>
      </w:del>
      <w:ins w:id="399" w:author="Max Lindmark" w:date="2021-12-15T16:18:00Z">
        <w:r w:rsidR="00902826" w:rsidRPr="00902826">
          <w:t>leveled</w:t>
        </w:r>
      </w:ins>
      <w:ins w:id="400" w:author="Max Lindmark" w:date="2021-12-20T18:19:00Z">
        <w:r w:rsidR="00C9279F">
          <w:t xml:space="preserve"> off</w:t>
        </w:r>
      </w:ins>
      <w:ins w:id="401" w:author="Max Lindmark" w:date="2021-12-15T16:18:00Z">
        <w:r w:rsidR="00902826" w:rsidRPr="00902826">
          <w:t xml:space="preserve"> </w:t>
        </w:r>
      </w:ins>
      <w:ins w:id="402" w:author="Max Lindmark" w:date="2021-12-17T12:55:00Z">
        <w:r w:rsidR="00CB08FC">
          <w:t>in around 2008)</w:t>
        </w:r>
        <w:r w:rsidR="00CB08FC" w:rsidRPr="00902826" w:rsidDel="00902826">
          <w:t xml:space="preserve"> </w:t>
        </w:r>
      </w:ins>
      <w:del w:id="403" w:author="Max Lindmark" w:date="2021-12-15T16:18:00Z">
        <w:r w:rsidR="00550CF7" w:rsidRPr="00902826" w:rsidDel="00902826">
          <w:delText>a plateau was reached</w:delText>
        </w:r>
      </w:del>
      <w:r w:rsidR="00345F06" w:rsidRPr="00902826">
        <w:t xml:space="preserve"> (Fig</w:t>
      </w:r>
      <w:r w:rsidR="00A45BE8" w:rsidRPr="00902826">
        <w:t xml:space="preserve">. </w:t>
      </w:r>
      <w:r w:rsidR="00345F06" w:rsidRPr="00902826">
        <w:t>1</w:t>
      </w:r>
      <w:r w:rsidR="00D77399" w:rsidRPr="00902826">
        <w:t>A</w:t>
      </w:r>
      <w:r w:rsidR="00345F06" w:rsidRPr="00902826">
        <w:t>)</w:t>
      </w:r>
      <w:r w:rsidR="00550CF7" w:rsidRPr="00902826">
        <w:t xml:space="preserve">. </w:t>
      </w:r>
      <w:r w:rsidR="0041454C" w:rsidRPr="00902826">
        <w:t xml:space="preserve">This </w:t>
      </w:r>
      <w:commentRangeStart w:id="404"/>
      <w:commentRangeStart w:id="405"/>
      <w:r w:rsidR="0041454C" w:rsidRPr="00902826">
        <w:t xml:space="preserve">corresponds to a </w:t>
      </w:r>
      <w:r w:rsidR="001C24CF" w:rsidRPr="00902826">
        <w:t>1</w:t>
      </w:r>
      <w:del w:id="406" w:author="Max Lindmark" w:date="2021-12-16T14:41:00Z">
        <w:r w:rsidR="00F67354" w:rsidRPr="00902826" w:rsidDel="0061269B">
          <w:delText>4</w:delText>
        </w:r>
      </w:del>
      <w:ins w:id="407" w:author="Max Lindmark" w:date="2021-12-16T14:41:00Z">
        <w:r w:rsidR="0061269B">
          <w:t>5</w:t>
        </w:r>
      </w:ins>
      <w:r w:rsidR="001C24CF" w:rsidRPr="00902826">
        <w:t xml:space="preserve">% </w:t>
      </w:r>
      <w:ins w:id="408" w:author="Max Lindmark" w:date="2021-12-15T16:47:00Z">
        <w:r w:rsidR="005F54DE">
          <w:t>[</w:t>
        </w:r>
        <w:r w:rsidR="002370DD">
          <w:t>1</w:t>
        </w:r>
      </w:ins>
      <w:ins w:id="409" w:author="Max Lindmark" w:date="2021-12-16T13:34:00Z">
        <w:r w:rsidR="00CD1B33">
          <w:t>7</w:t>
        </w:r>
      </w:ins>
      <w:ins w:id="410" w:author="Max Lindmark" w:date="2021-12-15T16:47:00Z">
        <w:r w:rsidR="002370DD">
          <w:t>%</w:t>
        </w:r>
        <w:r w:rsidR="00F50E84">
          <w:t>, 11%</w:t>
        </w:r>
        <w:r w:rsidR="005F54DE">
          <w:t xml:space="preserve">] </w:t>
        </w:r>
      </w:ins>
      <w:r w:rsidR="001C24CF" w:rsidRPr="00902826">
        <w:t xml:space="preserve">decline </w:t>
      </w:r>
      <w:commentRangeEnd w:id="404"/>
      <w:r w:rsidR="000308F2" w:rsidRPr="00902826">
        <w:rPr>
          <w:rStyle w:val="CommentReference"/>
        </w:rPr>
        <w:commentReference w:id="404"/>
      </w:r>
      <w:commentRangeEnd w:id="405"/>
      <w:r w:rsidR="002123F6">
        <w:rPr>
          <w:rStyle w:val="CommentReference"/>
        </w:rPr>
        <w:commentReference w:id="405"/>
      </w:r>
      <w:r w:rsidR="001C24CF" w:rsidRPr="00902826">
        <w:t xml:space="preserve">in weight for </w:t>
      </w:r>
      <w:del w:id="411" w:author="Max Lindmark" w:date="2021-12-20T13:30:00Z">
        <w:r w:rsidR="001C24CF" w:rsidRPr="00902826" w:rsidDel="00895377">
          <w:delText xml:space="preserve">a </w:delText>
        </w:r>
      </w:del>
      <w:r w:rsidR="004B4D68" w:rsidRPr="00902826">
        <w:t>cod</w:t>
      </w:r>
      <w:r w:rsidR="00B15F6C" w:rsidRPr="00902826">
        <w:t xml:space="preserve"> </w:t>
      </w:r>
      <w:r w:rsidR="00143FBC" w:rsidRPr="00902826">
        <w:t xml:space="preserve">of </w:t>
      </w:r>
      <w:ins w:id="412" w:author="Max Lindmark" w:date="2021-12-20T13:30:00Z">
        <w:r w:rsidR="00895377">
          <w:t>median length (</w:t>
        </w:r>
      </w:ins>
      <w:ins w:id="413" w:author="Max Lindmark" w:date="2021-12-20T13:31:00Z">
        <w:r w:rsidR="00F01E23">
          <w:t>35 cm</w:t>
        </w:r>
      </w:ins>
      <w:ins w:id="414" w:author="Max Lindmark" w:date="2021-12-20T13:30:00Z">
        <w:r w:rsidR="00895377">
          <w:t>)</w:t>
        </w:r>
      </w:ins>
      <w:del w:id="415" w:author="Max Lindmark" w:date="2021-12-20T13:31:00Z">
        <w:r w:rsidR="00901FAA" w:rsidRPr="00902826" w:rsidDel="0013484B">
          <w:delText>any lengt</w:delText>
        </w:r>
      </w:del>
      <w:ins w:id="416" w:author="Max Lindmark" w:date="2021-12-16T17:55:00Z">
        <w:r w:rsidR="004D0057">
          <w:t xml:space="preserve"> (see</w:t>
        </w:r>
      </w:ins>
      <w:ins w:id="417" w:author="Max Lindmark" w:date="2021-12-20T18:17:00Z">
        <w:r w:rsidR="00F574B4">
          <w:t xml:space="preserve"> </w:t>
        </w:r>
        <w:r w:rsidR="00F574B4" w:rsidRPr="00C038C3">
          <w:rPr>
            <w:i/>
            <w:iCs/>
          </w:rPr>
          <w:t>SI Appendix</w:t>
        </w:r>
      </w:ins>
      <w:ins w:id="418" w:author="Max Lindmark" w:date="2021-12-20T18:18:00Z">
        <w:r w:rsidR="002B6C04">
          <w:rPr>
            <w:i/>
            <w:iCs/>
          </w:rPr>
          <w:t>,</w:t>
        </w:r>
      </w:ins>
      <w:ins w:id="419" w:author="Max Lindmark" w:date="2021-12-16T17:55:00Z">
        <w:r w:rsidR="004D0057">
          <w:t xml:space="preserve"> Fig.</w:t>
        </w:r>
      </w:ins>
      <w:ins w:id="420" w:author="Max Lindmark" w:date="2021-12-20T13:31:00Z">
        <w:r w:rsidR="00FE001B">
          <w:t xml:space="preserve"> S</w:t>
        </w:r>
      </w:ins>
      <w:r w:rsidR="00FB3689">
        <w:t>10</w:t>
      </w:r>
      <w:ins w:id="421" w:author="Max Lindmark" w:date="2021-12-16T17:55:00Z">
        <w:r w:rsidR="004D0057">
          <w:t xml:space="preserve"> for changes in weight-at-length on the arithmetic</w:t>
        </w:r>
      </w:ins>
      <w:ins w:id="422" w:author="Max Lindmark" w:date="2021-12-20T16:45:00Z">
        <w:r w:rsidR="00774F82">
          <w:t xml:space="preserve"> and log</w:t>
        </w:r>
      </w:ins>
      <w:r w:rsidR="00D9638A">
        <w:t xml:space="preserve"> </w:t>
      </w:r>
      <w:ins w:id="423" w:author="Max Lindmark" w:date="2021-12-16T17:55:00Z">
        <w:r w:rsidR="004D0057">
          <w:t xml:space="preserve">scale given </w:t>
        </w:r>
      </w:ins>
      <m:oMath>
        <m:sSub>
          <m:sSubPr>
            <m:ctrlPr>
              <w:ins w:id="424" w:author="Max Lindmark" w:date="2021-12-16T17:55:00Z">
                <w:rPr>
                  <w:rFonts w:ascii="Cambria Math" w:hAnsi="Cambria Math"/>
                  <w:i/>
                </w:rPr>
              </w:ins>
            </m:ctrlPr>
          </m:sSubPr>
          <m:e>
            <m:r>
              <w:ins w:id="425" w:author="Max Lindmark" w:date="2021-12-16T17:55:00Z">
                <w:rPr>
                  <w:rFonts w:ascii="Cambria Math" w:hAnsi="Cambria Math"/>
                </w:rPr>
                <m:t>β</m:t>
              </w:ins>
            </m:r>
          </m:e>
          <m:sub>
            <m:r>
              <w:ins w:id="426" w:author="Max Lindmark" w:date="2021-12-16T17:55:00Z">
                <w:rPr>
                  <w:rFonts w:ascii="Cambria Math" w:hAnsi="Cambria Math"/>
                </w:rPr>
                <m:t>l</m:t>
              </w:ins>
            </m:r>
          </m:sub>
        </m:sSub>
      </m:oMath>
      <w:ins w:id="427" w:author="Max Lindmark" w:date="2021-12-16T17:55:00Z">
        <w:r w:rsidR="004D0057">
          <w:t xml:space="preserve"> and the estimated </w:t>
        </w:r>
      </w:ins>
      <m:oMath>
        <m:sSub>
          <m:sSubPr>
            <m:ctrlPr>
              <w:ins w:id="428" w:author="Max Lindmark" w:date="2021-12-16T17:55:00Z">
                <w:rPr>
                  <w:rFonts w:ascii="Cambria Math" w:hAnsi="Cambria Math"/>
                </w:rPr>
              </w:ins>
            </m:ctrlPr>
          </m:sSubPr>
          <m:e>
            <m:r>
              <w:ins w:id="429" w:author="Max Lindmark" w:date="2021-12-16T17:55:00Z">
                <w:rPr>
                  <w:rFonts w:ascii="Cambria Math" w:hAnsi="Cambria Math"/>
                </w:rPr>
                <m:t>α</m:t>
              </w:ins>
            </m:r>
          </m:e>
          <m:sub>
            <m:r>
              <w:ins w:id="430" w:author="Max Lindmark" w:date="2021-12-16T17:55:00Z">
                <w:rPr>
                  <w:rFonts w:ascii="Cambria Math" w:hAnsi="Cambria Math"/>
                </w:rPr>
                <m:t>t</m:t>
              </w:ins>
            </m:r>
          </m:sub>
        </m:sSub>
      </m:oMath>
      <w:ins w:id="431" w:author="Max Lindmark" w:date="2021-12-16T17:55:00Z">
        <w:r w:rsidR="004D0057">
          <w:t xml:space="preserve"> for years 1993 and 20</w:t>
        </w:r>
      </w:ins>
      <w:ins w:id="432" w:author="Max Lindmark" w:date="2021-12-17T08:53:00Z">
        <w:r w:rsidR="003F095D">
          <w:t>19</w:t>
        </w:r>
      </w:ins>
      <w:ins w:id="433" w:author="Max Lindmark" w:date="2021-12-16T17:55:00Z">
        <w:r w:rsidR="004D0057">
          <w:t>)</w:t>
        </w:r>
        <w:r w:rsidR="00DB53DF">
          <w:t>.</w:t>
        </w:r>
      </w:ins>
      <w:del w:id="434" w:author="Max Lindmark" w:date="2021-12-16T17:55:00Z">
        <w:r w:rsidR="00901FAA" w:rsidRPr="00902826" w:rsidDel="004D0057">
          <w:delText>h</w:delText>
        </w:r>
        <w:r w:rsidR="001C24CF" w:rsidRPr="00902826" w:rsidDel="004D0057">
          <w:delText>.</w:delText>
        </w:r>
      </w:del>
      <w:r w:rsidR="00126322" w:rsidRPr="00902826">
        <w:t xml:space="preserve"> </w:t>
      </w:r>
      <w:del w:id="435" w:author="Max Lindmark" w:date="2021-12-20T18:19:00Z">
        <w:r w:rsidR="00DC753B" w:rsidRPr="00902826" w:rsidDel="00984B5E">
          <w:delText xml:space="preserve">Calculating </w:delText>
        </w:r>
        <w:r w:rsidR="00DF70D5" w:rsidRPr="00902826" w:rsidDel="00984B5E">
          <w:delText xml:space="preserve">change </w:delText>
        </w:r>
        <w:r w:rsidR="003F23A6" w:rsidRPr="00902826" w:rsidDel="00984B5E">
          <w:delText xml:space="preserve">over time </w:delText>
        </w:r>
        <w:r w:rsidR="00DF70D5" w:rsidRPr="00902826" w:rsidDel="00984B5E">
          <w:delText xml:space="preserve">in </w:delText>
        </w:r>
      </w:del>
      <w:r w:rsidR="00F42867" w:rsidRPr="00902826">
        <w:t xml:space="preserve">Le Cren’s condition </w:t>
      </w:r>
      <w:r w:rsidR="00A641B4" w:rsidRPr="00902826">
        <w:t>index</w:t>
      </w:r>
      <w:ins w:id="436" w:author="Max Lindmark" w:date="2021-12-20T18:20:00Z">
        <w:r w:rsidR="003D08A4">
          <w:t xml:space="preserve"> </w:t>
        </w:r>
      </w:ins>
      <w:del w:id="437" w:author="Max Lindmark" w:date="2021-12-20T18:19:00Z">
        <w:r w:rsidR="00F42867" w:rsidRPr="00902826" w:rsidDel="003D08A4">
          <w:delText xml:space="preserve"> </w:delText>
        </w:r>
      </w:del>
      <w:ins w:id="438" w:author="Max Lindmark" w:date="2021-12-20T18:20:00Z">
        <w:r w:rsidR="003D08A4">
          <w:t>c</w:t>
        </w:r>
      </w:ins>
      <w:ins w:id="439" w:author="Max Lindmark" w:date="2021-12-20T18:19:00Z">
        <w:r w:rsidR="003D08A4" w:rsidRPr="00902826">
          <w:t>alculat</w:t>
        </w:r>
      </w:ins>
      <w:ins w:id="440" w:author="Max Lindmark" w:date="2021-12-20T18:20:00Z">
        <w:r w:rsidR="003D08A4">
          <w:t>ed</w:t>
        </w:r>
      </w:ins>
      <w:ins w:id="441" w:author="Max Lindmark" w:date="2021-12-20T18:19:00Z">
        <w:r w:rsidR="003D08A4" w:rsidRPr="00902826">
          <w:t xml:space="preserve"> change over time </w:t>
        </w:r>
      </w:ins>
      <w:r w:rsidR="00E27B18" w:rsidRPr="00902826">
        <w:t>for discrete 10</w:t>
      </w:r>
      <w:r w:rsidR="00CE2A6F" w:rsidRPr="00902826">
        <w:t xml:space="preserve"> </w:t>
      </w:r>
      <w:r w:rsidR="00E27B18" w:rsidRPr="00902826">
        <w:t>cm length</w:t>
      </w:r>
      <w:r w:rsidR="00E27B18" w:rsidRPr="00C038C3">
        <w:t xml:space="preserve"> classes</w:t>
      </w:r>
      <w:r w:rsidR="000E418D" w:rsidRPr="00C038C3">
        <w:t xml:space="preserve"> </w:t>
      </w:r>
      <w:r w:rsidR="00F42867" w:rsidRPr="00C038C3">
        <w:t>u</w:t>
      </w:r>
      <w:r w:rsidR="00126322" w:rsidRPr="00C038C3">
        <w:t xml:space="preserve">sing the spatiotemporal </w:t>
      </w:r>
      <w:r w:rsidR="002126BC" w:rsidRPr="00C038C3">
        <w:t>length-weight model</w:t>
      </w:r>
      <w:r w:rsidR="002B426C" w:rsidRPr="00C038C3">
        <w:t xml:space="preserve"> </w:t>
      </w:r>
      <w:del w:id="442" w:author="Max Lindmark" w:date="2021-12-20T18:20:00Z">
        <w:r w:rsidR="002B426C" w:rsidRPr="00C038C3" w:rsidDel="0001205A">
          <w:delText xml:space="preserve">shows </w:delText>
        </w:r>
      </w:del>
      <w:ins w:id="443" w:author="Max Lindmark" w:date="2021-12-20T18:20:00Z">
        <w:r w:rsidR="0001205A">
          <w:t>showed</w:t>
        </w:r>
        <w:r w:rsidR="0001205A" w:rsidRPr="00C038C3">
          <w:t xml:space="preserve"> </w:t>
        </w:r>
      </w:ins>
      <w:r w:rsidR="00960CB7" w:rsidRPr="00C038C3">
        <w:t>that</w:t>
      </w:r>
      <w:r w:rsidR="00C2054F" w:rsidRPr="00C038C3">
        <w:t xml:space="preserve"> </w:t>
      </w:r>
      <w:r w:rsidR="00A641B4" w:rsidRPr="00C038C3">
        <w:t xml:space="preserve">the </w:t>
      </w:r>
      <w:r w:rsidR="000B0FD6" w:rsidRPr="00C038C3">
        <w:t>condition index declined for size</w:t>
      </w:r>
      <w:r w:rsidR="00125620" w:rsidRPr="00C038C3">
        <w:t xml:space="preserve">-classes </w:t>
      </w:r>
      <w:r w:rsidR="0099386B" w:rsidRPr="00C038C3">
        <w:t>20-70 cm</w:t>
      </w:r>
      <w:r w:rsidR="001F044D" w:rsidRPr="00C038C3">
        <w:t xml:space="preserve"> </w:t>
      </w:r>
      <w:r w:rsidR="00A3309A" w:rsidRPr="00C038C3">
        <w:t>(upper boundary)</w:t>
      </w:r>
      <w:r w:rsidR="00AE0B72" w:rsidRPr="00C038C3">
        <w:t xml:space="preserve"> with </w:t>
      </w:r>
      <w:r w:rsidR="006967B4" w:rsidRPr="00C038C3">
        <w:t xml:space="preserve">approximately </w:t>
      </w:r>
      <w:r w:rsidR="00F56A4E" w:rsidRPr="00C038C3">
        <w:t>-0.00</w:t>
      </w:r>
      <w:r w:rsidR="006C2ED4" w:rsidRPr="00C038C3">
        <w:t>7</w:t>
      </w:r>
      <w:r w:rsidR="006B49AB" w:rsidRPr="00C038C3">
        <w:t xml:space="preserve"> </w:t>
      </w:r>
      <w:r w:rsidR="00293E8E" w:rsidRPr="00C038C3">
        <w:t>annually</w:t>
      </w:r>
      <w:r w:rsidR="00956917" w:rsidRPr="00C038C3">
        <w:t>.</w:t>
      </w:r>
      <w:r w:rsidR="00046AF1" w:rsidRPr="00C038C3">
        <w:t xml:space="preserve"> </w:t>
      </w:r>
      <w:r w:rsidR="00CB2B04" w:rsidRPr="00C038C3">
        <w:t>T</w:t>
      </w:r>
      <w:r w:rsidR="00021EF6" w:rsidRPr="00C038C3">
        <w:t xml:space="preserve">he decline for cod </w:t>
      </w:r>
      <w:r w:rsidR="00CB2B04" w:rsidRPr="00C038C3">
        <w:t>in the size-class 10-20</w:t>
      </w:r>
      <w:ins w:id="444" w:author="Max Lindmark" w:date="2021-12-15T16:47:00Z">
        <w:r w:rsidR="007C0F40">
          <w:t xml:space="preserve"> </w:t>
        </w:r>
      </w:ins>
      <w:r w:rsidR="00CB2B04" w:rsidRPr="00C038C3">
        <w:t xml:space="preserve">cm </w:t>
      </w:r>
      <w:r w:rsidR="009552FC" w:rsidRPr="00C038C3">
        <w:t>was more modest (</w:t>
      </w:r>
      <w:r w:rsidR="00692074" w:rsidRPr="00C038C3">
        <w:t>-0.01</w:t>
      </w:r>
      <w:ins w:id="445" w:author="Max Lindmark" w:date="2021-12-15T17:52:00Z">
        <w:r w:rsidR="00FA4674">
          <w:t>5</w:t>
        </w:r>
      </w:ins>
      <w:del w:id="446" w:author="Max Lindmark" w:date="2021-12-15T17:52:00Z">
        <w:r w:rsidR="00692074" w:rsidRPr="00C038C3" w:rsidDel="00FA4674">
          <w:delText>2</w:delText>
        </w:r>
      </w:del>
      <w:r w:rsidR="00692074" w:rsidRPr="00C038C3">
        <w:t xml:space="preserve"> </w:t>
      </w:r>
      <w:r w:rsidR="004B39D4" w:rsidRPr="00C038C3">
        <w:t>annual</w:t>
      </w:r>
      <w:r w:rsidR="005E4AAA" w:rsidRPr="00C038C3">
        <w:t xml:space="preserve"> decline</w:t>
      </w:r>
      <w:r w:rsidR="009552FC" w:rsidRPr="00C038C3">
        <w:t>)</w:t>
      </w:r>
      <w:r w:rsidR="00106EFE" w:rsidRPr="00C038C3">
        <w:t xml:space="preserve"> (Fig. 1C)</w:t>
      </w:r>
      <w:r w:rsidR="009552FC" w:rsidRPr="00C038C3">
        <w:t xml:space="preserve">. </w:t>
      </w:r>
      <w:del w:id="447" w:author="Max Lindmark" w:date="2021-12-15T17:52:00Z">
        <w:r w:rsidR="003C6473" w:rsidRPr="00C038C3" w:rsidDel="00FA4674">
          <w:delText>As the condition factor declines (</w:delText>
        </w:r>
        <w:r w:rsidR="0032626E" w:rsidRPr="00C038C3" w:rsidDel="00FA4674">
          <w:delText>Fig. 1A</w:delText>
        </w:r>
        <w:r w:rsidR="003C6473" w:rsidRPr="00C038C3" w:rsidDel="00FA4674">
          <w:delText>)</w:delText>
        </w:r>
        <w:r w:rsidR="0032626E" w:rsidRPr="00C038C3" w:rsidDel="00FA4674">
          <w:delText xml:space="preserve">, the coefficient of variation </w:delText>
        </w:r>
        <w:r w:rsidR="00A228B8" w:rsidRPr="00C038C3" w:rsidDel="00FA4674">
          <w:delText>(standard deviation of Le Cren’s condition index</w:delText>
        </w:r>
        <w:r w:rsidR="00B43728" w:rsidRPr="00C038C3" w:rsidDel="00FA4674">
          <w:delText xml:space="preserve"> </w:delText>
        </w:r>
        <w:r w:rsidR="004B7032" w:rsidRPr="00C038C3" w:rsidDel="00FA4674">
          <w:delText xml:space="preserve">over </w:delText>
        </w:r>
        <w:r w:rsidR="00B43728" w:rsidRPr="00C038C3" w:rsidDel="00FA4674">
          <w:delText>the mean</w:delText>
        </w:r>
        <w:r w:rsidR="00791D85" w:rsidDel="00FA4674">
          <w:delText>)</w:delText>
        </w:r>
        <w:r w:rsidR="00D41073" w:rsidRPr="00C038C3" w:rsidDel="00FA4674">
          <w:delText xml:space="preserve"> increas</w:delText>
        </w:r>
        <w:r w:rsidR="004F7E97" w:rsidRPr="00C038C3" w:rsidDel="00FA4674">
          <w:delText>ed</w:delText>
        </w:r>
        <w:r w:rsidR="00806EE9" w:rsidRPr="00C038C3" w:rsidDel="00FA4674">
          <w:delText xml:space="preserve">, indicating that </w:delText>
        </w:r>
        <w:r w:rsidR="002D475E" w:rsidRPr="00C038C3" w:rsidDel="00FA4674">
          <w:delText xml:space="preserve">the variation did not decline </w:delText>
        </w:r>
        <w:r w:rsidR="00FB5173" w:rsidRPr="00C038C3" w:rsidDel="00FA4674">
          <w:delText>as steadily as the mean and that the relative variation</w:delText>
        </w:r>
        <w:r w:rsidR="0049726C" w:rsidRPr="00C038C3" w:rsidDel="00FA4674">
          <w:delText xml:space="preserve"> is now larger than in the beginning of the time series</w:delText>
        </w:r>
      </w:del>
      <w:ins w:id="448" w:author="Max Lindmark" w:date="2021-12-15T17:53:00Z">
        <w:r w:rsidR="007F7E8B">
          <w:t xml:space="preserve">The median Le Cren’s condition index </w:t>
        </w:r>
        <w:r w:rsidR="009D20CC">
          <w:t>declined at the same rate as the 1</w:t>
        </w:r>
        <w:r w:rsidR="009D20CC" w:rsidRPr="00F7435F">
          <w:rPr>
            <w:vertAlign w:val="superscript"/>
          </w:rPr>
          <w:t>st</w:t>
        </w:r>
        <w:r w:rsidR="009D20CC">
          <w:t xml:space="preserve"> and 9</w:t>
        </w:r>
        <w:r w:rsidR="009D20CC" w:rsidRPr="00F7435F">
          <w:rPr>
            <w:vertAlign w:val="superscript"/>
          </w:rPr>
          <w:t>th</w:t>
        </w:r>
        <w:r w:rsidR="009D20CC">
          <w:t xml:space="preserve"> decile</w:t>
        </w:r>
        <w:r w:rsidR="00EC10AA">
          <w:t xml:space="preserve">, meaning </w:t>
        </w:r>
      </w:ins>
      <w:del w:id="449" w:author="Max Lindmark" w:date="2021-12-15T17:53:00Z">
        <w:r w:rsidR="00035AAC" w:rsidRPr="00C038C3" w:rsidDel="009D20CC">
          <w:delText xml:space="preserve"> </w:delText>
        </w:r>
      </w:del>
      <w:del w:id="450" w:author="Max Lindmark" w:date="2021-12-15T17:54:00Z">
        <w:r w:rsidR="00035AAC" w:rsidRPr="00C038C3" w:rsidDel="004B1F1F">
          <w:delText>(Fig. 1C)</w:delText>
        </w:r>
        <w:r w:rsidR="003C6473" w:rsidRPr="00C038C3" w:rsidDel="004B1F1F">
          <w:delText>.</w:delText>
        </w:r>
        <w:r w:rsidR="004165CC" w:rsidRPr="00C038C3" w:rsidDel="004B1F1F">
          <w:delText xml:space="preserve"> We also find the different conditions deciles (1</w:delText>
        </w:r>
        <w:r w:rsidR="004165CC" w:rsidRPr="00C038C3" w:rsidDel="004B1F1F">
          <w:rPr>
            <w:vertAlign w:val="superscript"/>
          </w:rPr>
          <w:delText>st</w:delText>
        </w:r>
        <w:r w:rsidR="004165CC" w:rsidRPr="00C038C3" w:rsidDel="004B1F1F">
          <w:delText>, 5</w:delText>
        </w:r>
        <w:r w:rsidR="004165CC" w:rsidRPr="00C038C3" w:rsidDel="004B1F1F">
          <w:rPr>
            <w:vertAlign w:val="superscript"/>
          </w:rPr>
          <w:delText>th</w:delText>
        </w:r>
        <w:r w:rsidR="004165CC" w:rsidRPr="00C038C3" w:rsidDel="004B1F1F">
          <w:delText xml:space="preserve"> and 9</w:delText>
        </w:r>
        <w:r w:rsidR="004165CC" w:rsidRPr="00C038C3" w:rsidDel="004B1F1F">
          <w:rPr>
            <w:vertAlign w:val="superscript"/>
          </w:rPr>
          <w:delText>th</w:delText>
        </w:r>
        <w:r w:rsidR="004165CC" w:rsidRPr="00C038C3" w:rsidDel="004B1F1F">
          <w:delText>) declined at the same rate</w:delText>
        </w:r>
        <w:r w:rsidR="00F803DB" w:rsidRPr="00C038C3" w:rsidDel="004B1F1F">
          <w:delText xml:space="preserve"> over time</w:delText>
        </w:r>
        <w:r w:rsidR="008C2969" w:rsidRPr="00C038C3" w:rsidDel="004B1F1F">
          <w:delText xml:space="preserve"> (</w:delText>
        </w:r>
        <w:r w:rsidR="005F42E3" w:rsidRPr="00C038C3" w:rsidDel="004B1F1F">
          <w:rPr>
            <w:i/>
            <w:iCs/>
          </w:rPr>
          <w:delText>SI Appendix</w:delText>
        </w:r>
        <w:r w:rsidR="005F42E3" w:rsidRPr="00C038C3" w:rsidDel="004B1F1F">
          <w:rPr>
            <w:color w:val="000000" w:themeColor="text1"/>
          </w:rPr>
          <w:delText xml:space="preserve">, </w:delText>
        </w:r>
        <w:r w:rsidR="008C2969" w:rsidRPr="00C038C3" w:rsidDel="004B1F1F">
          <w:rPr>
            <w:color w:val="000000" w:themeColor="text1"/>
          </w:rPr>
          <w:delText>Fig. S</w:delText>
        </w:r>
        <w:r w:rsidR="00886D2A" w:rsidRPr="00C038C3" w:rsidDel="004B1F1F">
          <w:rPr>
            <w:color w:val="000000" w:themeColor="text1"/>
          </w:rPr>
          <w:delText>1</w:delText>
        </w:r>
        <w:r w:rsidR="000709C7" w:rsidRPr="00C038C3" w:rsidDel="004B1F1F">
          <w:rPr>
            <w:color w:val="000000" w:themeColor="text1"/>
          </w:rPr>
          <w:delText>1</w:delText>
        </w:r>
        <w:r w:rsidR="008C2969" w:rsidRPr="00C038C3" w:rsidDel="004B1F1F">
          <w:rPr>
            <w:color w:val="000000" w:themeColor="text1"/>
          </w:rPr>
          <w:delText>)</w:delText>
        </w:r>
        <w:r w:rsidR="00483CD7" w:rsidRPr="00C038C3" w:rsidDel="004B1F1F">
          <w:rPr>
            <w:color w:val="000000" w:themeColor="text1"/>
          </w:rPr>
          <w:delText xml:space="preserve">. This means </w:delText>
        </w:r>
      </w:del>
      <w:r w:rsidR="00C90EBE" w:rsidRPr="00C038C3">
        <w:t xml:space="preserve">the decline in the condition </w:t>
      </w:r>
      <w:r w:rsidR="00454051" w:rsidRPr="00C038C3">
        <w:t xml:space="preserve">factor </w:t>
      </w:r>
      <w:r w:rsidR="00C90EBE" w:rsidRPr="00C038C3">
        <w:t xml:space="preserve">was not solely driven by a decrease of fish in good condition or a worsening </w:t>
      </w:r>
      <w:r w:rsidR="00895967" w:rsidRPr="00C038C3">
        <w:t>of condition of cod already in poor condition, but a more general decline.</w:t>
      </w:r>
    </w:p>
    <w:p w14:paraId="2CB344D7" w14:textId="6C4DA0DD" w:rsidR="006006A7" w:rsidRPr="00C038C3" w:rsidRDefault="001014C3" w:rsidP="00552801">
      <w:pPr>
        <w:spacing w:line="480" w:lineRule="auto"/>
        <w:ind w:firstLine="284"/>
        <w:contextualSpacing/>
        <w:mirrorIndents/>
        <w:jc w:val="both"/>
        <w:rPr>
          <w:color w:val="000000" w:themeColor="text1"/>
        </w:rPr>
      </w:pPr>
      <w:r w:rsidRPr="00C038C3">
        <w:t xml:space="preserve">Predictions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C11EB8" w:rsidRPr="00C038C3">
        <w:rPr>
          <w:color w:val="000000" w:themeColor="text1"/>
        </w:rPr>
        <w:t xml:space="preserve"> </w:t>
      </w:r>
      <w:r w:rsidR="00002952" w:rsidRPr="00C038C3">
        <w:rPr>
          <w:color w:val="000000" w:themeColor="text1"/>
        </w:rPr>
        <w:t>(east of Bornholm, south of Gotland and between Öland and Gotland)</w:t>
      </w:r>
      <w:r w:rsidR="00C55C88" w:rsidRPr="00C038C3">
        <w:rPr>
          <w:color w:val="000000" w:themeColor="text1"/>
        </w:rPr>
        <w:t xml:space="preserve"> (Fig. 2</w:t>
      </w:r>
      <w:r w:rsidR="00052722" w:rsidRPr="00C038C3">
        <w:rPr>
          <w:color w:val="000000" w:themeColor="text1"/>
        </w:rPr>
        <w:t xml:space="preserve">, </w:t>
      </w:r>
      <w:r w:rsidR="005257E3" w:rsidRPr="00C038C3">
        <w:rPr>
          <w:i/>
          <w:iCs/>
          <w:color w:val="000000" w:themeColor="text1"/>
        </w:rPr>
        <w:t>SI Appendix</w:t>
      </w:r>
      <w:r w:rsidR="005257E3" w:rsidRPr="00C038C3">
        <w:rPr>
          <w:color w:val="000000" w:themeColor="text1"/>
        </w:rPr>
        <w:t xml:space="preserve">, </w:t>
      </w:r>
      <w:r w:rsidR="00052722" w:rsidRPr="00C038C3">
        <w:rPr>
          <w:color w:val="000000" w:themeColor="text1"/>
        </w:rPr>
        <w:t>Fig. S</w:t>
      </w:r>
      <w:r w:rsidR="005522CE" w:rsidRPr="00C038C3">
        <w:rPr>
          <w:color w:val="000000" w:themeColor="text1"/>
        </w:rPr>
        <w:t>1</w:t>
      </w:r>
      <w:r w:rsidR="00C55C88" w:rsidRPr="00C038C3">
        <w:rPr>
          <w:color w:val="000000" w:themeColor="text1"/>
        </w:rPr>
        <w:t>)</w:t>
      </w:r>
      <w:r w:rsidR="007168C8" w:rsidRPr="00C038C3">
        <w:rPr>
          <w:color w:val="000000" w:themeColor="text1"/>
        </w:rPr>
        <w:t xml:space="preserve">, </w:t>
      </w:r>
      <w:r w:rsidR="00394B2A" w:rsidRPr="00C038C3">
        <w:t>and</w:t>
      </w:r>
      <w:r w:rsidR="00266FDD" w:rsidRPr="00C038C3">
        <w:t xml:space="preserve"> that the condition factor declines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7D6C2F60" w14:textId="74861DE3" w:rsidR="00C7134E"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are </w:t>
      </w:r>
      <w:r w:rsidR="007525A3" w:rsidRPr="00C038C3">
        <w:t>temperature</w:t>
      </w:r>
      <w:ins w:id="451" w:author="Max Lindmark" w:date="2021-12-15T17:55:00Z">
        <w:r w:rsidR="00457B31">
          <w:t xml:space="preserve"> at the haul</w:t>
        </w:r>
      </w:ins>
      <w:ins w:id="452" w:author="Max Lindmark" w:date="2021-12-16T14:36:00Z">
        <w:r w:rsidR="00D373BB">
          <w:t xml:space="preserve"> (0.009 [</w:t>
        </w:r>
        <w:r w:rsidR="00804CE6" w:rsidRPr="00804CE6">
          <w:t>0.00</w:t>
        </w:r>
        <w:r w:rsidR="00804CE6">
          <w:t xml:space="preserve">4, </w:t>
        </w:r>
        <w:r w:rsidR="00260509">
          <w:t>0.014</w:t>
        </w:r>
        <w:r w:rsidR="00D373BB">
          <w:t>])</w:t>
        </w:r>
      </w:ins>
      <w:ins w:id="453" w:author="Max Lindmark" w:date="2021-12-16T14:38:00Z">
        <w:r w:rsidR="00C10304">
          <w:t xml:space="preserve"> (values in brackets indicate 95% confidence interval)</w:t>
        </w:r>
      </w:ins>
      <w:r w:rsidR="007525A3" w:rsidRPr="00C038C3">
        <w:t xml:space="preserve">, </w:t>
      </w:r>
      <w:ins w:id="454" w:author="Max Lindmark" w:date="2021-12-15T17:55:00Z">
        <w:r w:rsidR="00457B31">
          <w:t xml:space="preserve">median </w:t>
        </w:r>
      </w:ins>
      <w:commentRangeStart w:id="455"/>
      <w:ins w:id="456" w:author="Max Lindmark" w:date="2021-12-15T17:56:00Z">
        <w:r w:rsidR="008F6CA7">
          <w:t xml:space="preserve">depth </w:t>
        </w:r>
        <w:commentRangeEnd w:id="455"/>
        <w:r w:rsidR="00A216B6">
          <w:rPr>
            <w:rStyle w:val="CommentReference"/>
          </w:rPr>
          <w:commentReference w:id="455"/>
        </w:r>
      </w:ins>
      <w:ins w:id="457" w:author="Max Lindmark" w:date="2021-12-16T14:37:00Z">
        <w:r w:rsidR="00E60301">
          <w:t xml:space="preserve">(0.01 [0.004, </w:t>
        </w:r>
        <w:r w:rsidR="002663C6">
          <w:t>0.02</w:t>
        </w:r>
        <w:r w:rsidR="00E60301">
          <w:t xml:space="preserve">]) </w:t>
        </w:r>
      </w:ins>
      <w:ins w:id="458" w:author="Max Lindmark" w:date="2021-12-15T17:56:00Z">
        <w:r w:rsidR="005C41BF">
          <w:t xml:space="preserve">and </w:t>
        </w:r>
      </w:ins>
      <w:r w:rsidRPr="00C038C3">
        <w:t>oxygen</w:t>
      </w:r>
      <w:ins w:id="459" w:author="Max Lindmark" w:date="2021-12-15T17:55:00Z">
        <w:r w:rsidR="00457B31">
          <w:t xml:space="preserve"> concentration </w:t>
        </w:r>
      </w:ins>
      <w:ins w:id="460" w:author="Max Lindmark" w:date="2021-12-16T14:37:00Z">
        <w:r w:rsidR="00932E85">
          <w:t xml:space="preserve">at </w:t>
        </w:r>
      </w:ins>
      <w:ins w:id="461" w:author="Max Lindmark" w:date="2021-12-15T17:55:00Z">
        <w:r w:rsidR="00457B31">
          <w:t>the ICES rectangle</w:t>
        </w:r>
      </w:ins>
      <w:ins w:id="462" w:author="Max Lindmark" w:date="2021-12-16T14:37:00Z">
        <w:r w:rsidR="00932E85">
          <w:t xml:space="preserve"> level (</w:t>
        </w:r>
        <w:r w:rsidR="006A2A3C">
          <w:t>0.01</w:t>
        </w:r>
        <w:r w:rsidR="0003139B">
          <w:t xml:space="preserve"> [</w:t>
        </w:r>
      </w:ins>
      <w:ins w:id="463" w:author="Max Lindmark" w:date="2021-12-16T14:38:00Z">
        <w:r w:rsidR="00FA177A">
          <w:t>0.002</w:t>
        </w:r>
        <w:r w:rsidR="00F86BC5">
          <w:t xml:space="preserve">, </w:t>
        </w:r>
        <w:r w:rsidR="00937CC9">
          <w:t>0.016</w:t>
        </w:r>
      </w:ins>
      <w:ins w:id="464" w:author="Max Lindmark" w:date="2021-12-16T14:37:00Z">
        <w:r w:rsidR="0003139B">
          <w:t>]</w:t>
        </w:r>
        <w:r w:rsidR="00932E85">
          <w:t>)</w:t>
        </w:r>
      </w:ins>
      <w:r w:rsidRPr="00C038C3">
        <w:t xml:space="preserve">, </w:t>
      </w:r>
      <w:del w:id="465" w:author="Max Lindmark" w:date="2021-12-15T17:56:00Z">
        <w:r w:rsidR="00346960" w:rsidRPr="00C038C3" w:rsidDel="00463951">
          <w:delText xml:space="preserve">the interaction between depth and temperature </w:delText>
        </w:r>
      </w:del>
      <w:r w:rsidR="009E1BBA" w:rsidRPr="00C038C3">
        <w:t xml:space="preserve">and </w:t>
      </w:r>
      <w:ins w:id="466" w:author="Max Lindmark" w:date="2021-12-15T17:57:00Z">
        <w:r w:rsidR="00BA59A8">
          <w:t xml:space="preserve">biomass of sprat in the ICES </w:t>
        </w:r>
      </w:ins>
      <w:r w:rsidRPr="00C038C3">
        <w:t xml:space="preserve">sub-division </w:t>
      </w:r>
      <w:del w:id="467" w:author="Max Lindmark" w:date="2021-12-15T17:57:00Z">
        <w:r w:rsidRPr="00C038C3" w:rsidDel="00BA59A8">
          <w:delText xml:space="preserve">level sprat abundance </w:delText>
        </w:r>
      </w:del>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ins w:id="468" w:author="Max Lindmark" w:date="2021-12-15T17:57:00Z">
        <w:r w:rsidR="004F47BC">
          <w:t xml:space="preserve">at the haul is </w:t>
        </w:r>
      </w:ins>
      <w:del w:id="469" w:author="Max Lindmark" w:date="2021-12-15T17:57:00Z">
        <w:r w:rsidR="00BF7E3D" w:rsidRPr="00C038C3" w:rsidDel="004F47BC">
          <w:delText xml:space="preserve">and cod density </w:delText>
        </w:r>
        <w:r w:rsidR="00DA1CED" w:rsidRPr="00C038C3" w:rsidDel="004F47BC">
          <w:delText xml:space="preserve">are </w:delText>
        </w:r>
        <w:r w:rsidR="00BF7E3D" w:rsidRPr="00C038C3" w:rsidDel="004F47BC">
          <w:delText xml:space="preserve">both </w:delText>
        </w:r>
      </w:del>
      <w:r w:rsidR="00DA1CED" w:rsidRPr="00C038C3">
        <w:t xml:space="preserve">negatively associated with </w:t>
      </w:r>
      <w:r w:rsidR="00177F2B" w:rsidRPr="00C038C3">
        <w:t xml:space="preserve">condition </w:t>
      </w:r>
      <w:ins w:id="470" w:author="Max Lindmark" w:date="2021-12-16T14:34:00Z">
        <w:r w:rsidR="006E5B4A">
          <w:t>(</w:t>
        </w:r>
        <w:r w:rsidR="00F12EFA">
          <w:t>-</w:t>
        </w:r>
        <w:r w:rsidR="006E5B4A" w:rsidRPr="006E5B4A">
          <w:t>0.02</w:t>
        </w:r>
        <w:r w:rsidR="00F12EFA">
          <w:t>3</w:t>
        </w:r>
        <w:r w:rsidR="006E5B4A">
          <w:t xml:space="preserve"> [</w:t>
        </w:r>
      </w:ins>
      <w:ins w:id="471" w:author="Max Lindmark" w:date="2021-12-16T14:35:00Z">
        <w:r w:rsidR="003C6996" w:rsidRPr="003C6996">
          <w:t>-0.02</w:t>
        </w:r>
        <w:r w:rsidR="003C6996">
          <w:t xml:space="preserve">8, </w:t>
        </w:r>
        <w:r w:rsidR="00137405">
          <w:t>-0.02</w:t>
        </w:r>
      </w:ins>
      <w:ins w:id="472" w:author="Max Lindmark" w:date="2021-12-16T14:34:00Z">
        <w:r w:rsidR="006E5B4A">
          <w:t>])</w:t>
        </w:r>
        <w:r w:rsidR="006E5B4A" w:rsidRPr="006E5B4A">
          <w:t xml:space="preserve"> </w:t>
        </w:r>
      </w:ins>
      <w:r w:rsidR="00177F2B" w:rsidRPr="00C038C3">
        <w:t>(</w:t>
      </w:r>
      <w:r w:rsidR="00DA1CED" w:rsidRPr="00C038C3">
        <w:t>weight</w:t>
      </w:r>
      <w:r w:rsidR="00177F2B" w:rsidRPr="00C038C3">
        <w:t>)</w:t>
      </w:r>
      <w:r w:rsidR="00DA1CED" w:rsidRPr="00C038C3">
        <w:t xml:space="preserve"> </w:t>
      </w:r>
      <w:r w:rsidR="00B62E10" w:rsidRPr="00C038C3">
        <w:t xml:space="preserve">(Fig. </w:t>
      </w:r>
      <w:r w:rsidR="00866A81">
        <w:t>3</w:t>
      </w:r>
      <w:r w:rsidR="00B62E10" w:rsidRPr="00C038C3">
        <w:t>)</w:t>
      </w:r>
      <w:r w:rsidR="00912517" w:rsidRPr="00C038C3">
        <w:t xml:space="preserve"> (</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ins w:id="473" w:author="Max Lindmark" w:date="2021-12-20T16:46:00Z">
        <w:r w:rsidR="00F15970">
          <w:rPr>
            <w:color w:val="000000" w:themeColor="text1"/>
          </w:rPr>
          <w:t>11</w:t>
        </w:r>
      </w:ins>
      <w:del w:id="474" w:author="Max Lindmark" w:date="2021-12-20T16:46:00Z">
        <w:r w:rsidR="00AB4CDC" w:rsidRPr="00C038C3" w:rsidDel="00F15970">
          <w:rPr>
            <w:color w:val="000000" w:themeColor="text1"/>
          </w:rPr>
          <w:delText>9</w:delText>
        </w:r>
      </w:del>
      <w:r w:rsidR="00912517" w:rsidRPr="00C038C3">
        <w:rPr>
          <w:color w:val="000000" w:themeColor="text1"/>
        </w:rPr>
        <w:t xml:space="preserve">, </w:t>
      </w:r>
      <w:r w:rsidR="00912517" w:rsidRPr="00C038C3">
        <w:rPr>
          <w:color w:val="000000" w:themeColor="text1"/>
        </w:rPr>
        <w:lastRenderedPageBreak/>
        <w:t>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del w:id="475" w:author="Max Lindmark" w:date="2021-12-16T14:30:00Z">
        <w:r w:rsidR="00C7134E" w:rsidRPr="00C038C3" w:rsidDel="00FA49AB">
          <w:delText>local (haul-level</w:delText>
        </w:r>
      </w:del>
      <w:ins w:id="476" w:author="Max Lindmark" w:date="2021-12-16T14:30:00Z">
        <w:r w:rsidR="00FA49AB">
          <w:t xml:space="preserve">biomass </w:t>
        </w:r>
      </w:ins>
      <w:del w:id="477" w:author="Max Lindmark" w:date="2021-12-16T14:30:00Z">
        <w:r w:rsidR="00C7134E" w:rsidRPr="00C038C3" w:rsidDel="00FA49AB">
          <w:delText xml:space="preserve">) </w:delText>
        </w:r>
      </w:del>
      <w:r w:rsidR="00C7134E" w:rsidRPr="00C038C3">
        <w:t xml:space="preserve">density </w:t>
      </w:r>
      <w:ins w:id="478" w:author="Max Lindmark" w:date="2021-12-16T14:32:00Z">
        <w:r w:rsidR="005D7A45">
          <w:t xml:space="preserve">of </w:t>
        </w:r>
      </w:ins>
      <w:ins w:id="479" w:author="Max Lindmark" w:date="2021-12-20T13:33:00Z">
        <w:r w:rsidR="001464DF">
          <w:t xml:space="preserve">cod, </w:t>
        </w:r>
      </w:ins>
      <w:r w:rsidR="00C7134E" w:rsidRPr="00C038C3">
        <w:t xml:space="preserve">flounder </w:t>
      </w:r>
      <w:ins w:id="480" w:author="Max Lindmark" w:date="2021-12-16T14:30:00Z">
        <w:r w:rsidR="00425DF1">
          <w:t xml:space="preserve">and the biomass of herring did not </w:t>
        </w:r>
      </w:ins>
      <w:del w:id="481" w:author="Max Lindmark" w:date="2021-12-16T14:30:00Z">
        <w:r w:rsidR="00C7134E" w:rsidRPr="00C038C3" w:rsidDel="00425DF1">
          <w:delText xml:space="preserve">and the sub-division abundance of herring did not have any </w:delText>
        </w:r>
        <w:r w:rsidR="00C7134E" w:rsidRPr="00C038C3" w:rsidDel="002B08A1">
          <w:delText>e</w:delText>
        </w:r>
      </w:del>
      <w:ins w:id="482" w:author="Max Lindmark" w:date="2021-12-16T14:30:00Z">
        <w:r w:rsidR="002B08A1">
          <w:t>a</w:t>
        </w:r>
      </w:ins>
      <w:r w:rsidR="00C7134E" w:rsidRPr="00C038C3">
        <w:t>ffect</w:t>
      </w:r>
      <w:del w:id="483" w:author="Max Lindmark" w:date="2021-12-16T14:30:00Z">
        <w:r w:rsidR="00C7134E" w:rsidRPr="00C038C3" w:rsidDel="002B08A1">
          <w:delText>s</w:delText>
        </w:r>
      </w:del>
      <w:r w:rsidR="00C7134E" w:rsidRPr="00C038C3">
        <w:t xml:space="preserve"> </w:t>
      </w:r>
      <w:del w:id="484" w:author="Max Lindmark" w:date="2021-12-16T14:30:00Z">
        <w:r w:rsidR="00C7134E" w:rsidRPr="00C038C3" w:rsidDel="002B08A1">
          <w:delText xml:space="preserve">on </w:delText>
        </w:r>
      </w:del>
      <w:r w:rsidR="00C7134E" w:rsidRPr="00C038C3">
        <w:t>the weight of cod</w:t>
      </w:r>
      <w:ins w:id="485" w:author="Max Lindmark" w:date="2021-12-16T14:32:00Z">
        <w:r w:rsidR="005D7A45">
          <w:t xml:space="preserve"> at </w:t>
        </w:r>
      </w:ins>
      <w:ins w:id="486" w:author="Max Lindmark" w:date="2021-12-16T14:33:00Z">
        <w:r w:rsidR="005D7A45">
          <w:t>any scale</w:t>
        </w:r>
        <w:r w:rsidR="00624F8E">
          <w:t xml:space="preserve"> (Fig. </w:t>
        </w:r>
      </w:ins>
      <w:ins w:id="487" w:author="Max Lindmark" w:date="2021-12-20T13:33:00Z">
        <w:r w:rsidR="008448B1">
          <w:t>3</w:t>
        </w:r>
      </w:ins>
      <w:ins w:id="488" w:author="Max Lindmark" w:date="2021-12-16T14:33:00Z">
        <w:r w:rsidR="00867464">
          <w:t>)</w:t>
        </w:r>
        <w:r w:rsidR="005D7A45">
          <w:t>.</w:t>
        </w:r>
      </w:ins>
      <w:ins w:id="489" w:author="Max Lindmark" w:date="2021-12-16T14:47:00Z">
        <w:r w:rsidR="006F610D" w:rsidRPr="006F610D">
          <w:t xml:space="preserve"> </w:t>
        </w:r>
        <w:r w:rsidR="006F610D">
          <w:t xml:space="preserve">The </w:t>
        </w:r>
        <w:r w:rsidR="006F610D" w:rsidRPr="00C038C3">
          <w:rPr>
            <w:color w:val="000000" w:themeColor="text1"/>
          </w:rPr>
          <w:t xml:space="preserve">magnitude of </w:t>
        </w:r>
        <w:r w:rsidR="006F610D">
          <w:rPr>
            <w:color w:val="000000" w:themeColor="text1"/>
          </w:rPr>
          <w:t xml:space="preserve">single </w:t>
        </w:r>
        <w:r w:rsidR="006F610D" w:rsidRPr="00C038C3">
          <w:rPr>
            <w:color w:val="000000" w:themeColor="text1"/>
          </w:rPr>
          <w:t xml:space="preserve">covariate effect size </w:t>
        </w:r>
      </w:ins>
      <w:ins w:id="490" w:author="Max Lindmark" w:date="2021-12-16T18:00:00Z">
        <w:r w:rsidR="00991E8D">
          <w:rPr>
            <w:color w:val="000000" w:themeColor="text1"/>
          </w:rPr>
          <w:t xml:space="preserve">is </w:t>
        </w:r>
      </w:ins>
      <w:ins w:id="491" w:author="Max Lindmark" w:date="2021-12-16T14:47:00Z">
        <w:r w:rsidR="006F610D">
          <w:rPr>
            <w:color w:val="000000" w:themeColor="text1"/>
          </w:rPr>
          <w:t>generally small</w:t>
        </w:r>
      </w:ins>
      <w:ins w:id="492" w:author="Max Lindmark" w:date="2021-12-20T13:42:00Z">
        <w:r w:rsidR="00D42FA7">
          <w:rPr>
            <w:color w:val="000000" w:themeColor="text1"/>
          </w:rPr>
          <w:t xml:space="preserve">. </w:t>
        </w:r>
      </w:ins>
      <w:ins w:id="493" w:author="Max Lindmark" w:date="2021-12-16T14:47:00Z">
        <w:r w:rsidR="006F610D">
          <w:rPr>
            <w:color w:val="000000" w:themeColor="text1"/>
          </w:rPr>
          <w:t xml:space="preserve">In fact, </w:t>
        </w:r>
        <w:r w:rsidR="006F610D" w:rsidRPr="00C038C3">
          <w:t xml:space="preserve">several times smaller than residual spatiotemporal and spatial variation. </w:t>
        </w:r>
      </w:ins>
      <w:ins w:id="494" w:author="Max Lindmark" w:date="2021-12-20T13:42:00Z">
        <w:r w:rsidR="00C8297F">
          <w:t xml:space="preserve">To ensure that this was not due </w:t>
        </w:r>
        <w:r w:rsidR="00155E4A">
          <w:t>covariates not being matched properly (</w:t>
        </w:r>
        <w:r w:rsidR="00E20B47">
          <w:t xml:space="preserve">i.e., </w:t>
        </w:r>
        <w:r w:rsidR="00C630E0">
          <w:t>the scale, or the use of the</w:t>
        </w:r>
      </w:ins>
      <w:ins w:id="495" w:author="Max Lindmark" w:date="2021-12-20T13:43:00Z">
        <w:r w:rsidR="00C630E0">
          <w:t xml:space="preserve"> entire cod population even though </w:t>
        </w:r>
        <w:r w:rsidR="00AF7082">
          <w:t>feeding interactions and competition are size-</w:t>
        </w:r>
        <w:r w:rsidR="00083075">
          <w:t>dependent</w:t>
        </w:r>
        <w:r w:rsidR="002A0232">
          <w:t>)</w:t>
        </w:r>
        <w:r w:rsidR="00A0294B">
          <w:t xml:space="preserve">, we conduced </w:t>
        </w:r>
        <w:r w:rsidR="008C58C0">
          <w:t xml:space="preserve">sensitivity </w:t>
        </w:r>
      </w:ins>
      <w:ins w:id="496" w:author="Max Lindmark" w:date="2021-12-20T13:44:00Z">
        <w:r w:rsidR="00C63CEB">
          <w:t xml:space="preserve">by fitting the condition </w:t>
        </w:r>
        <w:r w:rsidR="0000397F">
          <w:t>model to different parts of the data (</w:t>
        </w:r>
      </w:ins>
      <w:ins w:id="497" w:author="Max Lindmark" w:date="2021-12-20T14:25:00Z">
        <w:r w:rsidR="006C1CD8">
          <w:t>e.g.,</w:t>
        </w:r>
      </w:ins>
      <w:ins w:id="498" w:author="Max Lindmark" w:date="2021-12-20T13:44:00Z">
        <w:r w:rsidR="0000397F">
          <w:t xml:space="preserve"> only juvenile or adult cod, </w:t>
        </w:r>
        <w:r w:rsidR="003F4DE5">
          <w:t xml:space="preserve">omitting the mixing zone with western Baltic cod, </w:t>
        </w:r>
      </w:ins>
      <w:ins w:id="499" w:author="Max Lindmark" w:date="2021-12-20T13:45:00Z">
        <w:r w:rsidR="00B442DF">
          <w:t>etc.</w:t>
        </w:r>
      </w:ins>
      <w:ins w:id="500" w:author="Max Lindmark" w:date="2021-12-20T13:44:00Z">
        <w:r w:rsidR="003F4DE5">
          <w:t xml:space="preserve"> </w:t>
        </w:r>
        <w:r w:rsidR="008C7305">
          <w:t>(</w:t>
        </w:r>
      </w:ins>
      <w:ins w:id="501" w:author="Max Lindmark" w:date="2021-12-20T18:17:00Z">
        <w:r w:rsidR="00987AFB" w:rsidRPr="00C038C3">
          <w:rPr>
            <w:i/>
            <w:iCs/>
          </w:rPr>
          <w:t>SI Appendix</w:t>
        </w:r>
      </w:ins>
      <w:ins w:id="502" w:author="Max Lindmark" w:date="2021-12-20T18:18:00Z">
        <w:r w:rsidR="00780631">
          <w:rPr>
            <w:i/>
            <w:iCs/>
          </w:rPr>
          <w:t>,</w:t>
        </w:r>
      </w:ins>
      <w:ins w:id="503" w:author="Max Lindmark" w:date="2021-12-20T18:17:00Z">
        <w:r w:rsidR="00987AFB">
          <w:t xml:space="preserve"> </w:t>
        </w:r>
      </w:ins>
      <w:ins w:id="504" w:author="Max Lindmark" w:date="2021-12-20T13:44:00Z">
        <w:r w:rsidR="008C7305">
          <w:t xml:space="preserve">Fig. </w:t>
        </w:r>
      </w:ins>
      <w:ins w:id="505" w:author="Max Lindmark" w:date="2021-12-20T13:45:00Z">
        <w:r w:rsidR="008C7305">
          <w:t>S</w:t>
        </w:r>
      </w:ins>
      <w:ins w:id="506" w:author="Max Lindmark" w:date="2021-12-20T16:46:00Z">
        <w:r w:rsidR="00391B55">
          <w:t>12</w:t>
        </w:r>
      </w:ins>
      <w:ins w:id="507" w:author="Max Lindmark" w:date="2021-12-20T13:45:00Z">
        <w:r w:rsidR="008C7305">
          <w:t>)</w:t>
        </w:r>
      </w:ins>
      <w:ins w:id="508" w:author="Max Lindmark" w:date="2021-12-20T13:42:00Z">
        <w:r w:rsidR="00541A26">
          <w:t>.</w:t>
        </w:r>
      </w:ins>
      <w:ins w:id="509" w:author="Max Lindmark" w:date="2021-12-20T13:45:00Z">
        <w:r w:rsidR="00774060">
          <w:t xml:space="preserve"> However,</w:t>
        </w:r>
        <w:r w:rsidR="008855F3">
          <w:t xml:space="preserve"> the model coefficients </w:t>
        </w:r>
        <w:r w:rsidR="00D0415C">
          <w:t xml:space="preserve">were similar </w:t>
        </w:r>
        <w:r w:rsidR="006264A7">
          <w:t xml:space="preserve">across all models. </w:t>
        </w:r>
      </w:ins>
      <w:ins w:id="510" w:author="Max Lindmark" w:date="2021-12-16T14:47:00Z">
        <w:r w:rsidR="006F610D" w:rsidRPr="00C038C3">
          <w:t xml:space="preserve">This </w:t>
        </w:r>
      </w:ins>
      <w:ins w:id="511" w:author="Max Lindmark" w:date="2021-12-20T13:45:00Z">
        <w:r w:rsidR="006264A7">
          <w:t xml:space="preserve">suggests </w:t>
        </w:r>
      </w:ins>
      <w:ins w:id="512" w:author="Max Lindmark" w:date="2021-12-16T14:47:00Z">
        <w:r w:rsidR="006F610D" w:rsidRPr="00C038C3">
          <w:t>there is considerable variation in space, and variation in space that changes through time, that the covariates cannot explain</w:t>
        </w:r>
        <w:r w:rsidR="00FC6491">
          <w:t>.</w:t>
        </w:r>
      </w:ins>
    </w:p>
    <w:p w14:paraId="1CD83A5D" w14:textId="7BF8D1C1" w:rsidR="00FA2041" w:rsidRPr="00C038C3" w:rsidRDefault="00B71DDC" w:rsidP="00552801">
      <w:pPr>
        <w:spacing w:line="480" w:lineRule="auto"/>
        <w:ind w:firstLine="284"/>
        <w:contextualSpacing/>
        <w:mirrorIndents/>
        <w:jc w:val="both"/>
      </w:pPr>
      <w:ins w:id="513" w:author="Max Lindmark" w:date="2021-12-15T17:59:00Z">
        <w:r>
          <w:t>The median depth and oxygen (depth and oxygen in the environment weighted by the predicted biomass density of cod</w:t>
        </w:r>
      </w:ins>
      <w:ins w:id="514" w:author="Max Lindmark" w:date="2021-12-16T18:01:00Z">
        <w:r w:rsidR="007C3EA5">
          <w:t xml:space="preserve">, Fig. </w:t>
        </w:r>
      </w:ins>
      <w:ins w:id="515" w:author="Max Lindmark" w:date="2021-12-20T13:35:00Z">
        <w:r w:rsidR="00BB7631">
          <w:t>4</w:t>
        </w:r>
      </w:ins>
      <w:ins w:id="516" w:author="Max Lindmark" w:date="2021-12-20T13:34:00Z">
        <w:r w:rsidR="00C96209">
          <w:t xml:space="preserve">) </w:t>
        </w:r>
      </w:ins>
      <w:ins w:id="517" w:author="Max Lindmark" w:date="2021-12-16T14:47:00Z">
        <w:r w:rsidR="00E12756">
          <w:t xml:space="preserve">got deeper or </w:t>
        </w:r>
      </w:ins>
      <w:ins w:id="518" w:author="Max Lindmark" w:date="2021-12-15T18:00:00Z">
        <w:r w:rsidR="00427DD5">
          <w:t>decline</w:t>
        </w:r>
      </w:ins>
      <w:ins w:id="519" w:author="Max Lindmark" w:date="2021-12-20T13:34:00Z">
        <w:r w:rsidR="00A818F0">
          <w:t>d</w:t>
        </w:r>
      </w:ins>
      <w:ins w:id="520" w:author="Max Lindmark" w:date="2021-12-15T18:00:00Z">
        <w:r w:rsidR="00427DD5">
          <w:t xml:space="preserve"> throughout the time period </w:t>
        </w:r>
      </w:ins>
      <w:del w:id="521" w:author="Max Lindmark" w:date="2021-12-15T18:00:00Z">
        <w:r w:rsidR="008652F6" w:rsidRPr="00C038C3" w:rsidDel="00427DD5">
          <w:delText>C</w:delText>
        </w:r>
        <w:r w:rsidR="00145695" w:rsidRPr="00C038C3" w:rsidDel="00427DD5">
          <w:delText xml:space="preserve">od </w:delText>
        </w:r>
        <w:r w:rsidR="0013581A" w:rsidRPr="00C038C3" w:rsidDel="00427DD5">
          <w:delText xml:space="preserve">at the end of the time series </w:delText>
        </w:r>
        <w:r w:rsidR="00813707" w:rsidRPr="00C038C3" w:rsidDel="00427DD5">
          <w:delText xml:space="preserve">are found in deeper </w:delText>
        </w:r>
        <w:r w:rsidR="00274187" w:rsidRPr="00C038C3" w:rsidDel="00427DD5">
          <w:delText>and less oxygenated areas</w:delText>
        </w:r>
        <w:r w:rsidR="001E42E4" w:rsidDel="00427DD5">
          <w:delText xml:space="preserve"> </w:delText>
        </w:r>
      </w:del>
      <w:r w:rsidR="00274187" w:rsidRPr="00C038C3">
        <w:t xml:space="preserve">(Fig. </w:t>
      </w:r>
      <w:del w:id="522" w:author="Max Lindmark" w:date="2021-12-16T18:01:00Z">
        <w:r w:rsidR="00274187" w:rsidRPr="00C038C3" w:rsidDel="009B4974">
          <w:delText>5</w:delText>
        </w:r>
      </w:del>
      <w:ins w:id="523" w:author="Max Lindmark" w:date="2021-12-20T13:34:00Z">
        <w:r w:rsidR="00257BAF">
          <w:t>5</w:t>
        </w:r>
      </w:ins>
      <w:r w:rsidR="00274187" w:rsidRPr="00C038C3">
        <w:t>)</w:t>
      </w:r>
      <w:ins w:id="524" w:author="Max Lindmark" w:date="2021-12-20T14:39:00Z">
        <w:r w:rsidR="0090361F">
          <w:t xml:space="preserve">, though the population again </w:t>
        </w:r>
        <w:r w:rsidR="00FA1F6C">
          <w:t>occupied slightly shallowe</w:t>
        </w:r>
      </w:ins>
      <w:ins w:id="525" w:author="Max Lindmark" w:date="2021-12-20T14:40:00Z">
        <w:r w:rsidR="00FA1F6C">
          <w:t>d</w:t>
        </w:r>
      </w:ins>
      <w:ins w:id="526" w:author="Max Lindmark" w:date="2021-12-20T14:39:00Z">
        <w:r w:rsidR="00FA1F6C">
          <w:t xml:space="preserve"> waters </w:t>
        </w:r>
      </w:ins>
      <w:ins w:id="527" w:author="Max Lindmark" w:date="2021-12-20T14:40:00Z">
        <w:r w:rsidR="009915BE">
          <w:t>in the last 3 years of the time series</w:t>
        </w:r>
      </w:ins>
      <w:r w:rsidR="0002138D" w:rsidRPr="00C038C3">
        <w:t>. However, the</w:t>
      </w:r>
      <w:del w:id="528" w:author="Max Lindmark" w:date="2021-12-20T18:22:00Z">
        <w:r w:rsidR="0002138D" w:rsidRPr="00C038C3" w:rsidDel="00785997">
          <w:delText>ir</w:delText>
        </w:r>
      </w:del>
      <w:r w:rsidR="0002138D" w:rsidRPr="00C038C3">
        <w:t xml:space="preserve"> contribution </w:t>
      </w:r>
      <w:ins w:id="529" w:author="Max Lindmark" w:date="2021-12-20T18:22:00Z">
        <w:r w:rsidR="00D10168">
          <w:t xml:space="preserve">of depth and oxygen changes </w:t>
        </w:r>
      </w:ins>
      <w:r w:rsidR="0002138D" w:rsidRPr="00C038C3">
        <w:t xml:space="preserve">to the </w:t>
      </w:r>
      <w:r w:rsidR="00AD641F" w:rsidRPr="00C038C3">
        <w:t>decline over time</w:t>
      </w:r>
      <w:r w:rsidR="000A639B" w:rsidRPr="00C038C3">
        <w:t xml:space="preserve"> is likely quite minor</w:t>
      </w:r>
      <w:del w:id="530" w:author="Max Lindmark" w:date="2021-12-15T18:01:00Z">
        <w:r w:rsidR="001F54E5" w:rsidRPr="00C038C3" w:rsidDel="00C43D0C">
          <w:delText>.</w:delText>
        </w:r>
      </w:del>
      <w:r w:rsidR="00C43D0C" w:rsidRPr="00C038C3">
        <w:t>.</w:t>
      </w:r>
      <w:ins w:id="531" w:author="Max Lindmark" w:date="2021-12-15T18:02:00Z">
        <w:r w:rsidR="001E4D63">
          <w:t xml:space="preserve"> </w:t>
        </w:r>
      </w:ins>
      <w:del w:id="532" w:author="Max Lindmark" w:date="2021-12-15T18:02:00Z">
        <w:r w:rsidR="001F54E5" w:rsidRPr="00C038C3" w:rsidDel="008A7B5F">
          <w:delText xml:space="preserve"> </w:delText>
        </w:r>
      </w:del>
      <w:r w:rsidR="001F54E5" w:rsidRPr="00C038C3">
        <w:t xml:space="preserve">For instance, </w:t>
      </w:r>
      <w:r w:rsidR="00EA6AE7" w:rsidRPr="00C038C3">
        <w:t>t</w:t>
      </w:r>
      <w:r w:rsidR="00F71A4A" w:rsidRPr="00C038C3">
        <w:t>he standardized effect size for o</w:t>
      </w:r>
      <w:r w:rsidR="00857314" w:rsidRPr="00C038C3">
        <w:t xml:space="preserve">xygen is </w:t>
      </w:r>
      <w:r w:rsidR="00600CCA" w:rsidRPr="00C038C3">
        <w:t>0.00</w:t>
      </w:r>
      <w:del w:id="533" w:author="Max Lindmark" w:date="2021-12-16T13:35:00Z">
        <w:r w:rsidR="00600CCA" w:rsidRPr="00C038C3" w:rsidDel="003F6C1C">
          <w:delText>4</w:delText>
        </w:r>
      </w:del>
      <w:ins w:id="534" w:author="Max Lindmark" w:date="2021-12-16T13:35:00Z">
        <w:r w:rsidR="003F6C1C">
          <w:t>3</w:t>
        </w:r>
      </w:ins>
      <w:r w:rsidR="00600CCA" w:rsidRPr="00C038C3">
        <w:t>4 [</w:t>
      </w:r>
      <w:r w:rsidR="002B5374" w:rsidRPr="00C038C3">
        <w:t xml:space="preserve">95% confidence interval: </w:t>
      </w:r>
      <w:ins w:id="535" w:author="Max Lindmark" w:date="2021-12-16T13:35:00Z">
        <w:r w:rsidR="00322C4C" w:rsidRPr="00322C4C">
          <w:t>-0.000</w:t>
        </w:r>
      </w:ins>
      <w:ins w:id="536" w:author="Max Lindmark" w:date="2021-12-16T13:36:00Z">
        <w:r w:rsidR="00D45693">
          <w:t>2</w:t>
        </w:r>
      </w:ins>
      <w:del w:id="537" w:author="Max Lindmark" w:date="2021-12-16T13:35:00Z">
        <w:r w:rsidR="00E9109E" w:rsidRPr="00C038C3" w:rsidDel="00322C4C">
          <w:delText>0.00042</w:delText>
        </w:r>
      </w:del>
      <w:r w:rsidR="00E9109E" w:rsidRPr="00C038C3">
        <w:t>, 0.</w:t>
      </w:r>
      <w:del w:id="538" w:author="Max Lindmark" w:date="2021-12-16T13:36:00Z">
        <w:r w:rsidR="00E9109E" w:rsidRPr="00C038C3" w:rsidDel="00322C4C">
          <w:delText>0084</w:delText>
        </w:r>
      </w:del>
      <w:ins w:id="539" w:author="Max Lindmark" w:date="2021-12-16T13:36:00Z">
        <w:r w:rsidR="00322C4C" w:rsidRPr="00C038C3">
          <w:t>00</w:t>
        </w:r>
        <w:r w:rsidR="00322C4C">
          <w:t>7</w:t>
        </w:r>
        <w:r w:rsidR="005A462E">
          <w:t>0</w:t>
        </w:r>
      </w:ins>
      <w:r w:rsidR="00600CCA" w:rsidRPr="00C038C3">
        <w:t>]</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commentRangeStart w:id="540"/>
      <w:commentRangeStart w:id="541"/>
      <w:commentRangeStart w:id="542"/>
      <w:r w:rsidR="00471717" w:rsidRPr="00C038C3">
        <w:t xml:space="preserve">log </w:t>
      </w:r>
      <w:commentRangeStart w:id="543"/>
      <w:commentRangeStart w:id="544"/>
      <w:r w:rsidR="00B31670" w:rsidRPr="00C038C3">
        <w:t>weight</w:t>
      </w:r>
      <w:commentRangeEnd w:id="543"/>
      <w:r w:rsidR="0059485B" w:rsidRPr="00C038C3">
        <w:rPr>
          <w:rStyle w:val="CommentReference"/>
        </w:rPr>
        <w:commentReference w:id="543"/>
      </w:r>
      <w:commentRangeEnd w:id="544"/>
      <w:r w:rsidR="00FC0154" w:rsidRPr="00C038C3">
        <w:rPr>
          <w:rStyle w:val="CommentReference"/>
        </w:rPr>
        <w:commentReference w:id="544"/>
      </w:r>
      <w:r w:rsidR="00B31670" w:rsidRPr="00C038C3">
        <w:t xml:space="preserve"> increases by </w:t>
      </w:r>
      <w:r w:rsidR="004B5771" w:rsidRPr="00C038C3">
        <w:t>0.</w:t>
      </w:r>
      <w:del w:id="545" w:author="Max Lindmark" w:date="2021-12-16T13:38:00Z">
        <w:r w:rsidR="004B5771" w:rsidRPr="00C038C3" w:rsidDel="00992C49">
          <w:delText>44</w:delText>
        </w:r>
      </w:del>
      <w:ins w:id="546" w:author="Max Lindmark" w:date="2021-12-16T13:38:00Z">
        <w:r w:rsidR="00992C49">
          <w:t>3</w:t>
        </w:r>
        <w:r w:rsidR="00992C49" w:rsidRPr="00C038C3">
          <w:t>4</w:t>
        </w:r>
      </w:ins>
      <w:r w:rsidR="00B31670" w:rsidRPr="00C038C3">
        <w:t>%</w:t>
      </w:r>
      <w:commentRangeEnd w:id="540"/>
      <w:r w:rsidR="00150557" w:rsidRPr="00C038C3">
        <w:rPr>
          <w:rStyle w:val="CommentReference"/>
        </w:rPr>
        <w:commentReference w:id="540"/>
      </w:r>
      <w:commentRangeEnd w:id="541"/>
      <w:r w:rsidR="00D649B9" w:rsidRPr="00C038C3">
        <w:rPr>
          <w:rStyle w:val="CommentReference"/>
        </w:rPr>
        <w:commentReference w:id="541"/>
      </w:r>
      <w:commentRangeEnd w:id="542"/>
      <w:r w:rsidR="00770039">
        <w:rPr>
          <w:rStyle w:val="CommentReference"/>
        </w:rPr>
        <w:commentReference w:id="542"/>
      </w:r>
      <w:ins w:id="547" w:author="Max Lindmark" w:date="2021-12-16T14:16:00Z">
        <w:r w:rsidR="001D6C8E">
          <w:t xml:space="preserve"> </w:t>
        </w:r>
      </w:ins>
      <w:ins w:id="548" w:author="Max Lindmark" w:date="2021-12-16T14:17:00Z">
        <w:r w:rsidR="002F5747">
          <w:t>(</w:t>
        </w:r>
      </w:ins>
      <w:ins w:id="549" w:author="Max Lindmark" w:date="2021-12-16T14:18:00Z">
        <w:r w:rsidR="00DE5A00">
          <w:t>corresponding to a</w:t>
        </w:r>
      </w:ins>
      <w:ins w:id="550" w:author="Max Lindmark" w:date="2021-12-16T14:22:00Z">
        <w:r w:rsidR="00655D94">
          <w:t xml:space="preserve"> </w:t>
        </w:r>
      </w:ins>
      <w:ins w:id="551" w:author="Max Lindmark" w:date="2021-12-20T13:38:00Z">
        <w:r w:rsidR="00431D20">
          <w:t>1.</w:t>
        </w:r>
      </w:ins>
      <w:ins w:id="552" w:author="Max Lindmark" w:date="2021-12-16T14:22:00Z">
        <w:r w:rsidR="00655D94">
          <w:t>2%</w:t>
        </w:r>
      </w:ins>
      <w:ins w:id="553" w:author="Max Lindmark" w:date="2021-12-16T14:21:00Z">
        <w:r w:rsidR="00B847F0">
          <w:t xml:space="preserve"> increase </w:t>
        </w:r>
      </w:ins>
      <w:ins w:id="554" w:author="Max Lindmark" w:date="2021-12-16T14:18:00Z">
        <w:r w:rsidR="00DE5A00">
          <w:t xml:space="preserve">in weight for a cod </w:t>
        </w:r>
      </w:ins>
      <w:ins w:id="555" w:author="Max Lindmark" w:date="2021-12-20T13:38:00Z">
        <w:r w:rsidR="00A71054">
          <w:t>of median length (35cm)</w:t>
        </w:r>
      </w:ins>
      <w:r w:rsidR="00B31670" w:rsidRPr="00C038C3">
        <w:t xml:space="preserve">. </w:t>
      </w:r>
      <w:r w:rsidR="00D2662D" w:rsidRPr="00C038C3">
        <w:t>As a comparison, t</w:t>
      </w:r>
      <w:r w:rsidR="007A6A37" w:rsidRPr="00C038C3">
        <w:t xml:space="preserve">he average oxygen 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FA0AA6">
        <w:t>5</w:t>
      </w:r>
      <w:r w:rsidR="00CD345B" w:rsidRPr="00C038C3">
        <w:t>C</w:t>
      </w:r>
      <w:r w:rsidR="00A63329" w:rsidRPr="00C038C3">
        <w:t>-</w:t>
      </w:r>
      <w:r w:rsidR="00A63329" w:rsidRPr="00C038C3">
        <w:t>D</w:t>
      </w:r>
      <w:ins w:id="556" w:author="Max Lindmark" w:date="2021-12-15T18:05:00Z">
        <w:r w:rsidR="00B528B5">
          <w:t xml:space="preserve">. </w:t>
        </w:r>
      </w:ins>
      <w:ins w:id="557" w:author="Max Lindmark" w:date="2021-12-15T18:06:00Z">
        <w:r w:rsidR="00F90DC6">
          <w:t>The biomass-</w:t>
        </w:r>
      </w:ins>
      <w:ins w:id="558" w:author="Max Lindmark" w:date="2021-12-15T18:05:00Z">
        <w:r w:rsidR="00B528B5">
          <w:t xml:space="preserve">weighted </w:t>
        </w:r>
        <w:r w:rsidR="00B528B5" w:rsidRPr="00C038C3">
          <w:t>oxygen concentration</w:t>
        </w:r>
        <w:r w:rsidR="00B528B5">
          <w:t xml:space="preserve"> </w:t>
        </w:r>
      </w:ins>
      <w:ins w:id="559" w:author="Max Lindmark" w:date="2021-12-15T18:06:00Z">
        <w:r w:rsidR="00EA649E">
          <w:t>declined more steadily</w:t>
        </w:r>
      </w:ins>
      <w:ins w:id="560" w:author="Max Lindmark" w:date="2021-12-15T18:08:00Z">
        <w:r w:rsidR="001B3033">
          <w:t xml:space="preserve"> </w:t>
        </w:r>
        <w:r w:rsidR="001B3033" w:rsidRPr="006A1B34">
          <w:t>(</w:t>
        </w:r>
        <w:r w:rsidR="006A1B34" w:rsidRPr="005543FD">
          <w:t>approximately 1 ml/L between 1993 and 2019</w:t>
        </w:r>
      </w:ins>
      <w:del w:id="561" w:author="Max Lindmark" w:date="2021-12-16T14:27:00Z">
        <w:r w:rsidR="0003104A" w:rsidDel="0003104A">
          <w:fldChar w:fldCharType="begin"/>
        </w:r>
        <w:r w:rsidR="0003104A" w:rsidDel="0003104A">
          <w:delInstrText xml:space="preserve"> ADDIN ZOTERO_ITEM CSL_CITATION {"citationID":"a8T3gF6F","properties":{"formattedCitation":"(Neuenfeldt {\\i{}et al.}, 2020b; Casini {\\i{}et al.}, 2021)","plainCitation":"(Neuenfeldt et al., 2020b; Casini et al., 2021)","noteIndex":0},"citationItems":[{"id":2338,"uris":["http://zotero.org/users/6116610/items/TQD2B2QI"],"uri":["http://zotero.org/users/6116610/items/TQD2B2QI"],"itemData":{"id":2338,"type":"article-journal","abstract":"We thank Keith Brander (KB) for his interest in, and comments (Brander, 2020) on, our paper (Neuenfeldt et al., 2020). We agree with him that increased hypoxia","container-title":"ICES Journal of Marine Science","DOI":"10.1093/icesjms/fsaa047","ISSN":"1054-3139","issue":"5","journalAbbreviation":"ICES J Mar Sci","language":"en","note":"publisher: Oxford Academic","page":"2006-2008","source":"academic.oup.com","title":"Reply to “Reduced growth in Baltic Sea cod may be due to mild hypoxia”—a comment to Neuenfeldt et al. (2020)","volume":"77","author":[{"family":"Neuenfeldt","given":"Stefan"},{"family":"Bartolino","given":"Valerio"},{"family":"Orio","given":"Alessandro"},{"family":"Andersen","given":"Ken H."},{"family":"Andersen","given":"Niels G."},{"family":"Niiranen","given":"Susa"},{"family":"Bergström","given":"Ulf"},{"family":"Ustups","given":"Didzis"},{"family":"Kulatska","given":"Nataliia"},{"family":"Casini","given":"Michele"}],"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delInstrText>
        </w:r>
        <w:r w:rsidR="0003104A" w:rsidDel="0003104A">
          <w:fldChar w:fldCharType="separate"/>
        </w:r>
        <w:r w:rsidR="0003104A" w:rsidRPr="0003104A" w:rsidDel="0003104A">
          <w:rPr>
            <w:lang w:val="en-GB"/>
          </w:rPr>
          <w:delText xml:space="preserve">(Neuenfeldt </w:delText>
        </w:r>
        <w:r w:rsidR="0003104A" w:rsidRPr="0003104A" w:rsidDel="0003104A">
          <w:rPr>
            <w:i/>
            <w:iCs/>
            <w:lang w:val="en-GB"/>
          </w:rPr>
          <w:delText>et al.</w:delText>
        </w:r>
        <w:r w:rsidR="0003104A" w:rsidRPr="0003104A" w:rsidDel="0003104A">
          <w:rPr>
            <w:lang w:val="en-GB"/>
          </w:rPr>
          <w:delText xml:space="preserve">, 2020b; Casini </w:delText>
        </w:r>
        <w:r w:rsidR="0003104A" w:rsidRPr="0003104A" w:rsidDel="0003104A">
          <w:rPr>
            <w:i/>
            <w:iCs/>
            <w:lang w:val="en-GB"/>
          </w:rPr>
          <w:delText>et al.</w:delText>
        </w:r>
        <w:r w:rsidR="0003104A" w:rsidRPr="0003104A" w:rsidDel="0003104A">
          <w:rPr>
            <w:lang w:val="en-GB"/>
          </w:rPr>
          <w:delText>, 2021)</w:delText>
        </w:r>
        <w:r w:rsidR="0003104A" w:rsidDel="0003104A">
          <w:fldChar w:fldCharType="end"/>
        </w:r>
      </w:del>
      <w:del w:id="562" w:author="Max Lindmark" w:date="2021-12-15T18:05:00Z">
        <w:r w:rsidR="00AF57A4" w:rsidRPr="00C038C3" w:rsidDel="00B528B5">
          <w:delText>)</w:delText>
        </w:r>
      </w:del>
      <w:del w:id="563" w:author="Max Lindmark" w:date="2021-12-15T18:04:00Z">
        <w:r w:rsidR="00E1313C" w:rsidRPr="00C038C3" w:rsidDel="00B528B5">
          <w:delText>,</w:delText>
        </w:r>
      </w:del>
      <w:del w:id="564" w:author="Max Lindmark" w:date="2021-12-15T18:09:00Z">
        <w:r w:rsidR="00E1313C" w:rsidRPr="00C038C3" w:rsidDel="003D3574">
          <w:delText xml:space="preserve"> </w:delText>
        </w:r>
        <w:r w:rsidR="00E1313C" w:rsidRPr="00C038C3" w:rsidDel="002C4F4E">
          <w:delText>which is less than half a standard deviation</w:delText>
        </w:r>
        <w:r w:rsidR="008B7214" w:rsidRPr="00C038C3" w:rsidDel="002C4F4E">
          <w:delText xml:space="preserve">. </w:delText>
        </w:r>
      </w:del>
      <w:del w:id="565" w:author="Max Lindmark" w:date="2021-12-15T18:03:00Z">
        <w:r w:rsidR="00FD31C4" w:rsidRPr="00C038C3" w:rsidDel="00097419">
          <w:delText>S</w:delText>
        </w:r>
      </w:del>
      <w:del w:id="566" w:author="Max Lindmark" w:date="2021-12-15T18:09:00Z">
        <w:r w:rsidR="00FD31C4" w:rsidRPr="00C038C3" w:rsidDel="002C4F4E">
          <w:delText>ince cod are not evenly distributed in space, we also calculated t</w:delText>
        </w:r>
        <w:r w:rsidR="00B243C7" w:rsidRPr="00C038C3" w:rsidDel="002C4F4E">
          <w:delText xml:space="preserve">he biomass-weighted median </w:delText>
        </w:r>
      </w:del>
      <w:del w:id="567" w:author="Max Lindmark" w:date="2021-12-15T18:05:00Z">
        <w:r w:rsidR="00B243C7" w:rsidRPr="00C038C3" w:rsidDel="00B528B5">
          <w:delText xml:space="preserve">oxygen concentration </w:delText>
        </w:r>
      </w:del>
      <w:del w:id="568" w:author="Max Lindmark" w:date="2021-12-15T18:09:00Z">
        <w:r w:rsidR="0012688C" w:rsidRPr="00C038C3" w:rsidDel="002C4F4E">
          <w:delText>for cod</w:delText>
        </w:r>
        <w:r w:rsidR="006F53B7" w:rsidRPr="00C038C3" w:rsidDel="002C4F4E">
          <w:delText xml:space="preserve"> </w:delText>
        </w:r>
        <w:r w:rsidR="00562115" w:rsidRPr="00C038C3" w:rsidDel="002C4F4E">
          <w:delText>(</w:delText>
        </w:r>
        <w:r w:rsidR="006F53B7" w:rsidRPr="00C038C3" w:rsidDel="002C4F4E">
          <w:delText>Fig. 4-</w:delText>
        </w:r>
        <w:r w:rsidR="00703ABD" w:rsidRPr="00C038C3" w:rsidDel="002C4F4E">
          <w:delText>5C-D</w:delText>
        </w:r>
        <w:r w:rsidR="00B955DF" w:rsidRPr="00C038C3" w:rsidDel="002C4F4E">
          <w:delText>)</w:delText>
        </w:r>
        <w:r w:rsidR="00C667F9" w:rsidRPr="00C038C3" w:rsidDel="002C4F4E">
          <w:delText xml:space="preserve">. </w:delText>
        </w:r>
        <w:r w:rsidR="00152ED1" w:rsidRPr="00C038C3" w:rsidDel="002C4F4E">
          <w:delText xml:space="preserve">The mean </w:delText>
        </w:r>
        <w:r w:rsidR="00166A15" w:rsidRPr="00C038C3" w:rsidDel="002C4F4E">
          <w:delText xml:space="preserve">oxygen </w:delText>
        </w:r>
        <w:r w:rsidR="00BE7843" w:rsidRPr="00C038C3" w:rsidDel="002C4F4E">
          <w:delText xml:space="preserve">concentration experienced by cod </w:delText>
        </w:r>
        <w:r w:rsidR="00166A15" w:rsidRPr="00C038C3" w:rsidDel="002C4F4E">
          <w:delText xml:space="preserve">was not only considerably larger than the average in the environment, </w:delText>
        </w:r>
        <w:r w:rsidR="00C23008" w:rsidRPr="00C038C3" w:rsidDel="002C4F4E">
          <w:delText>but it</w:delText>
        </w:r>
        <w:r w:rsidR="00166A15" w:rsidRPr="00C038C3" w:rsidDel="002C4F4E">
          <w:delText xml:space="preserve"> also </w:delText>
        </w:r>
        <w:r w:rsidR="009A01C7" w:rsidRPr="00C038C3" w:rsidDel="002C4F4E">
          <w:delText>decline</w:delText>
        </w:r>
        <w:r w:rsidR="00A114DB" w:rsidRPr="00C038C3" w:rsidDel="002C4F4E">
          <w:delText>d</w:delText>
        </w:r>
        <w:r w:rsidR="009A01C7" w:rsidRPr="00C038C3" w:rsidDel="002C4F4E">
          <w:delText xml:space="preserve"> more </w:delText>
        </w:r>
        <w:r w:rsidR="00166A15" w:rsidRPr="00C038C3" w:rsidDel="002C4F4E">
          <w:delText>continuously</w:delText>
        </w:r>
        <w:r w:rsidR="001430DF" w:rsidRPr="00C038C3" w:rsidDel="002C4F4E">
          <w:delText xml:space="preserve"> than in the environment</w:delText>
        </w:r>
        <w:r w:rsidR="009A01C7" w:rsidRPr="00C038C3" w:rsidDel="002C4F4E">
          <w:delText xml:space="preserve">, with approximately 1 </w:delText>
        </w:r>
        <w:r w:rsidR="00760A3C" w:rsidRPr="00C038C3" w:rsidDel="002C4F4E">
          <w:rPr>
            <w:iCs/>
          </w:rPr>
          <w:delText>ml/L</w:delText>
        </w:r>
        <w:r w:rsidR="00BC6A75" w:rsidRPr="00C038C3" w:rsidDel="002C4F4E">
          <w:rPr>
            <w:iCs/>
          </w:rPr>
          <w:delText xml:space="preserve"> between </w:delText>
        </w:r>
        <w:r w:rsidR="00113938" w:rsidRPr="00C038C3" w:rsidDel="002C4F4E">
          <w:delText>1993 and 2019</w:delText>
        </w:r>
        <w:r w:rsidR="00DE1AD3" w:rsidRPr="00C038C3" w:rsidDel="002C4F4E">
          <w:delText xml:space="preserve"> </w:delText>
        </w:r>
      </w:del>
      <w:del w:id="569" w:author="Max Lindmark" w:date="2021-12-16T14:27:00Z">
        <w:r w:rsidR="00DE1AD3" w:rsidRPr="00C038C3" w:rsidDel="0003104A">
          <w:delText>(Fig. 5C-D).</w:delText>
        </w:r>
        <w:r w:rsidR="005F6C13" w:rsidRPr="00C038C3" w:rsidDel="0003104A">
          <w:delText xml:space="preserve"> </w:delText>
        </w:r>
      </w:del>
      <w:ins w:id="570" w:author="Max Lindmark" w:date="2021-12-16T14:27:00Z">
        <w:r w:rsidR="0003104A">
          <w:t>)</w:t>
        </w:r>
      </w:ins>
      <w:ins w:id="571" w:author="Max Lindmark" w:date="2021-12-16T14:28:00Z">
        <w:r w:rsidR="00766A76">
          <w:t xml:space="preserve">, but </w:t>
        </w:r>
      </w:ins>
      <w:del w:id="572" w:author="Max Lindmark" w:date="2021-12-16T14:28:00Z">
        <w:r w:rsidR="005F6C13" w:rsidRPr="00C038C3" w:rsidDel="00766A76">
          <w:delText>S</w:delText>
        </w:r>
      </w:del>
      <w:ins w:id="573" w:author="Max Lindmark" w:date="2021-12-16T14:28:00Z">
        <w:r w:rsidR="00766A76">
          <w:t>s</w:t>
        </w:r>
      </w:ins>
      <w:r w:rsidR="005F6C13" w:rsidRPr="00C038C3">
        <w:t xml:space="preserve">till, </w:t>
      </w:r>
      <w:r w:rsidR="00534469" w:rsidRPr="00C038C3">
        <w:t xml:space="preserve">the contribution to the </w:t>
      </w:r>
      <w:r w:rsidR="00065488" w:rsidRPr="00C038C3">
        <w:t>3.</w:t>
      </w:r>
      <w:del w:id="574" w:author="Max Lindmark" w:date="2021-12-15T18:09:00Z">
        <w:r w:rsidR="00AD3E99" w:rsidRPr="00C038C3" w:rsidDel="00AB1501">
          <w:delText>3</w:delText>
        </w:r>
      </w:del>
      <w:ins w:id="575" w:author="Max Lindmark" w:date="2021-12-16T14:25:00Z">
        <w:r w:rsidR="002C191B">
          <w:t>6</w:t>
        </w:r>
      </w:ins>
      <w:r w:rsidR="00534469" w:rsidRPr="00C038C3">
        <w:t xml:space="preserve">% decline in the </w:t>
      </w:r>
      <m:oMath>
        <m:r>
          <m:rPr>
            <m:sty m:val="p"/>
          </m:rPr>
          <w:rPr>
            <w:rFonts w:ascii="Cambria Math" w:hAnsi="Cambria Math"/>
          </w:rPr>
          <m:t>log</m:t>
        </m:r>
      </m:oMath>
      <w:r w:rsidR="00534469" w:rsidRPr="00C038C3">
        <w:t xml:space="preserve"> condition factor is likely minor</w:t>
      </w:r>
      <w:r w:rsidR="008053FD" w:rsidRPr="00C038C3">
        <w:t xml:space="preserve">, as </w:t>
      </w:r>
      <w:r w:rsidR="003D32AC" w:rsidRPr="00C038C3">
        <w:t>the change in experienced oxygen</w:t>
      </w:r>
      <w:r w:rsidR="00A6307E" w:rsidRPr="00C038C3">
        <w:t xml:space="preserve"> only corresponds to a </w:t>
      </w:r>
      <w:r w:rsidR="00BA0609" w:rsidRPr="00822DC1">
        <w:t xml:space="preserve">change </w:t>
      </w:r>
      <w:r w:rsidR="00967CBE" w:rsidRPr="00822DC1">
        <w:t xml:space="preserve">that is slightly larger than half a </w:t>
      </w:r>
      <w:r w:rsidR="00EB2C82" w:rsidRPr="00822DC1">
        <w:t>standard deviation</w:t>
      </w:r>
      <w:r w:rsidR="002E3DF9" w:rsidRPr="00822DC1">
        <w:t xml:space="preserve"> in change</w:t>
      </w:r>
      <w:r w:rsidR="001F58A4" w:rsidRPr="00822DC1">
        <w:t xml:space="preserve">, and oxygen trends vary in space </w:t>
      </w:r>
      <w:r w:rsidR="00E93EA3" w:rsidRPr="00822DC1">
        <w:t>whereas</w:t>
      </w:r>
      <w:r w:rsidR="001F58A4" w:rsidRPr="00822DC1">
        <w:t xml:space="preserve"> condition declined everywhere</w:t>
      </w:r>
      <w:r w:rsidR="00BB3FA4" w:rsidRPr="00822DC1">
        <w:t xml:space="preserve"> </w:t>
      </w:r>
      <w:r w:rsidR="00567BE1" w:rsidRPr="00822DC1">
        <w:t>(</w:t>
      </w:r>
      <w:r w:rsidR="002C7FAA" w:rsidRPr="00822DC1">
        <w:rPr>
          <w:i/>
          <w:iCs/>
          <w:color w:val="000000" w:themeColor="text1"/>
        </w:rPr>
        <w:t>SI Appendix</w:t>
      </w:r>
      <w:r w:rsidR="002C7FAA" w:rsidRPr="00822DC1">
        <w:rPr>
          <w:color w:val="000000" w:themeColor="text1"/>
        </w:rPr>
        <w:t>, Fig. S</w:t>
      </w:r>
      <w:del w:id="576" w:author="Max Lindmark" w:date="2021-12-20T16:46:00Z">
        <w:r w:rsidR="00E839A0" w:rsidRPr="00822DC1" w:rsidDel="00215BDE">
          <w:rPr>
            <w:color w:val="000000" w:themeColor="text1"/>
          </w:rPr>
          <w:delText>10</w:delText>
        </w:r>
      </w:del>
      <w:ins w:id="577" w:author="Max Lindmark" w:date="2021-12-20T16:46:00Z">
        <w:r w:rsidR="00215BDE" w:rsidRPr="00822DC1">
          <w:rPr>
            <w:color w:val="000000" w:themeColor="text1"/>
          </w:rPr>
          <w:t>9</w:t>
        </w:r>
      </w:ins>
      <w:r w:rsidR="00E839A0" w:rsidRPr="00822DC1">
        <w:rPr>
          <w:color w:val="000000" w:themeColor="text1"/>
          <w:rPrChange w:id="578" w:author="Max Lindmark" w:date="2021-12-20T16:47:00Z">
            <w:rPr>
              <w:color w:val="000000" w:themeColor="text1"/>
              <w:highlight w:val="yellow"/>
            </w:rPr>
          </w:rPrChange>
        </w:rPr>
        <w:t>, S</w:t>
      </w:r>
      <w:del w:id="579" w:author="Max Lindmark" w:date="2021-12-20T16:47:00Z">
        <w:r w:rsidR="00E839A0" w:rsidRPr="00822DC1" w:rsidDel="005C5437">
          <w:rPr>
            <w:color w:val="000000" w:themeColor="text1"/>
            <w:rPrChange w:id="580" w:author="Max Lindmark" w:date="2021-12-20T16:47:00Z">
              <w:rPr>
                <w:color w:val="000000" w:themeColor="text1"/>
                <w:highlight w:val="yellow"/>
              </w:rPr>
            </w:rPrChange>
          </w:rPr>
          <w:delText>X</w:delText>
        </w:r>
      </w:del>
      <w:ins w:id="581" w:author="Max Lindmark" w:date="2021-12-20T16:47:00Z">
        <w:r w:rsidR="005C5437" w:rsidRPr="00822DC1">
          <w:rPr>
            <w:color w:val="000000" w:themeColor="text1"/>
          </w:rPr>
          <w:t>11</w:t>
        </w:r>
      </w:ins>
      <w:r w:rsidR="00567BE1" w:rsidRPr="00822DC1">
        <w:rPr>
          <w:color w:val="000000" w:themeColor="text1"/>
        </w:rPr>
        <w:t>)</w:t>
      </w:r>
      <w:r w:rsidR="001F58A4" w:rsidRPr="00822DC1">
        <w:t>.</w:t>
      </w:r>
      <w:commentRangeStart w:id="582"/>
      <w:r w:rsidR="001F58A4" w:rsidRPr="00822DC1">
        <w:t xml:space="preserve"> </w:t>
      </w:r>
      <w:commentRangeEnd w:id="582"/>
      <w:r w:rsidR="005934F0" w:rsidRPr="00822DC1">
        <w:rPr>
          <w:rStyle w:val="CommentReference"/>
        </w:rPr>
        <w:commentReference w:id="582"/>
      </w:r>
      <w:del w:id="583" w:author="Max Lindmark" w:date="2021-12-15T18:11:00Z">
        <w:r w:rsidR="00DB05F9" w:rsidRPr="00822DC1" w:rsidDel="00C77164">
          <w:delText>This is comparable to the change in depth distribution, which is likely contributing to the change in experience oxygen</w:delText>
        </w:r>
        <w:r w:rsidR="005F0848" w:rsidRPr="00822DC1" w:rsidDel="00C77164">
          <w:delText xml:space="preserve"> (</w:delText>
        </w:r>
        <w:r w:rsidR="003B4DBF" w:rsidRPr="00822DC1" w:rsidDel="00C77164">
          <w:delText xml:space="preserve">the median density-weighted depth </w:delText>
        </w:r>
        <w:r w:rsidR="00FE7CA4" w:rsidRPr="00822DC1" w:rsidDel="00C77164">
          <w:delText>changed from 40 m in 1993 to</w:delText>
        </w:r>
        <w:r w:rsidR="00B75FC3" w:rsidRPr="00822DC1" w:rsidDel="00C77164">
          <w:delText xml:space="preserve"> </w:delText>
        </w:r>
        <w:r w:rsidR="006C3587" w:rsidRPr="00822DC1" w:rsidDel="00C77164">
          <w:delText>4</w:delText>
        </w:r>
        <w:r w:rsidR="004901CE" w:rsidRPr="00822DC1" w:rsidDel="00C77164">
          <w:delText>5</w:delText>
        </w:r>
        <w:r w:rsidR="008A766B" w:rsidRPr="00822DC1" w:rsidDel="00C77164">
          <w:delText xml:space="preserve"> </w:delText>
        </w:r>
        <w:r w:rsidR="00B75FC3" w:rsidRPr="00822DC1" w:rsidDel="00C77164">
          <w:delText>m in 2019</w:delText>
        </w:r>
        <w:r w:rsidR="00AD3DFC" w:rsidRPr="00822DC1" w:rsidDel="00C77164">
          <w:delText>.</w:delText>
        </w:r>
        <w:r w:rsidR="00B34914" w:rsidRPr="00822DC1" w:rsidDel="00C77164">
          <w:delText xml:space="preserve"> Between these depths, </w:delText>
        </w:r>
        <w:r w:rsidR="00A23319" w:rsidRPr="00822DC1" w:rsidDel="00C77164">
          <w:delText xml:space="preserve">the difference in </w:delText>
        </w:r>
        <w:r w:rsidR="004C19E5" w:rsidRPr="00822DC1" w:rsidDel="00C77164">
          <w:delText xml:space="preserve">average </w:delText>
        </w:r>
        <w:r w:rsidR="00A23319" w:rsidRPr="00822DC1" w:rsidDel="00C77164">
          <w:delText xml:space="preserve">oxygen concentration is </w:delText>
        </w:r>
        <w:r w:rsidR="00BC1FD7" w:rsidRPr="00822DC1" w:rsidDel="00C77164">
          <w:delText xml:space="preserve">approximately </w:delText>
        </w:r>
        <w:r w:rsidR="00214BE5" w:rsidRPr="00822DC1" w:rsidDel="00C77164">
          <w:delText>-</w:delText>
        </w:r>
        <w:r w:rsidR="00B75FC3" w:rsidRPr="00822DC1" w:rsidDel="00C77164">
          <w:delText>0.</w:delText>
        </w:r>
        <w:r w:rsidR="00214BE5" w:rsidRPr="00822DC1" w:rsidDel="00C77164">
          <w:delText>25</w:delText>
        </w:r>
        <w:r w:rsidR="00B75FC3" w:rsidRPr="00822DC1" w:rsidDel="00C77164">
          <w:delText xml:space="preserve"> </w:delText>
        </w:r>
        <w:r w:rsidR="00B2434D" w:rsidRPr="00822DC1" w:rsidDel="00C77164">
          <w:delText>ml/L</w:delText>
        </w:r>
        <w:r w:rsidR="00250E08" w:rsidRPr="00822DC1" w:rsidDel="00C77164">
          <w:delText>)</w:delText>
        </w:r>
        <w:r w:rsidR="00B75FC3" w:rsidRPr="00822DC1" w:rsidDel="00C77164">
          <w:delText xml:space="preserve">. </w:delText>
        </w:r>
        <w:r w:rsidR="00A45FD4" w:rsidRPr="00822DC1" w:rsidDel="00C77164">
          <w:delText>The effect size of depth is -0.02</w:delText>
        </w:r>
        <w:r w:rsidR="00505581" w:rsidRPr="00822DC1" w:rsidDel="00C77164">
          <w:delText xml:space="preserve">, corresponding to </w:delText>
        </w:r>
        <w:r w:rsidR="00515AC6" w:rsidRPr="00822DC1" w:rsidDel="00C77164">
          <w:delText xml:space="preserve">a change in </w:delText>
        </w:r>
        <w:r w:rsidR="003C471E" w:rsidRPr="00822DC1" w:rsidDel="00C77164">
          <w:delText xml:space="preserve">-2% </w:delText>
        </w:r>
        <w:r w:rsidR="007748F4" w:rsidRPr="00822DC1" w:rsidDel="00C77164">
          <w:delText xml:space="preserve">when depth increase with a </w:delText>
        </w:r>
        <w:r w:rsidR="003C471E" w:rsidRPr="00822DC1" w:rsidDel="00C77164">
          <w:delText xml:space="preserve">standard deviation </w:delText>
        </w:r>
        <w:r w:rsidR="00514B3A" w:rsidRPr="00822DC1" w:rsidDel="00C77164">
          <w:delText>(</w:delText>
        </w:r>
        <w:r w:rsidR="008864F6" w:rsidRPr="00822DC1" w:rsidDel="00C77164">
          <w:delText>22</w:delText>
        </w:r>
        <w:r w:rsidR="006F1698" w:rsidRPr="00822DC1" w:rsidDel="00C77164">
          <w:delText xml:space="preserve"> m</w:delText>
        </w:r>
        <w:r w:rsidR="00486524" w:rsidRPr="00822DC1" w:rsidDel="00C77164">
          <w:delText xml:space="preserve">, </w:delText>
        </w:r>
        <w:r w:rsidR="00096C3D" w:rsidRPr="00822DC1" w:rsidDel="00C77164">
          <w:delText xml:space="preserve">which can be </w:delText>
        </w:r>
        <w:r w:rsidR="00486524" w:rsidRPr="00822DC1" w:rsidDel="00C77164">
          <w:delText>compared to the median increase in depth of 5 m</w:delText>
        </w:r>
        <w:r w:rsidR="00514B3A" w:rsidRPr="00822DC1" w:rsidDel="00C77164">
          <w:delText>)</w:delText>
        </w:r>
        <w:r w:rsidR="00085B66" w:rsidRPr="00822DC1" w:rsidDel="00C77164">
          <w:delText>.</w:delText>
        </w:r>
        <w:r w:rsidR="008C166F" w:rsidRPr="00822DC1" w:rsidDel="00C77164">
          <w:delText xml:space="preserve"> </w:delText>
        </w:r>
      </w:del>
      <w:del w:id="584" w:author="Max Lindmark" w:date="2021-12-15T18:10:00Z">
        <w:r w:rsidR="00392ED4" w:rsidRPr="00822DC1" w:rsidDel="00926B58">
          <w:delText xml:space="preserve">Temperature is positively related to condition (Fig. 3), and this is likely a spatial (rather than temporal) effect, reflecting higher body condition in shallower and warmer waters. </w:delText>
        </w:r>
        <w:r w:rsidR="008C166F" w:rsidRPr="00822DC1" w:rsidDel="00926B58">
          <w:delText xml:space="preserve">Hence, </w:delText>
        </w:r>
        <w:r w:rsidR="00D41230" w:rsidRPr="00822DC1" w:rsidDel="00926B58">
          <w:delText xml:space="preserve">there is probably limited support for covariates </w:delText>
        </w:r>
        <w:r w:rsidR="008314C9" w:rsidRPr="00822DC1" w:rsidDel="00926B58">
          <w:delText>to explain</w:delText>
        </w:r>
        <w:r w:rsidR="008F405C" w:rsidRPr="00822DC1" w:rsidDel="00926B58">
          <w:delText xml:space="preserve"> the change over time</w:delText>
        </w:r>
        <w:r w:rsidR="00626357" w:rsidRPr="00822DC1" w:rsidDel="00926B58">
          <w:delText>, as opposed to e.g.</w:delText>
        </w:r>
        <w:r w:rsidR="001D1AA1" w:rsidRPr="00822DC1" w:rsidDel="00926B58">
          <w:delText>,</w:delText>
        </w:r>
        <w:r w:rsidR="00626357" w:rsidRPr="00822DC1" w:rsidDel="00926B58">
          <w:delText xml:space="preserve"> over space (</w:delText>
        </w:r>
        <w:r w:rsidR="003B7788" w:rsidRPr="00822DC1" w:rsidDel="00926B58">
          <w:delText>the 1</w:delText>
        </w:r>
        <w:r w:rsidR="003B7788" w:rsidRPr="00822DC1" w:rsidDel="00926B58">
          <w:rPr>
            <w:vertAlign w:val="superscript"/>
          </w:rPr>
          <w:delText>st</w:delText>
        </w:r>
        <w:r w:rsidR="003B7788" w:rsidRPr="00822DC1" w:rsidDel="00926B58">
          <w:delText xml:space="preserve"> and 9</w:delText>
        </w:r>
        <w:r w:rsidR="003B7788" w:rsidRPr="00822DC1" w:rsidDel="00926B58">
          <w:rPr>
            <w:vertAlign w:val="superscript"/>
          </w:rPr>
          <w:delText>th</w:delText>
        </w:r>
        <w:r w:rsidR="003B7788" w:rsidRPr="00822DC1" w:rsidDel="00926B58">
          <w:delText xml:space="preserve"> density-weighted decile of depth and oxygen </w:delText>
        </w:r>
        <w:r w:rsidR="00CC2D7C" w:rsidRPr="00822DC1" w:rsidDel="00926B58">
          <w:delText xml:space="preserve">are </w:delText>
        </w:r>
        <w:r w:rsidR="00F8297C" w:rsidRPr="00822DC1" w:rsidDel="00926B58">
          <w:delText>approximately 20 and 85, and 3.8 and 7.5, respectively</w:delText>
        </w:r>
        <w:r w:rsidR="0039276C" w:rsidRPr="00822DC1" w:rsidDel="00926B58">
          <w:delText xml:space="preserve"> – </w:delText>
        </w:r>
        <w:r w:rsidR="004E78D5" w:rsidRPr="00822DC1" w:rsidDel="00926B58">
          <w:delText>which are considerably larger ranges than the change over time</w:delText>
        </w:r>
        <w:r w:rsidR="00DB6E40" w:rsidRPr="00822DC1" w:rsidDel="00926B58">
          <w:delText>)</w:delText>
        </w:r>
        <w:r w:rsidR="00F8297C" w:rsidRPr="00822DC1" w:rsidDel="00926B58">
          <w:delText>.</w:delText>
        </w:r>
      </w:del>
    </w:p>
    <w:p w14:paraId="474176B8" w14:textId="77777777" w:rsidR="00A2440B" w:rsidRPr="00C038C3" w:rsidRDefault="00A2440B" w:rsidP="00552801">
      <w:pPr>
        <w:pStyle w:val="Heading1"/>
        <w:keepNext w:val="0"/>
        <w:keepLines w:val="0"/>
        <w:spacing w:before="0" w:after="0" w:line="480" w:lineRule="auto"/>
        <w:contextualSpacing/>
        <w:mirrorIndents/>
        <w:jc w:val="both"/>
        <w:rPr>
          <w:bCs/>
          <w:sz w:val="24"/>
          <w:szCs w:val="24"/>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191F94E" w:rsidR="00A06E13" w:rsidRPr="00C038C3" w:rsidRDefault="003123CD" w:rsidP="00552801">
      <w:pPr>
        <w:spacing w:line="480" w:lineRule="auto"/>
        <w:contextualSpacing/>
        <w:mirrorIndents/>
        <w:jc w:val="both"/>
      </w:pPr>
      <w:ins w:id="585" w:author="Max Lindmark" w:date="2021-12-17T08:55:00Z">
        <w:r>
          <w:t xml:space="preserve">The body condition of fish </w:t>
        </w:r>
      </w:ins>
      <w:ins w:id="586" w:author="Max Lindmark" w:date="2021-12-20T13:58:00Z">
        <w:r w:rsidR="003A43C6">
          <w:t xml:space="preserve">depends on the </w:t>
        </w:r>
        <w:r w:rsidR="001F4BD0">
          <w:t xml:space="preserve">recent </w:t>
        </w:r>
        <w:r w:rsidR="00BA6753">
          <w:t xml:space="preserve">energy </w:t>
        </w:r>
      </w:ins>
      <w:ins w:id="587" w:author="Max Lindmark" w:date="2021-12-20T14:11:00Z">
        <w:r w:rsidR="00525089">
          <w:t>accumulation and</w:t>
        </w:r>
      </w:ins>
      <w:ins w:id="588" w:author="Max Lindmark" w:date="2021-12-20T13:58:00Z">
        <w:r w:rsidR="00140EB3">
          <w:t xml:space="preserve"> </w:t>
        </w:r>
      </w:ins>
      <w:ins w:id="589" w:author="Max Lindmark" w:date="2021-12-17T08:55:00Z">
        <w:r w:rsidR="00662EDF">
          <w:t xml:space="preserve">is </w:t>
        </w:r>
      </w:ins>
      <w:ins w:id="590" w:author="Max Lindmark" w:date="2021-12-20T13:58:00Z">
        <w:r w:rsidR="00805DC2">
          <w:t xml:space="preserve">therefore </w:t>
        </w:r>
      </w:ins>
      <w:ins w:id="591" w:author="Max Lindmark" w:date="2021-12-17T08:55:00Z">
        <w:r w:rsidR="00662EDF">
          <w:t xml:space="preserve">largely </w:t>
        </w:r>
      </w:ins>
      <w:ins w:id="592" w:author="Max Lindmark" w:date="2021-12-20T14:04:00Z">
        <w:r w:rsidR="005C7267">
          <w:t xml:space="preserve">shaped by the </w:t>
        </w:r>
        <w:r w:rsidR="00BA2405">
          <w:t>local habitat quality</w:t>
        </w:r>
      </w:ins>
      <w:ins w:id="593" w:author="Max Lindmark" w:date="2021-12-17T08:56:00Z">
        <w:r w:rsidR="007617B3">
          <w:t xml:space="preserve">. </w:t>
        </w:r>
        <w:r w:rsidR="00E064BB">
          <w:t xml:space="preserve">By </w:t>
        </w:r>
      </w:ins>
      <w:del w:id="594" w:author="Max Lindmark" w:date="2021-12-17T08:56:00Z">
        <w:r w:rsidR="00C72907" w:rsidRPr="00C038C3" w:rsidDel="00E064BB">
          <w:delText xml:space="preserve">Using </w:delText>
        </w:r>
      </w:del>
      <w:ins w:id="595" w:author="Max Lindmark" w:date="2021-12-17T08:56:00Z">
        <w:r w:rsidR="00E064BB">
          <w:t>u</w:t>
        </w:r>
        <w:r w:rsidR="00E064BB" w:rsidRPr="00C038C3">
          <w:t xml:space="preserve">sing </w:t>
        </w:r>
      </w:ins>
      <w:r w:rsidR="00C72907" w:rsidRPr="00C038C3">
        <w:t xml:space="preserve">a </w:t>
      </w:r>
      <w:r w:rsidR="00AA3680" w:rsidRPr="00C038C3">
        <w:t xml:space="preserve">fine-scale spatiotemporal </w:t>
      </w:r>
      <w:r w:rsidR="0078349B" w:rsidRPr="00C038C3">
        <w:t xml:space="preserve">condition </w:t>
      </w:r>
      <w:r w:rsidR="00C72907" w:rsidRPr="00C038C3">
        <w:t xml:space="preserve">model, we </w:t>
      </w:r>
      <w:ins w:id="596" w:author="Max Lindmark" w:date="2021-12-20T14:11:00Z">
        <w:r w:rsidR="00525089">
          <w:t>can</w:t>
        </w:r>
      </w:ins>
      <w:ins w:id="597" w:author="Max Lindmark" w:date="2021-12-17T08:56:00Z">
        <w:r w:rsidR="00BE08C2">
          <w:t xml:space="preserve"> link </w:t>
        </w:r>
      </w:ins>
      <w:ins w:id="598" w:author="Max Lindmark" w:date="2021-12-17T08:57:00Z">
        <w:r w:rsidR="00FC66AF">
          <w:t>the condition of cod to local covariates</w:t>
        </w:r>
        <w:r w:rsidR="00F30491">
          <w:t xml:space="preserve">. Our model reveals </w:t>
        </w:r>
      </w:ins>
      <w:del w:id="599" w:author="Max Lindmark" w:date="2021-12-17T08:57:00Z">
        <w:r w:rsidR="00C72907" w:rsidRPr="00BE4E99" w:rsidDel="00F30491">
          <w:delText xml:space="preserve">show </w:delText>
        </w:r>
      </w:del>
      <w:r w:rsidR="00C72907" w:rsidRPr="00BE4E99">
        <w:t xml:space="preserve">that the </w:t>
      </w:r>
      <w:ins w:id="600" w:author="Max Lindmark" w:date="2021-12-20T14:05:00Z">
        <w:r w:rsidR="008035C6">
          <w:t xml:space="preserve">weight </w:t>
        </w:r>
        <w:r w:rsidR="00305ECE">
          <w:t xml:space="preserve">of a </w:t>
        </w:r>
      </w:ins>
      <w:r w:rsidR="009B5A39" w:rsidRPr="00BE4E99">
        <w:t xml:space="preserve">cod </w:t>
      </w:r>
      <w:ins w:id="601" w:author="Max Lindmark" w:date="2021-12-20T14:05:00Z">
        <w:r w:rsidR="00305ECE">
          <w:t xml:space="preserve">of median length </w:t>
        </w:r>
      </w:ins>
      <w:del w:id="602" w:author="Max Lindmark" w:date="2021-12-20T14:05:00Z">
        <w:r w:rsidR="001B2620" w:rsidRPr="00BE4E99" w:rsidDel="00305ECE">
          <w:delText xml:space="preserve">weight </w:delText>
        </w:r>
        <w:r w:rsidR="009B5A39" w:rsidRPr="00BE4E99" w:rsidDel="00305ECE">
          <w:delText>for a given</w:delText>
        </w:r>
        <w:r w:rsidR="001B2620" w:rsidRPr="00BE4E99" w:rsidDel="00305ECE">
          <w:delText xml:space="preserve"> length</w:delText>
        </w:r>
        <w:r w:rsidR="00A930CC" w:rsidRPr="00BE4E99" w:rsidDel="00305ECE">
          <w:delText xml:space="preserve"> </w:delText>
        </w:r>
        <w:r w:rsidR="00C72907" w:rsidRPr="00BE4E99" w:rsidDel="00305ECE">
          <w:delText xml:space="preserve">in the Baltic Sea </w:delText>
        </w:r>
      </w:del>
      <w:del w:id="603" w:author="Max Lindmark" w:date="2021-12-16T14:42:00Z">
        <w:r w:rsidR="00C72907" w:rsidRPr="00BE4E99" w:rsidDel="00930375">
          <w:delText xml:space="preserve">has </w:delText>
        </w:r>
      </w:del>
      <w:r w:rsidR="00C72907" w:rsidRPr="00BE4E99">
        <w:t xml:space="preserve">declined </w:t>
      </w:r>
      <w:r w:rsidR="006A6516" w:rsidRPr="00BE4E99">
        <w:t xml:space="preserve">by </w:t>
      </w:r>
      <w:del w:id="604" w:author="Max Lindmark" w:date="2021-12-16T14:42:00Z">
        <w:r w:rsidR="006A6516" w:rsidRPr="00BE4E99" w:rsidDel="00A75B93">
          <w:delText>16</w:delText>
        </w:r>
      </w:del>
      <w:ins w:id="605" w:author="Max Lindmark" w:date="2021-12-16T14:42:00Z">
        <w:r w:rsidR="00A75B93" w:rsidRPr="00BE4E99">
          <w:t>1</w:t>
        </w:r>
        <w:r w:rsidR="00A75B93" w:rsidRPr="00BE4E99">
          <w:rPr>
            <w:rPrChange w:id="606" w:author="Max Lindmark" w:date="2021-12-16T14:42:00Z">
              <w:rPr>
                <w:highlight w:val="yellow"/>
              </w:rPr>
            </w:rPrChange>
          </w:rPr>
          <w:t>5</w:t>
        </w:r>
      </w:ins>
      <w:r w:rsidR="00C72907" w:rsidRPr="00BE4E99">
        <w:t>%</w:t>
      </w:r>
      <w:r w:rsidR="003B2246" w:rsidRPr="00BE4E99">
        <w:t>, primarily bet</w:t>
      </w:r>
      <w:r w:rsidR="003B2246" w:rsidRPr="00C038C3">
        <w:t>ween the years 1993</w:t>
      </w:r>
      <w:r w:rsidR="00A23F46">
        <w:t>–</w:t>
      </w:r>
      <w:ins w:id="607" w:author="Max Lindmark" w:date="2021-12-20T14:11:00Z">
        <w:r w:rsidR="009A0368">
          <w:t>2019, and the</w:t>
        </w:r>
      </w:ins>
      <w:ins w:id="608" w:author="Max Lindmark" w:date="2021-12-20T14:12:00Z">
        <w:r w:rsidR="009A0368">
          <w:t xml:space="preserve"> decline occurred mostly between 1993-</w:t>
        </w:r>
      </w:ins>
      <w:r w:rsidR="003B2246" w:rsidRPr="00C038C3">
        <w:t>200</w:t>
      </w:r>
      <w:r w:rsidR="00264C08" w:rsidRPr="00C038C3">
        <w:t>8</w:t>
      </w:r>
      <w:ins w:id="609" w:author="Max Lindmark" w:date="2021-12-20T14:12:00Z">
        <w:r w:rsidR="005E3C20">
          <w:t>.</w:t>
        </w:r>
      </w:ins>
      <w:ins w:id="610" w:author="Max Lindmark" w:date="2021-12-17T08:57:00Z">
        <w:r w:rsidR="009C5E09">
          <w:t xml:space="preserve"> Moreover, w</w:t>
        </w:r>
      </w:ins>
      <w:ins w:id="611" w:author="Max Lindmark" w:date="2021-12-16T14:43:00Z">
        <w:r w:rsidR="001A2245">
          <w:t xml:space="preserve">hile </w:t>
        </w:r>
      </w:ins>
      <w:del w:id="612" w:author="Max Lindmark" w:date="2021-12-16T14:43:00Z">
        <w:r w:rsidR="00A67C3D" w:rsidRPr="00C038C3" w:rsidDel="001A2245">
          <w:delText xml:space="preserve">, that </w:delText>
        </w:r>
      </w:del>
      <w:r w:rsidR="00A67C3D" w:rsidRPr="00C038C3">
        <w:t>there are persistent low-spots of body condition (deep and low</w:t>
      </w:r>
      <w:r w:rsidR="00732380">
        <w:t>-</w:t>
      </w:r>
      <w:r w:rsidR="00A67C3D" w:rsidRPr="00C038C3">
        <w:t>oxygen areas</w:t>
      </w:r>
      <w:r w:rsidR="008832A3" w:rsidRPr="00C038C3">
        <w:t xml:space="preserve">), </w:t>
      </w:r>
      <w:ins w:id="613" w:author="Max Lindmark" w:date="2021-12-16T14:43:00Z">
        <w:r w:rsidR="00F565F2">
          <w:t xml:space="preserve">the </w:t>
        </w:r>
      </w:ins>
      <w:del w:id="614" w:author="Max Lindmark" w:date="2021-12-16T14:43:00Z">
        <w:r w:rsidR="008832A3" w:rsidRPr="00C038C3" w:rsidDel="00F155F5">
          <w:delText xml:space="preserve">and that </w:delText>
        </w:r>
      </w:del>
      <w:r w:rsidR="008832A3" w:rsidRPr="00C038C3">
        <w:t xml:space="preserve">condition </w:t>
      </w:r>
      <w:del w:id="615" w:author="Max Lindmark" w:date="2021-12-16T14:43:00Z">
        <w:r w:rsidR="008832A3" w:rsidRPr="00C038C3" w:rsidDel="00F565F2">
          <w:delText xml:space="preserve">has </w:delText>
        </w:r>
      </w:del>
      <w:r w:rsidR="008832A3" w:rsidRPr="00C038C3">
        <w:t>decline</w:t>
      </w:r>
      <w:r w:rsidR="00732380">
        <w:t>d</w:t>
      </w:r>
      <w:r w:rsidR="008832A3" w:rsidRPr="00C038C3">
        <w:t xml:space="preserve"> in the whole </w:t>
      </w:r>
      <w:r w:rsidR="00D900DB" w:rsidRPr="00C038C3">
        <w:t>area</w:t>
      </w:r>
      <w:ins w:id="616" w:author="Max Lindmark" w:date="2021-12-17T08:57:00Z">
        <w:r w:rsidR="007F1B6A">
          <w:t xml:space="preserve">, suggesting </w:t>
        </w:r>
        <w:r w:rsidR="009E07A0">
          <w:t xml:space="preserve">several factors are </w:t>
        </w:r>
        <w:r w:rsidR="003D600F">
          <w:t>responsible for the decline in condition</w:t>
        </w:r>
      </w:ins>
      <w:r w:rsidR="008832A3" w:rsidRPr="00C038C3">
        <w:t>.</w:t>
      </w:r>
      <w:del w:id="617" w:author="Max Lindmark" w:date="2021-12-16T14:49:00Z">
        <w:r w:rsidR="00C710F7" w:rsidRPr="00C038C3" w:rsidDel="0088359F">
          <w:delText xml:space="preserve"> Furthermore,</w:delText>
        </w:r>
      </w:del>
      <w:r w:rsidR="00C710F7" w:rsidRPr="00C038C3">
        <w:t xml:space="preserve"> </w:t>
      </w:r>
      <w:ins w:id="618" w:author="Max Lindmark" w:date="2021-12-16T14:49:00Z">
        <w:r w:rsidR="0088359F">
          <w:t>W</w:t>
        </w:r>
      </w:ins>
      <w:ins w:id="619" w:author="Max Lindmark" w:date="2021-12-16T14:48:00Z">
        <w:r w:rsidR="00E409D8">
          <w:t>hile we identify changes in the spatiotemporal distribution of cod that could have led to poorer environments for condition (</w:t>
        </w:r>
      </w:ins>
      <w:ins w:id="620" w:author="Max Lindmark" w:date="2021-12-16T14:49:00Z">
        <w:r w:rsidR="00E409D8">
          <w:t xml:space="preserve">deeper areas with </w:t>
        </w:r>
      </w:ins>
      <w:ins w:id="621" w:author="Max Lindmark" w:date="2021-12-16T14:48:00Z">
        <w:r w:rsidR="00E409D8">
          <w:t>less</w:t>
        </w:r>
      </w:ins>
      <w:ins w:id="622" w:author="Max Lindmark" w:date="2021-12-16T14:49:00Z">
        <w:r w:rsidR="00E409D8">
          <w:t xml:space="preserve"> oxygen)</w:t>
        </w:r>
        <w:r w:rsidR="000C486C">
          <w:t xml:space="preserve">, </w:t>
        </w:r>
      </w:ins>
      <w:del w:id="623" w:author="Max Lindmark" w:date="2021-12-16T14:49:00Z">
        <w:r w:rsidR="00C710F7" w:rsidRPr="00C038C3" w:rsidDel="000C486C">
          <w:delText xml:space="preserve">we </w:delText>
        </w:r>
        <w:r w:rsidR="002B0FC0" w:rsidRPr="00C038C3" w:rsidDel="000C486C">
          <w:delText xml:space="preserve">identify </w:delText>
        </w:r>
        <w:r w:rsidR="00527125" w:rsidRPr="00C038C3" w:rsidDel="000C486C">
          <w:delText xml:space="preserve">a </w:delText>
        </w:r>
        <w:r w:rsidR="00945B01" w:rsidRPr="00C038C3" w:rsidDel="000C486C">
          <w:delText xml:space="preserve">complex picture regarding the cause of the decline in </w:delText>
        </w:r>
        <w:r w:rsidR="00580B70" w:rsidRPr="00C038C3" w:rsidDel="000C486C">
          <w:delText xml:space="preserve">body </w:delText>
        </w:r>
        <w:r w:rsidR="00945B01" w:rsidRPr="00C038C3" w:rsidDel="000C486C">
          <w:delText>condition</w:delText>
        </w:r>
        <w:r w:rsidR="000741F4" w:rsidRPr="00C038C3" w:rsidDel="000C486C">
          <w:delText xml:space="preserve">, </w:delText>
        </w:r>
        <w:r w:rsidR="00415BDB" w:rsidRPr="00C038C3" w:rsidDel="000C486C">
          <w:delText xml:space="preserve">with </w:delText>
        </w:r>
        <w:r w:rsidR="00DB04D5" w:rsidRPr="00C038C3" w:rsidDel="000C486C">
          <w:delText xml:space="preserve">changes in the environmental </w:delText>
        </w:r>
        <w:r w:rsidR="00C70EB9" w:rsidRPr="00C038C3" w:rsidDel="000C486C">
          <w:delText xml:space="preserve">variables </w:delText>
        </w:r>
        <w:r w:rsidR="00F24EB0" w:rsidRPr="00C038C3" w:rsidDel="000C486C">
          <w:delText>(such as deepening and reduced oxygen)</w:delText>
        </w:r>
        <w:r w:rsidR="008A671C" w:rsidRPr="00C038C3" w:rsidDel="000C486C">
          <w:delText xml:space="preserve"> </w:delText>
        </w:r>
        <w:r w:rsidR="000F55DF" w:rsidRPr="00C038C3" w:rsidDel="000C486C">
          <w:delText>having the largest, but still relatively modest</w:delText>
        </w:r>
        <w:r w:rsidR="003E5EB3" w:rsidRPr="00C038C3" w:rsidDel="000C486C">
          <w:delText xml:space="preserve"> </w:delText>
        </w:r>
      </w:del>
      <w:r w:rsidR="000F55DF" w:rsidRPr="00C038C3">
        <w:t>effect sizes</w:t>
      </w:r>
      <w:r w:rsidR="00264C08" w:rsidRPr="00C038C3">
        <w:t xml:space="preserve"> </w:t>
      </w:r>
      <w:ins w:id="624" w:author="Max Lindmark" w:date="2021-12-16T14:49:00Z">
        <w:r w:rsidR="000C486C">
          <w:t xml:space="preserve">of single </w:t>
        </w:r>
      </w:ins>
      <w:ins w:id="625" w:author="Max Lindmark" w:date="2021-12-16T14:50:00Z">
        <w:r w:rsidR="00690E37">
          <w:t>covariates</w:t>
        </w:r>
      </w:ins>
      <w:ins w:id="626" w:author="Max Lindmark" w:date="2021-12-16T14:49:00Z">
        <w:r w:rsidR="000C486C">
          <w:t xml:space="preserve"> </w:t>
        </w:r>
      </w:ins>
      <w:del w:id="627" w:author="Max Lindmark" w:date="2021-12-16T14:49:00Z">
        <w:r w:rsidR="00264C08" w:rsidRPr="00C038C3" w:rsidDel="000C486C">
          <w:delText xml:space="preserve">and </w:delText>
        </w:r>
      </w:del>
      <w:ins w:id="628" w:author="Max Lindmark" w:date="2021-12-16T14:49:00Z">
        <w:r w:rsidR="000C486C">
          <w:t xml:space="preserve">are </w:t>
        </w:r>
      </w:ins>
      <w:r w:rsidR="00153EE3" w:rsidRPr="00C038C3">
        <w:t>overall</w:t>
      </w:r>
      <w:ins w:id="629" w:author="Max Lindmark" w:date="2021-12-16T14:49:00Z">
        <w:r w:rsidR="000C486C">
          <w:t xml:space="preserve"> small</w:t>
        </w:r>
      </w:ins>
      <w:ins w:id="630" w:author="Max Lindmark" w:date="2021-12-16T14:50:00Z">
        <w:r w:rsidR="00C91BE2">
          <w:t xml:space="preserve"> and</w:t>
        </w:r>
      </w:ins>
      <w:del w:id="631" w:author="Max Lindmark" w:date="2021-12-16T14:50:00Z">
        <w:r w:rsidR="00153EE3" w:rsidRPr="00C038C3" w:rsidDel="00C91BE2">
          <w:delText>,</w:delText>
        </w:r>
      </w:del>
      <w:r w:rsidR="00153EE3" w:rsidRPr="00C038C3">
        <w:t xml:space="preserve"> </w:t>
      </w:r>
      <w:r w:rsidR="00264C08" w:rsidRPr="00C038C3">
        <w:t xml:space="preserve">residual spatial and spatiotemporal variation </w:t>
      </w:r>
      <w:del w:id="632" w:author="Max Lindmark" w:date="2021-12-16T14:50:00Z">
        <w:r w:rsidR="00A7367F" w:rsidRPr="00C038C3" w:rsidDel="00B63719">
          <w:delText xml:space="preserve">having </w:delText>
        </w:r>
      </w:del>
      <w:ins w:id="633" w:author="Max Lindmark" w:date="2021-12-16T14:50:00Z">
        <w:r w:rsidR="00B63719">
          <w:t xml:space="preserve">is </w:t>
        </w:r>
      </w:ins>
      <w:r w:rsidR="00A7367F" w:rsidRPr="00C038C3">
        <w:t>several time</w:t>
      </w:r>
      <w:ins w:id="634" w:author="Max Lindmark" w:date="2021-12-16T14:50:00Z">
        <w:r w:rsidR="00BB595C">
          <w:t>s</w:t>
        </w:r>
      </w:ins>
      <w:r w:rsidR="00A7367F" w:rsidRPr="00C038C3">
        <w:t xml:space="preserve"> larger </w:t>
      </w:r>
      <w:ins w:id="635" w:author="Max Lindmark" w:date="2021-12-16T14:50:00Z">
        <w:r w:rsidR="00B63719">
          <w:t xml:space="preserve">in </w:t>
        </w:r>
      </w:ins>
      <w:r w:rsidR="00EA5330" w:rsidRPr="00C038C3">
        <w:t>magnitude</w:t>
      </w:r>
      <w:del w:id="636" w:author="Max Lindmark" w:date="2021-12-16T14:50:00Z">
        <w:r w:rsidR="00E82D91" w:rsidDel="00BB595C">
          <w:delText xml:space="preserve"> effects</w:delText>
        </w:r>
        <w:r w:rsidR="006105B4" w:rsidRPr="00C038C3" w:rsidDel="00BB595C">
          <w:delText xml:space="preserve"> than covariates</w:delText>
        </w:r>
      </w:del>
      <w:r w:rsidR="000F55DF" w:rsidRPr="00C038C3">
        <w:t>.</w:t>
      </w:r>
    </w:p>
    <w:p w14:paraId="30DF823B" w14:textId="28614E3A"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926578" w:rsidRPr="00C038C3">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AC3D0E">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sidRPr="00C038C3">
        <w:fldChar w:fldCharType="separate"/>
      </w:r>
      <w:r w:rsidR="00AC3D0E" w:rsidRPr="00AC3D0E">
        <w:rPr>
          <w:lang w:val="en-GB"/>
        </w:rPr>
        <w:t xml:space="preserve">(Neuenfeldt </w:t>
      </w:r>
      <w:r w:rsidR="00AC3D0E" w:rsidRPr="00AC3D0E">
        <w:rPr>
          <w:i/>
          <w:iCs/>
          <w:lang w:val="en-GB"/>
        </w:rPr>
        <w:t>et al.</w:t>
      </w:r>
      <w:r w:rsidR="00AC3D0E" w:rsidRPr="00AC3D0E">
        <w:rPr>
          <w:lang w:val="en-GB"/>
        </w:rPr>
        <w:t xml:space="preserve">, 2020; Orio </w:t>
      </w:r>
      <w:r w:rsidR="00AC3D0E" w:rsidRPr="00AC3D0E">
        <w:rPr>
          <w:i/>
          <w:iCs/>
          <w:lang w:val="en-GB"/>
        </w:rPr>
        <w:t>et al.</w:t>
      </w:r>
      <w:r w:rsidR="00AC3D0E" w:rsidRPr="00AC3D0E">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C91CE2" w:rsidRPr="00C038C3">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they are not able</w:t>
      </w:r>
      <w:r w:rsidR="002B0A56" w:rsidRPr="00C038C3">
        <w:t xml:space="preserve"> </w:t>
      </w:r>
      <w:r w:rsidR="004B4998" w:rsidRPr="00C038C3">
        <w:t xml:space="preserve">to accumulate as </w:t>
      </w:r>
      <w:r w:rsidR="00D80C2D" w:rsidRPr="00C038C3">
        <w:t xml:space="preserve">large </w:t>
      </w:r>
      <w:r w:rsidR="004B4998" w:rsidRPr="00C038C3">
        <w:t>energy reserves</w:t>
      </w:r>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ins w:id="637" w:author="Max Lindmark" w:date="2021-12-16T15:35:00Z">
        <w:r w:rsidR="00B46B72">
          <w:t>.</w:t>
        </w:r>
      </w:ins>
      <w:ins w:id="638" w:author="Max Lindmark" w:date="2021-12-20T15:26:00Z">
        <w:r w:rsidR="00BA246A">
          <w:t>3</w:t>
        </w:r>
      </w:ins>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9</w:t>
      </w:r>
      <w:r w:rsidR="00222B20" w:rsidRPr="00C038C3">
        <w:rPr>
          <w:vertAlign w:val="superscript"/>
        </w:rPr>
        <w:t>th</w:t>
      </w:r>
      <w:r w:rsidR="00222B20" w:rsidRPr="00C038C3">
        <w:t xml:space="preserve"> decile are </w:t>
      </w:r>
      <w:r w:rsidR="00EF46AF" w:rsidRPr="00C038C3">
        <w:t>3.</w:t>
      </w:r>
      <w:del w:id="639" w:author="Max Lindmark" w:date="2021-12-16T15:36:00Z">
        <w:r w:rsidR="00EF46AF" w:rsidRPr="00C038C3" w:rsidDel="00BC140F">
          <w:delText xml:space="preserve">8 </w:delText>
        </w:r>
      </w:del>
      <w:ins w:id="640" w:author="Max Lindmark" w:date="2021-12-16T15:36:00Z">
        <w:r w:rsidR="00BC140F">
          <w:t>6</w:t>
        </w:r>
        <w:r w:rsidR="00BC140F" w:rsidRPr="00C038C3">
          <w:t xml:space="preserve"> </w:t>
        </w:r>
      </w:ins>
      <w:r w:rsidR="00EF46AF" w:rsidRPr="00C038C3">
        <w:t>and 7.5</w:t>
      </w:r>
      <w:r w:rsidR="001645A8" w:rsidRPr="00C038C3">
        <w:t>)</w:t>
      </w:r>
      <w:r w:rsidR="00B11A2C" w:rsidRPr="00C038C3">
        <w:t>.</w:t>
      </w:r>
      <w:ins w:id="641" w:author="Max Lindmark" w:date="2021-12-20T15:26:00Z">
        <w:r w:rsidR="00933FA7">
          <w:t xml:space="preserve"> In sub division 25 we estimate it to be </w:t>
        </w:r>
        <w:r w:rsidR="001E5EA3">
          <w:t xml:space="preserve">around </w:t>
        </w:r>
      </w:ins>
      <w:ins w:id="642" w:author="Max Lindmark" w:date="2021-12-20T15:27:00Z">
        <w:r w:rsidR="001E5EA3">
          <w:t>6.4</w:t>
        </w:r>
        <w:r w:rsidR="00F539DA">
          <w:t xml:space="preserve"> (</w:t>
        </w:r>
      </w:ins>
      <w:ins w:id="643" w:author="Max Lindmark" w:date="2021-12-20T18:17:00Z">
        <w:r w:rsidR="00B108B0" w:rsidRPr="00C038C3">
          <w:rPr>
            <w:i/>
            <w:iCs/>
          </w:rPr>
          <w:t>SI Appendix</w:t>
        </w:r>
      </w:ins>
      <w:ins w:id="644" w:author="Max Lindmark" w:date="2021-12-20T18:18:00Z">
        <w:r w:rsidR="00026788">
          <w:rPr>
            <w:i/>
            <w:iCs/>
          </w:rPr>
          <w:t>,</w:t>
        </w:r>
      </w:ins>
      <w:ins w:id="645" w:author="Max Lindmark" w:date="2021-12-20T18:17:00Z">
        <w:r w:rsidR="00B108B0">
          <w:t xml:space="preserve"> </w:t>
        </w:r>
      </w:ins>
      <w:ins w:id="646" w:author="Max Lindmark" w:date="2021-12-20T15:27:00Z">
        <w:r w:rsidR="00F539DA">
          <w:t>Fig. S</w:t>
        </w:r>
      </w:ins>
      <w:ins w:id="647" w:author="Max Lindmark" w:date="2021-12-20T16:50:00Z">
        <w:r w:rsidR="00165343">
          <w:t>20</w:t>
        </w:r>
      </w:ins>
      <w:ins w:id="648" w:author="Max Lindmark" w:date="2021-12-20T15:27:00Z">
        <w:r w:rsidR="00F539DA">
          <w:t>).</w:t>
        </w:r>
      </w:ins>
      <w:r w:rsidR="00B11A2C" w:rsidRPr="00C038C3">
        <w:t xml:space="preserve"> This is </w:t>
      </w:r>
      <w:r w:rsidR="00764658" w:rsidRPr="00C038C3">
        <w:t xml:space="preserve">higher than </w:t>
      </w:r>
      <w:del w:id="649" w:author="Max Lindmark" w:date="2021-12-20T18:24:00Z">
        <w:r w:rsidR="009F56F7" w:rsidRPr="00C038C3" w:rsidDel="00A3224F">
          <w:delText xml:space="preserve">a </w:delText>
        </w:r>
      </w:del>
      <w:r w:rsidR="009F56F7" w:rsidRPr="00C038C3">
        <w:t xml:space="preserve">recent </w:t>
      </w:r>
      <w:r w:rsidR="00DD5C9F" w:rsidRPr="00C038C3">
        <w:t>estimate</w:t>
      </w:r>
      <w:ins w:id="650" w:author="Max Lindmark" w:date="2021-12-20T18:24:00Z">
        <w:r w:rsidR="00C7012C">
          <w:t>s</w:t>
        </w:r>
      </w:ins>
      <w:r w:rsidR="00DD5C9F" w:rsidRPr="00C038C3">
        <w:t xml:space="preserve"> of </w:t>
      </w:r>
      <w:ins w:id="651" w:author="Max Lindmark" w:date="2021-12-20T15:26:00Z">
        <w:r w:rsidR="00055B48">
          <w:t>4</w:t>
        </w:r>
      </w:ins>
      <w:ins w:id="652" w:author="Max Lindmark" w:date="2021-12-20T15:27:00Z">
        <w:r w:rsidR="00064612">
          <w:t>-4.5</w:t>
        </w:r>
      </w:ins>
      <w:ins w:id="653" w:author="Max Lindmark" w:date="2021-12-20T15:26:00Z">
        <w:r w:rsidR="00B405D6">
          <w:t xml:space="preserve"> </w:t>
        </w:r>
      </w:ins>
      <w:del w:id="654" w:author="Max Lindmark" w:date="2021-12-20T15:26:00Z">
        <w:r w:rsidR="00F25348" w:rsidRPr="00C038C3" w:rsidDel="00B405D6">
          <w:delText>4</w:delText>
        </w:r>
      </w:del>
      <w:del w:id="655" w:author="Max Lindmark" w:date="2021-12-20T14:51:00Z">
        <w:r w:rsidR="00F25348" w:rsidRPr="00C038C3" w:rsidDel="00935352">
          <w:delText>.</w:delText>
        </w:r>
      </w:del>
      <w:del w:id="656" w:author="Max Lindmark" w:date="2021-12-20T15:25:00Z">
        <w:r w:rsidR="00F25348" w:rsidRPr="00C038C3" w:rsidDel="00456B13">
          <w:delText xml:space="preserve">5 </w:delText>
        </w:r>
      </w:del>
      <w:r w:rsidR="00A339F0" w:rsidRPr="00C038C3">
        <w:t>ml/L</w:t>
      </w:r>
      <w:r w:rsidR="00D055A3" w:rsidRPr="00C038C3">
        <w:t xml:space="preserve"> as the average oxygen concentration</w:t>
      </w:r>
      <w:r w:rsidR="0004143F" w:rsidRPr="00C038C3">
        <w:t xml:space="preserve"> </w:t>
      </w:r>
      <w:r w:rsidR="001B15BB" w:rsidRPr="00C038C3">
        <w:t>in recent years</w:t>
      </w:r>
      <w:ins w:id="657" w:author="Max Lindmark" w:date="2021-12-20T14:51:00Z">
        <w:r w:rsidR="009741A4">
          <w:t xml:space="preserve"> </w:t>
        </w:r>
      </w:ins>
      <w:del w:id="658" w:author="Max Lindmark" w:date="2021-12-20T15:27:00Z">
        <w:r w:rsidR="00AB395D" w:rsidRPr="00C038C3" w:rsidDel="00504F48">
          <w:delText xml:space="preserve"> </w:delText>
        </w:r>
      </w:del>
      <w:del w:id="659" w:author="Max Lindmark" w:date="2021-12-20T14:52:00Z">
        <w:r w:rsidR="00AB395D" w:rsidRPr="00C038C3" w:rsidDel="00634704">
          <w:delText>(for the eastern Baltic cod)</w:delText>
        </w:r>
      </w:del>
      <w:ins w:id="660" w:author="Max Lindmark" w:date="2021-12-20T14:52:00Z">
        <w:r w:rsidR="00634704">
          <w:t xml:space="preserve">based on oxygen </w:t>
        </w:r>
        <w:r w:rsidR="00705232">
          <w:t>levels at the mean depth</w:t>
        </w:r>
      </w:ins>
      <w:ins w:id="661" w:author="Max Lindmark" w:date="2021-12-20T18:24:00Z">
        <w:r w:rsidR="00975DB7">
          <w:t xml:space="preserve"> of the cod population</w:t>
        </w:r>
      </w:ins>
      <w:r w:rsidR="00AB395D" w:rsidRPr="00C038C3">
        <w:t xml:space="preserve"> </w:t>
      </w:r>
      <w:r w:rsidR="00B62348" w:rsidRPr="00C038C3">
        <w:fldChar w:fldCharType="begin"/>
      </w:r>
      <w:r w:rsidR="00B62348" w:rsidRPr="00C038C3">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sidRPr="00C038C3">
        <w:fldChar w:fldCharType="separate"/>
      </w:r>
      <w:r w:rsidR="00B62348" w:rsidRPr="00C038C3">
        <w:t xml:space="preserve">(Brander, 2020; Casini </w:t>
      </w:r>
      <w:r w:rsidR="00B62348" w:rsidRPr="00C038C3">
        <w:rPr>
          <w:i/>
          <w:iCs/>
        </w:rPr>
        <w:t>et al.</w:t>
      </w:r>
      <w:r w:rsidR="00B62348" w:rsidRPr="00C038C3">
        <w:t>, 2021)</w:t>
      </w:r>
      <w:r w:rsidR="00B62348" w:rsidRPr="00C038C3">
        <w:fldChar w:fldCharType="end"/>
      </w:r>
      <w:r w:rsidR="00872E58" w:rsidRPr="00C038C3">
        <w:t>. 4.</w:t>
      </w:r>
      <w:del w:id="662" w:author="Max Lindmark" w:date="2021-12-20T15:32:00Z">
        <w:r w:rsidR="00872E58" w:rsidRPr="00C038C3" w:rsidDel="00D3316D">
          <w:delText xml:space="preserve">5 </w:delText>
        </w:r>
      </w:del>
      <w:ins w:id="663" w:author="Max Lindmark" w:date="2021-12-20T15:32:00Z">
        <w:r w:rsidR="00D3316D">
          <w:t>3</w:t>
        </w:r>
        <w:r w:rsidR="00D3316D" w:rsidRPr="00C038C3">
          <w:t xml:space="preserve"> </w:t>
        </w:r>
      </w:ins>
      <w:r w:rsidR="00872E58" w:rsidRPr="00C038C3">
        <w:t>ml/L</w:t>
      </w:r>
      <w:r w:rsidR="00537CE6" w:rsidRPr="00C038C3">
        <w:t xml:space="preserve"> </w:t>
      </w:r>
      <w:r w:rsidR="008E5185" w:rsidRPr="00C038C3">
        <w:t xml:space="preserve">has </w:t>
      </w:r>
      <w:del w:id="664" w:author="Max Lindmark" w:date="2021-12-20T14:52:00Z">
        <w:r w:rsidR="008E5185" w:rsidRPr="00C038C3" w:rsidDel="00A57586">
          <w:delText xml:space="preserve">also </w:delText>
        </w:r>
      </w:del>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r w:rsidR="0027002B" w:rsidRPr="00C038C3">
        <w:fldChar w:fldCharType="begin"/>
      </w:r>
      <w:r w:rsidR="00AC3D0E">
        <w:instrText xml:space="preserve"> ADDIN ZOTERO_ITEM CSL_CITATION {"citationID":"58wejy4q","properties":{"formattedCitation":"(Chabot and Dutil, 1999; Hrycik {\\i{}et al.}, 2017)","plainCitation":"(Chabot and Dutil, 1999; Hrycik et al., 2017)","noteIndex":0},"citationItems":[{"id":2408,"uris":["http://zotero.org/users/6116610/items/D8NXZIXU"],"uri":["http://zotero.org/users/6116610/items/D8NXZIXU"],"itemData":{"id":2408,"type":"article-journal","abstract":"Growth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sidRPr="00C038C3">
        <w:fldChar w:fldCharType="separate"/>
      </w:r>
      <w:r w:rsidR="00AC3D0E" w:rsidRPr="00AC3D0E">
        <w:rPr>
          <w:lang w:val="en-GB"/>
        </w:rPr>
        <w:t xml:space="preserve">(Chabot and Dutil, 1999; Hrycik </w:t>
      </w:r>
      <w:r w:rsidR="00AC3D0E" w:rsidRPr="00AC3D0E">
        <w:rPr>
          <w:i/>
          <w:iCs/>
          <w:lang w:val="en-GB"/>
        </w:rPr>
        <w:t>et al.</w:t>
      </w:r>
      <w:r w:rsidR="00AC3D0E" w:rsidRPr="00AC3D0E">
        <w:rPr>
          <w:lang w:val="en-GB"/>
        </w:rPr>
        <w:t>, 2017)</w:t>
      </w:r>
      <w:r w:rsidR="0027002B" w:rsidRPr="00C038C3">
        <w:fldChar w:fldCharType="end"/>
      </w:r>
      <w:r w:rsidR="00FE205D" w:rsidRPr="00C038C3">
        <w:t>.</w:t>
      </w:r>
      <w:r w:rsidR="00746818" w:rsidRPr="00C038C3">
        <w:t xml:space="preserve"> </w:t>
      </w:r>
      <w:r w:rsidR="00AD532D" w:rsidRPr="00C038C3">
        <w:t xml:space="preserve">The difference </w:t>
      </w:r>
      <w:r w:rsidR="006355E5" w:rsidRPr="00C038C3">
        <w:t xml:space="preserve">in the estimated average </w:t>
      </w:r>
      <w:r w:rsidR="002B5666" w:rsidRPr="00C038C3">
        <w:t>oxygen concentration</w:t>
      </w:r>
      <w:r w:rsidR="00913236" w:rsidRPr="00C038C3">
        <w:t xml:space="preserve"> </w:t>
      </w:r>
      <w:r w:rsidR="00746818" w:rsidRPr="00C038C3">
        <w:t xml:space="preserve">could be </w:t>
      </w:r>
      <w:r w:rsidR="004759FF" w:rsidRPr="00C038C3">
        <w:t xml:space="preserve">because </w:t>
      </w:r>
      <w:r w:rsidR="00746818" w:rsidRPr="00C038C3">
        <w:t xml:space="preserve">we estimate the average oxygen </w:t>
      </w:r>
      <w:del w:id="665" w:author="Max Lindmark" w:date="2021-12-20T15:36:00Z">
        <w:r w:rsidR="00746818" w:rsidRPr="00C038C3" w:rsidDel="00AA3E7B">
          <w:delText>across the prediction grid (</w:delText>
        </w:r>
      </w:del>
      <w:ins w:id="666" w:author="Max Lindmark" w:date="2021-12-20T15:36:00Z">
        <w:r w:rsidR="00AA3E7B">
          <w:t xml:space="preserve">by weighted the average </w:t>
        </w:r>
      </w:ins>
      <w:del w:id="667" w:author="Max Lindmark" w:date="2021-12-20T15:28:00Z">
        <w:r w:rsidR="00746818" w:rsidRPr="00C038C3" w:rsidDel="007D0B49">
          <w:delText xml:space="preserve">populated with </w:delText>
        </w:r>
      </w:del>
      <w:r w:rsidR="00746818" w:rsidRPr="00C038C3">
        <w:t xml:space="preserve">sea bottom oxygen concentration </w:t>
      </w:r>
      <w:r w:rsidR="00746818" w:rsidRPr="00C038C3">
        <w:lastRenderedPageBreak/>
        <w:t>from the ocean model NEMO-Nordic-SCOBI</w:t>
      </w:r>
      <w:del w:id="668" w:author="Max Lindmark" w:date="2021-12-20T15:36:00Z">
        <w:r w:rsidR="00746818" w:rsidRPr="00C038C3" w:rsidDel="003022A8">
          <w:delText xml:space="preserve">), </w:delText>
        </w:r>
      </w:del>
      <w:del w:id="669" w:author="Max Lindmark" w:date="2021-12-20T15:28:00Z">
        <w:r w:rsidR="00746818" w:rsidRPr="00C038C3" w:rsidDel="007D0B49">
          <w:delText xml:space="preserve">and then calculate the average experienced </w:delText>
        </w:r>
        <w:r w:rsidR="00F37E02" w:rsidRPr="00C038C3" w:rsidDel="007D0B49">
          <w:delText xml:space="preserve">oxygen </w:delText>
        </w:r>
        <w:r w:rsidR="00746818" w:rsidRPr="00C038C3" w:rsidDel="007D0B49">
          <w:delText xml:space="preserve">by </w:delText>
        </w:r>
      </w:del>
      <w:del w:id="670" w:author="Max Lindmark" w:date="2021-12-20T15:36:00Z">
        <w:r w:rsidR="00746818" w:rsidRPr="00C038C3" w:rsidDel="003022A8">
          <w:delText>weight</w:delText>
        </w:r>
      </w:del>
      <w:del w:id="671" w:author="Max Lindmark" w:date="2021-12-20T15:28:00Z">
        <w:r w:rsidR="00746818" w:rsidRPr="00C038C3" w:rsidDel="007D0B49">
          <w:delText xml:space="preserve">ing </w:delText>
        </w:r>
      </w:del>
      <w:ins w:id="672" w:author="Max Lindmark" w:date="2021-12-20T15:28:00Z">
        <w:r w:rsidR="00710523">
          <w:t xml:space="preserve"> by </w:t>
        </w:r>
      </w:ins>
      <w:r w:rsidR="00746818" w:rsidRPr="00C038C3">
        <w:t xml:space="preserve">the </w:t>
      </w:r>
      <w:del w:id="673" w:author="Max Lindmark" w:date="2021-12-20T15:28:00Z">
        <w:r w:rsidR="00746818" w:rsidRPr="00C038C3" w:rsidDel="00EA50A0">
          <w:delText xml:space="preserve">average </w:delText>
        </w:r>
        <w:r w:rsidR="008F0A92" w:rsidRPr="00C038C3" w:rsidDel="00EA50A0">
          <w:delText xml:space="preserve">oxygen per grid cell </w:delText>
        </w:r>
        <w:r w:rsidR="00746818" w:rsidRPr="00C038C3" w:rsidDel="00EA50A0">
          <w:delText xml:space="preserve">by the </w:delText>
        </w:r>
      </w:del>
      <w:r w:rsidR="00746818" w:rsidRPr="00C038C3">
        <w:t xml:space="preserve">predicted densities from the </w:t>
      </w:r>
      <w:r w:rsidR="00DB0ADF" w:rsidRPr="00C038C3">
        <w:t xml:space="preserve">density </w:t>
      </w:r>
      <w:r w:rsidR="00746818" w:rsidRPr="00C038C3">
        <w:t xml:space="preserve">model. </w:t>
      </w:r>
      <w:commentRangeStart w:id="674"/>
      <w:commentRangeStart w:id="675"/>
      <w:r w:rsidR="00746818" w:rsidRPr="00C038C3">
        <w:t xml:space="preserve">This </w:t>
      </w:r>
      <w:ins w:id="676" w:author="Max Lindmark" w:date="2021-12-20T15:37:00Z">
        <w:r w:rsidR="00AE4EF6">
          <w:t xml:space="preserve">approach overcomes the </w:t>
        </w:r>
        <w:r w:rsidR="004E07EA">
          <w:t xml:space="preserve">issue that </w:t>
        </w:r>
      </w:ins>
      <w:del w:id="677" w:author="Max Lindmark" w:date="2021-12-20T15:38:00Z">
        <w:r w:rsidR="00746818" w:rsidRPr="00C038C3" w:rsidDel="004E07EA">
          <w:delText xml:space="preserve">should be a more precise </w:delText>
        </w:r>
        <w:r w:rsidR="001579BC" w:rsidRPr="00C038C3" w:rsidDel="004E07EA">
          <w:delText>approach;</w:delText>
        </w:r>
        <w:r w:rsidR="00746818" w:rsidRPr="00C038C3" w:rsidDel="004E07EA">
          <w:delText xml:space="preserve"> </w:delText>
        </w:r>
      </w:del>
      <w:r w:rsidR="00746818" w:rsidRPr="00C038C3">
        <w:t xml:space="preserve">oxygen </w:t>
      </w:r>
      <w:r w:rsidR="00FA0A66" w:rsidRPr="00C038C3">
        <w:t xml:space="preserve">concentrations span a large range for any given </w:t>
      </w:r>
      <w:r w:rsidR="00746818" w:rsidRPr="00C038C3">
        <w:t>depth</w:t>
      </w:r>
      <w:commentRangeEnd w:id="674"/>
      <w:r w:rsidR="00306414" w:rsidRPr="00C038C3">
        <w:rPr>
          <w:rStyle w:val="CommentReference"/>
        </w:rPr>
        <w:commentReference w:id="674"/>
      </w:r>
      <w:commentRangeEnd w:id="675"/>
      <w:r w:rsidR="00BB7E04" w:rsidRPr="00C038C3">
        <w:rPr>
          <w:rStyle w:val="CommentReference"/>
        </w:rPr>
        <w:commentReference w:id="675"/>
      </w:r>
      <w:r w:rsidR="00746818" w:rsidRPr="00C038C3">
        <w:t xml:space="preserve">. </w:t>
      </w:r>
      <w:r w:rsidR="002D116B" w:rsidRPr="00C038C3">
        <w:t>Moreover, we see that the 1</w:t>
      </w:r>
      <w:r w:rsidR="002D116B" w:rsidRPr="00C038C3">
        <w:rPr>
          <w:vertAlign w:val="superscript"/>
        </w:rPr>
        <w:t>st</w:t>
      </w:r>
      <w:r w:rsidR="002D116B" w:rsidRPr="00C038C3">
        <w:t xml:space="preserve"> decile of the density-weighted oxygen concentration reached an all-time low (approximately 3.5 ml/L in 20</w:t>
      </w:r>
      <w:ins w:id="678" w:author="Max Lindmark" w:date="2021-12-20T14:15:00Z">
        <w:r w:rsidR="00AA64DE">
          <w:t>10</w:t>
        </w:r>
      </w:ins>
      <w:del w:id="679" w:author="Max Lindmark" w:date="2021-12-20T14:15:00Z">
        <w:r w:rsidR="002D116B" w:rsidRPr="00C038C3" w:rsidDel="00AA64DE">
          <w:delText>05</w:delText>
        </w:r>
      </w:del>
      <w:r w:rsidR="002D116B" w:rsidRPr="00C038C3">
        <w:t xml:space="preserve">), and then </w:t>
      </w:r>
      <w:del w:id="680" w:author="Max Lindmark" w:date="2021-12-20T18:29:00Z">
        <w:r w:rsidR="002D116B" w:rsidRPr="00C038C3" w:rsidDel="00964E42">
          <w:delText xml:space="preserve">steadily </w:delText>
        </w:r>
      </w:del>
      <w:r w:rsidR="002D116B" w:rsidRPr="00C038C3">
        <w:t xml:space="preserve">increased, suggesting the average decline in oxygen concentration </w:t>
      </w:r>
      <w:r w:rsidR="00E53F04" w:rsidRPr="00C038C3">
        <w:t xml:space="preserve">is not driven by a decline </w:t>
      </w:r>
      <w:r w:rsidR="007110BB" w:rsidRPr="00C038C3">
        <w:t>in the lowest oxygen concentrations</w:t>
      </w:r>
      <w:r w:rsidR="002D116B" w:rsidRPr="00C038C3">
        <w:t xml:space="preserve">. </w:t>
      </w:r>
      <w:r w:rsidR="002C60AB" w:rsidRPr="00C038C3">
        <w:t xml:space="preserve">Interestingly, </w:t>
      </w:r>
      <w:ins w:id="681" w:author="Max Lindmark" w:date="2021-12-20T14:16:00Z">
        <w:r w:rsidR="00AA64DE">
          <w:t xml:space="preserve">despite </w:t>
        </w:r>
        <w:r w:rsidR="001F0D01">
          <w:t xml:space="preserve">the median oxygen the population experiences </w:t>
        </w:r>
        <w:r w:rsidR="006A2CA9">
          <w:t xml:space="preserve">being above proposed thresholds, </w:t>
        </w:r>
      </w:ins>
      <w:r w:rsidR="002C60AB" w:rsidRPr="00C038C3">
        <w:t xml:space="preserve">we still find a </w:t>
      </w:r>
      <w:r w:rsidR="004D29A0" w:rsidRPr="00C038C3">
        <w:t>positive effect of oxygen</w:t>
      </w:r>
      <w:ins w:id="682" w:author="Max Lindmark" w:date="2021-12-20T15:38:00Z">
        <w:r w:rsidR="0013435B">
          <w:t xml:space="preserve">, in line with </w:t>
        </w:r>
        <w:r w:rsidR="008C4BB9">
          <w:t xml:space="preserve">previous studies showing </w:t>
        </w:r>
      </w:ins>
      <w:ins w:id="683" w:author="Max Lindmark" w:date="2021-12-20T15:39:00Z">
        <w:r w:rsidR="00B52757">
          <w:t>that exposure to low-oxygen areas is associated with</w:t>
        </w:r>
      </w:ins>
      <w:ins w:id="684" w:author="Max Lindmark" w:date="2021-12-20T15:40:00Z">
        <w:r w:rsidR="00B52757">
          <w:t xml:space="preserve"> low condition</w:t>
        </w:r>
      </w:ins>
      <w:ins w:id="685" w:author="Max Lindmark" w:date="2021-12-20T15:41:00Z">
        <w:r w:rsidR="000668DC">
          <w:t xml:space="preserve"> </w:t>
        </w:r>
      </w:ins>
      <w:r w:rsidR="00537338">
        <w:fldChar w:fldCharType="begin"/>
      </w:r>
      <w:r w:rsidR="00537338">
        <w:instrText xml:space="preserve"> ADDIN ZOTERO_ITEM CSL_CITATION {"citationID":"VUUIHZxT","properties":{"formattedCitation":"(Limburg and Casini, 2019; Casini {\\i{}et al.}, 2021)","plainCitation":"(Limburg and Casini, 2019; Casini et al., 2021)","noteIndex":0},"citationItems":[{"id":2361,"uris":["http://zotero.org/users/6116610/items/7VRRX5L2"],"uri":["http://zotero.org/users/6116610/items/7VRRX5L2"],"itemData":{"id":2361,"type":"article-journal","abstract":"Deoxygenation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537338">
        <w:fldChar w:fldCharType="separate"/>
      </w:r>
      <w:r w:rsidR="00537338" w:rsidRPr="00537338">
        <w:rPr>
          <w:lang w:val="en-GB"/>
        </w:rPr>
        <w:t xml:space="preserve">(Limburg and Casini, 2019; Casini </w:t>
      </w:r>
      <w:r w:rsidR="00537338" w:rsidRPr="00537338">
        <w:rPr>
          <w:i/>
          <w:iCs/>
          <w:lang w:val="en-GB"/>
        </w:rPr>
        <w:t>et al.</w:t>
      </w:r>
      <w:r w:rsidR="00537338" w:rsidRPr="00537338">
        <w:rPr>
          <w:lang w:val="en-GB"/>
        </w:rPr>
        <w:t>, 2021)</w:t>
      </w:r>
      <w:r w:rsidR="00537338">
        <w:fldChar w:fldCharType="end"/>
      </w:r>
      <w:ins w:id="686" w:author="Max Lindmark" w:date="2021-12-20T14:16:00Z">
        <w:r w:rsidR="00E01369">
          <w:t>. However,</w:t>
        </w:r>
      </w:ins>
      <w:del w:id="687" w:author="Max Lindmark" w:date="2021-12-20T14:16:00Z">
        <w:r w:rsidR="00305736" w:rsidRPr="00C038C3" w:rsidDel="00E01369">
          <w:delText>,</w:delText>
        </w:r>
      </w:del>
      <w:r w:rsidR="00305736" w:rsidRPr="00C038C3">
        <w:t xml:space="preserve"> </w:t>
      </w:r>
      <w:del w:id="688" w:author="Max Lindmark" w:date="2021-12-20T14:16:00Z">
        <w:r w:rsidR="00305736" w:rsidRPr="00C038C3" w:rsidDel="00E01369">
          <w:delText xml:space="preserve">though </w:delText>
        </w:r>
      </w:del>
      <w:r w:rsidR="00305736" w:rsidRPr="00C038C3">
        <w:t xml:space="preserve">we </w:t>
      </w:r>
      <w:r w:rsidR="00B825FB" w:rsidRPr="00C038C3">
        <w:t xml:space="preserve">can only speculate if this is </w:t>
      </w:r>
      <w:r w:rsidR="003F2842" w:rsidRPr="00C038C3">
        <w:t>due to</w:t>
      </w:r>
      <w:r w:rsidR="007123BA" w:rsidRPr="00C038C3">
        <w:t xml:space="preserve"> oxygen being correlated with richer habitats or if there are direct physiological impacts</w:t>
      </w:r>
      <w:r w:rsidR="00206EA8" w:rsidRPr="00C038C3">
        <w:t xml:space="preserve"> </w:t>
      </w:r>
      <w:r w:rsidR="007D1853" w:rsidRPr="00C038C3">
        <w:t xml:space="preserve">at lower threshold in the wild. Either way, </w:t>
      </w:r>
      <w:r w:rsidR="004D29A0" w:rsidRPr="00C038C3">
        <w:t xml:space="preserve">the current trend of declining oxygen </w:t>
      </w:r>
      <w:del w:id="689" w:author="Max Lindmark" w:date="2021-12-20T14:53:00Z">
        <w:r w:rsidR="00AC17F5" w:rsidRPr="00C038C3" w:rsidDel="00A57586">
          <w:delText>and the progressive deepening of the cod stock</w:delText>
        </w:r>
        <w:r w:rsidR="00A368D8" w:rsidRPr="00C038C3" w:rsidDel="00A57586">
          <w:delText xml:space="preserve"> </w:delText>
        </w:r>
      </w:del>
      <w:r w:rsidR="002A0AEE" w:rsidRPr="00C038C3">
        <w:t xml:space="preserve">will </w:t>
      </w:r>
      <w:r w:rsidR="00277A4A" w:rsidRPr="00C038C3">
        <w:t xml:space="preserve">likely </w:t>
      </w:r>
      <w:r w:rsidR="004D29A0" w:rsidRPr="00C038C3">
        <w:t xml:space="preserve">contribute to further deteriorating </w:t>
      </w:r>
      <w:r w:rsidR="00150817" w:rsidRPr="00C038C3">
        <w:t xml:space="preserve">body </w:t>
      </w:r>
      <w:r w:rsidR="004D29A0" w:rsidRPr="00C038C3">
        <w:t>condition</w:t>
      </w:r>
      <w:r w:rsidR="00150817" w:rsidRPr="00C038C3">
        <w:t xml:space="preserve"> of cod</w:t>
      </w:r>
      <w:r w:rsidR="006D057D" w:rsidRPr="00C038C3">
        <w:t>.</w:t>
      </w:r>
    </w:p>
    <w:p w14:paraId="0591261B" w14:textId="3AA573A2" w:rsidR="00E61261" w:rsidRPr="00C038C3" w:rsidRDefault="00234431" w:rsidP="00552801">
      <w:pPr>
        <w:spacing w:line="480" w:lineRule="auto"/>
        <w:ind w:firstLine="284"/>
        <w:contextualSpacing/>
        <w:mirrorIndents/>
        <w:jc w:val="both"/>
        <w:rPr>
          <w:iCs/>
        </w:rPr>
      </w:pPr>
      <w:r w:rsidRPr="00C038C3">
        <w:t>An i</w:t>
      </w:r>
      <w:r w:rsidR="005E3A64" w:rsidRPr="00C038C3">
        <w:t xml:space="preserve">ndirect effect </w:t>
      </w:r>
      <w:r w:rsidR="00D3309D" w:rsidRPr="00C038C3">
        <w:t>of</w:t>
      </w:r>
      <w:r w:rsidR="004D557D" w:rsidRPr="00C038C3">
        <w:t xml:space="preserve"> declining</w:t>
      </w:r>
      <w:r w:rsidR="00D3309D" w:rsidRPr="00C038C3">
        <w:t xml:space="preserve"> oxygen </w:t>
      </w:r>
      <w:r w:rsidR="008D2702" w:rsidRPr="00C038C3">
        <w:t xml:space="preserve">is </w:t>
      </w:r>
      <w:r w:rsidR="00EF55C7" w:rsidRPr="00C038C3">
        <w:t xml:space="preserve">a potentially </w:t>
      </w:r>
      <w:r w:rsidR="00DF43D2" w:rsidRPr="00C038C3">
        <w:t xml:space="preserve">intensified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FD65EC" w:rsidRPr="00C038C3">
        <w:rPr>
          <w:i/>
        </w:rPr>
        <w:t>Saduria entomo</w:t>
      </w:r>
      <w:r w:rsidR="00137390" w:rsidRPr="00C038C3">
        <w:rPr>
          <w:i/>
        </w:rPr>
        <w:t>n</w:t>
      </w:r>
      <w:r w:rsidR="005E3A64" w:rsidRPr="00C038C3">
        <w:t xml:space="preserve">, </w:t>
      </w:r>
      <w:r w:rsidR="008B7365" w:rsidRPr="00C038C3">
        <w:t xml:space="preserve">due to the habitat contraction caused by the expansion of </w:t>
      </w:r>
      <w:r w:rsidR="005E3A64" w:rsidRPr="00C038C3">
        <w:t>“dead zones”</w:t>
      </w:r>
      <w:ins w:id="690" w:author="Max Lindmark" w:date="2021-12-07T13:24:00Z">
        <w:r w:rsidR="0087118F">
          <w:t xml:space="preserve"> </w:t>
        </w:r>
      </w:ins>
      <w:del w:id="691" w:author="Max Lindmark" w:date="2021-12-14T09:06:00Z">
        <w:r w:rsidR="009B5C72" w:rsidRPr="00C038C3" w:rsidDel="00874B1A">
          <w:delText xml:space="preserve"> </w:delText>
        </w:r>
      </w:del>
      <w:r w:rsidR="002B4F9A" w:rsidRPr="00C038C3">
        <w:fldChar w:fldCharType="begin"/>
      </w:r>
      <w:r w:rsidR="00874B1A">
        <w:instrText xml:space="preserve"> ADDIN ZOTERO_ITEM CSL_CITATION {"citationID":"lmEM35qt","properties":{"formattedCitation":"(Casini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rsidRPr="00C038C3">
        <w:fldChar w:fldCharType="separate"/>
      </w:r>
      <w:r w:rsidR="00874B1A" w:rsidRPr="00874B1A">
        <w:rPr>
          <w:lang w:val="en-GB"/>
        </w:rPr>
        <w:t xml:space="preserve">(Casini </w:t>
      </w:r>
      <w:r w:rsidR="00874B1A" w:rsidRPr="00874B1A">
        <w:rPr>
          <w:i/>
          <w:iCs/>
          <w:lang w:val="en-GB"/>
        </w:rPr>
        <w:t>et al.</w:t>
      </w:r>
      <w:r w:rsidR="00874B1A" w:rsidRPr="00874B1A">
        <w:rPr>
          <w:lang w:val="en-GB"/>
        </w:rPr>
        <w:t xml:space="preserve">, 2016a; Orio </w:t>
      </w:r>
      <w:r w:rsidR="00874B1A" w:rsidRPr="00874B1A">
        <w:rPr>
          <w:i/>
          <w:iCs/>
          <w:lang w:val="en-GB"/>
        </w:rPr>
        <w:t>et al.</w:t>
      </w:r>
      <w:r w:rsidR="00874B1A" w:rsidRPr="00874B1A">
        <w:rPr>
          <w:lang w:val="en-GB"/>
        </w:rPr>
        <w:t xml:space="preserve">, 2019; Haase </w:t>
      </w:r>
      <w:r w:rsidR="00874B1A" w:rsidRPr="00874B1A">
        <w:rPr>
          <w:i/>
          <w:iCs/>
          <w:lang w:val="en-GB"/>
        </w:rPr>
        <w:t>et al.</w:t>
      </w:r>
      <w:r w:rsidR="00874B1A" w:rsidRPr="00874B1A">
        <w:rPr>
          <w:lang w:val="en-GB"/>
        </w:rPr>
        <w:t>, 2020)</w:t>
      </w:r>
      <w:r w:rsidR="002B4F9A" w:rsidRPr="00C038C3">
        <w:fldChar w:fldCharType="end"/>
      </w:r>
      <w:r w:rsidR="005E3A64" w:rsidRPr="00C038C3">
        <w:t>.</w:t>
      </w:r>
      <w:r w:rsidR="00E22457" w:rsidRPr="00C038C3">
        <w:t xml:space="preserve"> </w:t>
      </w:r>
      <w:commentRangeStart w:id="692"/>
      <w:r w:rsidR="00E22457" w:rsidRPr="00C038C3">
        <w:t>We d</w:t>
      </w:r>
      <w:r w:rsidR="001F7117" w:rsidRPr="00C038C3">
        <w:t>id</w:t>
      </w:r>
      <w:r w:rsidR="00E22457" w:rsidRPr="00C038C3">
        <w:t xml:space="preserve"> not include the extent of hypoxic areas </w:t>
      </w:r>
      <w:del w:id="693" w:author="Max Lindmark" w:date="2021-12-14T09:06:00Z">
        <w:r w:rsidR="00386BF5" w:rsidRPr="00C038C3" w:rsidDel="00874B1A">
          <w:delText xml:space="preserve">not spatial overlap </w:delText>
        </w:r>
      </w:del>
      <w:r w:rsidR="00E22457" w:rsidRPr="00C038C3">
        <w:t>as</w:t>
      </w:r>
      <w:ins w:id="694" w:author="Max Lindmark" w:date="2021-12-14T09:06:00Z">
        <w:r w:rsidR="00874B1A">
          <w:t xml:space="preserve"> a</w:t>
        </w:r>
      </w:ins>
      <w:r w:rsidR="00E22457" w:rsidRPr="00C038C3">
        <w:t xml:space="preserve"> covariate</w:t>
      </w:r>
      <w:ins w:id="695" w:author="Max Lindmark" w:date="2021-12-20T15:42:00Z">
        <w:r w:rsidR="00537338">
          <w:t xml:space="preserve"> representing suitable habitat area</w:t>
        </w:r>
      </w:ins>
      <w:r w:rsidR="000E23CF" w:rsidRPr="00C038C3">
        <w:t>.</w:t>
      </w:r>
      <w:commentRangeEnd w:id="692"/>
      <w:r w:rsidR="00907682">
        <w:rPr>
          <w:rStyle w:val="CommentReference"/>
        </w:rPr>
        <w:commentReference w:id="692"/>
      </w:r>
      <w:r w:rsidR="000E23CF" w:rsidRPr="00C038C3">
        <w:t xml:space="preserve"> </w:t>
      </w:r>
      <w:r w:rsidR="000B50BB" w:rsidRPr="00C038C3">
        <w:t>Instead,</w:t>
      </w:r>
      <w:r w:rsidR="00E22457" w:rsidRPr="00C038C3">
        <w:t xml:space="preserve"> </w:t>
      </w:r>
      <w:r w:rsidR="00E73FC1" w:rsidRPr="00C038C3">
        <w:t xml:space="preserve">we use </w:t>
      </w:r>
      <w:r w:rsidR="00E62B8F" w:rsidRPr="00C038C3">
        <w:t xml:space="preserve">predicted density of </w:t>
      </w:r>
      <w:r w:rsidR="00A85633" w:rsidRPr="00C038C3">
        <w:t xml:space="preserve">flounder and cod </w:t>
      </w:r>
      <w:r w:rsidR="00E22457" w:rsidRPr="00C038C3">
        <w:t xml:space="preserve">at the haul </w:t>
      </w:r>
      <w:r w:rsidR="00D12DA9" w:rsidRPr="00C038C3">
        <w:t>and</w:t>
      </w:r>
      <w:r w:rsidR="00E22457" w:rsidRPr="00C038C3">
        <w:t xml:space="preserve"> at the ICES rectangle-level</w:t>
      </w:r>
      <w:r w:rsidR="009E2A8E" w:rsidRPr="00C038C3">
        <w:t xml:space="preserve"> </w:t>
      </w:r>
      <w:ins w:id="696" w:author="Max Lindmark" w:date="2021-12-20T15:42:00Z">
        <w:r w:rsidR="00BC2B5C">
          <w:t xml:space="preserve">as a direct density </w:t>
        </w:r>
      </w:ins>
      <w:del w:id="697" w:author="Max Lindmark" w:date="2021-12-20T15:42:00Z">
        <w:r w:rsidR="009E2A8E" w:rsidRPr="00C038C3" w:rsidDel="00BC2B5C">
          <w:delText xml:space="preserve">to include “crowding” </w:delText>
        </w:r>
      </w:del>
      <w:r w:rsidR="009E2A8E" w:rsidRPr="00C038C3">
        <w:t xml:space="preserve">effects.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C66156" w:rsidRPr="00C038C3">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C038C3">
        <w:fldChar w:fldCharType="separate"/>
      </w:r>
      <w:r w:rsidR="00C66156" w:rsidRPr="00C038C3">
        <w:t>(Svedäng and 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ins w:id="698" w:author="Max Lindmark" w:date="2021-12-20T14:54:00Z">
        <w:r w:rsidR="00651A78">
          <w:t xml:space="preserve">a very weak </w:t>
        </w:r>
      </w:ins>
      <w:r w:rsidR="003B41AC" w:rsidRPr="00C038C3">
        <w:t>negative effect</w:t>
      </w:r>
      <w:ins w:id="699" w:author="Max Lindmark" w:date="2021-12-20T14:54:00Z">
        <w:r w:rsidR="00341CEA">
          <w:t xml:space="preserve"> of </w:t>
        </w:r>
      </w:ins>
      <w:del w:id="700" w:author="Max Lindmark" w:date="2021-12-20T14:54:00Z">
        <w:r w:rsidR="003B41AC" w:rsidRPr="00C038C3" w:rsidDel="00341CEA">
          <w:delText>s of local</w:delText>
        </w:r>
      </w:del>
      <w:r w:rsidR="003B41AC" w:rsidRPr="00C038C3">
        <w:t xml:space="preserve"> </w:t>
      </w:r>
      <w:del w:id="701" w:author="Max Lindmark" w:date="2021-12-20T14:54:00Z">
        <w:r w:rsidR="003B41AC" w:rsidRPr="00C038C3" w:rsidDel="005A515B">
          <w:delText>(</w:delText>
        </w:r>
      </w:del>
      <w:r w:rsidR="003B41AC" w:rsidRPr="00C038C3">
        <w:t>haul</w:t>
      </w:r>
      <w:del w:id="702" w:author="Max Lindmark" w:date="2021-12-20T14:54:00Z">
        <w:r w:rsidR="003B41AC" w:rsidRPr="00C038C3" w:rsidDel="005A515B">
          <w:delText>)</w:delText>
        </w:r>
      </w:del>
      <w:ins w:id="703" w:author="Max Lindmark" w:date="2021-12-20T14:54:00Z">
        <w:r w:rsidR="005A515B">
          <w:t>-level</w:t>
        </w:r>
      </w:ins>
      <w:r w:rsidR="00D86474" w:rsidRPr="00C038C3">
        <w:t xml:space="preserve"> density of cod, but not </w:t>
      </w:r>
      <w:ins w:id="704" w:author="Max Lindmark" w:date="2021-12-20T14:54:00Z">
        <w:r w:rsidR="00116170">
          <w:t xml:space="preserve">for </w:t>
        </w:r>
      </w:ins>
      <w:r w:rsidR="00D86474" w:rsidRPr="00C038C3">
        <w:t>flounder</w:t>
      </w:r>
      <w:ins w:id="705" w:author="Max Lindmark" w:date="2021-12-20T14:54:00Z">
        <w:r w:rsidR="00116170">
          <w:t xml:space="preserve"> at any scale</w:t>
        </w:r>
      </w:ins>
      <w:r w:rsidR="00657761" w:rsidRPr="00C038C3">
        <w:t>.</w:t>
      </w:r>
      <w:ins w:id="706" w:author="Max Lindmark" w:date="2021-12-20T15:03:00Z">
        <w:r w:rsidR="00C075AE">
          <w:t xml:space="preserve"> </w:t>
        </w:r>
      </w:ins>
      <w:r w:rsidR="0045000B" w:rsidRPr="00C038C3">
        <w:t>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ins w:id="707" w:author="Max Lindmark" w:date="2021-12-20T15:09:00Z">
        <w:r w:rsidR="00FB19FA">
          <w:t xml:space="preserve">. </w:t>
        </w:r>
        <w:r w:rsidR="00823A97">
          <w:t>That sa</w:t>
        </w:r>
      </w:ins>
      <w:ins w:id="708" w:author="Max Lindmark" w:date="2021-12-20T15:10:00Z">
        <w:r w:rsidR="00823A97">
          <w:t>id, we did not find strong effects of saduria density on conditio</w:t>
        </w:r>
        <w:r w:rsidR="006C6C68">
          <w:t>n</w:t>
        </w:r>
      </w:ins>
      <w:ins w:id="709" w:author="Max Lindmark" w:date="2021-12-20T15:11:00Z">
        <w:r w:rsidR="004E6A54">
          <w:t>.</w:t>
        </w:r>
      </w:ins>
      <w:ins w:id="710" w:author="Max Lindmark" w:date="2021-12-20T15:12:00Z">
        <w:r w:rsidR="00485BFE">
          <w:t xml:space="preserve"> </w:t>
        </w:r>
        <w:r w:rsidR="00BD5602">
          <w:t xml:space="preserve">Even if we </w:t>
        </w:r>
        <w:r w:rsidR="00485BFE">
          <w:t xml:space="preserve">do not detect strong evidence </w:t>
        </w:r>
        <w:r w:rsidR="001C343B">
          <w:t xml:space="preserve">of benthic </w:t>
        </w:r>
      </w:ins>
      <w:ins w:id="711" w:author="Max Lindmark" w:date="2021-12-20T15:13:00Z">
        <w:r w:rsidR="00F91A9A">
          <w:t>competition</w:t>
        </w:r>
      </w:ins>
      <w:ins w:id="712" w:author="Max Lindmark" w:date="2021-12-20T15:12:00Z">
        <w:r w:rsidR="001C343B">
          <w:t xml:space="preserve"> </w:t>
        </w:r>
        <w:r w:rsidR="00BD5602">
          <w:t xml:space="preserve">as a driver of the decline in </w:t>
        </w:r>
        <w:r w:rsidR="00BD5602">
          <w:lastRenderedPageBreak/>
          <w:t xml:space="preserve">condition, it </w:t>
        </w:r>
      </w:ins>
      <w:ins w:id="713" w:author="Max Lindmark" w:date="2021-12-20T15:11:00Z">
        <w:r w:rsidR="004E6A54">
          <w:t xml:space="preserve">could </w:t>
        </w:r>
      </w:ins>
      <w:ins w:id="714" w:author="Max Lindmark" w:date="2021-12-20T15:12:00Z">
        <w:r w:rsidR="009255F0">
          <w:t xml:space="preserve">still be important on </w:t>
        </w:r>
        <w:r w:rsidR="001143C3">
          <w:t>local scales, i.e.</w:t>
        </w:r>
      </w:ins>
      <w:ins w:id="715" w:author="Max Lindmark" w:date="2021-12-20T18:30:00Z">
        <w:r w:rsidR="00D9570B">
          <w:t>,</w:t>
        </w:r>
      </w:ins>
      <w:ins w:id="716" w:author="Max Lindmark" w:date="2021-12-20T15:12:00Z">
        <w:r w:rsidR="001143C3">
          <w:t xml:space="preserve"> in habitats with </w:t>
        </w:r>
      </w:ins>
      <w:ins w:id="717" w:author="Max Lindmark" w:date="2021-12-20T15:13:00Z">
        <w:r w:rsidR="001143C3">
          <w:t>saduria and flounder.</w:t>
        </w:r>
      </w:ins>
      <w:del w:id="718" w:author="Max Lindmark" w:date="2021-12-20T15:13:00Z">
        <w:r w:rsidR="003536E3" w:rsidRPr="00C038C3" w:rsidDel="00A6151F">
          <w:delText>.</w:delText>
        </w:r>
      </w:del>
      <w:r w:rsidR="0045000B" w:rsidRPr="00C038C3">
        <w:t xml:space="preserve"> </w:t>
      </w:r>
      <w:del w:id="719" w:author="Max Lindmark" w:date="2021-12-20T14:57:00Z">
        <w:r w:rsidR="00A62F51" w:rsidRPr="00C038C3" w:rsidDel="00B334B0">
          <w:delText xml:space="preserve">Hence, we cannot rule out that </w:delText>
        </w:r>
        <w:r w:rsidR="00726247" w:rsidRPr="00C038C3" w:rsidDel="00B334B0">
          <w:delText xml:space="preserve">that competition </w:delText>
        </w:r>
        <w:r w:rsidR="001632B7" w:rsidRPr="00C038C3" w:rsidDel="00B334B0">
          <w:delText>occurring</w:delText>
        </w:r>
        <w:r w:rsidR="00AF504E" w:rsidRPr="00C038C3" w:rsidDel="00B334B0">
          <w:delText xml:space="preserve">, </w:delText>
        </w:r>
        <w:r w:rsidR="005561F9" w:rsidRPr="00C038C3" w:rsidDel="00B334B0">
          <w:delText>only that cod are not skinnier in areas with high density of flounder</w:delText>
        </w:r>
        <w:r w:rsidR="00D67AC4" w:rsidRPr="00C038C3" w:rsidDel="00B334B0">
          <w:delText>.</w:delText>
        </w:r>
        <w:r w:rsidR="00997102" w:rsidRPr="00C038C3" w:rsidDel="00B334B0">
          <w:delText xml:space="preserve"> To properly test for competition, we would need data of the benthic </w:delText>
        </w:r>
        <w:r w:rsidR="00E33BAF" w:rsidRPr="00C038C3" w:rsidDel="00B334B0">
          <w:delText xml:space="preserve">invertebrate </w:delText>
        </w:r>
        <w:r w:rsidR="00997102" w:rsidRPr="00C038C3" w:rsidDel="00B334B0">
          <w:delText xml:space="preserve">community, which does not exist on this spatial and temporal resolution. </w:delText>
        </w:r>
        <w:commentRangeStart w:id="720"/>
        <w:commentRangeStart w:id="721"/>
        <w:r w:rsidR="00E61261" w:rsidRPr="00C038C3" w:rsidDel="00B334B0">
          <w:rPr>
            <w:iCs/>
          </w:rPr>
          <w:delText>Moreover</w:delText>
        </w:r>
        <w:r w:rsidR="007A5751" w:rsidRPr="00C038C3" w:rsidDel="00B334B0">
          <w:rPr>
            <w:iCs/>
          </w:rPr>
          <w:delText xml:space="preserve">, </w:delText>
        </w:r>
        <w:r w:rsidR="00AB164E" w:rsidRPr="00C038C3" w:rsidDel="00B334B0">
          <w:rPr>
            <w:iCs/>
          </w:rPr>
          <w:delText>the pro</w:delText>
        </w:r>
        <w:r w:rsidR="00AA3420" w:rsidRPr="00C038C3" w:rsidDel="00B334B0">
          <w:rPr>
            <w:iCs/>
          </w:rPr>
          <w:delText xml:space="preserve">portion of </w:delText>
        </w:r>
        <w:r w:rsidR="00930F6F" w:rsidRPr="00C038C3" w:rsidDel="00B334B0">
          <w:rPr>
            <w:i/>
          </w:rPr>
          <w:delText>Saduria entomon</w:delText>
        </w:r>
        <w:r w:rsidR="00930F6F" w:rsidRPr="00C038C3" w:rsidDel="00B334B0">
          <w:rPr>
            <w:iCs/>
          </w:rPr>
          <w:delText xml:space="preserve"> </w:delText>
        </w:r>
        <w:r w:rsidR="00AA3420" w:rsidRPr="00C038C3" w:rsidDel="00B334B0">
          <w:rPr>
            <w:iCs/>
          </w:rPr>
          <w:delText xml:space="preserve">in the diet </w:delText>
        </w:r>
        <w:r w:rsidR="001E6E98" w:rsidRPr="00C038C3" w:rsidDel="00B334B0">
          <w:rPr>
            <w:iCs/>
          </w:rPr>
          <w:delText xml:space="preserve">declined more </w:delText>
        </w:r>
        <w:r w:rsidR="00C60B59" w:rsidRPr="00C038C3" w:rsidDel="00B334B0">
          <w:rPr>
            <w:iCs/>
          </w:rPr>
          <w:delText>(</w:delText>
        </w:r>
        <w:r w:rsidR="00A10573" w:rsidRPr="00C038C3" w:rsidDel="00B334B0">
          <w:rPr>
            <w:iCs/>
          </w:rPr>
          <w:delText>from average 0.18</w:delText>
        </w:r>
        <w:r w:rsidR="0003001F" w:rsidRPr="00C038C3" w:rsidDel="00B334B0">
          <w:rPr>
            <w:iCs/>
          </w:rPr>
          <w:delText xml:space="preserve"> to 0.09</w:delText>
        </w:r>
        <w:r w:rsidR="00C31105" w:rsidRPr="00C038C3" w:rsidDel="00B334B0">
          <w:rPr>
            <w:iCs/>
          </w:rPr>
          <w:delText xml:space="preserve"> across size </w:delText>
        </w:r>
        <w:r w:rsidR="009F508F" w:rsidRPr="00C038C3" w:rsidDel="00B334B0">
          <w:rPr>
            <w:iCs/>
          </w:rPr>
          <w:delText xml:space="preserve">all </w:delText>
        </w:r>
        <w:r w:rsidR="00C31105" w:rsidRPr="00C038C3" w:rsidDel="00B334B0">
          <w:rPr>
            <w:iCs/>
          </w:rPr>
          <w:delText>groups</w:delText>
        </w:r>
        <w:r w:rsidR="00C60B59" w:rsidRPr="00C038C3" w:rsidDel="00B334B0">
          <w:rPr>
            <w:iCs/>
          </w:rPr>
          <w:delText xml:space="preserve">) </w:delText>
        </w:r>
        <w:r w:rsidR="00FF4CFE" w:rsidRPr="00C038C3" w:rsidDel="00B334B0">
          <w:rPr>
            <w:iCs/>
          </w:rPr>
          <w:delText xml:space="preserve">in </w:delText>
        </w:r>
        <w:r w:rsidR="001E6E98" w:rsidRPr="00C038C3" w:rsidDel="00B334B0">
          <w:rPr>
            <w:iCs/>
          </w:rPr>
          <w:delText xml:space="preserve">2007-2013 </w:delText>
        </w:r>
        <w:r w:rsidR="00E17E68" w:rsidRPr="00C038C3" w:rsidDel="00B334B0">
          <w:rPr>
            <w:iCs/>
          </w:rPr>
          <w:delText xml:space="preserve">relative to </w:delText>
        </w:r>
        <w:r w:rsidR="001E6E98" w:rsidRPr="00C038C3" w:rsidDel="00B334B0">
          <w:rPr>
            <w:iCs/>
          </w:rPr>
          <w:delText>1989-200</w:delText>
        </w:r>
        <w:r w:rsidR="00FD647F" w:rsidRPr="00C038C3" w:rsidDel="00B334B0">
          <w:rPr>
            <w:iCs/>
          </w:rPr>
          <w:delText xml:space="preserve">6 </w:delText>
        </w:r>
        <w:r w:rsidR="00605B8A" w:rsidRPr="00C038C3" w:rsidDel="00B334B0">
          <w:rPr>
            <w:iCs/>
          </w:rPr>
          <w:delText xml:space="preserve"> than </w:delText>
        </w:r>
        <w:r w:rsidR="00297F12" w:rsidRPr="00C038C3" w:rsidDel="00B334B0">
          <w:rPr>
            <w:iCs/>
          </w:rPr>
          <w:delText xml:space="preserve">the decline in </w:delText>
        </w:r>
        <w:r w:rsidR="00A07B52" w:rsidRPr="00C038C3" w:rsidDel="00B334B0">
          <w:rPr>
            <w:iCs/>
          </w:rPr>
          <w:delText xml:space="preserve">1989-2006 </w:delText>
        </w:r>
        <w:r w:rsidR="00167C22" w:rsidRPr="00C038C3" w:rsidDel="00B334B0">
          <w:rPr>
            <w:iCs/>
          </w:rPr>
          <w:delText>relative to 1974-1988</w:delText>
        </w:r>
        <w:r w:rsidR="00A3637C" w:rsidRPr="00C038C3" w:rsidDel="00B334B0">
          <w:rPr>
            <w:iCs/>
          </w:rPr>
          <w:delText xml:space="preserve"> (</w:delText>
        </w:r>
        <w:r w:rsidR="00927FAD" w:rsidRPr="00C038C3" w:rsidDel="00B334B0">
          <w:rPr>
            <w:iCs/>
          </w:rPr>
          <w:delText xml:space="preserve">from </w:delText>
        </w:r>
        <w:r w:rsidR="00C35404" w:rsidRPr="00C038C3" w:rsidDel="00B334B0">
          <w:rPr>
            <w:iCs/>
          </w:rPr>
          <w:delText>0.</w:delText>
        </w:r>
        <w:r w:rsidR="00125CED" w:rsidRPr="00C038C3" w:rsidDel="00B334B0">
          <w:rPr>
            <w:iCs/>
          </w:rPr>
          <w:delText>3</w:delText>
        </w:r>
        <w:r w:rsidR="001C3606" w:rsidRPr="00C038C3" w:rsidDel="00B334B0">
          <w:rPr>
            <w:iCs/>
          </w:rPr>
          <w:delText xml:space="preserve"> to 0.18</w:delText>
        </w:r>
        <w:r w:rsidR="00A3637C" w:rsidRPr="00C038C3" w:rsidDel="00B334B0">
          <w:rPr>
            <w:iCs/>
          </w:rPr>
          <w:delText>)</w:delText>
        </w:r>
        <w:r w:rsidR="005C3FE1" w:rsidRPr="00C038C3" w:rsidDel="00B334B0">
          <w:rPr>
            <w:iCs/>
          </w:rPr>
          <w:delText xml:space="preserve"> </w:delText>
        </w:r>
        <w:r w:rsidR="005C3FE1" w:rsidRPr="00C038C3" w:rsidDel="00B334B0">
          <w:rPr>
            <w:iCs/>
          </w:rPr>
          <w:fldChar w:fldCharType="begin"/>
        </w:r>
        <w:r w:rsidR="005C3FE1" w:rsidRPr="00C038C3" w:rsidDel="00B334B0">
          <w:rPr>
            <w:iCs/>
          </w:rPr>
          <w:del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delInstrText>
        </w:r>
        <w:r w:rsidR="005C3FE1" w:rsidRPr="00C038C3" w:rsidDel="00B334B0">
          <w:rPr>
            <w:iCs/>
          </w:rPr>
          <w:fldChar w:fldCharType="separate"/>
        </w:r>
        <w:r w:rsidR="005C3FE1" w:rsidRPr="00C038C3" w:rsidDel="00B334B0">
          <w:delText xml:space="preserve">(Kulatska </w:delText>
        </w:r>
        <w:r w:rsidR="005C3FE1" w:rsidRPr="00C038C3" w:rsidDel="00B334B0">
          <w:rPr>
            <w:i/>
            <w:iCs/>
          </w:rPr>
          <w:delText>et al.</w:delText>
        </w:r>
        <w:r w:rsidR="005C3FE1" w:rsidRPr="00C038C3" w:rsidDel="00B334B0">
          <w:delText>, 2019)</w:delText>
        </w:r>
        <w:r w:rsidR="005C3FE1" w:rsidRPr="00C038C3" w:rsidDel="00B334B0">
          <w:rPr>
            <w:iCs/>
          </w:rPr>
          <w:fldChar w:fldCharType="end"/>
        </w:r>
        <w:r w:rsidR="00A3637C" w:rsidRPr="00C038C3" w:rsidDel="00B334B0">
          <w:rPr>
            <w:iCs/>
          </w:rPr>
          <w:delText xml:space="preserve">. </w:delText>
        </w:r>
        <w:r w:rsidR="00B66761" w:rsidRPr="00C038C3" w:rsidDel="00B334B0">
          <w:rPr>
            <w:iCs/>
          </w:rPr>
          <w:delText xml:space="preserve">This is </w:delText>
        </w:r>
      </w:del>
      <w:commentRangeStart w:id="722"/>
      <w:del w:id="723" w:author="Max Lindmark" w:date="2021-12-14T09:07:00Z">
        <w:r w:rsidR="00B66761" w:rsidRPr="00C038C3" w:rsidDel="009B0E3E">
          <w:rPr>
            <w:iCs/>
          </w:rPr>
          <w:delText xml:space="preserve">interesting </w:delText>
        </w:r>
      </w:del>
      <w:commentRangeEnd w:id="722"/>
      <w:del w:id="724" w:author="Max Lindmark" w:date="2021-12-20T14:57:00Z">
        <w:r w:rsidR="00145901" w:rsidDel="00B334B0">
          <w:rPr>
            <w:rStyle w:val="CommentReference"/>
          </w:rPr>
          <w:commentReference w:id="722"/>
        </w:r>
        <w:r w:rsidR="00B66761" w:rsidRPr="00C038C3" w:rsidDel="00B334B0">
          <w:rPr>
            <w:iCs/>
          </w:rPr>
          <w:delText>because we find a stable (but low)</w:delText>
        </w:r>
        <w:r w:rsidR="00764B72" w:rsidRPr="00C038C3" w:rsidDel="00B334B0">
          <w:rPr>
            <w:iCs/>
          </w:rPr>
          <w:delText xml:space="preserve"> </w:delText>
        </w:r>
        <w:r w:rsidR="002D5C6C" w:rsidRPr="00C038C3" w:rsidDel="00B334B0">
          <w:rPr>
            <w:iCs/>
          </w:rPr>
          <w:delText xml:space="preserve">condition in </w:delText>
        </w:r>
        <w:r w:rsidR="00764B72" w:rsidRPr="00C038C3" w:rsidDel="00B334B0">
          <w:rPr>
            <w:iCs/>
          </w:rPr>
          <w:delText>2007-2013</w:delText>
        </w:r>
        <w:r w:rsidR="002744D1" w:rsidRPr="00C038C3" w:rsidDel="00B334B0">
          <w:rPr>
            <w:iCs/>
          </w:rPr>
          <w:delText xml:space="preserve">, when the proportion </w:delText>
        </w:r>
        <w:r w:rsidR="00865098" w:rsidRPr="00C038C3" w:rsidDel="00B334B0">
          <w:rPr>
            <w:iCs/>
          </w:rPr>
          <w:delText>declined fastest</w:delText>
        </w:r>
        <w:commentRangeEnd w:id="720"/>
        <w:r w:rsidR="00C45F4C" w:rsidRPr="00C038C3" w:rsidDel="00B334B0">
          <w:rPr>
            <w:rStyle w:val="CommentReference"/>
          </w:rPr>
          <w:commentReference w:id="720"/>
        </w:r>
        <w:commentRangeEnd w:id="721"/>
        <w:r w:rsidR="00726071" w:rsidRPr="00C038C3" w:rsidDel="00B334B0">
          <w:rPr>
            <w:rStyle w:val="CommentReference"/>
          </w:rPr>
          <w:commentReference w:id="721"/>
        </w:r>
        <w:r w:rsidR="004C2CA0" w:rsidRPr="00C038C3" w:rsidDel="00B334B0">
          <w:rPr>
            <w:iCs/>
          </w:rPr>
          <w:delText>.</w:delText>
        </w:r>
        <w:r w:rsidR="005E68C7" w:rsidRPr="00C038C3" w:rsidDel="00B334B0">
          <w:rPr>
            <w:iCs/>
          </w:rPr>
          <w:delText xml:space="preserve"> </w:delText>
        </w:r>
        <w:r w:rsidR="000851C7" w:rsidRPr="00C038C3" w:rsidDel="00B334B0">
          <w:rPr>
            <w:iCs/>
          </w:rPr>
          <w:delText xml:space="preserve">More studies need to be done </w:delText>
        </w:r>
        <w:r w:rsidR="00527E3F" w:rsidRPr="00C038C3" w:rsidDel="00B334B0">
          <w:rPr>
            <w:iCs/>
          </w:rPr>
          <w:delText xml:space="preserve">to </w:delText>
        </w:r>
        <w:r w:rsidR="00AC57A9" w:rsidRPr="00C038C3" w:rsidDel="00B334B0">
          <w:rPr>
            <w:iCs/>
          </w:rPr>
          <w:delText>evaluate</w:delText>
        </w:r>
        <w:r w:rsidR="00892ED3" w:rsidRPr="00C038C3" w:rsidDel="00B334B0">
          <w:rPr>
            <w:iCs/>
          </w:rPr>
          <w:delText xml:space="preserve"> </w:delText>
        </w:r>
        <w:r w:rsidR="00FE580D" w:rsidRPr="00C038C3" w:rsidDel="00B334B0">
          <w:rPr>
            <w:iCs/>
          </w:rPr>
          <w:delText xml:space="preserve">if the </w:delText>
        </w:r>
        <w:r w:rsidR="00C45F4C" w:rsidRPr="00C038C3" w:rsidDel="00B334B0">
          <w:rPr>
            <w:iCs/>
          </w:rPr>
          <w:delText xml:space="preserve">lasting </w:delText>
        </w:r>
        <w:r w:rsidR="00FE580D" w:rsidRPr="00C038C3" w:rsidDel="00B334B0">
          <w:rPr>
            <w:iCs/>
          </w:rPr>
          <w:delText xml:space="preserve">low </w:delText>
        </w:r>
        <w:r w:rsidR="00DF6BF3" w:rsidRPr="00C038C3" w:rsidDel="00B334B0">
          <w:rPr>
            <w:iCs/>
          </w:rPr>
          <w:delText xml:space="preserve">feeding </w:delText>
        </w:r>
        <w:r w:rsidR="00FE580D" w:rsidRPr="00C038C3" w:rsidDel="00B334B0">
          <w:rPr>
            <w:iCs/>
          </w:rPr>
          <w:delText xml:space="preserve">rates of </w:delText>
        </w:r>
        <w:r w:rsidR="00DF6BF3" w:rsidRPr="00C038C3" w:rsidDel="00B334B0">
          <w:rPr>
            <w:i/>
          </w:rPr>
          <w:delText>Saduria entomon</w:delText>
        </w:r>
        <w:r w:rsidR="00DF6BF3" w:rsidRPr="00C038C3" w:rsidDel="00B334B0">
          <w:rPr>
            <w:iCs/>
          </w:rPr>
          <w:delText xml:space="preserve"> </w:delText>
        </w:r>
        <w:r w:rsidR="00FE580D" w:rsidRPr="00C038C3" w:rsidDel="00B334B0">
          <w:rPr>
            <w:iCs/>
          </w:rPr>
          <w:delText xml:space="preserve">in recent years </w:delText>
        </w:r>
        <w:r w:rsidR="000F4726" w:rsidRPr="00C038C3" w:rsidDel="00B334B0">
          <w:rPr>
            <w:iCs/>
          </w:rPr>
          <w:delText>are d</w:delText>
        </w:r>
        <w:r w:rsidR="006A101A" w:rsidRPr="00C038C3" w:rsidDel="00B334B0">
          <w:rPr>
            <w:iCs/>
          </w:rPr>
          <w:delText xml:space="preserve">ue to </w:delText>
        </w:r>
        <w:r w:rsidR="00C45F4C" w:rsidRPr="00C038C3" w:rsidDel="00B334B0">
          <w:rPr>
            <w:iCs/>
          </w:rPr>
          <w:delText xml:space="preserve">the high flounder densities and therefore to </w:delText>
        </w:r>
        <w:r w:rsidR="00892ED3" w:rsidRPr="00C038C3" w:rsidDel="00B334B0">
          <w:rPr>
            <w:iCs/>
          </w:rPr>
          <w:delText xml:space="preserve">competition </w:delText>
        </w:r>
        <w:r w:rsidR="000A2925" w:rsidRPr="00C038C3" w:rsidDel="00B334B0">
          <w:rPr>
            <w:iCs/>
          </w:rPr>
          <w:delText>with flounder</w:delText>
        </w:r>
        <w:r w:rsidR="00F30B99" w:rsidRPr="00C038C3" w:rsidDel="00B334B0">
          <w:rPr>
            <w:iCs/>
          </w:rPr>
          <w:delText>.</w:delText>
        </w:r>
      </w:del>
      <w:ins w:id="725" w:author="Max Lindmark" w:date="2021-12-20T15:07:00Z">
        <w:r w:rsidR="0009606F">
          <w:rPr>
            <w:iCs/>
          </w:rPr>
          <w:t>Further studies are neede</w:t>
        </w:r>
        <w:r w:rsidR="00940D79">
          <w:rPr>
            <w:iCs/>
          </w:rPr>
          <w:t xml:space="preserve">d to </w:t>
        </w:r>
        <w:r w:rsidR="00EA5403">
          <w:rPr>
            <w:iCs/>
          </w:rPr>
          <w:t xml:space="preserve">investigate </w:t>
        </w:r>
        <w:r w:rsidR="002A3C91">
          <w:rPr>
            <w:iCs/>
          </w:rPr>
          <w:t xml:space="preserve">the effect of </w:t>
        </w:r>
      </w:ins>
      <w:ins w:id="726" w:author="Max Lindmark" w:date="2021-12-20T15:09:00Z">
        <w:r w:rsidR="002E32D8">
          <w:rPr>
            <w:iCs/>
          </w:rPr>
          <w:t xml:space="preserve">benthic competition </w:t>
        </w:r>
        <w:r w:rsidR="001D59F6">
          <w:rPr>
            <w:iCs/>
          </w:rPr>
          <w:t xml:space="preserve">for local differences in condition, potentially in combination with </w:t>
        </w:r>
        <w:r w:rsidR="00EF641F">
          <w:rPr>
            <w:iCs/>
          </w:rPr>
          <w:t xml:space="preserve">benthic prey biomass. </w:t>
        </w:r>
      </w:ins>
    </w:p>
    <w:p w14:paraId="66BC9C6D" w14:textId="5856779D"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del w:id="727" w:author="Max Lindmark" w:date="2021-12-20T15:04:00Z">
        <w:r w:rsidR="00D311F8" w:rsidRPr="00C038C3" w:rsidDel="00814968">
          <w:delText xml:space="preserve">and herring </w:delText>
        </w:r>
      </w:del>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87118F">
        <w:t xml:space="preserve"> </w:t>
      </w:r>
      <w:r w:rsidR="00ED4820" w:rsidRPr="00C038C3">
        <w:fldChar w:fldCharType="begin"/>
      </w:r>
      <w:r w:rsidR="00A02C50">
        <w:instrText xml:space="preserve"> ADDIN ZOTERO_ITEM CSL_CITATION {"citationID":"qMOamqY7","properties":{"formattedCitation":"(G\\uc0\\u229{}rdmark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rsidRPr="00C038C3">
        <w:fldChar w:fldCharType="separate"/>
      </w:r>
      <w:r w:rsidR="00A02C50" w:rsidRPr="00A02C50">
        <w:rPr>
          <w:lang w:val="en-GB"/>
        </w:rPr>
        <w:t xml:space="preserve">(Gårdmark </w:t>
      </w:r>
      <w:r w:rsidR="00A02C50" w:rsidRPr="00A02C50">
        <w:rPr>
          <w:i/>
          <w:iCs/>
          <w:lang w:val="en-GB"/>
        </w:rPr>
        <w:t>et al.</w:t>
      </w:r>
      <w:r w:rsidR="00A02C50" w:rsidRPr="00A02C50">
        <w:rPr>
          <w:lang w:val="en-GB"/>
        </w:rPr>
        <w:t xml:space="preserve">, 2015; Casini </w:t>
      </w:r>
      <w:r w:rsidR="00A02C50" w:rsidRPr="00A02C50">
        <w:rPr>
          <w:i/>
          <w:iCs/>
          <w:lang w:val="en-GB"/>
        </w:rPr>
        <w:t>et al.</w:t>
      </w:r>
      <w:r w:rsidR="00A02C50" w:rsidRPr="00A02C50">
        <w:rPr>
          <w:lang w:val="en-GB"/>
        </w:rPr>
        <w:t>, 2016a)</w:t>
      </w:r>
      <w:r w:rsidR="00ED4820" w:rsidRPr="00C038C3">
        <w:fldChar w:fldCharType="end"/>
      </w:r>
      <w:r w:rsidR="00696E69" w:rsidRPr="00C038C3">
        <w:t>.</w:t>
      </w:r>
      <w:r w:rsidR="00DA19C9" w:rsidRPr="00C038C3">
        <w:t xml:space="preserve"> We f</w:t>
      </w:r>
      <w:r w:rsidR="001E25CA" w:rsidRPr="00C038C3">
        <w:t>ou</w:t>
      </w:r>
      <w:r w:rsidR="00DA19C9" w:rsidRPr="00C038C3">
        <w:t xml:space="preserve">nd positive effects of sprat </w:t>
      </w:r>
      <w:r w:rsidR="008018DC" w:rsidRPr="00C038C3">
        <w:t>abundance</w:t>
      </w:r>
      <w:r w:rsidR="00DA19C9" w:rsidRPr="00C038C3">
        <w:t xml:space="preserve"> at the ICES subdivision level</w:t>
      </w:r>
      <w:r w:rsidR="00AA343C" w:rsidRPr="00C038C3">
        <w:t xml:space="preserve">, </w:t>
      </w:r>
      <w:r w:rsidR="006403A3" w:rsidRPr="00C038C3">
        <w:t xml:space="preserve">but not for herring. </w:t>
      </w:r>
      <w:r w:rsidR="00EE0A96" w:rsidRPr="00C038C3">
        <w:t>I</w:t>
      </w:r>
      <w:r w:rsidR="00AA343C" w:rsidRPr="00C038C3">
        <w:t xml:space="preserve">t is </w:t>
      </w:r>
      <w:r w:rsidR="00375E94" w:rsidRPr="00C038C3">
        <w:t xml:space="preserve">however </w:t>
      </w:r>
      <w:r w:rsidR="00C06A40" w:rsidRPr="00C038C3">
        <w:t>unclear if the decline in s</w:t>
      </w:r>
      <w:r w:rsidR="001F3FD5" w:rsidRPr="00C038C3">
        <w:t>p</w:t>
      </w:r>
      <w:r w:rsidR="00C06A40" w:rsidRPr="00C038C3">
        <w:t xml:space="preserve">rat </w:t>
      </w:r>
      <w:r w:rsidR="0017648F" w:rsidRPr="00C038C3">
        <w:t>drove the decline in condition</w:t>
      </w:r>
      <w:r w:rsidR="00F11C7A" w:rsidRPr="00C038C3">
        <w:t>. E</w:t>
      </w:r>
      <w:r w:rsidR="00EB54CC" w:rsidRPr="00C038C3">
        <w:t xml:space="preserve">ven though the </w:t>
      </w:r>
      <w:r w:rsidR="0097752B" w:rsidRPr="00C038C3">
        <w:t xml:space="preserve">spawning stock biomass of </w:t>
      </w:r>
      <w:r w:rsidR="002265AA" w:rsidRPr="00C038C3">
        <w:t>sprat decline</w:t>
      </w:r>
      <w:r w:rsidR="00FF4A5D" w:rsidRPr="00C038C3">
        <w:t>d</w:t>
      </w:r>
      <w:r w:rsidR="00507CA6" w:rsidRPr="00C038C3">
        <w:t xml:space="preserve"> from </w:t>
      </w:r>
      <w:r w:rsidR="002E4DFF" w:rsidRPr="00C038C3">
        <w:t>1.</w:t>
      </w:r>
      <w:r w:rsidR="00155AB5" w:rsidRPr="00C038C3">
        <w:t xml:space="preserve">9 </w:t>
      </w:r>
      <w:r w:rsidR="00B505FB" w:rsidRPr="00C038C3">
        <w:t>million</w:t>
      </w:r>
      <w:r w:rsidR="002E4DFF" w:rsidRPr="00C038C3">
        <w:t xml:space="preserve"> tonnes in the whole Baltic</w:t>
      </w:r>
      <w:r w:rsidR="00155AB5" w:rsidRPr="00C038C3">
        <w:t xml:space="preserve"> in 1994 to 1.05 </w:t>
      </w:r>
      <w:r w:rsidR="00B505FB" w:rsidRPr="00C038C3">
        <w:t>million</w:t>
      </w:r>
      <w:r w:rsidR="00155AB5" w:rsidRPr="00C038C3">
        <w:t xml:space="preserve"> tonnes in 2006</w:t>
      </w:r>
      <w:r w:rsidR="002E4DFF" w:rsidRPr="00C038C3">
        <w:t>,</w:t>
      </w:r>
      <w:r w:rsidR="00600D02" w:rsidRPr="00C038C3">
        <w:t xml:space="preserve"> most of the decline occurred in subdivision 26-2</w:t>
      </w:r>
      <w:r w:rsidR="007B6892" w:rsidRPr="00C038C3">
        <w:t>8</w:t>
      </w:r>
      <w:ins w:id="728" w:author="Max Lindmark" w:date="2021-12-20T18:30:00Z">
        <w:r w:rsidR="00B52422">
          <w:t xml:space="preserve"> (of the </w:t>
        </w:r>
      </w:ins>
      <w:ins w:id="729" w:author="Max Lindmark" w:date="2021-12-20T18:31:00Z">
        <w:r w:rsidR="00B52422">
          <w:t>sub-div</w:t>
        </w:r>
        <w:r w:rsidR="00C953BB">
          <w:t>isi</w:t>
        </w:r>
        <w:r w:rsidR="00B52422">
          <w:t xml:space="preserve">ons </w:t>
        </w:r>
        <w:r w:rsidR="008E61B7">
          <w:t xml:space="preserve">included </w:t>
        </w:r>
        <w:r w:rsidR="00E71BCA">
          <w:t>in this analysis</w:t>
        </w:r>
        <w:r w:rsidR="008E61B7">
          <w:t xml:space="preserve">) </w:t>
        </w:r>
      </w:ins>
      <w:del w:id="730" w:author="Max Lindmark" w:date="2021-12-20T18:31:00Z">
        <w:r w:rsidR="007B6892" w:rsidRPr="00C038C3" w:rsidDel="008E61B7">
          <w:delText xml:space="preserve"> </w:delText>
        </w:r>
      </w:del>
      <w:ins w:id="731" w:author="Max Lindmark" w:date="2021-12-20T15:05:00Z">
        <w:r w:rsidR="00365BCE">
          <w:t>where cod densities are low</w:t>
        </w:r>
        <w:r w:rsidR="009B10E6">
          <w:t xml:space="preserve"> </w:t>
        </w:r>
      </w:ins>
      <w:ins w:id="732" w:author="Max Lindmark" w:date="2021-12-20T15:06:00Z">
        <w:r w:rsidR="009B10E6">
          <w:t xml:space="preserve">(Fig. </w:t>
        </w:r>
      </w:ins>
      <w:ins w:id="733" w:author="Max Lindmark" w:date="2021-12-20T16:52:00Z">
        <w:r w:rsidR="00472085">
          <w:t>4,</w:t>
        </w:r>
      </w:ins>
      <w:ins w:id="734" w:author="Max Lindmark" w:date="2021-12-20T18:17:00Z">
        <w:r w:rsidR="00DD094C">
          <w:t xml:space="preserve"> </w:t>
        </w:r>
        <w:r w:rsidR="006B6D8A" w:rsidRPr="00C038C3">
          <w:rPr>
            <w:i/>
            <w:iCs/>
          </w:rPr>
          <w:t>SI Appendix</w:t>
        </w:r>
      </w:ins>
      <w:ins w:id="735" w:author="Max Lindmark" w:date="2021-12-20T18:18:00Z">
        <w:r w:rsidR="00EF6A33">
          <w:rPr>
            <w:i/>
            <w:iCs/>
          </w:rPr>
          <w:t>,</w:t>
        </w:r>
      </w:ins>
      <w:ins w:id="736" w:author="Max Lindmark" w:date="2021-12-20T16:52:00Z">
        <w:r w:rsidR="00472085">
          <w:t xml:space="preserve"> Fig. </w:t>
        </w:r>
      </w:ins>
      <w:ins w:id="737" w:author="Max Lindmark" w:date="2021-12-20T15:50:00Z">
        <w:r w:rsidR="00CC2D06">
          <w:t>S</w:t>
        </w:r>
      </w:ins>
      <w:ins w:id="738" w:author="Max Lindmark" w:date="2021-12-20T16:51:00Z">
        <w:r w:rsidR="00D27E23">
          <w:t>21</w:t>
        </w:r>
      </w:ins>
      <w:ins w:id="739" w:author="Max Lindmark" w:date="2021-12-20T15:06:00Z">
        <w:r w:rsidR="009B10E6">
          <w:t>)</w:t>
        </w:r>
        <w:r w:rsidR="00D07B49">
          <w:t xml:space="preserve"> </w:t>
        </w:r>
      </w:ins>
      <w:r w:rsidR="007B6892" w:rsidRPr="00C038C3">
        <w:t xml:space="preserve">whereas </w:t>
      </w:r>
      <w:r w:rsidR="001D1AA6" w:rsidRPr="00C038C3">
        <w:t>t</w:t>
      </w:r>
      <w:commentRangeStart w:id="740"/>
      <w:commentRangeStart w:id="741"/>
      <w:r w:rsidR="00AA343C" w:rsidRPr="00C038C3">
        <w:t xml:space="preserve">he condition of cod </w:t>
      </w:r>
      <w:r w:rsidR="00D42BFD" w:rsidRPr="00C038C3">
        <w:t>on the other hand has declined in the whole Baltic</w:t>
      </w:r>
      <w:commentRangeEnd w:id="740"/>
      <w:r w:rsidR="00270C6C" w:rsidRPr="00C038C3">
        <w:rPr>
          <w:rStyle w:val="CommentReference"/>
        </w:rPr>
        <w:commentReference w:id="740"/>
      </w:r>
      <w:commentRangeEnd w:id="741"/>
      <w:r w:rsidR="001C390C" w:rsidRPr="00C038C3">
        <w:rPr>
          <w:rStyle w:val="CommentReference"/>
        </w:rPr>
        <w:commentReference w:id="741"/>
      </w:r>
      <w:r w:rsidR="00D42BFD" w:rsidRPr="00C038C3">
        <w:t>.</w:t>
      </w:r>
    </w:p>
    <w:p w14:paraId="155BA261" w14:textId="5ECC613E" w:rsidR="006F7CDE" w:rsidRPr="00C038C3" w:rsidRDefault="003934E2" w:rsidP="00552801">
      <w:pPr>
        <w:spacing w:line="480" w:lineRule="auto"/>
        <w:ind w:firstLine="284"/>
        <w:contextualSpacing/>
        <w:mirrorIndents/>
        <w:jc w:val="both"/>
      </w:pPr>
      <w:commentRangeStart w:id="742"/>
      <w:r w:rsidRPr="00C038C3">
        <w:t xml:space="preserve">The </w:t>
      </w:r>
      <w:ins w:id="743" w:author="Max Lindmark" w:date="2021-12-20T18:32:00Z">
        <w:r w:rsidR="003D4B1B">
          <w:t xml:space="preserve">fact </w:t>
        </w:r>
        <w:r w:rsidR="0045209F">
          <w:t>t</w:t>
        </w:r>
      </w:ins>
      <w:ins w:id="744" w:author="Max Lindmark" w:date="2021-12-20T18:33:00Z">
        <w:r w:rsidR="0045209F">
          <w:t xml:space="preserve">hat </w:t>
        </w:r>
      </w:ins>
      <w:del w:id="745" w:author="Max Lindmark" w:date="2021-12-20T18:32:00Z">
        <w:r w:rsidRPr="00C038C3" w:rsidDel="00845EE2">
          <w:delText xml:space="preserve">last piece of </w:delText>
        </w:r>
        <w:r w:rsidR="009544F6" w:rsidRPr="00C038C3" w:rsidDel="00845EE2">
          <w:delText xml:space="preserve">evidence </w:delText>
        </w:r>
        <w:r w:rsidR="005C2E34" w:rsidRPr="00C038C3" w:rsidDel="00845EE2">
          <w:delText xml:space="preserve">(although </w:delText>
        </w:r>
        <w:r w:rsidR="004F7D6F" w:rsidRPr="00C038C3" w:rsidDel="00845EE2">
          <w:delText>indirect</w:delText>
        </w:r>
        <w:r w:rsidR="005C2E34" w:rsidRPr="00C038C3" w:rsidDel="00845EE2">
          <w:delText xml:space="preserve">) </w:delText>
        </w:r>
        <w:r w:rsidR="00410EC7" w:rsidRPr="00C038C3" w:rsidDel="00845EE2">
          <w:delText xml:space="preserve">against </w:delText>
        </w:r>
        <w:r w:rsidR="002F3AE9" w:rsidRPr="00C038C3" w:rsidDel="00845EE2">
          <w:delText>a</w:delText>
        </w:r>
      </w:del>
      <w:del w:id="746" w:author="Max Lindmark" w:date="2021-12-20T15:54:00Z">
        <w:r w:rsidR="002F3AE9" w:rsidRPr="00C038C3" w:rsidDel="000D2A66">
          <w:delText xml:space="preserve"> </w:delText>
        </w:r>
      </w:del>
      <w:del w:id="747" w:author="Max Lindmark" w:date="2021-12-20T15:56:00Z">
        <w:r w:rsidR="00410EC7" w:rsidRPr="00C038C3" w:rsidDel="00232879">
          <w:delText>food</w:delText>
        </w:r>
        <w:r w:rsidR="00607DC7" w:rsidRPr="00C038C3" w:rsidDel="00232879">
          <w:delText>-</w:delText>
        </w:r>
      </w:del>
      <w:del w:id="748" w:author="Max Lindmark" w:date="2021-12-20T18:32:00Z">
        <w:r w:rsidR="00E85C09" w:rsidRPr="00C038C3" w:rsidDel="00845EE2">
          <w:delText xml:space="preserve">shortage </w:delText>
        </w:r>
      </w:del>
      <w:commentRangeEnd w:id="742"/>
      <w:r w:rsidR="00DD45F0">
        <w:rPr>
          <w:rStyle w:val="CommentReference"/>
        </w:rPr>
        <w:commentReference w:id="742"/>
      </w:r>
      <w:del w:id="749" w:author="Max Lindmark" w:date="2021-12-20T18:33:00Z">
        <w:r w:rsidR="00A04D52" w:rsidRPr="00C038C3" w:rsidDel="0045209F">
          <w:delText xml:space="preserve">for the decline </w:delText>
        </w:r>
        <w:r w:rsidR="00A04D52" w:rsidRPr="00C038C3" w:rsidDel="003C37B5">
          <w:delText xml:space="preserve">in </w:delText>
        </w:r>
      </w:del>
      <w:r w:rsidR="00A04D52" w:rsidRPr="00C038C3">
        <w:t xml:space="preserve">condition </w:t>
      </w:r>
      <w:del w:id="750" w:author="Max Lindmark" w:date="2021-12-20T18:33:00Z">
        <w:r w:rsidR="00F14D43" w:rsidRPr="00C038C3" w:rsidDel="00816CC5">
          <w:delText xml:space="preserve">is </w:delText>
        </w:r>
        <w:r w:rsidR="00A93FB8" w:rsidRPr="00C038C3" w:rsidDel="00816CC5">
          <w:delText xml:space="preserve">that </w:delText>
        </w:r>
        <w:r w:rsidR="00E15B86" w:rsidRPr="00C038C3" w:rsidDel="00816CC5">
          <w:delText xml:space="preserve">our </w:delText>
        </w:r>
        <w:r w:rsidR="00C26BE1" w:rsidRPr="00C038C3" w:rsidDel="00816CC5">
          <w:delText xml:space="preserve">model predicts a </w:delText>
        </w:r>
        <w:r w:rsidR="00CE4497" w:rsidRPr="00C038C3" w:rsidDel="00816CC5">
          <w:delText>decline</w:delText>
        </w:r>
        <w:r w:rsidR="00C26BE1" w:rsidRPr="00C038C3" w:rsidDel="00816CC5">
          <w:delText xml:space="preserve"> in condition </w:delText>
        </w:r>
      </w:del>
      <w:ins w:id="751" w:author="Max Lindmark" w:date="2021-12-20T18:33:00Z">
        <w:r w:rsidR="00816CC5">
          <w:t xml:space="preserve">declines </w:t>
        </w:r>
      </w:ins>
      <w:r w:rsidR="00CE4497" w:rsidRPr="00C038C3">
        <w:t xml:space="preserve">for </w:t>
      </w:r>
      <w:r w:rsidR="006F18C4" w:rsidRPr="00C038C3">
        <w:t>cod of all sizes</w:t>
      </w:r>
      <w:ins w:id="752" w:author="Max Lindmark" w:date="2021-12-20T15:55:00Z">
        <w:r w:rsidR="005F24CF">
          <w:t xml:space="preserve"> and in all areas</w:t>
        </w:r>
        <w:r w:rsidR="00C11492">
          <w:t>, even though prey densities vary geographically as well (e.g.</w:t>
        </w:r>
        <w:r w:rsidR="00F5382B">
          <w:t>,</w:t>
        </w:r>
        <w:r w:rsidR="00C11492">
          <w:t xml:space="preserve"> </w:t>
        </w:r>
        <w:r w:rsidR="00F5382B">
          <w:t>s</w:t>
        </w:r>
        <w:r w:rsidR="00C11492">
          <w:t>adur</w:t>
        </w:r>
        <w:r w:rsidR="00873B56">
          <w:t>ia</w:t>
        </w:r>
        <w:r w:rsidR="00C11492">
          <w:t>)</w:t>
        </w:r>
      </w:ins>
      <w:ins w:id="753" w:author="Max Lindmark" w:date="2021-12-20T18:33:00Z">
        <w:r w:rsidR="00C652AB">
          <w:t xml:space="preserve"> </w:t>
        </w:r>
        <w:r w:rsidR="00DF03A9">
          <w:t>suggest</w:t>
        </w:r>
        <w:r w:rsidR="00221131">
          <w:t>s</w:t>
        </w:r>
        <w:r w:rsidR="00DF03A9">
          <w:t xml:space="preserve"> </w:t>
        </w:r>
        <w:r w:rsidR="00270A72">
          <w:t>several variables have been involved</w:t>
        </w:r>
      </w:ins>
      <w:r w:rsidR="00D258BD" w:rsidRPr="00C038C3">
        <w:t xml:space="preserve">. </w:t>
      </w:r>
      <w:del w:id="754" w:author="Max Lindmark" w:date="2021-12-20T18:34:00Z">
        <w:r w:rsidR="00576C06" w:rsidRPr="00C038C3" w:rsidDel="00686701">
          <w:delText xml:space="preserve">Hence, </w:delText>
        </w:r>
        <w:r w:rsidR="00754350" w:rsidRPr="00C038C3" w:rsidDel="00686701">
          <w:delText>for</w:delText>
        </w:r>
        <w:r w:rsidR="00576C06" w:rsidRPr="00C038C3" w:rsidDel="00686701">
          <w:delText xml:space="preserve"> t</w:delText>
        </w:r>
      </w:del>
      <w:ins w:id="755" w:author="Max Lindmark" w:date="2021-12-20T18:34:00Z">
        <w:r w:rsidR="00686701">
          <w:t>T</w:t>
        </w:r>
      </w:ins>
      <w:r w:rsidR="00576C06" w:rsidRPr="00C038C3">
        <w:t xml:space="preserve">he decline to still be related to competition or food availability, </w:t>
      </w:r>
      <w:ins w:id="756" w:author="Max Lindmark" w:date="2021-12-20T18:34:00Z">
        <w:r w:rsidR="00E619B7">
          <w:t xml:space="preserve">but if it was the only </w:t>
        </w:r>
        <w:r w:rsidR="00A82448">
          <w:t xml:space="preserve">important </w:t>
        </w:r>
        <w:r w:rsidR="006030DF">
          <w:t xml:space="preserve">effect, </w:t>
        </w:r>
      </w:ins>
      <w:r w:rsidR="00576C06" w:rsidRPr="00C038C3">
        <w:t xml:space="preserve">all food sources </w:t>
      </w:r>
      <w:r w:rsidR="00750382">
        <w:t>used</w:t>
      </w:r>
      <w:r w:rsidR="00750382" w:rsidRPr="00C038C3">
        <w:t xml:space="preserve"> </w:t>
      </w:r>
      <w:r w:rsidR="00576C06" w:rsidRPr="00C038C3">
        <w:t xml:space="preserve">by cod over ontogeny ought to have declined </w:t>
      </w:r>
      <w:r w:rsidR="001D746D" w:rsidRPr="00C038C3">
        <w:t>in</w:t>
      </w:r>
      <w:r w:rsidR="00576C06" w:rsidRPr="00C038C3">
        <w:t xml:space="preserve"> synchrony</w:t>
      </w:r>
      <w:r w:rsidR="00DB7838" w:rsidRPr="00C038C3">
        <w:t xml:space="preserve">, or that </w:t>
      </w:r>
      <w:r w:rsidR="009434AE" w:rsidRPr="00C038C3">
        <w:t>poor condition</w:t>
      </w:r>
      <w:r w:rsidR="0037749E" w:rsidRPr="00C038C3">
        <w:t xml:space="preserve"> starts early in life due a shortage of a specific resource and that </w:t>
      </w:r>
      <w:r w:rsidR="00846667" w:rsidRPr="00C038C3">
        <w:t xml:space="preserve">cod cannot compensate </w:t>
      </w:r>
      <w:r w:rsidR="00FA7EDD" w:rsidRPr="00C038C3">
        <w:t>for that later in life</w:t>
      </w:r>
      <w:r w:rsidR="00576C06" w:rsidRPr="00C038C3">
        <w:t>.</w:t>
      </w:r>
      <w:r w:rsidR="00FD2791" w:rsidRPr="00C038C3">
        <w:t xml:space="preserve"> </w:t>
      </w:r>
      <w:r w:rsidR="007D4204" w:rsidRPr="00C038C3">
        <w:t xml:space="preserve">Even if that </w:t>
      </w:r>
      <w:r w:rsidR="00033C79" w:rsidRPr="00C038C3">
        <w:t xml:space="preserve">is </w:t>
      </w:r>
      <w:r w:rsidR="007D4204" w:rsidRPr="00C038C3">
        <w:t>possible,</w:t>
      </w:r>
      <w:r w:rsidR="00FE6843" w:rsidRPr="00C038C3">
        <w:t xml:space="preserve"> Neuenfeldt </w:t>
      </w:r>
      <w:r w:rsidR="00FE6843" w:rsidRPr="00C038C3">
        <w:rPr>
          <w:i/>
          <w:iCs/>
        </w:rPr>
        <w:t>et al.</w:t>
      </w:r>
      <w:r w:rsidR="00FE6843" w:rsidRPr="00C038C3">
        <w:t xml:space="preserve">, </w:t>
      </w:r>
      <w:r w:rsidR="007B076C" w:rsidRPr="00C038C3">
        <w:fldChar w:fldCharType="begin"/>
      </w:r>
      <w:r w:rsidR="00AC3D0E">
        <w:instrText xml:space="preserve"> ADDIN ZOTERO_ITEM CSL_CITATION {"citationID":"QnDzDVCx","properties":{"formattedCitation":"(2020)","plainCitation":"(2020)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uppress-author":true}],"schema":"https://github.com/citation-style-language/schema/raw/master/csl-citation.json"} </w:instrText>
      </w:r>
      <w:r w:rsidR="007B076C" w:rsidRPr="00C038C3">
        <w:fldChar w:fldCharType="separate"/>
      </w:r>
      <w:r w:rsidR="00AC3D0E">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t>
      </w:r>
      <w:ins w:id="757" w:author="Max Lindmark" w:date="2021-12-20T16:05:00Z">
        <w:r w:rsidR="00834D55">
          <w:t xml:space="preserve">between 21-30 cm </w:t>
        </w:r>
      </w:ins>
      <w:r w:rsidR="004C2F95" w:rsidRPr="00C038C3">
        <w:t xml:space="preserve">where </w:t>
      </w:r>
      <w:r w:rsidR="009E70E5" w:rsidRPr="00C038C3">
        <w:t xml:space="preserve">relatively </w:t>
      </w:r>
      <w:r w:rsidR="004C2F95" w:rsidRPr="00C038C3">
        <w:t>high in the period 1995-2004</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3F4E71" w:rsidRPr="00C038C3">
        <w:t xml:space="preserve">, </w:t>
      </w:r>
      <w:commentRangeStart w:id="758"/>
      <w:r w:rsidR="003F4E71" w:rsidRPr="00C038C3">
        <w:t xml:space="preserve">and the </w:t>
      </w:r>
      <w:r w:rsidR="002B3A1A" w:rsidRPr="00C038C3">
        <w:t xml:space="preserve">growth rates had not yet declined to the lowest in seven decades </w:t>
      </w:r>
      <w:commentRangeEnd w:id="758"/>
      <w:r w:rsidR="00AB6F36">
        <w:rPr>
          <w:rStyle w:val="CommentReference"/>
        </w:rPr>
        <w:commentReference w:id="758"/>
      </w:r>
      <w:r w:rsidR="00CE3F54" w:rsidRPr="00C038C3">
        <w:fldChar w:fldCharType="begin"/>
      </w:r>
      <w:r w:rsidR="00CE3F54" w:rsidRPr="00C038C3">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del w:id="759" w:author="Max Lindmark" w:date="2021-12-20T16:07:00Z">
        <w:r w:rsidR="00BA2D28" w:rsidRPr="00C038C3" w:rsidDel="006C589F">
          <w:delText>H</w:delText>
        </w:r>
        <w:r w:rsidR="00CA7BE3" w:rsidRPr="00C038C3" w:rsidDel="006C589F">
          <w:delText>ence</w:delText>
        </w:r>
        <w:r w:rsidR="00765D5C" w:rsidRPr="00C038C3" w:rsidDel="006C589F">
          <w:delText xml:space="preserve">, a decade of </w:delText>
        </w:r>
        <w:r w:rsidR="00301C92" w:rsidRPr="00C038C3" w:rsidDel="006C589F">
          <w:delText xml:space="preserve">deteriorating </w:delText>
        </w:r>
        <w:r w:rsidR="00765D5C" w:rsidRPr="00C038C3" w:rsidDel="006C589F">
          <w:delText xml:space="preserve">condition </w:delText>
        </w:r>
        <w:r w:rsidR="00812337" w:rsidRPr="00C038C3" w:rsidDel="006C589F">
          <w:delText xml:space="preserve">under </w:delText>
        </w:r>
        <w:r w:rsidR="00BC08F8" w:rsidRPr="00C038C3" w:rsidDel="006C589F">
          <w:delText xml:space="preserve">normal </w:delText>
        </w:r>
        <w:r w:rsidR="00AE53F9" w:rsidRPr="00C038C3" w:rsidDel="006C589F">
          <w:delText>feeding</w:delText>
        </w:r>
        <w:r w:rsidR="001F7D44" w:rsidRPr="00C038C3" w:rsidDel="006C589F">
          <w:delText xml:space="preserve">- and growth rates </w:delText>
        </w:r>
        <w:r w:rsidR="000C6224" w:rsidRPr="00C038C3" w:rsidDel="006C589F">
          <w:delText>preceded</w:delText>
        </w:r>
        <w:r w:rsidR="00A86624" w:rsidRPr="00C038C3" w:rsidDel="006C589F">
          <w:delText xml:space="preserve"> the poor growth </w:delText>
        </w:r>
        <w:r w:rsidR="00051F71" w:rsidRPr="00C038C3" w:rsidDel="006C589F">
          <w:delText>in recent years</w:delText>
        </w:r>
        <w:r w:rsidR="00A86624" w:rsidRPr="00C038C3" w:rsidDel="006C589F">
          <w:delText>.</w:delText>
        </w:r>
        <w:r w:rsidR="00EF08C5" w:rsidRPr="00C038C3" w:rsidDel="006C589F">
          <w:delText xml:space="preserve"> </w:delText>
        </w:r>
      </w:del>
      <w:r w:rsidR="002229CA" w:rsidRPr="00C038C3">
        <w:t xml:space="preserve">That </w:t>
      </w:r>
      <w:r w:rsidR="004C3AC8" w:rsidRPr="00C038C3">
        <w:t xml:space="preserve">low </w:t>
      </w:r>
      <w:r w:rsidR="002229CA" w:rsidRPr="00C038C3">
        <w:t>f</w:t>
      </w:r>
      <w:r w:rsidR="004C3AC8" w:rsidRPr="00C038C3">
        <w:t xml:space="preserve">eeding levels </w:t>
      </w:r>
      <w:r w:rsidR="00F41C93" w:rsidRPr="00C038C3">
        <w:t xml:space="preserve">was not limiting cod in the mid 90’s in the midst of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C45BBD" w:rsidRPr="00C038C3">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ins w:id="760" w:author="Max Lindmark" w:date="2021-12-14T09:10:00Z">
        <w:r w:rsidR="0042552E">
          <w:t>Increased feeding</w:t>
        </w:r>
      </w:ins>
      <w:ins w:id="761" w:author="Max Lindmark" w:date="2021-12-14T09:11:00Z">
        <w:r w:rsidR="0068082A">
          <w:t xml:space="preserve"> rates</w:t>
        </w:r>
      </w:ins>
      <w:ins w:id="762" w:author="Max Lindmark" w:date="2021-12-14T09:10:00Z">
        <w:r w:rsidR="0042552E">
          <w:t xml:space="preserve"> could be an attempt</w:t>
        </w:r>
      </w:ins>
      <w:del w:id="763" w:author="Max Lindmark" w:date="2021-12-14T09:10:00Z">
        <w:r w:rsidR="00C5070A" w:rsidRPr="00C038C3" w:rsidDel="0042552E">
          <w:delText>This</w:delText>
        </w:r>
        <w:commentRangeStart w:id="764"/>
        <w:r w:rsidR="007E0F19" w:rsidRPr="00C038C3" w:rsidDel="0042552E">
          <w:delText xml:space="preserve">, </w:delText>
        </w:r>
      </w:del>
      <w:ins w:id="765" w:author="Max Lindmark" w:date="2021-12-14T09:10:00Z">
        <w:r w:rsidR="0042552E">
          <w:t xml:space="preserve"> </w:t>
        </w:r>
      </w:ins>
      <w:r w:rsidR="0059356E" w:rsidRPr="00C038C3">
        <w:t xml:space="preserve">to </w:t>
      </w:r>
      <w:commentRangeEnd w:id="764"/>
      <w:r w:rsidR="00B8420C">
        <w:rPr>
          <w:rStyle w:val="CommentReference"/>
        </w:rPr>
        <w:commentReference w:id="764"/>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E5AE5" w:rsidRPr="00C038C3">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p>
    <w:p w14:paraId="27F253D9" w14:textId="41763E21" w:rsidR="00C02158" w:rsidRPr="00C038C3" w:rsidRDefault="00A6241E" w:rsidP="00552801">
      <w:pPr>
        <w:spacing w:line="480" w:lineRule="auto"/>
        <w:ind w:firstLine="284"/>
        <w:contextualSpacing/>
        <w:mirrorIndents/>
        <w:jc w:val="both"/>
      </w:pPr>
      <w:r w:rsidRPr="00C038C3">
        <w:lastRenderedPageBreak/>
        <w:t xml:space="preserve">In conclusion, </w:t>
      </w:r>
      <w:r w:rsidR="00DD11FD" w:rsidRPr="00C038C3">
        <w:t xml:space="preserve">our </w:t>
      </w:r>
      <w:r w:rsidR="00447296" w:rsidRPr="00C038C3">
        <w:t xml:space="preserve">study </w:t>
      </w:r>
      <w:r w:rsidR="00207CC2" w:rsidRPr="00C038C3">
        <w:t xml:space="preserve">illustrates the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the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We show, in line with</w:t>
      </w:r>
      <w:r w:rsidR="00F8724F">
        <w:t xml:space="preserve"> Casini </w:t>
      </w:r>
      <w:r w:rsidR="00F8724F" w:rsidRPr="0042552E">
        <w:rPr>
          <w:i/>
          <w:iCs/>
        </w:rPr>
        <w:t>et al</w:t>
      </w:r>
      <w:r w:rsidR="00F8724F">
        <w:t xml:space="preserve">., </w:t>
      </w:r>
      <w:r w:rsidR="00F8724F">
        <w:fldChar w:fldCharType="begin"/>
      </w:r>
      <w:r w:rsidR="00F8724F">
        <w:instrText xml:space="preserve"> ADDIN ZOTERO_ITEM CSL_CITATION {"citationID":"4fxih49Q","properties":{"formattedCitation":"(2016a)","plainCitation":"(2016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uppress-author":true}],"schema":"https://github.com/citation-style-language/schema/raw/master/csl-citation.json"} </w:instrText>
      </w:r>
      <w:r w:rsidR="00F8724F">
        <w:fldChar w:fldCharType="separate"/>
      </w:r>
      <w:r w:rsidR="00F8724F">
        <w:rPr>
          <w:noProof/>
        </w:rPr>
        <w:t>(2016a)</w:t>
      </w:r>
      <w:r w:rsidR="00F8724F">
        <w:fldChar w:fldCharType="end"/>
      </w:r>
      <w:r w:rsidR="006B035E">
        <w:t xml:space="preserve"> </w:t>
      </w:r>
      <w:r w:rsidR="00422382" w:rsidRPr="00C038C3">
        <w:t xml:space="preserve">that </w:t>
      </w:r>
      <w:r w:rsidR="00A106A3" w:rsidRPr="00C038C3">
        <w:t xml:space="preserve">the decline in body condition </w:t>
      </w:r>
      <w:r w:rsidR="00694309" w:rsidRPr="00C038C3">
        <w:t>started in the early 1990’s and reached a bottom in the mid 2000s</w:t>
      </w:r>
      <w:r w:rsidR="00EF6BD9" w:rsidRPr="00C038C3">
        <w:t xml:space="preserve">, and that </w:t>
      </w:r>
      <w:r w:rsidR="00AF58E8" w:rsidRPr="00C038C3">
        <w:t>condition has decline</w:t>
      </w:r>
      <w:r w:rsidR="001656AF" w:rsidRPr="00C038C3">
        <w:t>d</w:t>
      </w:r>
      <w:r w:rsidR="00AF58E8" w:rsidRPr="00C038C3">
        <w:t xml:space="preserve"> for all sizes</w:t>
      </w:r>
      <w:r w:rsidR="001A7B44" w:rsidRPr="00C038C3">
        <w:t xml:space="preserve"> and in all areas</w:t>
      </w:r>
      <w:r w:rsidR="000F4858" w:rsidRPr="00C038C3">
        <w:t xml:space="preserve">. </w:t>
      </w:r>
      <w:r w:rsidR="00105252" w:rsidRPr="00C038C3">
        <w:t>T</w:t>
      </w:r>
      <w:r w:rsidR="00AF58E8" w:rsidRPr="00C038C3">
        <w:t xml:space="preserve">hese two </w:t>
      </w:r>
      <w:r w:rsidR="00132D55" w:rsidRPr="00C038C3">
        <w:t>features</w:t>
      </w:r>
      <w:r w:rsidR="00F5392D" w:rsidRPr="00C038C3">
        <w:t xml:space="preserve">, together </w:t>
      </w:r>
      <w:r w:rsidR="00000FA4" w:rsidRPr="00C038C3">
        <w:t xml:space="preserve">with </w:t>
      </w:r>
      <w:r w:rsidR="00F83E61" w:rsidRPr="00C038C3">
        <w:t xml:space="preserve">small effect sizes of </w:t>
      </w:r>
      <w:r w:rsidR="00000FA4" w:rsidRPr="00C038C3">
        <w:t xml:space="preserve">covariates </w:t>
      </w:r>
      <w:r w:rsidR="00D479DC" w:rsidRPr="00C038C3">
        <w:t>in</w:t>
      </w:r>
      <w:r w:rsidR="00F83E61" w:rsidRPr="00C038C3">
        <w:t xml:space="preserve"> relation to </w:t>
      </w:r>
      <w:r w:rsidR="00C229EC" w:rsidRPr="00C038C3">
        <w:t xml:space="preserve">several times larger </w:t>
      </w:r>
      <w:r w:rsidR="00F83E61" w:rsidRPr="00C038C3">
        <w:t xml:space="preserve">magnitude </w:t>
      </w:r>
      <w:r w:rsidR="00A23ECB" w:rsidRPr="00C038C3">
        <w:t xml:space="preserve">of </w:t>
      </w:r>
      <w:r w:rsidR="00F83E61" w:rsidRPr="00C038C3">
        <w:t>residual spatio</w:t>
      </w:r>
      <w:r w:rsidR="00A23ECB" w:rsidRPr="00C038C3">
        <w:t>temporal and spatial variation</w:t>
      </w:r>
      <w:r w:rsidR="00BE3DAF">
        <w:t>,</w:t>
      </w:r>
      <w:r w:rsidR="005329F0" w:rsidRPr="00C038C3">
        <w:t xml:space="preserve"> </w:t>
      </w:r>
      <w:r w:rsidR="007D3779" w:rsidRPr="00C038C3">
        <w:t xml:space="preserve">suggest that </w:t>
      </w:r>
      <w:del w:id="766" w:author="Max Lindmark" w:date="2021-12-20T15:14:00Z">
        <w:r w:rsidR="00DE42A0" w:rsidRPr="00C038C3" w:rsidDel="00361B2B">
          <w:delText xml:space="preserve">food limitation </w:delText>
        </w:r>
        <w:r w:rsidR="00C729D2" w:rsidRPr="00C038C3" w:rsidDel="00361B2B">
          <w:delText xml:space="preserve">likely has not </w:delText>
        </w:r>
        <w:r w:rsidR="002F3BCF" w:rsidRPr="00C038C3" w:rsidDel="00361B2B">
          <w:delText xml:space="preserve">driven the decline in body condition </w:delText>
        </w:r>
        <w:r w:rsidR="00AF6F9F" w:rsidRPr="00C038C3" w:rsidDel="00361B2B">
          <w:delText>of the stock</w:delText>
        </w:r>
        <w:r w:rsidR="00A14939" w:rsidRPr="00C038C3" w:rsidDel="00361B2B">
          <w:delText>s</w:delText>
        </w:r>
      </w:del>
      <w:ins w:id="767" w:author="Max Lindmark" w:date="2021-12-20T15:14:00Z">
        <w:r w:rsidR="00361B2B">
          <w:t xml:space="preserve">multiple factors </w:t>
        </w:r>
        <w:r w:rsidR="00FA612C">
          <w:t>have caused the decline</w:t>
        </w:r>
      </w:ins>
      <w:r w:rsidR="006532D8" w:rsidRPr="00C038C3">
        <w:t>.</w:t>
      </w:r>
      <w:r w:rsidR="00E5456B" w:rsidRPr="00C038C3">
        <w:t xml:space="preserve"> </w:t>
      </w:r>
      <w:del w:id="768" w:author="Max Lindmark" w:date="2021-12-20T15:14:00Z">
        <w:r w:rsidR="00C13B02" w:rsidRPr="00C038C3" w:rsidDel="004670D0">
          <w:delText xml:space="preserve">However, </w:delText>
        </w:r>
        <w:r w:rsidR="005F3C73" w:rsidRPr="00C038C3" w:rsidDel="004670D0">
          <w:delText>i</w:delText>
        </w:r>
      </w:del>
      <w:ins w:id="769" w:author="Max Lindmark" w:date="2021-12-20T15:14:00Z">
        <w:r w:rsidR="004670D0">
          <w:t>I</w:t>
        </w:r>
      </w:ins>
      <w:r w:rsidR="005F3C73" w:rsidRPr="00C038C3">
        <w:t xml:space="preserve">t is </w:t>
      </w:r>
      <w:ins w:id="770" w:author="Max Lindmark" w:date="2021-12-20T15:14:00Z">
        <w:r w:rsidR="00BB3AAF">
          <w:t xml:space="preserve">also </w:t>
        </w:r>
      </w:ins>
      <w:r w:rsidR="005F3C73" w:rsidRPr="00C038C3">
        <w:t xml:space="preserve">possible </w:t>
      </w:r>
      <w:ins w:id="771" w:author="Max Lindmark" w:date="2021-12-20T15:14:00Z">
        <w:r w:rsidR="00D75806">
          <w:t xml:space="preserve">that </w:t>
        </w:r>
      </w:ins>
      <w:del w:id="772" w:author="Max Lindmark" w:date="2021-12-20T15:14:00Z">
        <w:r w:rsidR="006270C4" w:rsidRPr="00C038C3" w:rsidDel="00E7589E">
          <w:delText xml:space="preserve">these factors </w:delText>
        </w:r>
        <w:r w:rsidR="00D0158E" w:rsidRPr="00C038C3" w:rsidDel="00E7589E">
          <w:delText>(</w:delText>
        </w:r>
        <w:r w:rsidR="00547953" w:rsidRPr="00C038C3" w:rsidDel="00E7589E">
          <w:delText>food availability, density dependence</w:delText>
        </w:r>
        <w:r w:rsidR="009D1B42" w:rsidDel="00E7589E">
          <w:delText>,</w:delText>
        </w:r>
        <w:r w:rsidR="00547953" w:rsidRPr="00C038C3" w:rsidDel="00E7589E">
          <w:delText xml:space="preserve"> and environmental condition</w:delText>
        </w:r>
        <w:r w:rsidR="00D0158E" w:rsidRPr="00C038C3" w:rsidDel="00E7589E">
          <w:delText xml:space="preserve">) </w:delText>
        </w:r>
        <w:r w:rsidR="003C1362" w:rsidRPr="00C038C3" w:rsidDel="00E7589E">
          <w:delText xml:space="preserve">still limit </w:delText>
        </w:r>
        <w:r w:rsidR="002B6813" w:rsidRPr="00C038C3" w:rsidDel="00E7589E">
          <w:delText xml:space="preserve">a </w:delText>
        </w:r>
        <w:r w:rsidR="00514469" w:rsidRPr="00C038C3" w:rsidDel="00E7589E">
          <w:delText>“physiological” recovery</w:delText>
        </w:r>
        <w:r w:rsidR="002B6813" w:rsidRPr="00C038C3" w:rsidDel="00E7589E">
          <w:delText xml:space="preserve"> of cod in </w:delText>
        </w:r>
        <w:r w:rsidR="00790A1B" w:rsidRPr="00C038C3" w:rsidDel="00E7589E">
          <w:delText xml:space="preserve">more </w:delText>
        </w:r>
        <w:r w:rsidR="002B6813" w:rsidRPr="00C038C3" w:rsidDel="00E7589E">
          <w:delText>recent years</w:delText>
        </w:r>
        <w:r w:rsidR="00B07D2C" w:rsidDel="00E7589E">
          <w:delText xml:space="preserve"> </w:delText>
        </w:r>
        <w:r w:rsidR="009205A4" w:rsidDel="00E7589E">
          <w:fldChar w:fldCharType="begin"/>
        </w:r>
        <w:r w:rsidR="009205A4" w:rsidDel="00E7589E">
          <w:delInstrText xml:space="preserve"> ADDIN ZOTERO_ITEM CSL_CITATION {"citationID":"4U5wxUKO","properties":{"formattedCitation":"(Haase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delInstrText>
        </w:r>
        <w:r w:rsidR="009205A4" w:rsidDel="00E7589E">
          <w:fldChar w:fldCharType="separate"/>
        </w:r>
        <w:r w:rsidR="009205A4" w:rsidRPr="009205A4" w:rsidDel="00E7589E">
          <w:rPr>
            <w:lang w:val="en-GB"/>
          </w:rPr>
          <w:delText xml:space="preserve">(Haase </w:delText>
        </w:r>
        <w:r w:rsidR="009205A4" w:rsidRPr="009205A4" w:rsidDel="00E7589E">
          <w:rPr>
            <w:i/>
            <w:iCs/>
            <w:lang w:val="en-GB"/>
          </w:rPr>
          <w:delText>et al.</w:delText>
        </w:r>
        <w:r w:rsidR="009205A4" w:rsidRPr="009205A4" w:rsidDel="00E7589E">
          <w:rPr>
            <w:lang w:val="en-GB"/>
          </w:rPr>
          <w:delText>, 2020)</w:delText>
        </w:r>
        <w:r w:rsidR="009205A4" w:rsidDel="00E7589E">
          <w:fldChar w:fldCharType="end"/>
        </w:r>
        <w:r w:rsidR="006270C4" w:rsidRPr="00C038C3" w:rsidDel="00E7589E">
          <w:delText xml:space="preserve">. </w:delText>
        </w:r>
        <w:r w:rsidR="00F61996" w:rsidRPr="00C038C3" w:rsidDel="00E7589E">
          <w:delText xml:space="preserve">I.e., </w:delText>
        </w:r>
      </w:del>
      <w:r w:rsidR="00730525" w:rsidRPr="00C038C3">
        <w:t xml:space="preserve">the mechanisms that </w:t>
      </w:r>
      <w:r w:rsidR="00DD6E5F" w:rsidRPr="00C038C3">
        <w:t xml:space="preserve">caused the decline in body condition may not be the ones that </w:t>
      </w:r>
      <w:r w:rsidR="00A66E7D" w:rsidRPr="00C038C3">
        <w:t xml:space="preserve">have kept cod in a poor physiological state </w:t>
      </w:r>
      <w:r w:rsidR="009C2876" w:rsidRPr="00C038C3">
        <w:t>in the last 15 years.</w:t>
      </w:r>
      <w:r w:rsidR="00D63E6C" w:rsidRPr="00C038C3">
        <w:t xml:space="preserve"> </w:t>
      </w:r>
      <w:commentRangeStart w:id="773"/>
      <w:r w:rsidR="006270C4" w:rsidRPr="00C038C3">
        <w:t>M</w:t>
      </w:r>
      <w:r w:rsidR="00C13B02" w:rsidRPr="00C038C3">
        <w:t>ore research is needed to</w:t>
      </w:r>
      <w:commentRangeEnd w:id="773"/>
      <w:r w:rsidR="009D1B42">
        <w:rPr>
          <w:rStyle w:val="CommentReference"/>
        </w:rPr>
        <w:commentReference w:id="773"/>
      </w:r>
      <w:r w:rsidR="00C13B02" w:rsidRPr="00C038C3">
        <w:t xml:space="preserve"> </w:t>
      </w:r>
      <w:r w:rsidR="00D607CE" w:rsidRPr="00C038C3">
        <w:t xml:space="preserve">understand the role of </w:t>
      </w:r>
      <w:r w:rsidR="002032C3" w:rsidRPr="00C038C3">
        <w:t>fine</w:t>
      </w:r>
      <w:r w:rsidR="006756C5">
        <w:t>-</w:t>
      </w:r>
      <w:r w:rsidR="002032C3" w:rsidRPr="00C038C3">
        <w:t>sc</w:t>
      </w:r>
      <w:r w:rsidR="00C557E4" w:rsidRPr="00C038C3">
        <w:t>a</w:t>
      </w:r>
      <w:r w:rsidR="002032C3" w:rsidRPr="00C038C3">
        <w:t xml:space="preserve">le </w:t>
      </w:r>
      <w:r w:rsidR="004539DA" w:rsidRPr="00C038C3">
        <w:t xml:space="preserve">food availability </w:t>
      </w:r>
      <w:r w:rsidR="00537C0E" w:rsidRPr="00C038C3">
        <w:t xml:space="preserve">for condition, e.g., by evaluating </w:t>
      </w:r>
      <w:r w:rsidR="00A97290" w:rsidRPr="00C038C3">
        <w:t xml:space="preserve">factors associated with </w:t>
      </w:r>
      <w:r w:rsidR="00476B65" w:rsidRPr="00C038C3">
        <w:t xml:space="preserve">hotspots </w:t>
      </w:r>
      <w:r w:rsidR="00F45007" w:rsidRPr="00C038C3">
        <w:t xml:space="preserve">in </w:t>
      </w:r>
      <w:r w:rsidR="0093158B" w:rsidRPr="00C038C3">
        <w:t xml:space="preserve">condition in </w:t>
      </w:r>
      <w:r w:rsidR="000937A9" w:rsidRPr="00C038C3">
        <w:t>recent years</w:t>
      </w:r>
      <w:r w:rsidR="00C557E4" w:rsidRPr="00C038C3">
        <w:t xml:space="preserve">. </w:t>
      </w:r>
      <w:r w:rsidR="006D4B37" w:rsidRPr="00C038C3">
        <w:t xml:space="preserve">The Eastern Baltic cod stock </w:t>
      </w:r>
      <w:r w:rsidR="005F2F44" w:rsidRPr="00C038C3">
        <w:t xml:space="preserve">are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36194A">
        <w:instrText xml:space="preserve"> ADDIN ZOTERO_ITEM CSL_CITATION {"citationID":"BC9hl7RP","properties":{"formattedCitation":"(ICES, 2021a)","plainCitation":"(ICES, 2021a)","noteIndex":0},"citationItems":[{"id":2824,"uris":["http://zotero.org/users/6116610/items/CBUFSIQZ"],"uri":["http://zotero.org/users/6116610/items/CBUFSIQZ"],"itemData":{"id":2824,"type":"report","collection-title":"ICES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the </w:t>
      </w:r>
      <w:r w:rsidR="00734D5F" w:rsidRPr="00C038C3">
        <w:t xml:space="preserve">role of </w:t>
      </w:r>
      <w:r w:rsidR="0088391D" w:rsidRPr="00C038C3">
        <w:t xml:space="preserve">environment </w:t>
      </w:r>
      <w:r w:rsidR="001C488F" w:rsidRPr="00C038C3">
        <w:t xml:space="preserve">and </w:t>
      </w:r>
      <w:r w:rsidR="008C3B26" w:rsidRPr="00C038C3">
        <w:t>species</w:t>
      </w:r>
      <w:r w:rsidR="00B370B4" w:rsidRPr="00C038C3">
        <w:t xml:space="preserve"> interactions</w:t>
      </w:r>
      <w:r w:rsidR="008C3B26" w:rsidRPr="00C038C3">
        <w:t xml:space="preserve"> </w:t>
      </w:r>
      <w:r w:rsidR="009A7717" w:rsidRPr="00C038C3">
        <w:t xml:space="preserve"> </w:t>
      </w:r>
      <w:r w:rsidR="00D32973" w:rsidRPr="00C038C3">
        <w:t xml:space="preserve">for the body condition of </w:t>
      </w:r>
      <w:r w:rsidR="00352134" w:rsidRPr="00C038C3">
        <w:t>c</w:t>
      </w:r>
      <w:commentRangeStart w:id="774"/>
      <w:r w:rsidR="00352134" w:rsidRPr="00C038C3">
        <w:t>od</w:t>
      </w:r>
      <w:commentRangeEnd w:id="774"/>
      <w:r w:rsidR="00C247E6">
        <w:rPr>
          <w:rStyle w:val="CommentReference"/>
        </w:rPr>
        <w:commentReference w:id="774"/>
      </w:r>
      <w:r w:rsidR="00FA3B8F" w:rsidRPr="00FA3B8F">
        <w:t xml:space="preserve"> </w:t>
      </w:r>
      <w:r w:rsidR="00FA3B8F" w:rsidRPr="00C038C3">
        <w:fldChar w:fldCharType="begin"/>
      </w:r>
      <w:r w:rsidR="00FA3B8F" w:rsidRPr="00C038C3">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FA3B8F" w:rsidRPr="00C038C3">
        <w:fldChar w:fldCharType="separate"/>
      </w:r>
      <w:r w:rsidR="00FA3B8F" w:rsidRPr="00C038C3">
        <w:t xml:space="preserve">(Eero </w:t>
      </w:r>
      <w:r w:rsidR="00FA3B8F" w:rsidRPr="00C038C3">
        <w:rPr>
          <w:i/>
          <w:iCs/>
        </w:rPr>
        <w:t>et al.</w:t>
      </w:r>
      <w:r w:rsidR="00FA3B8F" w:rsidRPr="00C038C3">
        <w:t>, 2020)</w:t>
      </w:r>
      <w:r w:rsidR="00FA3B8F" w:rsidRPr="00C038C3">
        <w:fldChar w:fldCharType="end"/>
      </w:r>
      <w:r w:rsidR="00EE105C" w:rsidRPr="00C038C3">
        <w:t xml:space="preserve">, as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2F580082"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del w:id="775" w:author="Max Lindmark" w:date="2021-12-13T14:49:00Z">
        <w:r w:rsidR="00FE4919" w:rsidRPr="00C038C3" w:rsidDel="00AA2FA1">
          <w:delText xml:space="preserve">, </w:delText>
        </w:r>
        <w:r w:rsidR="0099190C" w:rsidRPr="00C038C3" w:rsidDel="00AA2FA1">
          <w:delText>James Thorson and</w:delText>
        </w:r>
      </w:del>
      <w:ins w:id="776" w:author="Max Lindmark" w:date="2021-12-13T14:49:00Z">
        <w:r w:rsidR="00AA2FA1">
          <w:t>,</w:t>
        </w:r>
      </w:ins>
      <w:r w:rsidR="0099190C" w:rsidRPr="00C038C3">
        <w:t xml:space="preserve"> </w:t>
      </w:r>
      <w:r w:rsidR="00FE4919" w:rsidRPr="00C038C3">
        <w:t>Federico</w:t>
      </w:r>
      <w:r w:rsidR="00F551EE" w:rsidRPr="00C038C3">
        <w:t xml:space="preserve"> Maioli for </w:t>
      </w:r>
      <w:r w:rsidR="0099190C" w:rsidRPr="00C038C3">
        <w:t xml:space="preserve">helpful </w:t>
      </w:r>
      <w:del w:id="777" w:author="Max Lindmark" w:date="2021-12-13T14:49:00Z">
        <w:r w:rsidR="00460848" w:rsidRPr="00C038C3" w:rsidDel="00AA2FA1">
          <w:delText>input</w:delText>
        </w:r>
      </w:del>
      <w:ins w:id="778" w:author="Max Lindmark" w:date="2021-12-13T14:49:00Z">
        <w:r w:rsidR="00AA2FA1">
          <w:t>modell</w:t>
        </w:r>
      </w:ins>
      <w:ins w:id="779" w:author="Max Lindmark" w:date="2021-12-13T14:50:00Z">
        <w:r w:rsidR="00AA2FA1">
          <w:t>ing discussion</w:t>
        </w:r>
      </w:ins>
      <w:r w:rsidR="00401B29" w:rsidRPr="00C038C3">
        <w:t xml:space="preserve">, </w:t>
      </w:r>
      <w:ins w:id="780" w:author="Max Lindmark" w:date="2021-12-13T14:50:00Z">
        <w:r w:rsidR="00701230" w:rsidRPr="00701230">
          <w:t>Hagen Radtke and Ivan Kuznetsov</w:t>
        </w:r>
        <w:r w:rsidR="00346D10">
          <w:t xml:space="preserve"> for assistance in </w:t>
        </w:r>
        <w:r w:rsidR="00C92715">
          <w:t xml:space="preserve">acquiring predictions of saduria densities, </w:t>
        </w:r>
      </w:ins>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commentRangeStart w:id="781"/>
      <w:r w:rsidRPr="00C038C3">
        <w:rPr>
          <w:b/>
          <w:sz w:val="28"/>
          <w:szCs w:val="28"/>
        </w:rPr>
        <w:t>Author Contributions</w:t>
      </w:r>
      <w:commentRangeEnd w:id="781"/>
      <w:r w:rsidR="00952402" w:rsidRPr="00C038C3">
        <w:rPr>
          <w:rStyle w:val="CommentReference"/>
        </w:rPr>
        <w:commentReference w:id="781"/>
      </w:r>
    </w:p>
    <w:p w14:paraId="294C7242" w14:textId="248DA225" w:rsidR="004E3906" w:rsidRPr="00C038C3" w:rsidRDefault="00E2096F" w:rsidP="00552801">
      <w:pPr>
        <w:spacing w:line="480" w:lineRule="auto"/>
        <w:contextualSpacing/>
        <w:mirrorIndents/>
        <w:jc w:val="both"/>
      </w:pPr>
      <w:r w:rsidRPr="00C038C3">
        <w:lastRenderedPageBreak/>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ins w:id="782" w:author="Max Lindmark" w:date="2021-12-14T08:48:00Z">
        <w:r w:rsidR="00DC7A31">
          <w:t xml:space="preserve">M.G. provided saduria data, </w:t>
        </w:r>
      </w:ins>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ins w:id="783" w:author="Max Lindmark" w:date="2021-12-14T08:48:00Z">
        <w:r w:rsidR="00DA1BDA">
          <w:t xml:space="preserve"> </w:t>
        </w:r>
      </w:ins>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6C2DC485" w:rsidR="007748F1" w:rsidRPr="00C038C3" w:rsidRDefault="007748F1" w:rsidP="00552801">
      <w:pPr>
        <w:spacing w:line="480" w:lineRule="auto"/>
        <w:contextualSpacing/>
        <w:mirrorIndents/>
        <w:jc w:val="both"/>
      </w:pPr>
      <w:r w:rsidRPr="00C038C3">
        <w:t xml:space="preserve">All code </w:t>
      </w:r>
      <w:commentRangeStart w:id="784"/>
      <w:commentRangeStart w:id="785"/>
      <w:r w:rsidRPr="00C038C3">
        <w:t xml:space="preserve">and data </w:t>
      </w:r>
      <w:commentRangeEnd w:id="784"/>
      <w:r w:rsidRPr="00C038C3">
        <w:rPr>
          <w:rStyle w:val="CommentReference"/>
        </w:rPr>
        <w:commentReference w:id="784"/>
      </w:r>
      <w:commentRangeEnd w:id="785"/>
      <w:r w:rsidRPr="00C038C3">
        <w:rPr>
          <w:rStyle w:val="CommentReference"/>
        </w:rPr>
        <w:commentReference w:id="785"/>
      </w:r>
      <w:r w:rsidRPr="00C038C3">
        <w:t xml:space="preserve">are publicly available at </w:t>
      </w:r>
      <w:hyperlink r:id="rId14" w:history="1">
        <w:r w:rsidRPr="00C038C3">
          <w:rPr>
            <w:rStyle w:val="Hyperlink"/>
          </w:rPr>
          <w:t>https://github.com/maxlindmark/cod_condition</w:t>
        </w:r>
      </w:hyperlink>
      <w:r w:rsidRPr="00C038C3">
        <w:t xml:space="preserve"> and will be deposited on Zenodo upon publication.</w:t>
      </w:r>
    </w:p>
    <w:p w14:paraId="7F73A315" w14:textId="104AEC9F" w:rsidR="00E0168A" w:rsidRPr="00C038C3" w:rsidRDefault="00E0168A" w:rsidP="00552801">
      <w:pPr>
        <w:spacing w:line="480" w:lineRule="auto"/>
        <w:contextualSpacing/>
        <w:mirrorIndents/>
        <w:jc w:val="both"/>
      </w:pPr>
    </w:p>
    <w:p w14:paraId="25643D18" w14:textId="0BC835B1" w:rsidR="00E505F1" w:rsidRPr="00C038C3" w:rsidRDefault="00E505F1" w:rsidP="00552801">
      <w:pPr>
        <w:spacing w:line="480" w:lineRule="auto"/>
        <w:contextualSpacing/>
        <w:mirrorIndents/>
        <w:jc w:val="both"/>
      </w:pPr>
    </w:p>
    <w:p w14:paraId="1AC08186" w14:textId="6635AA53" w:rsidR="00300BEC" w:rsidRPr="00C038C3" w:rsidRDefault="00300BEC" w:rsidP="00552801">
      <w:pPr>
        <w:spacing w:line="480" w:lineRule="auto"/>
        <w:contextualSpacing/>
        <w:mirrorIndents/>
        <w:jc w:val="both"/>
      </w:pPr>
    </w:p>
    <w:p w14:paraId="33D41848" w14:textId="6AB44BBC" w:rsidR="00300BEC" w:rsidRPr="00C038C3" w:rsidRDefault="00300BEC" w:rsidP="00552801">
      <w:pPr>
        <w:spacing w:line="480" w:lineRule="auto"/>
        <w:contextualSpacing/>
        <w:mirrorIndents/>
        <w:jc w:val="both"/>
      </w:pPr>
    </w:p>
    <w:p w14:paraId="21CA5360" w14:textId="69ED48D0" w:rsidR="00300BEC" w:rsidRPr="00C038C3" w:rsidRDefault="00300BEC" w:rsidP="00552801">
      <w:pPr>
        <w:spacing w:line="480" w:lineRule="auto"/>
        <w:contextualSpacing/>
        <w:mirrorIndents/>
        <w:jc w:val="both"/>
      </w:pPr>
    </w:p>
    <w:p w14:paraId="4F0F4394" w14:textId="17A073D0" w:rsidR="00300BEC" w:rsidRPr="00C038C3" w:rsidRDefault="00300BEC" w:rsidP="00552801">
      <w:pPr>
        <w:spacing w:line="480" w:lineRule="auto"/>
        <w:contextualSpacing/>
        <w:mirrorIndents/>
        <w:jc w:val="both"/>
      </w:pPr>
    </w:p>
    <w:p w14:paraId="0187AD63" w14:textId="360181B1" w:rsidR="00300BEC" w:rsidRDefault="00300BEC" w:rsidP="00552801">
      <w:pPr>
        <w:spacing w:line="480" w:lineRule="auto"/>
        <w:contextualSpacing/>
        <w:mirrorIndents/>
        <w:jc w:val="both"/>
      </w:pPr>
    </w:p>
    <w:p w14:paraId="72D934F8" w14:textId="2C49F7AA" w:rsidR="000D35A5" w:rsidRDefault="000D35A5" w:rsidP="00552801">
      <w:pPr>
        <w:spacing w:line="480" w:lineRule="auto"/>
        <w:contextualSpacing/>
        <w:mirrorIndents/>
        <w:jc w:val="both"/>
      </w:pPr>
    </w:p>
    <w:p w14:paraId="2CAF0F6C" w14:textId="3EC83C85" w:rsidR="000D35A5" w:rsidRDefault="000D35A5" w:rsidP="00552801">
      <w:pPr>
        <w:spacing w:line="480" w:lineRule="auto"/>
        <w:contextualSpacing/>
        <w:mirrorIndents/>
        <w:jc w:val="both"/>
      </w:pPr>
    </w:p>
    <w:p w14:paraId="22C69189" w14:textId="0E9543C6" w:rsidR="000D35A5" w:rsidRDefault="000D35A5" w:rsidP="00552801">
      <w:pPr>
        <w:spacing w:line="480" w:lineRule="auto"/>
        <w:contextualSpacing/>
        <w:mirrorIndents/>
        <w:jc w:val="both"/>
      </w:pPr>
    </w:p>
    <w:p w14:paraId="0F55C698" w14:textId="1C5A980B" w:rsidR="000D35A5" w:rsidRDefault="000D35A5" w:rsidP="00552801">
      <w:pPr>
        <w:spacing w:line="480" w:lineRule="auto"/>
        <w:contextualSpacing/>
        <w:mirrorIndents/>
        <w:jc w:val="both"/>
      </w:pPr>
    </w:p>
    <w:p w14:paraId="5A879644" w14:textId="0AF2766E" w:rsidR="000D35A5" w:rsidRDefault="000D35A5" w:rsidP="00552801">
      <w:pPr>
        <w:spacing w:line="480" w:lineRule="auto"/>
        <w:contextualSpacing/>
        <w:mirrorIndents/>
        <w:jc w:val="both"/>
      </w:pPr>
    </w:p>
    <w:p w14:paraId="12B6020D" w14:textId="2A1A44A9" w:rsidR="000D35A5" w:rsidRDefault="000D35A5" w:rsidP="00552801">
      <w:pPr>
        <w:spacing w:line="480" w:lineRule="auto"/>
        <w:contextualSpacing/>
        <w:mirrorIndents/>
        <w:jc w:val="both"/>
      </w:pPr>
    </w:p>
    <w:p w14:paraId="4CC8DC83" w14:textId="00C9413E" w:rsidR="000D35A5" w:rsidRDefault="000D35A5" w:rsidP="00552801">
      <w:pPr>
        <w:spacing w:line="480" w:lineRule="auto"/>
        <w:contextualSpacing/>
        <w:mirrorIndents/>
        <w:jc w:val="both"/>
      </w:pPr>
    </w:p>
    <w:p w14:paraId="43D89634" w14:textId="24E7FCFE" w:rsidR="000D35A5" w:rsidRDefault="000D35A5" w:rsidP="00552801">
      <w:pPr>
        <w:spacing w:line="480" w:lineRule="auto"/>
        <w:contextualSpacing/>
        <w:mirrorIndents/>
        <w:jc w:val="both"/>
      </w:pPr>
    </w:p>
    <w:p w14:paraId="72E15BA9" w14:textId="20937F56" w:rsidR="000D35A5" w:rsidRDefault="000D35A5" w:rsidP="00552801">
      <w:pPr>
        <w:spacing w:line="480" w:lineRule="auto"/>
        <w:contextualSpacing/>
        <w:mirrorIndents/>
        <w:jc w:val="both"/>
      </w:pPr>
    </w:p>
    <w:p w14:paraId="5588BDB0" w14:textId="77777777" w:rsidR="00E24046" w:rsidRPr="00C038C3" w:rsidRDefault="00E24046"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786" w:name="_jwygf3u2rl9s" w:colFirst="0" w:colLast="0"/>
      <w:bookmarkEnd w:id="786"/>
      <w:r w:rsidRPr="00C038C3">
        <w:rPr>
          <w:b/>
          <w:sz w:val="28"/>
          <w:szCs w:val="28"/>
        </w:rPr>
        <w:lastRenderedPageBreak/>
        <w:t>Literature cited</w:t>
      </w:r>
    </w:p>
    <w:p w14:paraId="55A42BF8" w14:textId="77777777" w:rsidR="000544E4" w:rsidRPr="000544E4" w:rsidRDefault="00C70AF8" w:rsidP="000544E4">
      <w:pPr>
        <w:pStyle w:val="Bibliography"/>
        <w:rPr>
          <w:lang w:val="en-GB"/>
        </w:rPr>
      </w:pPr>
      <w:r>
        <w:rPr>
          <w:lang w:val="en-GB"/>
        </w:rPr>
        <w:t xml:space="preserve"> </w:t>
      </w:r>
      <w:r w:rsidR="00732E9B">
        <w:rPr>
          <w:lang w:val="en-GB"/>
        </w:rPr>
        <w:fldChar w:fldCharType="begin"/>
      </w:r>
      <w:r w:rsidR="00732E9B">
        <w:rPr>
          <w:lang w:val="en-GB"/>
        </w:rPr>
        <w:instrText xml:space="preserve"> ADDIN ZOTERO_BIBL {"uncited":[],"omitted":[],"custom":[]} CSL_BIBLIOGRAPHY </w:instrText>
      </w:r>
      <w:r w:rsidR="00732E9B">
        <w:rPr>
          <w:lang w:val="en-GB"/>
        </w:rPr>
        <w:fldChar w:fldCharType="separate"/>
      </w:r>
      <w:r w:rsidR="000544E4" w:rsidRPr="000544E4">
        <w:rPr>
          <w:lang w:val="en-GB"/>
        </w:rPr>
        <w:t>Almroth-Rosell, E., Eilola, K., Hordoir, R., Meier, H. E. M., and Hall, P. O. J. 2011. Transport of fresh and resuspended particulate organic material in the Baltic Sea — a model study. Journal of Marine Systems, 87: 1–12.</w:t>
      </w:r>
    </w:p>
    <w:p w14:paraId="16379F30" w14:textId="77777777" w:rsidR="000544E4" w:rsidRPr="000544E4" w:rsidRDefault="000544E4" w:rsidP="000544E4">
      <w:pPr>
        <w:pStyle w:val="Bibliography"/>
        <w:rPr>
          <w:lang w:val="en-GB"/>
        </w:rPr>
      </w:pPr>
      <w:r w:rsidRPr="000544E4">
        <w:rPr>
          <w:lang w:val="en-GB"/>
        </w:rPr>
        <w:t>Anderson, S. C., and Ward, E. J. 2019. Black swans in space: modeling spatiotemporal processes with extremes. Ecology, 100: e02403.</w:t>
      </w:r>
    </w:p>
    <w:p w14:paraId="6EE2C2F6" w14:textId="77777777" w:rsidR="000544E4" w:rsidRPr="000544E4" w:rsidRDefault="000544E4" w:rsidP="000544E4">
      <w:pPr>
        <w:pStyle w:val="Bibliography"/>
        <w:rPr>
          <w:lang w:val="en-GB"/>
        </w:rPr>
      </w:pPr>
      <w:r w:rsidRPr="000544E4">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0C5E3EFF" w14:textId="77777777" w:rsidR="000544E4" w:rsidRPr="000544E4" w:rsidRDefault="000544E4" w:rsidP="000544E4">
      <w:pPr>
        <w:pStyle w:val="Bibliography"/>
        <w:rPr>
          <w:lang w:val="en-GB"/>
        </w:rPr>
      </w:pPr>
      <w:r w:rsidRPr="000544E4">
        <w:rPr>
          <w:lang w:val="en-GB"/>
        </w:rPr>
        <w:t>Anderson, S. C., Ward, E. J., Barnett, L. A. K., and English, P. A. 2021. sdmTMB: spatiotemporal species distribution GLMMs with ‘TMB’. https://pbs-assess.github.io/sdmTMB/index.html.</w:t>
      </w:r>
    </w:p>
    <w:p w14:paraId="16A37835" w14:textId="77777777" w:rsidR="000544E4" w:rsidRPr="000544E4" w:rsidRDefault="000544E4" w:rsidP="000544E4">
      <w:pPr>
        <w:pStyle w:val="Bibliography"/>
        <w:rPr>
          <w:lang w:val="en-GB"/>
        </w:rPr>
      </w:pPr>
      <w:r w:rsidRPr="000544E4">
        <w:rPr>
          <w:lang w:val="en-GB"/>
        </w:rPr>
        <w:t>Aro, E. 1989. A review of fish migration patterns in the Baltic. Rap. Proc.-verb. Re. Cons. Int. Explor. Mer, 190: 72–96.</w:t>
      </w:r>
    </w:p>
    <w:p w14:paraId="18474C3E" w14:textId="77777777" w:rsidR="000544E4" w:rsidRPr="000544E4" w:rsidRDefault="000544E4" w:rsidP="000544E4">
      <w:pPr>
        <w:pStyle w:val="Bibliography"/>
        <w:rPr>
          <w:lang w:val="en-GB"/>
        </w:rPr>
      </w:pPr>
      <w:r w:rsidRPr="000544E4">
        <w:rPr>
          <w:lang w:val="en-GB"/>
        </w:rPr>
        <w:t>Barnett, L. A. K., Ward, E. J., and Anderson, S. C. 2021. Improving estimates of species distribution change by incorporating local trends. Ecography, 44: 427–439.</w:t>
      </w:r>
    </w:p>
    <w:p w14:paraId="0244A8D7" w14:textId="77777777" w:rsidR="000544E4" w:rsidRPr="000544E4" w:rsidRDefault="000544E4" w:rsidP="000544E4">
      <w:pPr>
        <w:pStyle w:val="Bibliography"/>
        <w:rPr>
          <w:lang w:val="en-GB"/>
        </w:rPr>
      </w:pPr>
      <w:r w:rsidRPr="000544E4">
        <w:rPr>
          <w:lang w:val="en-GB"/>
        </w:rPr>
        <w:t>Belkin, I. M. 2009. Rapid warming of large marine ecosystems. Progress in Oceanography, 81: 207–213.</w:t>
      </w:r>
    </w:p>
    <w:p w14:paraId="1F0DEA11" w14:textId="77777777" w:rsidR="000544E4" w:rsidRPr="000544E4" w:rsidRDefault="000544E4" w:rsidP="000544E4">
      <w:pPr>
        <w:pStyle w:val="Bibliography"/>
        <w:rPr>
          <w:lang w:val="en-GB"/>
        </w:rPr>
      </w:pPr>
      <w:r w:rsidRPr="000544E4">
        <w:rPr>
          <w:lang w:val="en-GB"/>
        </w:rPr>
        <w:t>Brander, K. 2020. Reduced growth in Baltic Sea cod may be due to mild hypoxia. ICES Journal of Marine Science, 77: 2003–2005. Oxford Academic.</w:t>
      </w:r>
    </w:p>
    <w:p w14:paraId="73D95D3A" w14:textId="77777777" w:rsidR="000544E4" w:rsidRPr="000544E4" w:rsidRDefault="000544E4" w:rsidP="000544E4">
      <w:pPr>
        <w:pStyle w:val="Bibliography"/>
        <w:rPr>
          <w:lang w:val="en-GB"/>
        </w:rPr>
      </w:pPr>
      <w:r w:rsidRPr="000544E4">
        <w:rPr>
          <w:lang w:val="en-GB"/>
        </w:rPr>
        <w:t>Breitburg, D. 2002. Effects of hypoxia, and the balance between hypoxia and enrichment, on coastal fishes and fisheries. Estuaries, 25: 767–781.</w:t>
      </w:r>
    </w:p>
    <w:p w14:paraId="74DA5CBF" w14:textId="77777777" w:rsidR="000544E4" w:rsidRPr="000544E4" w:rsidRDefault="000544E4" w:rsidP="000544E4">
      <w:pPr>
        <w:pStyle w:val="Bibliography"/>
        <w:rPr>
          <w:lang w:val="en-GB"/>
        </w:rPr>
      </w:pPr>
      <w:r w:rsidRPr="000544E4">
        <w:rPr>
          <w:lang w:val="en-GB"/>
        </w:rPr>
        <w:t>Cardinale, M., and Arrhenius, F. 2000. Decreasing weight-at-age of Atlantic herring (Clupea harengus) from the Baltic Sea between 1986 and 1996: a statistical analysis. ICES Journal of Marine Science, 57: 882–893. Oxford Academic.</w:t>
      </w:r>
    </w:p>
    <w:p w14:paraId="78251421" w14:textId="77777777" w:rsidR="000544E4" w:rsidRPr="000544E4" w:rsidRDefault="000544E4" w:rsidP="000544E4">
      <w:pPr>
        <w:pStyle w:val="Bibliography"/>
        <w:rPr>
          <w:lang w:val="en-GB"/>
        </w:rPr>
      </w:pPr>
      <w:r w:rsidRPr="000544E4">
        <w:rPr>
          <w:lang w:val="en-GB"/>
        </w:rPr>
        <w:t>Carstensen, J., Andersen, J. H., Gustafsson, B. G., and Conley, D. J. 2014. Deoxygenation of the Baltic Sea during the last century. Proceedings of the National Academy of Sciences, 111: 5628–5633. National Academy of Sciences.</w:t>
      </w:r>
    </w:p>
    <w:p w14:paraId="418222DC" w14:textId="77777777" w:rsidR="000544E4" w:rsidRPr="00C31DB0" w:rsidRDefault="000544E4" w:rsidP="000544E4">
      <w:pPr>
        <w:pStyle w:val="Bibliography"/>
        <w:rPr>
          <w:lang w:val="sv-SE"/>
        </w:rPr>
      </w:pPr>
      <w:r w:rsidRPr="000544E4">
        <w:rPr>
          <w:lang w:val="en-GB"/>
        </w:rPr>
        <w:t xml:space="preserve">Casini, M., Cardinale, M., and Hjelm, J. 2006. Inter-annual variation in herring, Clupea harengus, and sprat, Sprattus sprattus, condition in the central Baltic Sea: what gives the tune? </w:t>
      </w:r>
      <w:r w:rsidRPr="00C31DB0">
        <w:rPr>
          <w:lang w:val="sv-SE"/>
        </w:rPr>
        <w:t>Oikos, 112: 638–650.</w:t>
      </w:r>
    </w:p>
    <w:p w14:paraId="388028EA" w14:textId="77777777" w:rsidR="000544E4" w:rsidRPr="00C31DB0" w:rsidRDefault="000544E4" w:rsidP="000544E4">
      <w:pPr>
        <w:pStyle w:val="Bibliography"/>
        <w:rPr>
          <w:lang w:val="sv-SE"/>
        </w:rPr>
      </w:pPr>
      <w:r w:rsidRPr="00C31DB0">
        <w:rPr>
          <w:lang w:val="sv-SE"/>
        </w:rPr>
        <w:t xml:space="preserve">Casini, M., Kornilovs, G., Cardinale, M., Möllmann, C., Grygiel, W., Jonsson, P., Raid, T., </w:t>
      </w:r>
      <w:r w:rsidRPr="00C31DB0">
        <w:rPr>
          <w:i/>
          <w:iCs/>
          <w:lang w:val="sv-SE"/>
        </w:rPr>
        <w:t>et al.</w:t>
      </w:r>
      <w:r w:rsidRPr="00C31DB0">
        <w:rPr>
          <w:lang w:val="sv-SE"/>
        </w:rPr>
        <w:t xml:space="preserve"> 2011. </w:t>
      </w:r>
      <w:r w:rsidRPr="000544E4">
        <w:rPr>
          <w:lang w:val="en-GB"/>
        </w:rPr>
        <w:t xml:space="preserve">Spatial and temporal density dependence regulates the condition of central Baltic Sea clupeids: compelling evidence using an extensive international acoustic survey. </w:t>
      </w:r>
      <w:r w:rsidRPr="00C31DB0">
        <w:rPr>
          <w:lang w:val="sv-SE"/>
        </w:rPr>
        <w:t>Population Ecology, 53: 511–523.</w:t>
      </w:r>
    </w:p>
    <w:p w14:paraId="27AE6E6E" w14:textId="77777777" w:rsidR="000544E4" w:rsidRPr="000544E4" w:rsidRDefault="000544E4" w:rsidP="000544E4">
      <w:pPr>
        <w:pStyle w:val="Bibliography"/>
        <w:rPr>
          <w:lang w:val="en-GB"/>
        </w:rPr>
      </w:pPr>
      <w:r w:rsidRPr="00C31DB0">
        <w:rPr>
          <w:lang w:val="sv-SE"/>
        </w:rPr>
        <w:t xml:space="preserve">Casini, M., Käll, F., Hansson, M., Plikshs, M., Baranova, T., Karlsson, O., Lundström, K., </w:t>
      </w:r>
      <w:r w:rsidRPr="00C31DB0">
        <w:rPr>
          <w:i/>
          <w:iCs/>
          <w:lang w:val="sv-SE"/>
        </w:rPr>
        <w:t>et al.</w:t>
      </w:r>
      <w:r w:rsidRPr="00C31DB0">
        <w:rPr>
          <w:lang w:val="sv-SE"/>
        </w:rPr>
        <w:t xml:space="preserve"> 2016a. </w:t>
      </w:r>
      <w:r w:rsidRPr="000544E4">
        <w:rPr>
          <w:lang w:val="en-GB"/>
        </w:rPr>
        <w:t>Hypoxic areas, density-dependence and food limitation drive the body condition of a heavily exploited marine fish predator. Royal Society Open Science, 3: 160416.</w:t>
      </w:r>
    </w:p>
    <w:p w14:paraId="69CF2822" w14:textId="77777777" w:rsidR="000544E4" w:rsidRPr="000544E4" w:rsidRDefault="000544E4" w:rsidP="000544E4">
      <w:pPr>
        <w:pStyle w:val="Bibliography"/>
        <w:rPr>
          <w:lang w:val="en-GB"/>
        </w:rPr>
      </w:pPr>
      <w:r w:rsidRPr="000544E4">
        <w:rPr>
          <w:lang w:val="en-GB"/>
        </w:rPr>
        <w:t>Casini, M., Eero, M., Carlshamre, S., and Lövgren, J. 2016b. Using alternative biological information in stock assessment: condition-corrected natural mortality of Eastern Baltic cod. ICES Journal of Marine Science, 73: 2625–2631. Oxford Academic.</w:t>
      </w:r>
    </w:p>
    <w:p w14:paraId="4B4386B4" w14:textId="77777777" w:rsidR="000544E4" w:rsidRPr="000544E4" w:rsidRDefault="000544E4" w:rsidP="000544E4">
      <w:pPr>
        <w:pStyle w:val="Bibliography"/>
        <w:rPr>
          <w:lang w:val="en-GB"/>
        </w:rPr>
      </w:pPr>
      <w:r w:rsidRPr="000544E4">
        <w:rPr>
          <w:lang w:val="en-GB"/>
        </w:rPr>
        <w:t>Casini, M., Hansson, M., Orio, A., and Limburg, K. 2021. Changes in population depth distribution and oxygen stratification are involved in the current low condition of the eastern Baltic Sea cod (</w:t>
      </w:r>
      <w:r w:rsidRPr="000544E4">
        <w:rPr>
          <w:i/>
          <w:iCs/>
          <w:lang w:val="en-GB"/>
        </w:rPr>
        <w:t>Gadus morhua</w:t>
      </w:r>
      <w:r w:rsidRPr="000544E4">
        <w:rPr>
          <w:lang w:val="en-GB"/>
        </w:rPr>
        <w:t>). Biogeosciences, 18: 1321–1331. Copernicus GmbH.</w:t>
      </w:r>
    </w:p>
    <w:p w14:paraId="789385DF" w14:textId="77777777" w:rsidR="000544E4" w:rsidRPr="000544E4" w:rsidRDefault="000544E4" w:rsidP="000544E4">
      <w:pPr>
        <w:pStyle w:val="Bibliography"/>
        <w:rPr>
          <w:lang w:val="en-GB"/>
        </w:rPr>
      </w:pPr>
      <w:r w:rsidRPr="000544E4">
        <w:rPr>
          <w:lang w:val="en-GB"/>
        </w:rPr>
        <w:t>Chabot, D., and Dutil, J.-D. 1999. Reduced growth of Atlantic cod in non-lethal hypoxic conditions. Journal of Fish Biology, 55: 472–491.</w:t>
      </w:r>
    </w:p>
    <w:p w14:paraId="4E83BE16" w14:textId="77777777" w:rsidR="000544E4" w:rsidRPr="000544E4" w:rsidRDefault="000544E4" w:rsidP="000544E4">
      <w:pPr>
        <w:pStyle w:val="Bibliography"/>
        <w:rPr>
          <w:lang w:val="en-GB"/>
        </w:rPr>
      </w:pPr>
      <w:r w:rsidRPr="000544E4">
        <w:rPr>
          <w:lang w:val="en-GB"/>
        </w:rPr>
        <w:lastRenderedPageBreak/>
        <w:t>Claireaux, G., Webber, D. M., Lagardère, J.-P., and Kerr, S. R. 2000. Influence of water temperature and oxygenation on the aerobic metabolic scope of Atlantic cod (Gadus morhua). Journal of Sea Research, 44: 257–265.</w:t>
      </w:r>
    </w:p>
    <w:p w14:paraId="2F20386C" w14:textId="77777777" w:rsidR="000544E4" w:rsidRPr="000544E4" w:rsidRDefault="000544E4" w:rsidP="000544E4">
      <w:pPr>
        <w:pStyle w:val="Bibliography"/>
        <w:rPr>
          <w:lang w:val="en-GB"/>
        </w:rPr>
      </w:pPr>
      <w:r w:rsidRPr="000544E4">
        <w:rPr>
          <w:lang w:val="en-GB"/>
        </w:rPr>
        <w:t>Cressie, N., and Wikle, C. K. 2015. Statistics for Spatio-Temporal Data. John Wiley &amp; Sons. 612 pp.</w:t>
      </w:r>
    </w:p>
    <w:p w14:paraId="02214654" w14:textId="77777777" w:rsidR="000544E4" w:rsidRPr="000544E4" w:rsidRDefault="000544E4" w:rsidP="000544E4">
      <w:pPr>
        <w:pStyle w:val="Bibliography"/>
        <w:rPr>
          <w:lang w:val="en-GB"/>
        </w:rPr>
      </w:pPr>
      <w:r w:rsidRPr="000544E4">
        <w:rPr>
          <w:lang w:val="en-GB"/>
        </w:rPr>
        <w:t>Diaz, R. J. 2001. Overview of Hypoxia around the World. Journal of Environmental Quality, 30: 275–281.</w:t>
      </w:r>
    </w:p>
    <w:p w14:paraId="5193B5BE" w14:textId="77777777" w:rsidR="000544E4" w:rsidRPr="000544E4" w:rsidRDefault="000544E4" w:rsidP="000544E4">
      <w:pPr>
        <w:pStyle w:val="Bibliography"/>
        <w:rPr>
          <w:lang w:val="en-GB"/>
        </w:rPr>
      </w:pPr>
      <w:r w:rsidRPr="000544E4">
        <w:rPr>
          <w:lang w:val="en-GB"/>
        </w:rPr>
        <w:t>Diaz, R. J., and Rosenberg, R. 2008. Spreading Dead Zones and Consequences for Marine Ecosystems. Science, 321: 926–929. American Association for the Advancement of Science.</w:t>
      </w:r>
    </w:p>
    <w:p w14:paraId="2AB020D4" w14:textId="77777777" w:rsidR="000544E4" w:rsidRPr="000544E4" w:rsidRDefault="000544E4" w:rsidP="000544E4">
      <w:pPr>
        <w:pStyle w:val="Bibliography"/>
        <w:rPr>
          <w:lang w:val="en-GB"/>
        </w:rPr>
      </w:pPr>
      <w:r w:rsidRPr="000544E4">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41E83796" w14:textId="77777777" w:rsidR="000544E4" w:rsidRPr="000544E4" w:rsidRDefault="000544E4" w:rsidP="000544E4">
      <w:pPr>
        <w:pStyle w:val="Bibliography"/>
        <w:rPr>
          <w:lang w:val="en-GB"/>
        </w:rPr>
      </w:pPr>
      <w:r w:rsidRPr="000544E4">
        <w:rPr>
          <w:lang w:val="en-GB"/>
        </w:rPr>
        <w:t>Eero, M., Vinther, M., Haslob, H., Huwer, B., Casini, M., Storr-Paulsen, M., and Köster, F. W. 2012. Spatial management of marine resources can enhance the recovery of predators and avoid local depletion of forage fish. Conservation Letters, 5: 486–492.</w:t>
      </w:r>
    </w:p>
    <w:p w14:paraId="04A955C7" w14:textId="77777777" w:rsidR="000544E4" w:rsidRPr="000544E4" w:rsidRDefault="000544E4" w:rsidP="000544E4">
      <w:pPr>
        <w:pStyle w:val="Bibliography"/>
        <w:rPr>
          <w:lang w:val="en-GB"/>
        </w:rPr>
      </w:pPr>
      <w:r w:rsidRPr="000544E4">
        <w:rPr>
          <w:lang w:val="en-GB"/>
        </w:rPr>
        <w:t>Eero, M., Cardinale, M., and Storr-Paulsen, M. 2020. Emerging challenges for resource management under ecosystem change: Example of cod in the Baltic Sea. Ocean &amp; Coastal Management, 198: 105314.</w:t>
      </w:r>
    </w:p>
    <w:p w14:paraId="6F4C766D" w14:textId="77777777" w:rsidR="000544E4" w:rsidRPr="000544E4" w:rsidRDefault="000544E4" w:rsidP="000544E4">
      <w:pPr>
        <w:pStyle w:val="Bibliography"/>
        <w:rPr>
          <w:lang w:val="en-GB"/>
        </w:rPr>
      </w:pPr>
      <w:r w:rsidRPr="000544E4">
        <w:rPr>
          <w:lang w:val="en-GB"/>
        </w:rPr>
        <w:t>Eilola, K., Meier, H. E. M., and Almroth, E. 2009. On the dynamics of oxygen, phosphorus and cyanobacteria in the Baltic Sea; A model study. Journal of Marine Systems, 75: 163–184.</w:t>
      </w:r>
    </w:p>
    <w:p w14:paraId="63682A35" w14:textId="77777777" w:rsidR="000544E4" w:rsidRPr="000544E4" w:rsidRDefault="000544E4" w:rsidP="000544E4">
      <w:pPr>
        <w:pStyle w:val="Bibliography"/>
        <w:rPr>
          <w:lang w:val="en-GB"/>
        </w:rPr>
      </w:pPr>
      <w:r w:rsidRPr="000544E4">
        <w:rPr>
          <w:lang w:val="en-GB"/>
        </w:rPr>
        <w:t>Froese, R., Thorson, J. T., and Reyes, R. B. 2014. A Bayesian approach for estimating length-weight relationships in fishes. Journal of Applied Ichthyology, 30: 78–85.</w:t>
      </w:r>
    </w:p>
    <w:p w14:paraId="2E2821C6" w14:textId="77777777" w:rsidR="000544E4" w:rsidRPr="000544E4" w:rsidRDefault="000544E4" w:rsidP="000544E4">
      <w:pPr>
        <w:pStyle w:val="Bibliography"/>
        <w:rPr>
          <w:lang w:val="en-GB"/>
        </w:rPr>
      </w:pPr>
      <w:r w:rsidRPr="000544E4">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54A47FB2" w14:textId="77777777" w:rsidR="000544E4" w:rsidRPr="000544E4" w:rsidRDefault="000544E4" w:rsidP="000544E4">
      <w:pPr>
        <w:pStyle w:val="Bibliography"/>
        <w:rPr>
          <w:lang w:val="en-GB"/>
        </w:rPr>
      </w:pPr>
      <w:r w:rsidRPr="000544E4">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45C3B68A" w14:textId="77777777" w:rsidR="000544E4" w:rsidRPr="000544E4" w:rsidRDefault="000544E4" w:rsidP="000544E4">
      <w:pPr>
        <w:pStyle w:val="Bibliography"/>
        <w:rPr>
          <w:lang w:val="en-GB"/>
        </w:rPr>
      </w:pPr>
      <w:r w:rsidRPr="000544E4">
        <w:rPr>
          <w:lang w:val="en-GB"/>
        </w:rPr>
        <w:t>Grüss, A., Gao, J., Thorson, J., Rooper, C., Thompson, G., Boldt, J., and Lauth, R. 2020. Estimating synchronous changes in condition and density in eastern Bering Sea fishes. Marine Ecology Progress Series, 635: 169–185.</w:t>
      </w:r>
    </w:p>
    <w:p w14:paraId="003EB509" w14:textId="77777777" w:rsidR="000544E4" w:rsidRPr="000544E4" w:rsidRDefault="000544E4" w:rsidP="000544E4">
      <w:pPr>
        <w:pStyle w:val="Bibliography"/>
        <w:rPr>
          <w:lang w:val="en-GB"/>
        </w:rPr>
      </w:pPr>
      <w:r w:rsidRPr="000544E4">
        <w:rPr>
          <w:lang w:val="en-GB"/>
        </w:rPr>
        <w:t>Haase, K., Orio, A., Pawlak, J., Pachur, M., and Casini, M. 2020. Diet of dominant demersal fish species in the Baltic Sea: Is flounder stealing benthic food from cod? Marine Ecology Progress Series, 645: 159–170.</w:t>
      </w:r>
    </w:p>
    <w:p w14:paraId="00B3D923" w14:textId="77777777" w:rsidR="000544E4" w:rsidRPr="000544E4" w:rsidRDefault="000544E4" w:rsidP="000544E4">
      <w:pPr>
        <w:pStyle w:val="Bibliography"/>
        <w:rPr>
          <w:lang w:val="en-GB"/>
        </w:rPr>
      </w:pPr>
      <w:r w:rsidRPr="000544E4">
        <w:rPr>
          <w:lang w:val="en-GB"/>
        </w:rPr>
        <w:t>Hislop, J. R. G., Robb, A. P., and Gauld, J. A. 1978. Observations on effects of feeding level on growth and reproduction in haddock, Melanogrammus aeglefinus (L.) in captivity. Journal of Fish Biology, 13: 85–98.</w:t>
      </w:r>
    </w:p>
    <w:p w14:paraId="0E9DD668" w14:textId="77777777" w:rsidR="000544E4" w:rsidRPr="000544E4" w:rsidRDefault="000544E4" w:rsidP="000544E4">
      <w:pPr>
        <w:pStyle w:val="Bibliography"/>
        <w:rPr>
          <w:lang w:val="en-GB"/>
        </w:rPr>
      </w:pPr>
      <w:r w:rsidRPr="000544E4">
        <w:rPr>
          <w:lang w:val="en-GB"/>
        </w:rPr>
        <w:t xml:space="preserve">Hordoir, R., Axell, L., Höglund, A., Dieterich, C., Fransner, F., Gröger, M., Liu, Y., </w:t>
      </w:r>
      <w:r w:rsidRPr="000544E4">
        <w:rPr>
          <w:i/>
          <w:iCs/>
          <w:lang w:val="en-GB"/>
        </w:rPr>
        <w:t>et al.</w:t>
      </w:r>
      <w:r w:rsidRPr="000544E4">
        <w:rPr>
          <w:lang w:val="en-GB"/>
        </w:rPr>
        <w:t xml:space="preserve"> 2019. Nemo-Nordic 1.0: a NEMO-based ocean model for the Baltic and North seas – research and operational applications. Geoscientific Model Development, 12: 363–386. Copernicus GmbH.</w:t>
      </w:r>
    </w:p>
    <w:p w14:paraId="58370897" w14:textId="77777777" w:rsidR="000544E4" w:rsidRPr="000544E4" w:rsidRDefault="000544E4" w:rsidP="000544E4">
      <w:pPr>
        <w:pStyle w:val="Bibliography"/>
        <w:rPr>
          <w:lang w:val="en-GB"/>
        </w:rPr>
      </w:pPr>
      <w:r w:rsidRPr="000544E4">
        <w:rPr>
          <w:lang w:val="en-GB"/>
        </w:rPr>
        <w:t>Hrycik, A. R., Almeida, L. Z., and Höök, T. O. 2017. Sub-lethal effects on fish provide insight into a biologically-relevant threshold of hypoxia. Oikos, 126: 307–317.</w:t>
      </w:r>
    </w:p>
    <w:p w14:paraId="52517FD7" w14:textId="77777777" w:rsidR="000544E4" w:rsidRPr="000544E4" w:rsidRDefault="000544E4" w:rsidP="000544E4">
      <w:pPr>
        <w:pStyle w:val="Bibliography"/>
        <w:rPr>
          <w:lang w:val="en-GB"/>
        </w:rPr>
      </w:pPr>
      <w:r w:rsidRPr="000544E4">
        <w:rPr>
          <w:lang w:val="en-GB"/>
        </w:rPr>
        <w:lastRenderedPageBreak/>
        <w:t xml:space="preserve">Hüssy, K., Casini, M., Haase, S., Hilvarsson, A., Horbowy, J., Krüger-Johnsen, M., Krumme, U., </w:t>
      </w:r>
      <w:r w:rsidRPr="000544E4">
        <w:rPr>
          <w:i/>
          <w:iCs/>
          <w:lang w:val="en-GB"/>
        </w:rPr>
        <w:t>et al.</w:t>
      </w:r>
      <w:r w:rsidRPr="000544E4">
        <w:rPr>
          <w:lang w:val="en-GB"/>
        </w:rPr>
        <w:t xml:space="preserve"> 2020. Tagging Baltic Cod – TABACOD. Eastern Baltic cod: Solving the ageing and stock assessment problems with combined state-of-the-art tagging me-thods. DTU Aqua Report, 368–2020. National Institute of Aquatic Resources, Kemitorvet, 2800 Kgs. Lyngby, Den-mark.</w:t>
      </w:r>
    </w:p>
    <w:p w14:paraId="1BA24608" w14:textId="77777777" w:rsidR="000544E4" w:rsidRPr="000544E4" w:rsidRDefault="000544E4" w:rsidP="000544E4">
      <w:pPr>
        <w:pStyle w:val="Bibliography"/>
        <w:rPr>
          <w:lang w:val="en-GB"/>
        </w:rPr>
      </w:pPr>
      <w:r w:rsidRPr="000544E4">
        <w:rPr>
          <w:lang w:val="en-GB"/>
        </w:rPr>
        <w:t xml:space="preserve">ICES. 2021a. Cod </w:t>
      </w:r>
      <w:r w:rsidRPr="000544E4">
        <w:rPr>
          <w:i/>
          <w:iCs/>
          <w:lang w:val="en-GB"/>
        </w:rPr>
        <w:t>(Gadus morhua)</w:t>
      </w:r>
      <w:r w:rsidRPr="000544E4">
        <w:rPr>
          <w:lang w:val="en-GB"/>
        </w:rPr>
        <w:t xml:space="preserve"> in subdivisions 24-32, eastern Baltic stock (eastern Baltic Sea). </w:t>
      </w:r>
      <w:r w:rsidRPr="000544E4">
        <w:rPr>
          <w:i/>
          <w:iCs/>
          <w:lang w:val="en-GB"/>
        </w:rPr>
        <w:t>In</w:t>
      </w:r>
      <w:r w:rsidRPr="000544E4">
        <w:rPr>
          <w:lang w:val="en-GB"/>
        </w:rPr>
        <w:t xml:space="preserve"> Report of the ICES Advisory Committee. ICES ADVICE 2021 cod.27.24-32. https://doi.org/10.17895/ices.advice.7745.</w:t>
      </w:r>
    </w:p>
    <w:p w14:paraId="3B655C1A" w14:textId="77777777" w:rsidR="000544E4" w:rsidRPr="00706358" w:rsidRDefault="000544E4" w:rsidP="000544E4">
      <w:pPr>
        <w:pStyle w:val="Bibliography"/>
        <w:rPr>
          <w:lang w:val="sv-SE"/>
        </w:rPr>
      </w:pPr>
      <w:r w:rsidRPr="000544E4">
        <w:rPr>
          <w:lang w:val="en-GB"/>
        </w:rPr>
        <w:t xml:space="preserve">ICES. 2021b. Report of the Baltic Fisheries Assessment Working Group (WGBFAS). </w:t>
      </w:r>
      <w:r w:rsidRPr="00706358">
        <w:rPr>
          <w:lang w:val="sv-SE"/>
        </w:rPr>
        <w:t>3:53. https://doi.org/10.17895/ices.pub.8187.</w:t>
      </w:r>
    </w:p>
    <w:p w14:paraId="3A8B17F4" w14:textId="77777777" w:rsidR="000544E4" w:rsidRPr="000544E4" w:rsidRDefault="000544E4" w:rsidP="000544E4">
      <w:pPr>
        <w:pStyle w:val="Bibliography"/>
        <w:rPr>
          <w:lang w:val="en-GB"/>
        </w:rPr>
      </w:pPr>
      <w:r w:rsidRPr="00706358">
        <w:rPr>
          <w:lang w:val="sv-SE"/>
        </w:rPr>
        <w:t xml:space="preserve">Jørgensen, C., Ernande, B., Fiksen, Ø., and Dieckmann, U. 2006. </w:t>
      </w:r>
      <w:r w:rsidRPr="000544E4">
        <w:rPr>
          <w:lang w:val="en-GB"/>
        </w:rPr>
        <w:t>The logic of skipped spawning in fish. Canadian Journal of Fisheries and Aquatic Sciences, 63: 200–211. NRC Research Press.</w:t>
      </w:r>
    </w:p>
    <w:p w14:paraId="0522C290" w14:textId="77777777" w:rsidR="000544E4" w:rsidRPr="000544E4" w:rsidRDefault="000544E4" w:rsidP="000544E4">
      <w:pPr>
        <w:pStyle w:val="Bibliography"/>
        <w:rPr>
          <w:lang w:val="en-GB"/>
        </w:rPr>
      </w:pPr>
      <w:r w:rsidRPr="000544E4">
        <w:rPr>
          <w:lang w:val="en-GB"/>
        </w:rPr>
        <w:t>Kramer, D. L. 1987. Dissolved oxygen and fish behavior. Environmental Biology of Fishes, 18: 81–92.</w:t>
      </w:r>
    </w:p>
    <w:p w14:paraId="218EB667" w14:textId="77777777" w:rsidR="000544E4" w:rsidRPr="000544E4" w:rsidRDefault="000544E4" w:rsidP="000544E4">
      <w:pPr>
        <w:pStyle w:val="Bibliography"/>
        <w:rPr>
          <w:lang w:val="en-GB"/>
        </w:rPr>
      </w:pPr>
      <w:r w:rsidRPr="000544E4">
        <w:rPr>
          <w:lang w:val="en-GB"/>
        </w:rPr>
        <w:t>Kristensen, K., Nielsen, A., Berg, C. W., Skaug, H., and Bell, B. M. 2016. TMB: Automatic Differentiation and Laplace Approximation. Journal of Statistical Software, 70: 1–21.</w:t>
      </w:r>
    </w:p>
    <w:p w14:paraId="7AF847B5" w14:textId="77777777" w:rsidR="000544E4" w:rsidRPr="000544E4" w:rsidRDefault="000544E4" w:rsidP="000544E4">
      <w:pPr>
        <w:pStyle w:val="Bibliography"/>
        <w:rPr>
          <w:lang w:val="en-GB"/>
        </w:rPr>
      </w:pPr>
      <w:r w:rsidRPr="000544E4">
        <w:rPr>
          <w:lang w:val="en-GB"/>
        </w:rPr>
        <w:t>Latimer, A. M., Banerjee, S., Jr, H. S., Mosher, E. S., and Jr, J. A. S. 2009. Hierarchical models facilitate spatial analysis of large data sets: a case study on invasive plant species in the northeastern United States. Ecology Letters, 12: 144–154.</w:t>
      </w:r>
    </w:p>
    <w:p w14:paraId="21E3F719" w14:textId="77777777" w:rsidR="000544E4" w:rsidRPr="000544E4" w:rsidRDefault="000544E4" w:rsidP="000544E4">
      <w:pPr>
        <w:pStyle w:val="Bibliography"/>
        <w:rPr>
          <w:lang w:val="en-GB"/>
        </w:rPr>
      </w:pPr>
      <w:r w:rsidRPr="000544E4">
        <w:rPr>
          <w:lang w:val="en-GB"/>
        </w:rPr>
        <w:t>Le Cren, E. D. 1951. The Length-Weight Relationship and Seasonal Cycle in Gonad Weight and Condition in the Perch (Perca fluviatilis). Journal of Animal Ecology, 20: 201–219. [Wiley, British Ecological Society].</w:t>
      </w:r>
    </w:p>
    <w:p w14:paraId="418B35CD" w14:textId="77777777" w:rsidR="000544E4" w:rsidRPr="000544E4" w:rsidRDefault="000544E4" w:rsidP="000544E4">
      <w:pPr>
        <w:pStyle w:val="Bibliography"/>
        <w:rPr>
          <w:lang w:val="en-GB"/>
        </w:rPr>
      </w:pPr>
      <w:r w:rsidRPr="000544E4">
        <w:rPr>
          <w:lang w:val="en-GB"/>
        </w:rPr>
        <w:t>Limburg, K. E., and Casini, M. 2019. Otolith chemistry indicates recent worsened Baltic cod condition is linked to hypoxia exposure. Biology Letters, 15: 20190352. Royal Society.</w:t>
      </w:r>
    </w:p>
    <w:p w14:paraId="149BCA66" w14:textId="77777777" w:rsidR="000544E4" w:rsidRPr="000544E4" w:rsidRDefault="000544E4" w:rsidP="000544E4">
      <w:pPr>
        <w:pStyle w:val="Bibliography"/>
        <w:rPr>
          <w:lang w:val="en-GB"/>
        </w:rPr>
      </w:pPr>
      <w:r w:rsidRPr="000544E4">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37B06520" w14:textId="77777777" w:rsidR="000544E4" w:rsidRPr="000544E4" w:rsidRDefault="000544E4" w:rsidP="000544E4">
      <w:pPr>
        <w:pStyle w:val="Bibliography"/>
        <w:rPr>
          <w:lang w:val="en-GB"/>
        </w:rPr>
      </w:pPr>
      <w:r w:rsidRPr="000544E4">
        <w:rPr>
          <w:lang w:val="en-GB"/>
        </w:rPr>
        <w:t>Marshall, C. T., and Frank, K. T. 1999. The effect of interannual variation in growth and condition on haddock recruitment. Canadian Journal of Fisheries and Aquatic Sciences, 56: 347–355. NRC Research Press.</w:t>
      </w:r>
    </w:p>
    <w:p w14:paraId="05244DB4" w14:textId="77777777" w:rsidR="000544E4" w:rsidRPr="000544E4" w:rsidRDefault="000544E4" w:rsidP="000544E4">
      <w:pPr>
        <w:pStyle w:val="Bibliography"/>
        <w:rPr>
          <w:lang w:val="en-GB"/>
        </w:rPr>
      </w:pPr>
      <w:r w:rsidRPr="000544E4">
        <w:rPr>
          <w:lang w:val="en-GB"/>
        </w:rPr>
        <w:t xml:space="preserve">Mion, M., Thorsen, A., Vitale, F., Dierking, J., Herrmann, J. P., Huwer, B., von Dewitz, B., </w:t>
      </w:r>
      <w:r w:rsidRPr="000544E4">
        <w:rPr>
          <w:i/>
          <w:iCs/>
          <w:lang w:val="en-GB"/>
        </w:rPr>
        <w:t>et al.</w:t>
      </w:r>
      <w:r w:rsidRPr="000544E4">
        <w:rPr>
          <w:lang w:val="en-GB"/>
        </w:rPr>
        <w:t xml:space="preserve"> 2018. Effect of fish length and nutritional condition on the fecundity of distressed Atlantic cod </w:t>
      </w:r>
      <w:r w:rsidRPr="000544E4">
        <w:rPr>
          <w:i/>
          <w:iCs/>
          <w:lang w:val="en-GB"/>
        </w:rPr>
        <w:t>Gadus morhua</w:t>
      </w:r>
      <w:r w:rsidRPr="000544E4">
        <w:rPr>
          <w:lang w:val="en-GB"/>
        </w:rPr>
        <w:t xml:space="preserve"> from the Baltic Sea: POTENTIAL FECUNDITY OF BALTIC </w:t>
      </w:r>
      <w:r w:rsidRPr="000544E4">
        <w:rPr>
          <w:i/>
          <w:iCs/>
          <w:lang w:val="en-GB"/>
        </w:rPr>
        <w:t>G. MORHUA</w:t>
      </w:r>
      <w:r w:rsidRPr="000544E4">
        <w:rPr>
          <w:lang w:val="en-GB"/>
        </w:rPr>
        <w:t>. Journal of Fish Biology, 92: 1016–1034.</w:t>
      </w:r>
    </w:p>
    <w:p w14:paraId="5CC59408" w14:textId="77777777" w:rsidR="000544E4" w:rsidRPr="000544E4" w:rsidRDefault="000544E4" w:rsidP="000544E4">
      <w:pPr>
        <w:pStyle w:val="Bibliography"/>
        <w:rPr>
          <w:lang w:val="en-GB"/>
        </w:rPr>
      </w:pPr>
      <w:r w:rsidRPr="000544E4">
        <w:rPr>
          <w:lang w:val="en-GB"/>
        </w:rPr>
        <w:t xml:space="preserve">Mion, M., Haase, S., Hemmer‐Hansen, J., Hilvarsson, A., Hüssy, K., Krüger‐Johnsen, M., Krumme, U., </w:t>
      </w:r>
      <w:r w:rsidRPr="000544E4">
        <w:rPr>
          <w:i/>
          <w:iCs/>
          <w:lang w:val="en-GB"/>
        </w:rPr>
        <w:t>et al.</w:t>
      </w:r>
      <w:r w:rsidRPr="000544E4">
        <w:rPr>
          <w:lang w:val="en-GB"/>
        </w:rPr>
        <w:t xml:space="preserve"> 2021. Multidecadal changes in fish growth rates estimated from tagging data: A case study from the Eastern Baltic cod (Gadus morhua, Gadidae). Fish and Fisheries, 22: 413–427.</w:t>
      </w:r>
    </w:p>
    <w:p w14:paraId="22CCE61A" w14:textId="77777777" w:rsidR="000544E4" w:rsidRPr="000544E4" w:rsidRDefault="000544E4" w:rsidP="000544E4">
      <w:pPr>
        <w:pStyle w:val="Bibliography"/>
        <w:rPr>
          <w:lang w:val="en-GB"/>
        </w:rPr>
      </w:pPr>
      <w:r w:rsidRPr="000544E4">
        <w:rPr>
          <w:lang w:val="en-GB"/>
        </w:rPr>
        <w:t>Möllmann, C., Kornilovs, G., Fetter, M., Köster, F. W., and Hinrichsen, H.-H. 2003. The marine copepod, Pseudocalanus elongatus, as a mediator between climate variability and fisheries in the Central Baltic Sea. Fisheries Oceanography, 12: 360–368.</w:t>
      </w:r>
    </w:p>
    <w:p w14:paraId="29A43C34" w14:textId="77777777" w:rsidR="000544E4" w:rsidRPr="000544E4" w:rsidRDefault="000544E4" w:rsidP="000544E4">
      <w:pPr>
        <w:pStyle w:val="Bibliography"/>
        <w:rPr>
          <w:lang w:val="en-GB"/>
        </w:rPr>
      </w:pPr>
      <w:r w:rsidRPr="000544E4">
        <w:rPr>
          <w:lang w:val="en-GB"/>
        </w:rPr>
        <w:t>Morgan, M. J., Rideout, R. M., and Colbourne, E. B. 2010. Impact of environmental temperature on Atlantic cod Gadus morhua energy allocation to growth, condition and reproduction. Marine Ecology Progress Series, 404: 185–195.</w:t>
      </w:r>
    </w:p>
    <w:p w14:paraId="1CA658AE" w14:textId="77777777" w:rsidR="000544E4" w:rsidRPr="00605279" w:rsidRDefault="000544E4" w:rsidP="000544E4">
      <w:pPr>
        <w:pStyle w:val="Bibliography"/>
        <w:rPr>
          <w:lang w:val="sv-SE"/>
        </w:rPr>
      </w:pPr>
      <w:r w:rsidRPr="000544E4">
        <w:rPr>
          <w:lang w:val="en-GB"/>
        </w:rPr>
        <w:t xml:space="preserve">Nash, R., Valencia, A., and Geffen, A. 2006. The origin of fulton’s condition factor : Setting the record straight. </w:t>
      </w:r>
      <w:r w:rsidRPr="00605279">
        <w:rPr>
          <w:lang w:val="sv-SE"/>
        </w:rPr>
        <w:t>Fisheries, 31: 236–238.</w:t>
      </w:r>
    </w:p>
    <w:p w14:paraId="34A4D11F" w14:textId="77777777" w:rsidR="000544E4" w:rsidRPr="000544E4" w:rsidRDefault="000544E4" w:rsidP="000544E4">
      <w:pPr>
        <w:pStyle w:val="Bibliography"/>
        <w:rPr>
          <w:lang w:val="en-GB"/>
        </w:rPr>
      </w:pPr>
      <w:r w:rsidRPr="00605279">
        <w:rPr>
          <w:lang w:val="sv-SE"/>
        </w:rPr>
        <w:lastRenderedPageBreak/>
        <w:t xml:space="preserve">Neuenfeldt, S., Bartolino, V., Orio, A., Andersen, K. H., Andersen, N. G., Niiranen, S., Bergström, U., </w:t>
      </w:r>
      <w:r w:rsidRPr="00605279">
        <w:rPr>
          <w:i/>
          <w:iCs/>
          <w:lang w:val="sv-SE"/>
        </w:rPr>
        <w:t>et al.</w:t>
      </w:r>
      <w:r w:rsidRPr="00605279">
        <w:rPr>
          <w:lang w:val="sv-SE"/>
        </w:rPr>
        <w:t xml:space="preserve"> 2020. </w:t>
      </w:r>
      <w:r w:rsidRPr="000544E4">
        <w:rPr>
          <w:lang w:val="en-GB"/>
        </w:rPr>
        <w:t>Feeding and growth of Atlantic cod (</w:t>
      </w:r>
      <w:r w:rsidRPr="000544E4">
        <w:rPr>
          <w:i/>
          <w:iCs/>
          <w:lang w:val="en-GB"/>
        </w:rPr>
        <w:t>Gadus morhua</w:t>
      </w:r>
      <w:r w:rsidRPr="000544E4">
        <w:rPr>
          <w:lang w:val="en-GB"/>
        </w:rPr>
        <w:t xml:space="preserve"> L.) in the eastern Baltic Sea under environmental change. ICES Journal of Marine Science, 77: 624–632.</w:t>
      </w:r>
    </w:p>
    <w:p w14:paraId="31F757CC" w14:textId="77777777" w:rsidR="000544E4" w:rsidRPr="000544E4" w:rsidRDefault="000544E4" w:rsidP="000544E4">
      <w:pPr>
        <w:pStyle w:val="Bibliography"/>
        <w:rPr>
          <w:lang w:val="en-GB"/>
        </w:rPr>
      </w:pPr>
      <w:r w:rsidRPr="000544E4">
        <w:rPr>
          <w:lang w:val="en-GB"/>
        </w:rPr>
        <w:t xml:space="preserve">Neumann, T., Koponen, S., Attila, J., Brockmann, C., Kallio, K., Kervinen, M., Mazeran, C., </w:t>
      </w:r>
      <w:r w:rsidRPr="000544E4">
        <w:rPr>
          <w:i/>
          <w:iCs/>
          <w:lang w:val="en-GB"/>
        </w:rPr>
        <w:t>et al.</w:t>
      </w:r>
      <w:r w:rsidRPr="000544E4">
        <w:rPr>
          <w:lang w:val="en-GB"/>
        </w:rPr>
        <w:t xml:space="preserve"> 2021. Optical model for the Baltic Sea with an explicit CDOM state variable: a case study with Model ERGOM (version 1.2). Geoscientific Model Development, 14: 5049–5062. Copernicus GmbH.</w:t>
      </w:r>
    </w:p>
    <w:p w14:paraId="78EFF629" w14:textId="77777777" w:rsidR="000544E4" w:rsidRPr="000544E4" w:rsidRDefault="000544E4" w:rsidP="000544E4">
      <w:pPr>
        <w:pStyle w:val="Bibliography"/>
        <w:rPr>
          <w:lang w:val="en-GB"/>
        </w:rPr>
      </w:pPr>
      <w:r w:rsidRPr="000544E4">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28C386EC" w14:textId="77777777" w:rsidR="000544E4" w:rsidRPr="000544E4" w:rsidRDefault="000544E4" w:rsidP="000544E4">
      <w:pPr>
        <w:pStyle w:val="Bibliography"/>
        <w:rPr>
          <w:lang w:val="en-GB"/>
        </w:rPr>
      </w:pPr>
      <w:r w:rsidRPr="000544E4">
        <w:rPr>
          <w:lang w:val="en-GB"/>
        </w:rPr>
        <w:t>Orio, A., Bergström, U., Florin, A.-B., Lehmann, A., Šics, I., and Casini, M. 2019. Spatial contraction of demersal fish populations in a large marine ecosystem. Journal of Biogeography, 46: 633–645. John Wiley &amp; Sons, Ltd.</w:t>
      </w:r>
    </w:p>
    <w:p w14:paraId="701BC14E" w14:textId="77777777" w:rsidR="000544E4" w:rsidRPr="000544E4" w:rsidRDefault="000544E4" w:rsidP="000544E4">
      <w:pPr>
        <w:pStyle w:val="Bibliography"/>
        <w:rPr>
          <w:lang w:val="en-GB"/>
        </w:rPr>
      </w:pPr>
      <w:r w:rsidRPr="000544E4">
        <w:rPr>
          <w:lang w:val="en-GB"/>
        </w:rPr>
        <w:t>Orio, A., Bergström, U., Florin, A.-B., Šics, I., and Casini, M. 2020. Long-term changes in spatial overlap betweeninteracting cod and flounder in the Baltic Sea. Hydrobiologia, 847: 2541–2553.</w:t>
      </w:r>
    </w:p>
    <w:p w14:paraId="73D3C8AA" w14:textId="77777777" w:rsidR="000544E4" w:rsidRPr="000544E4" w:rsidRDefault="000544E4" w:rsidP="000544E4">
      <w:pPr>
        <w:pStyle w:val="Bibliography"/>
        <w:rPr>
          <w:lang w:val="en-GB"/>
        </w:rPr>
      </w:pPr>
      <w:r w:rsidRPr="000544E4">
        <w:rPr>
          <w:lang w:val="en-GB"/>
        </w:rPr>
        <w:t xml:space="preserve">Reusch, T. B. H., Dierking, J., Andersson, H. C., Bonsdorff, E., Carstensen, J., Casini, M., Czajkowski, M., </w:t>
      </w:r>
      <w:r w:rsidRPr="000544E4">
        <w:rPr>
          <w:i/>
          <w:iCs/>
          <w:lang w:val="en-GB"/>
        </w:rPr>
        <w:t>et al.</w:t>
      </w:r>
      <w:r w:rsidRPr="000544E4">
        <w:rPr>
          <w:lang w:val="en-GB"/>
        </w:rPr>
        <w:t xml:space="preserve"> 2018. The Baltic Sea as a time machine for the future coastal ocean. Science Advances. American Association for the Advancement of Science. https://www.science.org/doi/abs/10.1126/sciadv.aar8195 (Accessed 1 September 2021).</w:t>
      </w:r>
    </w:p>
    <w:p w14:paraId="1EC6215D" w14:textId="77777777" w:rsidR="000544E4" w:rsidRPr="000544E4" w:rsidRDefault="000544E4" w:rsidP="000544E4">
      <w:pPr>
        <w:pStyle w:val="Bibliography"/>
        <w:rPr>
          <w:lang w:val="en-GB"/>
        </w:rPr>
      </w:pPr>
      <w:r w:rsidRPr="000544E4">
        <w:rPr>
          <w:lang w:val="en-GB"/>
        </w:rPr>
        <w:t>Rue, H., Martino, S., and Chopin, N. 2009. Approximate Bayesian inference for latent Gaussian models by using integrated nested Laplace approximations. Journal of the Royal Statistical Society: Series B (Statistical Methodology), 71: 319–392.</w:t>
      </w:r>
    </w:p>
    <w:p w14:paraId="31FAAD26" w14:textId="77777777" w:rsidR="000544E4" w:rsidRPr="000544E4" w:rsidRDefault="000544E4" w:rsidP="000544E4">
      <w:pPr>
        <w:pStyle w:val="Bibliography"/>
        <w:rPr>
          <w:lang w:val="en-GB"/>
        </w:rPr>
      </w:pPr>
      <w:r w:rsidRPr="000544E4">
        <w:rPr>
          <w:lang w:val="en-GB"/>
        </w:rPr>
        <w:t xml:space="preserve">Sampaio, E., Santos, C., Rosa, I. C., Ferreira, V., Pörtner, H.-O., Duarte, C. M., Levin, L. A., </w:t>
      </w:r>
      <w:r w:rsidRPr="000544E4">
        <w:rPr>
          <w:i/>
          <w:iCs/>
          <w:lang w:val="en-GB"/>
        </w:rPr>
        <w:t>et al.</w:t>
      </w:r>
      <w:r w:rsidRPr="000544E4">
        <w:rPr>
          <w:lang w:val="en-GB"/>
        </w:rPr>
        <w:t xml:space="preserve"> 2021. Impacts of hypoxic events surpass those of future ocean warming and acidification. Nature Ecology &amp; Evolution: 1–11. Nature Publishing Group.</w:t>
      </w:r>
    </w:p>
    <w:p w14:paraId="78D165C4" w14:textId="77777777" w:rsidR="000544E4" w:rsidRPr="000544E4" w:rsidRDefault="000544E4" w:rsidP="000544E4">
      <w:pPr>
        <w:pStyle w:val="Bibliography"/>
        <w:rPr>
          <w:lang w:val="en-GB"/>
        </w:rPr>
      </w:pPr>
      <w:r w:rsidRPr="000544E4">
        <w:rPr>
          <w:lang w:val="en-GB"/>
        </w:rPr>
        <w:t>Shono, H. 2008. Application of the Tweedie distribution to zero-catch data in CPUE analysis. Fisheries Research, 93: 154–162.</w:t>
      </w:r>
    </w:p>
    <w:p w14:paraId="1439FDAD" w14:textId="77777777" w:rsidR="000544E4" w:rsidRPr="000544E4" w:rsidRDefault="000544E4" w:rsidP="000544E4">
      <w:pPr>
        <w:pStyle w:val="Bibliography"/>
        <w:rPr>
          <w:lang w:val="en-GB"/>
        </w:rPr>
      </w:pPr>
      <w:r w:rsidRPr="000544E4">
        <w:rPr>
          <w:lang w:val="en-GB"/>
        </w:rPr>
        <w:t>Svedäng, H., and Hornborg, S. 2014. Selective fishing induces density-dependent growth. Nature Communications, 5: 4152.</w:t>
      </w:r>
    </w:p>
    <w:p w14:paraId="0FC597DD" w14:textId="77777777" w:rsidR="000544E4" w:rsidRPr="000544E4" w:rsidRDefault="000544E4" w:rsidP="000544E4">
      <w:pPr>
        <w:pStyle w:val="Bibliography"/>
        <w:rPr>
          <w:lang w:val="en-GB"/>
        </w:rPr>
      </w:pPr>
      <w:r w:rsidRPr="000544E4">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2A5FADBD" w14:textId="77777777" w:rsidR="000544E4" w:rsidRPr="000544E4" w:rsidRDefault="000544E4" w:rsidP="000544E4">
      <w:pPr>
        <w:pStyle w:val="Bibliography"/>
        <w:rPr>
          <w:lang w:val="en-GB"/>
        </w:rPr>
      </w:pPr>
      <w:r w:rsidRPr="000544E4">
        <w:rPr>
          <w:lang w:val="en-GB"/>
        </w:rPr>
        <w:t>Thorson, J. T. 2015. Spatio-temporal variation in fish condition is not consistently explained by density, temperature, or season for California Current groundfishes. Marine Ecology Progress Series, 526: 101–112.</w:t>
      </w:r>
    </w:p>
    <w:p w14:paraId="3398E4D5" w14:textId="77777777" w:rsidR="000544E4" w:rsidRPr="000544E4" w:rsidRDefault="000544E4" w:rsidP="000544E4">
      <w:pPr>
        <w:pStyle w:val="Bibliography"/>
        <w:rPr>
          <w:lang w:val="en-GB"/>
        </w:rPr>
      </w:pPr>
      <w:r w:rsidRPr="000544E4">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0B8F8990" w14:textId="77777777" w:rsidR="000544E4" w:rsidRPr="000544E4" w:rsidRDefault="000544E4" w:rsidP="000544E4">
      <w:pPr>
        <w:pStyle w:val="Bibliography"/>
        <w:rPr>
          <w:lang w:val="en-GB"/>
        </w:rPr>
      </w:pPr>
      <w:r w:rsidRPr="000544E4">
        <w:rPr>
          <w:lang w:val="en-GB"/>
        </w:rPr>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1C9D060C" w14:textId="77777777" w:rsidR="000544E4" w:rsidRPr="000544E4" w:rsidRDefault="000544E4" w:rsidP="000544E4">
      <w:pPr>
        <w:pStyle w:val="Bibliography"/>
        <w:rPr>
          <w:lang w:val="en-GB"/>
        </w:rPr>
      </w:pPr>
      <w:r w:rsidRPr="000544E4">
        <w:rPr>
          <w:lang w:val="en-GB"/>
        </w:rPr>
        <w:lastRenderedPageBreak/>
        <w:t>Thorson, J. T. 2019. Guidance for decisions using the Vector Autoregressive Spatio-Temporal (VAST) package in stock, ecosystem, habitat and climate assessments. Fisheries Research, 210: 143–161.</w:t>
      </w:r>
    </w:p>
    <w:p w14:paraId="4EFDBEB2" w14:textId="77777777" w:rsidR="000544E4" w:rsidRPr="000544E4" w:rsidRDefault="000544E4" w:rsidP="000544E4">
      <w:pPr>
        <w:pStyle w:val="Bibliography"/>
        <w:rPr>
          <w:lang w:val="en-GB"/>
        </w:rPr>
      </w:pPr>
      <w:r w:rsidRPr="000544E4">
        <w:rPr>
          <w:lang w:val="en-GB"/>
        </w:rPr>
        <w:t xml:space="preserve">Tweedie, M. C. 1984. An index which distinguishes between some important exponential families. </w:t>
      </w:r>
      <w:r w:rsidRPr="000544E4">
        <w:rPr>
          <w:i/>
          <w:iCs/>
          <w:lang w:val="en-GB"/>
        </w:rPr>
        <w:t>In</w:t>
      </w:r>
      <w:r w:rsidRPr="000544E4">
        <w:rPr>
          <w:lang w:val="en-GB"/>
        </w:rPr>
        <w:t xml:space="preserve"> Statistics: Applications and new directions: Proc. Indian statistical institute golden Jubilee International conference, pp. 579–604.</w:t>
      </w:r>
    </w:p>
    <w:p w14:paraId="77897F50" w14:textId="77777777" w:rsidR="000544E4" w:rsidRPr="000544E4" w:rsidRDefault="000544E4" w:rsidP="000544E4">
      <w:pPr>
        <w:pStyle w:val="Bibliography"/>
        <w:rPr>
          <w:lang w:val="en-GB"/>
        </w:rPr>
      </w:pPr>
      <w:r w:rsidRPr="000544E4">
        <w:rPr>
          <w:lang w:val="en-GB"/>
        </w:rPr>
        <w:t>Whittingham, M. J., Stephens, P. A., Bradbury, R. B., and Freckleton, R. P. 2006. Why do we still use stepwise modelling in ecology and behaviour? Journal of Animal Ecology, 75: 1182–1189.</w:t>
      </w:r>
    </w:p>
    <w:p w14:paraId="70E6194B" w14:textId="77777777" w:rsidR="000544E4" w:rsidRPr="000544E4" w:rsidRDefault="000544E4" w:rsidP="000544E4">
      <w:pPr>
        <w:pStyle w:val="Bibliography"/>
        <w:rPr>
          <w:lang w:val="en-GB"/>
        </w:rPr>
      </w:pPr>
      <w:r w:rsidRPr="000544E4">
        <w:rPr>
          <w:lang w:val="en-GB"/>
        </w:rPr>
        <w:t xml:space="preserve">Wickham, H., Averick, M., Bryan, J., Chang, W., D’Agostino McGowan, L., François, R., Grolemund, G., </w:t>
      </w:r>
      <w:r w:rsidRPr="000544E4">
        <w:rPr>
          <w:i/>
          <w:iCs/>
          <w:lang w:val="en-GB"/>
        </w:rPr>
        <w:t>et al.</w:t>
      </w:r>
      <w:r w:rsidRPr="000544E4">
        <w:rPr>
          <w:lang w:val="en-GB"/>
        </w:rPr>
        <w:t xml:space="preserve"> 2019. Welcome to the tidyverse: 1686.</w:t>
      </w:r>
    </w:p>
    <w:p w14:paraId="2A4665D7" w14:textId="6B4A5031" w:rsidR="00EC6DA2" w:rsidRPr="00C038C3" w:rsidRDefault="00732E9B" w:rsidP="006E7C84">
      <w:pPr>
        <w:pStyle w:val="Bibliography"/>
      </w:pPr>
      <w:r>
        <w:rPr>
          <w:lang w:val="en-GB"/>
        </w:rPr>
        <w:fldChar w:fldCharType="end"/>
      </w:r>
    </w:p>
    <w:p w14:paraId="4B78B75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7B1E781"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39611B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A62CDFE"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B14F4B7"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0A998F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3F08548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CA876B3"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08877589"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642DA87A"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4EB5DA5C" w14:textId="77777777" w:rsidR="00782E64" w:rsidRPr="00C038C3" w:rsidRDefault="00782E64" w:rsidP="00B21B88">
      <w:pPr>
        <w:pStyle w:val="Heading1"/>
        <w:keepNext w:val="0"/>
        <w:keepLines w:val="0"/>
        <w:spacing w:before="0" w:after="0" w:line="480" w:lineRule="auto"/>
        <w:contextualSpacing/>
        <w:mirrorIndents/>
        <w:jc w:val="both"/>
        <w:rPr>
          <w:b/>
          <w:sz w:val="28"/>
          <w:szCs w:val="28"/>
        </w:rPr>
      </w:pPr>
    </w:p>
    <w:p w14:paraId="1E84C7EF" w14:textId="3F5C0D1F" w:rsidR="00782E64" w:rsidRDefault="00782E64" w:rsidP="00B21B88">
      <w:pPr>
        <w:pStyle w:val="Heading1"/>
        <w:keepNext w:val="0"/>
        <w:keepLines w:val="0"/>
        <w:spacing w:before="0" w:after="0" w:line="480" w:lineRule="auto"/>
        <w:contextualSpacing/>
        <w:mirrorIndents/>
        <w:jc w:val="both"/>
        <w:rPr>
          <w:b/>
          <w:sz w:val="28"/>
          <w:szCs w:val="28"/>
        </w:rPr>
      </w:pPr>
    </w:p>
    <w:p w14:paraId="4970339B" w14:textId="07FA6C77" w:rsidR="003A7AD9" w:rsidRDefault="003A7AD9" w:rsidP="00B21B88">
      <w:pPr>
        <w:spacing w:line="480" w:lineRule="auto"/>
      </w:pPr>
    </w:p>
    <w:p w14:paraId="2D1FC29C" w14:textId="339D65C3" w:rsidR="003A7AD9" w:rsidRDefault="003A7AD9" w:rsidP="00B21B88">
      <w:pPr>
        <w:spacing w:line="480" w:lineRule="auto"/>
      </w:pPr>
    </w:p>
    <w:p w14:paraId="3855B6CB" w14:textId="1B5EEA4D" w:rsidR="003A7AD9" w:rsidRDefault="003A7AD9" w:rsidP="00B21B88">
      <w:pPr>
        <w:spacing w:line="480" w:lineRule="auto"/>
      </w:pPr>
    </w:p>
    <w:p w14:paraId="234F42BF" w14:textId="2C873D5A" w:rsidR="003A7AD9" w:rsidRDefault="003A7AD9" w:rsidP="00B21B88">
      <w:pPr>
        <w:spacing w:line="480" w:lineRule="auto"/>
      </w:pPr>
    </w:p>
    <w:p w14:paraId="6A50094E" w14:textId="1E8B2E20" w:rsidR="00E27003" w:rsidRPr="00C038C3" w:rsidRDefault="00E27003" w:rsidP="00E27003">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20BFE45D" w:rsidR="00DA38E7" w:rsidRDefault="00A86B54" w:rsidP="00E27003">
      <w:pPr>
        <w:spacing w:line="480" w:lineRule="auto"/>
        <w:contextualSpacing/>
        <w:mirrorIndents/>
        <w:jc w:val="both"/>
        <w:rPr>
          <w:b/>
          <w:bCs/>
        </w:rPr>
      </w:pPr>
      <w:bookmarkStart w:id="787" w:name="_qea8h0e4kq36" w:colFirst="0" w:colLast="0"/>
      <w:bookmarkEnd w:id="787"/>
      <w:r>
        <w:rPr>
          <w:b/>
          <w:bCs/>
          <w:noProof/>
        </w:rPr>
        <w:lastRenderedPageBreak/>
        <w:drawing>
          <wp:inline distT="0" distB="0" distL="0" distR="0" wp14:anchorId="7CA8839F" wp14:editId="27BFEE79">
            <wp:extent cx="5732839" cy="5329084"/>
            <wp:effectExtent l="0" t="0" r="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3944" b="3098"/>
                    <a:stretch/>
                  </pic:blipFill>
                  <pic:spPr bwMode="auto">
                    <a:xfrm>
                      <a:off x="0" y="0"/>
                      <a:ext cx="5733415" cy="5329619"/>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46401685" w:rsidR="00E27003" w:rsidRDefault="00E27003" w:rsidP="00E27003">
      <w:pPr>
        <w:spacing w:line="480" w:lineRule="auto"/>
        <w:contextualSpacing/>
        <w:mirrorIndents/>
        <w:jc w:val="both"/>
      </w:pPr>
      <w:r w:rsidRPr="00C038C3">
        <w:rPr>
          <w:b/>
          <w:bCs/>
        </w:rPr>
        <w:t>Fig. 1.</w:t>
      </w:r>
      <w:r w:rsidRPr="00C038C3">
        <w:t xml:space="preserve"> A) Logarithm of the condition factor </w:t>
      </w:r>
      <w:del w:id="788" w:author="Max Lindmark" w:date="2021-12-16T14:53:00Z">
        <w:r w:rsidRPr="00C038C3" w:rsidDel="00986ED9">
          <w:delText>(</w:delText>
        </w:r>
      </w:del>
      <m:oMath>
        <m:r>
          <w:del w:id="789" w:author="Max Lindmark" w:date="2021-12-16T14:53:00Z">
            <w:rPr>
              <w:rFonts w:ascii="Cambria Math" w:hAnsi="Cambria Math"/>
            </w:rPr>
            <m:t>α</m:t>
          </w:del>
        </m:r>
      </m:oMath>
      <w:del w:id="790" w:author="Max Lindmark" w:date="2021-12-16T14:53:00Z">
        <w:r w:rsidRPr="00C038C3" w:rsidDel="00986ED9">
          <w:delText xml:space="preserve"> in Eq. 2) </w:delText>
        </w:r>
      </w:del>
      <w:r w:rsidRPr="00C038C3">
        <w:t xml:space="preserve">survey domain for years 1993-2019, </w:t>
      </w:r>
      <w:ins w:id="791" w:author="Max Lindmark" w:date="2021-12-09T08:45:00Z">
        <w:r w:rsidR="00DF07F5">
          <w:t xml:space="preserve">total and by </w:t>
        </w:r>
        <w:r w:rsidR="00CC1037">
          <w:t xml:space="preserve">ICES </w:t>
        </w:r>
        <w:r w:rsidR="00DF07F5">
          <w:t xml:space="preserve">sub division,  </w:t>
        </w:r>
      </w:ins>
      <w:r w:rsidRPr="00C038C3">
        <w:t xml:space="preserve">acquired by predicting from the </w:t>
      </w:r>
      <w:r w:rsidRPr="005E0AD6">
        <w:t xml:space="preserve">spatiotemporal condition model </w:t>
      </w:r>
      <w:ins w:id="792" w:author="Max Lindmark" w:date="2021-12-09T08:44:00Z">
        <w:r w:rsidR="008252E4" w:rsidRPr="005E0AD6">
          <w:t>ove</w:t>
        </w:r>
      </w:ins>
      <w:ins w:id="793" w:author="Max Lindmark" w:date="2021-12-09T08:45:00Z">
        <w:r w:rsidR="008252E4" w:rsidRPr="005E0AD6">
          <w:t xml:space="preserve">r a grid with </w:t>
        </w:r>
      </w:ins>
      <w:ins w:id="794" w:author="Max Lindmark" w:date="2021-12-09T08:44:00Z">
        <w:r w:rsidR="00392D98" w:rsidRPr="005E0AD6">
          <w:t xml:space="preserve">spatially-varying </w:t>
        </w:r>
        <w:commentRangeStart w:id="795"/>
        <w:commentRangeStart w:id="796"/>
        <w:r w:rsidR="00392D98" w:rsidRPr="005E0AD6">
          <w:t xml:space="preserve">covariates </w:t>
        </w:r>
        <w:commentRangeEnd w:id="795"/>
        <w:r w:rsidR="00392D98" w:rsidRPr="005E0AD6">
          <w:rPr>
            <w:rStyle w:val="CommentReference"/>
          </w:rPr>
          <w:commentReference w:id="795"/>
        </w:r>
        <w:commentRangeEnd w:id="796"/>
        <w:r w:rsidR="00392D98" w:rsidRPr="005E0AD6">
          <w:rPr>
            <w:rStyle w:val="CommentReference"/>
          </w:rPr>
          <w:commentReference w:id="796"/>
        </w:r>
        <w:r w:rsidR="00392D98" w:rsidRPr="005E0AD6">
          <w:t>set to their true values (ICES rectangles with missing pelagic data were given the sub division</w:t>
        </w:r>
      </w:ins>
      <w:r w:rsidR="004B09B6">
        <w:t xml:space="preserve"> </w:t>
      </w:r>
      <w:ins w:id="797" w:author="Max Lindmark" w:date="2021-12-20T18:37:00Z">
        <w:r w:rsidR="004B09B6">
          <w:t>median</w:t>
        </w:r>
      </w:ins>
      <w:ins w:id="798" w:author="Max Lindmark" w:date="2021-12-09T08:44:00Z">
        <w:r w:rsidR="00392D98" w:rsidRPr="005E0AD6">
          <w:t xml:space="preserve">, see </w:t>
        </w:r>
        <w:r w:rsidR="00392D98" w:rsidRPr="005E0AD6">
          <w:rPr>
            <w:i/>
            <w:iCs/>
            <w:color w:val="000000" w:themeColor="text1"/>
          </w:rPr>
          <w:t>SI Appendix</w:t>
        </w:r>
        <w:r w:rsidR="00392D98" w:rsidRPr="005E0AD6">
          <w:rPr>
            <w:color w:val="000000" w:themeColor="text1"/>
          </w:rPr>
          <w:t>, Fig. S</w:t>
        </w:r>
      </w:ins>
      <w:ins w:id="799" w:author="Max Lindmark" w:date="2021-12-20T16:54:00Z">
        <w:r w:rsidR="00BC2EB0" w:rsidRPr="005E0AD6">
          <w:rPr>
            <w:color w:val="000000" w:themeColor="text1"/>
          </w:rPr>
          <w:t>22</w:t>
        </w:r>
      </w:ins>
      <w:ins w:id="800" w:author="Max Lindmark" w:date="2021-12-09T08:44:00Z">
        <w:r w:rsidR="00392D98" w:rsidRPr="005E0AD6">
          <w:t>)</w:t>
        </w:r>
      </w:ins>
      <w:commentRangeStart w:id="801"/>
      <w:commentRangeStart w:id="802"/>
      <w:del w:id="803" w:author="Max Lindmark" w:date="2021-12-09T08:44:00Z">
        <w:r w:rsidRPr="005E0AD6" w:rsidDel="00392D98">
          <w:delText>with all covariates held at zero (i.e., their means)</w:delText>
        </w:r>
      </w:del>
      <w:r w:rsidRPr="005E0AD6">
        <w:t xml:space="preserve">. </w:t>
      </w:r>
      <w:commentRangeEnd w:id="801"/>
      <w:r w:rsidR="002613DE" w:rsidRPr="005E0AD6">
        <w:rPr>
          <w:rStyle w:val="CommentReference"/>
        </w:rPr>
        <w:commentReference w:id="801"/>
      </w:r>
      <w:commentRangeEnd w:id="802"/>
      <w:r w:rsidR="00506EAC" w:rsidRPr="005E0AD6">
        <w:rPr>
          <w:rStyle w:val="CommentReference"/>
        </w:rPr>
        <w:commentReference w:id="802"/>
      </w:r>
      <w:r w:rsidRPr="005E0AD6">
        <w:t>Vertical lines</w:t>
      </w:r>
      <w:r w:rsidRPr="00C038C3">
        <w:t xml:space="preserve"> depict the 95% confidence interval. </w:t>
      </w:r>
      <w:commentRangeStart w:id="804"/>
      <w:r w:rsidRPr="00C038C3">
        <w:t>B</w:t>
      </w:r>
      <w:commentRangeEnd w:id="804"/>
      <w:r w:rsidR="00577FDF">
        <w:rPr>
          <w:rStyle w:val="CommentReference"/>
        </w:rPr>
        <w:commentReference w:id="804"/>
      </w:r>
      <w:r w:rsidRPr="00C038C3">
        <w:t xml:space="preserve">) Slope of the linear regression relating Le Cren’s condition index and year by 10 cm length-classes (vertical lines depict the 95% </w:t>
      </w:r>
      <w:commentRangeStart w:id="805"/>
      <w:commentRangeStart w:id="806"/>
      <w:r w:rsidR="000E580F">
        <w:t>confidence</w:t>
      </w:r>
      <w:r w:rsidR="000E580F" w:rsidRPr="00C038C3">
        <w:t xml:space="preserve"> </w:t>
      </w:r>
      <w:commentRangeEnd w:id="805"/>
      <w:r w:rsidR="000E580F">
        <w:rPr>
          <w:rStyle w:val="CommentReference"/>
        </w:rPr>
        <w:commentReference w:id="805"/>
      </w:r>
      <w:commentRangeEnd w:id="806"/>
      <w:r w:rsidR="00E50253">
        <w:rPr>
          <w:rStyle w:val="CommentReference"/>
        </w:rPr>
        <w:commentReference w:id="806"/>
      </w:r>
      <w:r w:rsidRPr="00C038C3">
        <w:t xml:space="preserve">interval). </w:t>
      </w:r>
      <w:commentRangeStart w:id="807"/>
      <w:r w:rsidRPr="00C038C3">
        <w:t xml:space="preserve">C) </w:t>
      </w:r>
      <w:del w:id="808" w:author="Max Lindmark" w:date="2021-12-09T08:45:00Z">
        <w:r w:rsidRPr="00C038C3" w:rsidDel="00462FA5">
          <w:delText xml:space="preserve">Coefficient of variation in Le Cren’s condition index </w:delText>
        </w:r>
      </w:del>
      <w:del w:id="809" w:author="Max Lindmark" w:date="2021-12-20T12:37:00Z">
        <w:r w:rsidR="0021148A" w:rsidDel="002A2E01">
          <w:delText xml:space="preserve">in </w:delText>
        </w:r>
      </w:del>
      <w:ins w:id="810" w:author="Max Lindmark" w:date="2021-12-09T08:46:00Z">
        <w:r w:rsidR="00766A27">
          <w:t xml:space="preserve">Le Cren </w:t>
        </w:r>
        <w:r w:rsidR="00A422A3">
          <w:t>condition index</w:t>
        </w:r>
      </w:ins>
      <w:commentRangeEnd w:id="807"/>
      <w:ins w:id="811" w:author="Max Lindmark" w:date="2021-12-14T09:22:00Z">
        <w:r w:rsidR="00AE58EB">
          <w:rPr>
            <w:rStyle w:val="CommentReference"/>
          </w:rPr>
          <w:commentReference w:id="807"/>
        </w:r>
      </w:ins>
      <w:ins w:id="812" w:author="Max Lindmark" w:date="2021-12-09T08:46:00Z">
        <w:r w:rsidR="00A422A3">
          <w:t xml:space="preserve"> </w:t>
        </w:r>
      </w:ins>
      <w:r w:rsidRPr="00C038C3">
        <w:t>as a function of yea</w:t>
      </w:r>
      <w:r w:rsidR="006E5B08">
        <w:t>r</w:t>
      </w:r>
      <w:r w:rsidRPr="00C038C3">
        <w:t xml:space="preserve"> (</w:t>
      </w:r>
      <w:ins w:id="813" w:author="Max Lindmark" w:date="2021-12-20T12:37:00Z">
        <w:r w:rsidR="00C163C6">
          <w:t>points indicate median, large</w:t>
        </w:r>
      </w:ins>
      <w:ins w:id="814" w:author="Max Lindmark" w:date="2021-12-20T18:37:00Z">
        <w:r w:rsidR="00DF4875">
          <w:t>,</w:t>
        </w:r>
      </w:ins>
      <w:ins w:id="815" w:author="Max Lindmark" w:date="2021-12-20T12:37:00Z">
        <w:r w:rsidR="00C163C6">
          <w:t xml:space="preserve"> shaded area </w:t>
        </w:r>
      </w:ins>
      <w:ins w:id="816" w:author="Max Lindmark" w:date="2021-12-20T12:38:00Z">
        <w:r w:rsidR="003B3E50">
          <w:t>the range of the 10</w:t>
        </w:r>
        <w:r w:rsidR="003B3E50" w:rsidRPr="00B451C6">
          <w:rPr>
            <w:vertAlign w:val="superscript"/>
          </w:rPr>
          <w:t>th</w:t>
        </w:r>
        <w:r w:rsidR="003B3E50">
          <w:t xml:space="preserve"> and 90</w:t>
        </w:r>
        <w:r w:rsidR="003B3E50" w:rsidRPr="00B451C6">
          <w:rPr>
            <w:vertAlign w:val="superscript"/>
          </w:rPr>
          <w:t>th</w:t>
        </w:r>
        <w:r w:rsidR="003B3E50">
          <w:t xml:space="preserve"> percentile</w:t>
        </w:r>
      </w:ins>
      <w:ins w:id="817" w:author="Max Lindmark" w:date="2021-12-20T16:49:00Z">
        <w:r w:rsidR="004A30C8">
          <w:t>)</w:t>
        </w:r>
        <w:r w:rsidR="0079224F">
          <w:t>.</w:t>
        </w:r>
        <w:r w:rsidR="00EB55EE">
          <w:t xml:space="preserve"> </w:t>
        </w:r>
        <w:r w:rsidR="00EB55EE">
          <w:t>Lines depict GAM fits (</w:t>
        </w:r>
      </w:ins>
      <m:oMath>
        <m:r>
          <w:ins w:id="818" w:author="Max Lindmark" w:date="2021-12-20T16:49:00Z">
            <w:rPr>
              <w:rFonts w:ascii="Cambria Math" w:hAnsi="Cambria Math"/>
            </w:rPr>
            <m:t>k</m:t>
          </w:ins>
        </m:r>
      </m:oMath>
      <w:ins w:id="819" w:author="Max Lindmark" w:date="2021-12-20T16:49:00Z">
        <w:r w:rsidR="00EB55EE">
          <w:t>=4) fits</w:t>
        </w:r>
        <w:r w:rsidR="00EB55EE">
          <w:t xml:space="preserve"> and the narrow</w:t>
        </w:r>
      </w:ins>
      <w:r w:rsidR="0099225B">
        <w:t xml:space="preserve">, </w:t>
      </w:r>
      <w:r w:rsidRPr="00C038C3">
        <w:t>shaded band correspond</w:t>
      </w:r>
      <w:ins w:id="820" w:author="Max Lindmark" w:date="2021-12-20T16:50:00Z">
        <w:r w:rsidR="00795213">
          <w:t>s</w:t>
        </w:r>
      </w:ins>
      <w:del w:id="821" w:author="Max Lindmark" w:date="2021-12-20T16:50:00Z">
        <w:r w:rsidRPr="00C038C3" w:rsidDel="00795213">
          <w:delText>ing</w:delText>
        </w:r>
      </w:del>
      <w:r w:rsidRPr="00C038C3">
        <w:t xml:space="preserve"> to the 95% </w:t>
      </w:r>
      <w:commentRangeStart w:id="822"/>
      <w:r w:rsidR="006E5B08">
        <w:t>confidence</w:t>
      </w:r>
      <w:r w:rsidR="006E5B08" w:rsidRPr="00C038C3">
        <w:t xml:space="preserve"> </w:t>
      </w:r>
      <w:commentRangeEnd w:id="822"/>
      <w:r w:rsidR="006E5B08">
        <w:rPr>
          <w:rStyle w:val="CommentReference"/>
        </w:rPr>
        <w:commentReference w:id="822"/>
      </w:r>
      <w:r w:rsidRPr="00C038C3">
        <w:t>interval</w:t>
      </w:r>
      <w:ins w:id="823" w:author="Max Lindmark" w:date="2021-12-20T12:38:00Z">
        <w:r w:rsidR="00D21364">
          <w:t xml:space="preserve"> of the median</w:t>
        </w:r>
      </w:ins>
      <w:r w:rsidRPr="00C038C3">
        <w:t>) and D) Density-plot of the size-distribution (all years pooled) of cod (note it has the same x-axis as panel B).</w:t>
      </w:r>
    </w:p>
    <w:p w14:paraId="3CFC8718" w14:textId="6A634730" w:rsidR="00E27003" w:rsidRPr="00C038C3" w:rsidRDefault="00155DE5" w:rsidP="00E27003">
      <w:pPr>
        <w:spacing w:line="480" w:lineRule="auto"/>
        <w:contextualSpacing/>
        <w:mirrorIndents/>
        <w:jc w:val="both"/>
      </w:pPr>
      <w:r>
        <w:rPr>
          <w:noProof/>
        </w:rPr>
        <w:lastRenderedPageBreak/>
        <w:drawing>
          <wp:inline distT="0" distB="0" distL="0" distR="0" wp14:anchorId="7DAEE735" wp14:editId="11EEAE74">
            <wp:extent cx="5733415" cy="4883285"/>
            <wp:effectExtent l="0" t="0" r="0" b="635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16" cstate="print">
                      <a:extLst>
                        <a:ext uri="{28A0092B-C50C-407E-A947-70E740481C1C}">
                          <a14:useLocalDpi xmlns:a14="http://schemas.microsoft.com/office/drawing/2010/main" val="0"/>
                        </a:ext>
                      </a:extLst>
                    </a:blip>
                    <a:srcRect t="7975" b="6854"/>
                    <a:stretch/>
                  </pic:blipFill>
                  <pic:spPr bwMode="auto">
                    <a:xfrm>
                      <a:off x="0" y="0"/>
                      <a:ext cx="5733415" cy="4883285"/>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4B26EBE3" w:rsidR="00E27003" w:rsidRPr="00C038C3" w:rsidRDefault="00E27003" w:rsidP="00E27003">
      <w:pPr>
        <w:spacing w:line="480" w:lineRule="auto"/>
        <w:contextualSpacing/>
        <w:mirrorIndents/>
        <w:jc w:val="both"/>
        <w:rPr>
          <w:b/>
          <w:bCs/>
        </w:rPr>
      </w:pPr>
      <w:r w:rsidRPr="00C038C3">
        <w:rPr>
          <w:b/>
          <w:bCs/>
        </w:rPr>
        <w:t>Fig</w:t>
      </w:r>
      <w:commentRangeStart w:id="824"/>
      <w:commentRangeStart w:id="825"/>
      <w:r w:rsidRPr="00C038C3">
        <w:rPr>
          <w:b/>
          <w:bCs/>
        </w:rPr>
        <w:t xml:space="preserve">. </w:t>
      </w:r>
      <w:commentRangeEnd w:id="824"/>
      <w:r w:rsidR="008D58C4">
        <w:rPr>
          <w:rStyle w:val="CommentReference"/>
        </w:rPr>
        <w:commentReference w:id="824"/>
      </w:r>
      <w:commentRangeEnd w:id="825"/>
      <w:r w:rsidR="00F063CF">
        <w:rPr>
          <w:rStyle w:val="CommentReference"/>
        </w:rPr>
        <w:commentReference w:id="825"/>
      </w:r>
      <w:r w:rsidR="00F107A2">
        <w:rPr>
          <w:b/>
          <w:bCs/>
        </w:rPr>
        <w:t>2</w:t>
      </w:r>
      <w:r w:rsidRPr="00C038C3">
        <w:rPr>
          <w:b/>
          <w:bCs/>
        </w:rPr>
        <w:t xml:space="preserve">. </w:t>
      </w:r>
      <w:r w:rsidRPr="00C038C3">
        <w:t xml:space="preserve">Predicted </w:t>
      </w:r>
      <w:ins w:id="826" w:author="Max Lindmark" w:date="2021-12-09T08:35:00Z">
        <w:r w:rsidR="00E569E1">
          <w:t xml:space="preserve">log </w:t>
        </w:r>
      </w:ins>
      <w:r w:rsidRPr="00C038C3">
        <w:t xml:space="preserve">condition </w:t>
      </w:r>
      <w:ins w:id="827" w:author="Max Lindmark" w:date="2021-12-09T08:35:00Z">
        <w:r w:rsidR="00E569E1">
          <w:t xml:space="preserve">factor </w:t>
        </w:r>
      </w:ins>
      <w:r w:rsidRPr="00C038C3">
        <w:t xml:space="preserve">with </w:t>
      </w:r>
      <w:ins w:id="828" w:author="Max Lindmark" w:date="2021-12-09T08:35:00Z">
        <w:r w:rsidR="00C40136">
          <w:t>spatially</w:t>
        </w:r>
      </w:ins>
      <w:r w:rsidR="0016065B">
        <w:t xml:space="preserve"> </w:t>
      </w:r>
      <w:ins w:id="829" w:author="Max Lindmark" w:date="2021-12-09T08:35:00Z">
        <w:r w:rsidR="00C40136">
          <w:t xml:space="preserve">varying </w:t>
        </w:r>
      </w:ins>
      <w:commentRangeStart w:id="830"/>
      <w:commentRangeStart w:id="831"/>
      <w:del w:id="832" w:author="Max Lindmark" w:date="2021-12-09T08:35:00Z">
        <w:r w:rsidRPr="00C038C3" w:rsidDel="00FE61BC">
          <w:delText>all</w:delText>
        </w:r>
      </w:del>
      <w:ins w:id="833" w:author="Sean Anderson" w:date="2021-10-27T11:48:00Z">
        <w:del w:id="834" w:author="Max Lindmark" w:date="2021-12-09T08:35:00Z">
          <w:r w:rsidR="0035796C" w:rsidDel="00FE61BC">
            <w:delText xml:space="preserve"> other non-spatially varying</w:delText>
          </w:r>
        </w:del>
      </w:ins>
      <w:del w:id="835" w:author="Max Lindmark" w:date="2021-12-09T08:35:00Z">
        <w:r w:rsidRPr="00C038C3" w:rsidDel="00FE61BC">
          <w:delText xml:space="preserve"> </w:delText>
        </w:r>
      </w:del>
      <w:r w:rsidRPr="00C038C3">
        <w:t>co</w:t>
      </w:r>
      <w:del w:id="836" w:author="Sean Anderson" w:date="2021-10-27T11:48:00Z">
        <w:r w:rsidRPr="00C038C3" w:rsidDel="0035796C">
          <w:delText>-</w:delText>
        </w:r>
      </w:del>
      <w:r w:rsidRPr="00C038C3">
        <w:t xml:space="preserve">variates </w:t>
      </w:r>
      <w:commentRangeEnd w:id="830"/>
      <w:r w:rsidR="006B00B1">
        <w:rPr>
          <w:rStyle w:val="CommentReference"/>
        </w:rPr>
        <w:commentReference w:id="830"/>
      </w:r>
      <w:commentRangeEnd w:id="831"/>
      <w:r w:rsidR="004F6C6D">
        <w:rPr>
          <w:rStyle w:val="CommentReference"/>
        </w:rPr>
        <w:commentReference w:id="831"/>
      </w:r>
      <w:r w:rsidRPr="00C038C3">
        <w:t xml:space="preserve">set to </w:t>
      </w:r>
      <w:del w:id="837" w:author="Max Lindmark" w:date="2021-12-09T08:35:00Z">
        <w:r w:rsidRPr="00C038C3" w:rsidDel="00C40136">
          <w:delText xml:space="preserve">zero </w:delText>
        </w:r>
      </w:del>
      <w:ins w:id="838" w:author="Max Lindmark" w:date="2021-12-09T08:35:00Z">
        <w:r w:rsidR="00C40136">
          <w:t>their true values</w:t>
        </w:r>
        <w:r w:rsidR="004721C5">
          <w:t xml:space="preserve"> </w:t>
        </w:r>
      </w:ins>
      <w:r w:rsidRPr="00C038C3">
        <w:t>(</w:t>
      </w:r>
      <w:del w:id="839" w:author="Max Lindmark" w:date="2021-12-09T08:35:00Z">
        <w:r w:rsidRPr="00832666" w:rsidDel="00187803">
          <w:delText>i.e., their means</w:delText>
        </w:r>
      </w:del>
      <w:ins w:id="840" w:author="Max Lindmark" w:date="2021-12-09T08:36:00Z">
        <w:r w:rsidR="00F925E9" w:rsidRPr="00832666">
          <w:t>ICES</w:t>
        </w:r>
        <w:r w:rsidR="005450CC" w:rsidRPr="00832666">
          <w:t xml:space="preserve"> </w:t>
        </w:r>
      </w:ins>
      <w:ins w:id="841" w:author="Max Lindmark" w:date="2021-12-09T08:37:00Z">
        <w:r w:rsidR="005450CC" w:rsidRPr="00832666">
          <w:t>rectangles</w:t>
        </w:r>
      </w:ins>
      <w:ins w:id="842" w:author="Max Lindmark" w:date="2021-12-09T08:36:00Z">
        <w:r w:rsidR="005450CC" w:rsidRPr="00832666">
          <w:t xml:space="preserve"> with m</w:t>
        </w:r>
      </w:ins>
      <w:ins w:id="843" w:author="Max Lindmark" w:date="2021-12-09T08:37:00Z">
        <w:r w:rsidR="005450CC" w:rsidRPr="00832666">
          <w:t xml:space="preserve">issing </w:t>
        </w:r>
        <w:r w:rsidR="00F63CD1" w:rsidRPr="00832666">
          <w:t>pelagi</w:t>
        </w:r>
      </w:ins>
      <w:ins w:id="844" w:author="Max Lindmark" w:date="2021-12-14T09:23:00Z">
        <w:r w:rsidR="003C7792" w:rsidRPr="00832666">
          <w:t>c</w:t>
        </w:r>
      </w:ins>
      <w:ins w:id="845" w:author="Max Lindmark" w:date="2021-12-09T08:37:00Z">
        <w:r w:rsidR="00F63CD1" w:rsidRPr="00832666">
          <w:t xml:space="preserve"> data were given the sub division mean</w:t>
        </w:r>
        <w:r w:rsidR="00ED260F" w:rsidRPr="00832666">
          <w:t xml:space="preserve">, see </w:t>
        </w:r>
        <w:r w:rsidR="009C19A3" w:rsidRPr="00832666">
          <w:rPr>
            <w:i/>
            <w:iCs/>
            <w:color w:val="000000" w:themeColor="text1"/>
          </w:rPr>
          <w:t>SI Appendix</w:t>
        </w:r>
        <w:r w:rsidR="009C19A3" w:rsidRPr="00832666">
          <w:rPr>
            <w:color w:val="000000" w:themeColor="text1"/>
          </w:rPr>
          <w:t>, Fig. S</w:t>
        </w:r>
      </w:ins>
      <w:ins w:id="846" w:author="Max Lindmark" w:date="2021-12-20T16:54:00Z">
        <w:r w:rsidR="00AF5430" w:rsidRPr="00832666">
          <w:rPr>
            <w:color w:val="000000" w:themeColor="text1"/>
          </w:rPr>
          <w:t>22</w:t>
        </w:r>
      </w:ins>
      <w:r w:rsidRPr="00832666">
        <w:t>)</w:t>
      </w:r>
      <w:r w:rsidR="004638BD" w:rsidRPr="00832666">
        <w:t xml:space="preserve">. </w:t>
      </w:r>
      <w:r w:rsidR="00275AE9" w:rsidRPr="00832666">
        <w:t>Included</w:t>
      </w:r>
      <w:r w:rsidR="000658DC" w:rsidRPr="00832666">
        <w:t xml:space="preserve"> in the plot are years </w:t>
      </w:r>
      <w:del w:id="847" w:author="Max Lindmark" w:date="2021-12-09T08:39:00Z">
        <w:r w:rsidRPr="00832666" w:rsidDel="00F83784">
          <w:rPr>
            <w:color w:val="000000" w:themeColor="text1"/>
          </w:rPr>
          <w:delText>1993</w:delText>
        </w:r>
      </w:del>
      <w:ins w:id="848" w:author="Max Lindmark" w:date="2021-12-09T08:39:00Z">
        <w:r w:rsidR="00F83784" w:rsidRPr="00832666">
          <w:rPr>
            <w:color w:val="000000" w:themeColor="text1"/>
          </w:rPr>
          <w:t>1994</w:t>
        </w:r>
      </w:ins>
      <w:r w:rsidRPr="00832666">
        <w:rPr>
          <w:color w:val="000000" w:themeColor="text1"/>
        </w:rPr>
        <w:t xml:space="preserve">, 2001, 2008, 2018. 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172A52FD" w14:textId="0DDDEBE6" w:rsidR="006713FA" w:rsidRDefault="00DB143C" w:rsidP="00256FFC">
      <w:pPr>
        <w:spacing w:line="480" w:lineRule="auto"/>
        <w:contextualSpacing/>
        <w:mirrorIndents/>
        <w:jc w:val="center"/>
      </w:pPr>
      <w:r>
        <w:rPr>
          <w:noProof/>
        </w:rPr>
        <w:lastRenderedPageBreak/>
        <w:drawing>
          <wp:inline distT="0" distB="0" distL="0" distR="0" wp14:anchorId="15AFA11C" wp14:editId="5E3A3902">
            <wp:extent cx="4329514" cy="6099243"/>
            <wp:effectExtent l="0" t="0" r="127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7" cstate="print">
                      <a:extLst>
                        <a:ext uri="{28A0092B-C50C-407E-A947-70E740481C1C}">
                          <a14:useLocalDpi xmlns:a14="http://schemas.microsoft.com/office/drawing/2010/main" val="0"/>
                        </a:ext>
                      </a:extLst>
                    </a:blip>
                    <a:srcRect l="4242" t="2114" b="4494"/>
                    <a:stretch/>
                  </pic:blipFill>
                  <pic:spPr bwMode="auto">
                    <a:xfrm>
                      <a:off x="0" y="0"/>
                      <a:ext cx="4336681" cy="6109340"/>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342C7F08" w:rsidR="00E27003" w:rsidRPr="00C038C3" w:rsidRDefault="00E27003" w:rsidP="00E27003">
      <w:pPr>
        <w:spacing w:line="480" w:lineRule="auto"/>
        <w:contextualSpacing/>
        <w:mirrorIndents/>
        <w:jc w:val="both"/>
      </w:pPr>
      <w:commentRangeStart w:id="849"/>
      <w:commentRangeStart w:id="850"/>
      <w:commentRangeStart w:id="851"/>
      <w:r w:rsidRPr="00FA7014">
        <w:rPr>
          <w:b/>
          <w:bCs/>
        </w:rPr>
        <w:t>Fig</w:t>
      </w:r>
      <w:commentRangeEnd w:id="849"/>
      <w:r w:rsidR="00367801" w:rsidRPr="00FA7014">
        <w:rPr>
          <w:rStyle w:val="CommentReference"/>
        </w:rPr>
        <w:commentReference w:id="849"/>
      </w:r>
      <w:commentRangeEnd w:id="850"/>
      <w:r w:rsidR="00344EED" w:rsidRPr="00FA7014">
        <w:rPr>
          <w:rStyle w:val="CommentReference"/>
        </w:rPr>
        <w:commentReference w:id="850"/>
      </w:r>
      <w:r w:rsidRPr="00FA7014">
        <w:rPr>
          <w:b/>
          <w:bCs/>
        </w:rPr>
        <w:t>. 3</w:t>
      </w:r>
      <w:commentRangeEnd w:id="851"/>
      <w:r w:rsidR="00776F9D" w:rsidRPr="00FA7014">
        <w:rPr>
          <w:rStyle w:val="CommentReference"/>
        </w:rPr>
        <w:commentReference w:id="851"/>
      </w:r>
      <w:r w:rsidRPr="00FA7014">
        <w:rPr>
          <w:b/>
          <w:bCs/>
        </w:rPr>
        <w:t>.</w:t>
      </w:r>
      <w:r w:rsidRPr="00FA7014">
        <w:t xml:space="preserve"> Mean and 95% confidence interval of the standardized coefficients and the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a covariate estimated at the location of the haul, </w:t>
      </w:r>
      <w:r w:rsidRPr="00FA7014">
        <w:rPr>
          <w:i/>
          <w:iCs/>
        </w:rPr>
        <w:t>rec</w:t>
      </w:r>
      <w:r w:rsidRPr="00FA7014">
        <w:t xml:space="preserve"> refers to a covariate </w:t>
      </w:r>
      <w:r w:rsidR="00091ECF">
        <w:t>at the</w:t>
      </w:r>
      <w:r w:rsidRPr="00FA7014">
        <w:t xml:space="preserve"> ICES statistical rectangle and </w:t>
      </w:r>
      <w:commentRangeStart w:id="852"/>
      <w:r w:rsidRPr="00FA7014">
        <w:rPr>
          <w:i/>
          <w:iCs/>
        </w:rPr>
        <w:t>s</w:t>
      </w:r>
      <w:r w:rsidR="00ED1195" w:rsidRPr="00FA7014">
        <w:rPr>
          <w:i/>
          <w:iCs/>
        </w:rPr>
        <w:t>ub</w:t>
      </w:r>
      <w:r w:rsidRPr="00FA7014">
        <w:t xml:space="preserve"> </w:t>
      </w:r>
      <w:commentRangeEnd w:id="852"/>
      <w:r w:rsidR="00F62284" w:rsidRPr="00FA7014">
        <w:rPr>
          <w:rStyle w:val="CommentReference"/>
        </w:rPr>
        <w:commentReference w:id="852"/>
      </w:r>
      <w:r w:rsidRPr="00FA7014">
        <w:t xml:space="preserve">refers to a covariate </w:t>
      </w:r>
      <w:r w:rsidR="00500F68" w:rsidRPr="00FA7014">
        <w:t xml:space="preserve">at the </w:t>
      </w:r>
      <w:r w:rsidRPr="00FA7014">
        <w:t xml:space="preserve">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ins w:id="853" w:author="Max Lindmark" w:date="2021-12-17T17:35:00Z">
        <w:r w:rsidR="001403E7">
          <w:rPr>
            <w:color w:val="000000" w:themeColor="text1"/>
          </w:rPr>
          <w:t>Colors indicate covariate-groups and shapes indicate scale.</w:t>
        </w:r>
      </w:ins>
    </w:p>
    <w:p w14:paraId="4B7771A5" w14:textId="784CC5CF" w:rsidR="00E27003" w:rsidRDefault="00E27003" w:rsidP="00E27003">
      <w:pPr>
        <w:spacing w:line="480" w:lineRule="auto"/>
        <w:contextualSpacing/>
        <w:mirrorIndents/>
        <w:jc w:val="both"/>
        <w:rPr>
          <w:b/>
          <w:bCs/>
        </w:rPr>
      </w:pPr>
    </w:p>
    <w:p w14:paraId="344D85D8" w14:textId="25BF6538" w:rsidR="00016C8A" w:rsidRDefault="00016C8A" w:rsidP="00E27003">
      <w:pPr>
        <w:spacing w:line="480" w:lineRule="auto"/>
        <w:contextualSpacing/>
        <w:mirrorIndents/>
        <w:jc w:val="both"/>
        <w:rPr>
          <w:b/>
          <w:bCs/>
        </w:rPr>
      </w:pPr>
    </w:p>
    <w:p w14:paraId="4BE473FE" w14:textId="7F00B633" w:rsidR="00E27003" w:rsidRPr="00C038C3" w:rsidRDefault="0094512A" w:rsidP="00E27003">
      <w:pPr>
        <w:spacing w:line="480" w:lineRule="auto"/>
        <w:contextualSpacing/>
        <w:mirrorIndents/>
        <w:jc w:val="both"/>
      </w:pPr>
      <w:r>
        <w:rPr>
          <w:noProof/>
        </w:rPr>
        <w:lastRenderedPageBreak/>
        <w:drawing>
          <wp:inline distT="0" distB="0" distL="0" distR="0" wp14:anchorId="595ACAF8" wp14:editId="200EB346">
            <wp:extent cx="5733415" cy="5674421"/>
            <wp:effectExtent l="0" t="0" r="0" b="254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t="1029"/>
                    <a:stretch/>
                  </pic:blipFill>
                  <pic:spPr bwMode="auto">
                    <a:xfrm>
                      <a:off x="0" y="0"/>
                      <a:ext cx="5733415" cy="5674421"/>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74BC5FA" w:rsidR="00E27003" w:rsidRPr="00C038C3" w:rsidRDefault="00E27003" w:rsidP="00E27003">
      <w:pPr>
        <w:spacing w:line="480" w:lineRule="auto"/>
        <w:contextualSpacing/>
        <w:mirrorIndents/>
        <w:jc w:val="both"/>
        <w:rPr>
          <w:b/>
          <w:bCs/>
          <w:color w:val="000000" w:themeColor="text1"/>
        </w:rPr>
      </w:pPr>
      <w:r w:rsidRPr="00C038C3">
        <w:rPr>
          <w:b/>
          <w:bCs/>
        </w:rPr>
        <w:t>Fig. 4.</w:t>
      </w:r>
      <w:r w:rsidRPr="00C038C3">
        <w:t xml:space="preserve"> A) </w:t>
      </w:r>
      <w:commentRangeStart w:id="854"/>
      <w:commentRangeStart w:id="855"/>
      <w:r w:rsidRPr="00C038C3">
        <w:t xml:space="preserve">Predicted biomass </w:t>
      </w:r>
      <w:commentRangeEnd w:id="854"/>
      <w:r w:rsidR="000E6B6C">
        <w:rPr>
          <w:rStyle w:val="CommentReference"/>
        </w:rPr>
        <w:commentReference w:id="854"/>
      </w:r>
      <w:commentRangeEnd w:id="855"/>
      <w:r w:rsidR="00344EED">
        <w:rPr>
          <w:rStyle w:val="CommentReference"/>
        </w:rPr>
        <w:commentReference w:id="855"/>
      </w:r>
      <w:r w:rsidRPr="00C038C3">
        <w:t xml:space="preserve">(tonnes) from the spatiotemporal CPUE </w:t>
      </w:r>
      <w:r w:rsidRPr="002619B3">
        <w:t>model (Eq. 10-11)</w:t>
      </w:r>
      <w:ins w:id="856" w:author="Max Lindmark" w:date="2021-12-17T17:35:00Z">
        <w:r w:rsidR="008075A3" w:rsidRPr="002619B3">
          <w:t xml:space="preserve"> </w:t>
        </w:r>
      </w:ins>
      <w:ins w:id="857" w:author="Max Lindmark" w:date="2021-12-17T17:36:00Z">
        <w:r w:rsidR="00075CAC" w:rsidRPr="002619B3">
          <w:t>by</w:t>
        </w:r>
        <w:r w:rsidR="00075CAC">
          <w:t xml:space="preserve"> </w:t>
        </w:r>
      </w:ins>
      <w:ins w:id="858" w:author="Max Lindmark" w:date="2021-12-17T17:35:00Z">
        <w:r w:rsidR="008075A3">
          <w:t xml:space="preserve">ICES </w:t>
        </w:r>
      </w:ins>
      <w:ins w:id="859" w:author="Max Lindmark" w:date="2021-12-17T17:36:00Z">
        <w:r w:rsidR="008075A3">
          <w:t>sub</w:t>
        </w:r>
        <w:r w:rsidR="00075CAC">
          <w:t xml:space="preserve"> </w:t>
        </w:r>
        <w:r w:rsidR="008075A3">
          <w:t>division</w:t>
        </w:r>
      </w:ins>
      <w:del w:id="860" w:author="Max Lindmark" w:date="2021-12-17T17:36:00Z">
        <w:r w:rsidRPr="00C038C3" w:rsidDel="00075CAC">
          <w:delText>,</w:delText>
        </w:r>
      </w:del>
      <w:r w:rsidRPr="00C038C3">
        <w:t xml:space="preserve"> </w:t>
      </w:r>
      <w:commentRangeStart w:id="861"/>
      <w:commentRangeStart w:id="862"/>
      <w:r w:rsidRPr="00C038C3">
        <w:t>(B)</w:t>
      </w:r>
      <w:ins w:id="863" w:author="Max Lindmark" w:date="2021-12-17T17:36:00Z">
        <w:r w:rsidR="00075CAC">
          <w:t xml:space="preserve"> and total across </w:t>
        </w:r>
      </w:ins>
      <w:ins w:id="864" w:author="Max Lindmark" w:date="2021-12-20T12:40:00Z">
        <w:r w:rsidR="00922EEF">
          <w:t xml:space="preserve">all </w:t>
        </w:r>
      </w:ins>
      <w:ins w:id="865" w:author="Max Lindmark" w:date="2021-12-17T17:36:00Z">
        <w:r w:rsidR="00075CAC">
          <w:t>sub division</w:t>
        </w:r>
        <w:r w:rsidR="00473F7D">
          <w:t>s.</w:t>
        </w:r>
      </w:ins>
      <w:r w:rsidRPr="00C038C3">
        <w:t xml:space="preserve"> </w:t>
      </w:r>
      <w:commentRangeEnd w:id="861"/>
      <w:ins w:id="866" w:author="Max Lindmark" w:date="2021-12-17T17:36:00Z">
        <w:r w:rsidR="00064740">
          <w:t xml:space="preserve">C) </w:t>
        </w:r>
      </w:ins>
      <w:r w:rsidR="000E6B6C">
        <w:rPr>
          <w:rStyle w:val="CommentReference"/>
        </w:rPr>
        <w:commentReference w:id="861"/>
      </w:r>
      <w:commentRangeEnd w:id="862"/>
      <w:r w:rsidR="00344EED">
        <w:rPr>
          <w:rStyle w:val="CommentReference"/>
        </w:rPr>
        <w:commentReference w:id="862"/>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w:t>
      </w:r>
      <w:r w:rsidRPr="00C038C3">
        <w:t xml:space="preserve">years </w:t>
      </w:r>
      <w:r w:rsidR="00821864">
        <w:t>(</w:t>
      </w:r>
      <w:r w:rsidRPr="00C038C3">
        <w:t>1995 and 2017</w:t>
      </w:r>
      <w:r w:rsidR="00821864">
        <w:t>)</w:t>
      </w:r>
      <w:r w:rsidRPr="00C038C3">
        <w:t xml:space="preserve"> (for </w:t>
      </w:r>
      <w:r w:rsidRPr="00C038C3">
        <w:t xml:space="preserve">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CE008B">
        <w:rPr>
          <w:color w:val="000000" w:themeColor="text1"/>
        </w:rPr>
        <w:t>8</w:t>
      </w:r>
      <w:r w:rsidRPr="00C038C3">
        <w:rPr>
          <w:color w:val="000000" w:themeColor="text1"/>
        </w:rPr>
        <w:t>)</w:t>
      </w:r>
      <w:del w:id="867" w:author="Max Lindmark" w:date="2021-12-17T17:37:00Z">
        <w:r w:rsidRPr="00C038C3" w:rsidDel="00D807F3">
          <w:rPr>
            <w:color w:val="000000" w:themeColor="text1"/>
          </w:rPr>
          <w:delText>, with oxygen, depth</w:delText>
        </w:r>
        <w:r w:rsidR="008876B5" w:rsidDel="00D807F3">
          <w:rPr>
            <w:color w:val="000000" w:themeColor="text1"/>
          </w:rPr>
          <w:delText>,</w:delText>
        </w:r>
        <w:r w:rsidRPr="00C038C3" w:rsidDel="00D807F3">
          <w:rPr>
            <w:color w:val="000000" w:themeColor="text1"/>
          </w:rPr>
          <w:delText xml:space="preserve"> and temperature covariates</w:delText>
        </w:r>
      </w:del>
      <w:r w:rsidRPr="00C038C3">
        <w:rPr>
          <w:color w:val="000000" w:themeColor="text1"/>
        </w:rPr>
        <w:t>.</w:t>
      </w:r>
    </w:p>
    <w:p w14:paraId="155570F2" w14:textId="77777777" w:rsidR="00E27003" w:rsidRPr="00C038C3" w:rsidRDefault="00E27003" w:rsidP="00E27003">
      <w:pPr>
        <w:spacing w:line="480" w:lineRule="auto"/>
        <w:contextualSpacing/>
        <w:mirrorIndents/>
        <w:jc w:val="both"/>
      </w:pPr>
    </w:p>
    <w:p w14:paraId="09DAB568" w14:textId="77777777" w:rsidR="00E27003" w:rsidRPr="00C038C3" w:rsidRDefault="00E27003" w:rsidP="00E27003">
      <w:pPr>
        <w:spacing w:line="480" w:lineRule="auto"/>
        <w:contextualSpacing/>
        <w:mirrorIndents/>
        <w:jc w:val="both"/>
      </w:pPr>
    </w:p>
    <w:p w14:paraId="266E00D1" w14:textId="77777777" w:rsidR="00E27003" w:rsidRPr="00C038C3" w:rsidRDefault="00E27003" w:rsidP="00E27003">
      <w:pPr>
        <w:spacing w:line="480" w:lineRule="auto"/>
        <w:contextualSpacing/>
        <w:mirrorIndents/>
        <w:jc w:val="both"/>
      </w:pPr>
    </w:p>
    <w:p w14:paraId="652227F1" w14:textId="34026D10" w:rsidR="00E27003" w:rsidRPr="00C038C3" w:rsidRDefault="00746E2C" w:rsidP="00E27003">
      <w:pPr>
        <w:spacing w:line="480" w:lineRule="auto"/>
        <w:contextualSpacing/>
        <w:mirrorIndents/>
        <w:jc w:val="both"/>
      </w:pPr>
      <w:r>
        <w:rPr>
          <w:noProof/>
        </w:rPr>
        <w:lastRenderedPageBreak/>
        <w:drawing>
          <wp:inline distT="0" distB="0" distL="0" distR="0" wp14:anchorId="0F78C1E5" wp14:editId="413597E6">
            <wp:extent cx="5733203" cy="5397910"/>
            <wp:effectExtent l="0" t="0" r="0" b="0"/>
            <wp:docPr id="10" name="Picture 1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rotWithShape="1">
                    <a:blip r:embed="rId19" cstate="print">
                      <a:extLst>
                        <a:ext uri="{28A0092B-C50C-407E-A947-70E740481C1C}">
                          <a14:useLocalDpi xmlns:a14="http://schemas.microsoft.com/office/drawing/2010/main" val="0"/>
                        </a:ext>
                      </a:extLst>
                    </a:blip>
                    <a:srcRect t="3430" b="2419"/>
                    <a:stretch/>
                  </pic:blipFill>
                  <pic:spPr bwMode="auto">
                    <a:xfrm>
                      <a:off x="0" y="0"/>
                      <a:ext cx="5733415" cy="5398110"/>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25897AA2" w:rsidR="00E27003" w:rsidRDefault="00E27003" w:rsidP="00E27003">
      <w:pPr>
        <w:spacing w:line="480" w:lineRule="auto"/>
        <w:contextualSpacing/>
        <w:mirrorIndents/>
        <w:jc w:val="both"/>
        <w:rPr>
          <w:ins w:id="868" w:author="Max Lindmark" w:date="2021-12-17T17:39:00Z"/>
        </w:rPr>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ins w:id="869" w:author="Max Lindmark" w:date="2021-12-17T17:37:00Z">
        <w:r w:rsidR="004A5A14">
          <w:t xml:space="preserve">and </w:t>
        </w:r>
      </w:ins>
      <w:ins w:id="870" w:author="Max Lindmark" w:date="2021-12-20T12:41:00Z">
        <w:r w:rsidR="000D7625">
          <w:t>(B)</w:t>
        </w:r>
        <w:r w:rsidR="000D7625" w:rsidDel="000D7625">
          <w:t xml:space="preserve"> </w:t>
        </w:r>
      </w:ins>
      <w:ins w:id="871" w:author="Max Lindmark" w:date="2021-12-17T17:37:00Z">
        <w:r w:rsidR="004A5A14">
          <w:t>oxygen concentration</w:t>
        </w:r>
      </w:ins>
      <w:ins w:id="872" w:author="Max Lindmark" w:date="2021-12-17T17:57:00Z">
        <w:r w:rsidR="00700A1A">
          <w:t xml:space="preserve"> (exemplified using year </w:t>
        </w:r>
      </w:ins>
      <w:ins w:id="873" w:author="Max Lindmark" w:date="2021-12-17T17:38:00Z">
        <w:r w:rsidR="00171033">
          <w:t>1999</w:t>
        </w:r>
      </w:ins>
      <w:ins w:id="874" w:author="Max Lindmark" w:date="2021-12-17T17:57:00Z">
        <w:r w:rsidR="00CC1AC2">
          <w:t>)</w:t>
        </w:r>
      </w:ins>
      <w:ins w:id="875" w:author="Max Lindmark" w:date="2021-12-17T17:38:00Z">
        <w:r w:rsidR="00171033">
          <w:t xml:space="preserve"> </w:t>
        </w:r>
      </w:ins>
      <w:del w:id="876" w:author="Max Lindmark" w:date="2021-12-17T17:37:00Z">
        <w:r w:rsidRPr="00C038C3" w:rsidDel="004A5A14">
          <w:delText xml:space="preserve">of </w:delText>
        </w:r>
      </w:del>
      <w:ins w:id="877" w:author="Max Lindmark" w:date="2021-12-17T17:37:00Z">
        <w:r w:rsidR="004A5A14">
          <w:t xml:space="preserve">in </w:t>
        </w:r>
      </w:ins>
      <w:r w:rsidRPr="00C038C3">
        <w:t>the study area</w:t>
      </w:r>
      <w:del w:id="878" w:author="Max Lindmark" w:date="2021-12-17T17:38:00Z">
        <w:r w:rsidRPr="00C038C3" w:rsidDel="00EE31EF">
          <w:delText>,</w:delText>
        </w:r>
      </w:del>
      <w:ins w:id="879" w:author="Max Lindmark" w:date="2021-12-17T17:38:00Z">
        <w:r w:rsidR="00EE31EF">
          <w:t xml:space="preserve">. Panels </w:t>
        </w:r>
      </w:ins>
      <w:ins w:id="880" w:author="Max Lindmark" w:date="2021-12-20T12:41:00Z">
        <w:r w:rsidR="00771EAE">
          <w:t>(</w:t>
        </w:r>
      </w:ins>
      <w:del w:id="881" w:author="Max Lindmark" w:date="2021-12-17T17:38:00Z">
        <w:r w:rsidRPr="00C038C3" w:rsidDel="00EE31EF">
          <w:delText xml:space="preserve"> B</w:delText>
        </w:r>
      </w:del>
      <w:ins w:id="882" w:author="Max Lindmark" w:date="2021-12-17T17:38:00Z">
        <w:r w:rsidR="00EE31EF">
          <w:t>C</w:t>
        </w:r>
      </w:ins>
      <w:del w:id="883" w:author="Max Lindmark" w:date="2021-12-20T12:41:00Z">
        <w:r w:rsidRPr="00C038C3" w:rsidDel="00771EAE">
          <w:delText>)</w:delText>
        </w:r>
      </w:del>
      <w:ins w:id="884" w:author="Max Lindmark" w:date="2021-12-20T12:41:00Z">
        <w:r w:rsidR="00771EAE">
          <w:t>)</w:t>
        </w:r>
      </w:ins>
      <w:ins w:id="885" w:author="Max Lindmark" w:date="2021-12-17T17:38:00Z">
        <w:r w:rsidR="00EE31EF">
          <w:t xml:space="preserve"> and </w:t>
        </w:r>
      </w:ins>
      <w:ins w:id="886" w:author="Max Lindmark" w:date="2021-12-20T12:41:00Z">
        <w:r w:rsidR="00771EAE">
          <w:t>(</w:t>
        </w:r>
      </w:ins>
      <w:ins w:id="887" w:author="Max Lindmark" w:date="2021-12-17T17:38:00Z">
        <w:r w:rsidR="00EE31EF">
          <w:t xml:space="preserve">D) illustrate </w:t>
        </w:r>
      </w:ins>
      <w:del w:id="888" w:author="Max Lindmark" w:date="2021-12-17T17:38:00Z">
        <w:r w:rsidRPr="00C038C3" w:rsidDel="00EE31EF">
          <w:delText xml:space="preserve"> </w:delText>
        </w:r>
      </w:del>
      <w:del w:id="889" w:author="Max Lindmark" w:date="2021-12-17T17:32:00Z">
        <w:r w:rsidRPr="00C038C3" w:rsidDel="00C41295">
          <w:delText>depth weighted by predicted cod density</w:delText>
        </w:r>
      </w:del>
      <w:del w:id="890" w:author="Max Lindmark" w:date="2021-12-17T17:38:00Z">
        <w:r w:rsidRPr="00C038C3" w:rsidDel="00EE31EF">
          <w:delText xml:space="preserve">. </w:delText>
        </w:r>
      </w:del>
      <w:ins w:id="891" w:author="Max Lindmark" w:date="2021-12-17T17:38:00Z">
        <w:r w:rsidR="006B7B27">
          <w:t xml:space="preserve">depth and oxygen </w:t>
        </w:r>
      </w:ins>
      <w:ins w:id="892" w:author="Max Lindmark" w:date="2021-12-17T17:32:00Z">
        <w:r w:rsidR="005F4D93" w:rsidRPr="00C038C3">
          <w:t>weighted by predicted cod density</w:t>
        </w:r>
      </w:ins>
      <w:ins w:id="893" w:author="Max Lindmark" w:date="2021-12-20T13:23:00Z">
        <w:r w:rsidR="00836C89">
          <w:t>, respectively</w:t>
        </w:r>
      </w:ins>
      <w:ins w:id="894" w:author="Max Lindmark" w:date="2021-12-17T17:32:00Z">
        <w:r w:rsidR="005F4D93">
          <w:t xml:space="preserve">. </w:t>
        </w:r>
      </w:ins>
      <w:del w:id="895" w:author="Max Lindmark" w:date="2021-12-17T17:33:00Z">
        <w:r w:rsidRPr="00C038C3" w:rsidDel="00AB483E">
          <w:delText>Lines correspond to the 1</w:delText>
        </w:r>
        <w:r w:rsidRPr="00C038C3" w:rsidDel="00AB483E">
          <w:rPr>
            <w:vertAlign w:val="superscript"/>
          </w:rPr>
          <w:delText>st</w:delText>
        </w:r>
        <w:r w:rsidRPr="00C038C3" w:rsidDel="00AB483E">
          <w:delText>, 5</w:delText>
        </w:r>
        <w:r w:rsidRPr="00C038C3" w:rsidDel="00AB483E">
          <w:rPr>
            <w:vertAlign w:val="superscript"/>
          </w:rPr>
          <w:delText>th</w:delText>
        </w:r>
        <w:r w:rsidRPr="00C038C3" w:rsidDel="00AB483E">
          <w:delText xml:space="preserve"> (i.e., median) and 9</w:delText>
        </w:r>
        <w:r w:rsidRPr="00C038C3" w:rsidDel="00AB483E">
          <w:rPr>
            <w:vertAlign w:val="superscript"/>
          </w:rPr>
          <w:delText>th</w:delText>
        </w:r>
        <w:r w:rsidRPr="00C038C3" w:rsidDel="00AB483E">
          <w:delText xml:space="preserve"> </w:delText>
        </w:r>
        <w:commentRangeStart w:id="896"/>
        <w:commentRangeStart w:id="897"/>
        <w:commentRangeStart w:id="898"/>
        <w:r w:rsidRPr="00C038C3" w:rsidDel="00AB483E">
          <w:delText>decile</w:delText>
        </w:r>
        <w:commentRangeEnd w:id="896"/>
        <w:r w:rsidRPr="00C038C3" w:rsidDel="00AB483E">
          <w:rPr>
            <w:rStyle w:val="CommentReference"/>
          </w:rPr>
          <w:commentReference w:id="896"/>
        </w:r>
        <w:commentRangeEnd w:id="897"/>
        <w:r w:rsidR="00DB53F3" w:rsidDel="00AB483E">
          <w:rPr>
            <w:rStyle w:val="CommentReference"/>
          </w:rPr>
          <w:commentReference w:id="897"/>
        </w:r>
        <w:commentRangeEnd w:id="898"/>
        <w:r w:rsidR="00D828AC" w:rsidDel="00AB483E">
          <w:rPr>
            <w:rStyle w:val="CommentReference"/>
          </w:rPr>
          <w:commentReference w:id="898"/>
        </w:r>
        <w:r w:rsidRPr="00C038C3" w:rsidDel="00AB483E">
          <w:delText xml:space="preserve">. </w:delText>
        </w:r>
      </w:del>
      <w:del w:id="899" w:author="Max Lindmark" w:date="2021-12-17T17:32:00Z">
        <w:r w:rsidRPr="00C038C3" w:rsidDel="006567E2">
          <w:delText xml:space="preserve">C) </w:delText>
        </w:r>
        <w:r w:rsidRPr="00C038C3" w:rsidDel="00646024">
          <w:delText>(</w:delText>
        </w:r>
      </w:del>
      <w:del w:id="900" w:author="Max Lindmark" w:date="2021-12-17T17:38:00Z">
        <w:r w:rsidRPr="00C038C3" w:rsidDel="006B7B27">
          <w:delText>D)</w:delText>
        </w:r>
      </w:del>
      <w:del w:id="901" w:author="Max Lindmark" w:date="2021-12-17T17:32:00Z">
        <w:r w:rsidRPr="00C038C3" w:rsidDel="00C41295">
          <w:delText xml:space="preserve"> oxygen concentration weighted by predicted cod density</w:delText>
        </w:r>
      </w:del>
      <w:del w:id="902" w:author="Max Lindmark" w:date="2021-12-17T17:38:00Z">
        <w:r w:rsidRPr="00C038C3" w:rsidDel="006B7B27">
          <w:delText xml:space="preserve">. </w:delText>
        </w:r>
      </w:del>
      <w:ins w:id="903" w:author="Max Lindmark" w:date="2021-12-20T13:23:00Z">
        <w:r w:rsidR="0047439D">
          <w:t>The shaded area</w:t>
        </w:r>
      </w:ins>
      <w:r w:rsidR="00667AB4">
        <w:t>s</w:t>
      </w:r>
      <w:ins w:id="904" w:author="Max Lindmark" w:date="2021-12-20T13:23:00Z">
        <w:r w:rsidR="0047439D">
          <w:t xml:space="preserve"> </w:t>
        </w:r>
      </w:ins>
      <w:commentRangeStart w:id="905"/>
      <w:commentRangeStart w:id="906"/>
      <w:del w:id="907" w:author="Max Lindmark" w:date="2021-12-14T09:38:00Z">
        <w:r w:rsidRPr="00C038C3" w:rsidDel="00EA14D2">
          <w:delText>Lines</w:delText>
        </w:r>
      </w:del>
      <w:del w:id="908" w:author="Max Lindmark" w:date="2021-12-20T13:23:00Z">
        <w:r w:rsidRPr="00C038C3" w:rsidDel="0047439D">
          <w:delText xml:space="preserve"> </w:delText>
        </w:r>
        <w:commentRangeEnd w:id="905"/>
        <w:r w:rsidR="00530305" w:rsidDel="0047439D">
          <w:rPr>
            <w:rStyle w:val="CommentReference"/>
          </w:rPr>
          <w:commentReference w:id="905"/>
        </w:r>
        <w:commentRangeEnd w:id="906"/>
        <w:r w:rsidR="00171FD0" w:rsidDel="0047439D">
          <w:rPr>
            <w:rStyle w:val="CommentReference"/>
          </w:rPr>
          <w:commentReference w:id="906"/>
        </w:r>
      </w:del>
      <w:r w:rsidRPr="00C038C3">
        <w:t xml:space="preserve">correspond to the </w:t>
      </w:r>
      <w:ins w:id="909" w:author="Max Lindmark" w:date="2021-12-20T13:24:00Z">
        <w:r w:rsidR="0047439D">
          <w:t>range of weighted depths and oxygen concentrations (</w:t>
        </w:r>
      </w:ins>
      <w:r w:rsidRPr="00C038C3">
        <w:t>1</w:t>
      </w:r>
      <w:r w:rsidRPr="00C038C3">
        <w:rPr>
          <w:vertAlign w:val="superscript"/>
        </w:rPr>
        <w:t>st</w:t>
      </w:r>
      <w:del w:id="910" w:author="Max Lindmark" w:date="2021-12-20T13:24:00Z">
        <w:r w:rsidRPr="00C038C3" w:rsidDel="00035277">
          <w:delText>, 5</w:delText>
        </w:r>
        <w:r w:rsidRPr="00C038C3" w:rsidDel="00035277">
          <w:rPr>
            <w:vertAlign w:val="superscript"/>
          </w:rPr>
          <w:delText>th</w:delText>
        </w:r>
      </w:del>
      <w:ins w:id="911" w:author="Sean Anderson" w:date="2021-10-27T11:38:00Z">
        <w:del w:id="912" w:author="Max Lindmark" w:date="2021-12-20T13:24:00Z">
          <w:r w:rsidR="00C67207" w:rsidDel="00035277">
            <w:delText xml:space="preserve">, </w:delText>
          </w:r>
        </w:del>
      </w:ins>
      <w:ins w:id="913" w:author="Max Lindmark" w:date="2021-12-20T13:24:00Z">
        <w:r w:rsidR="00035277">
          <w:t xml:space="preserve"> </w:t>
        </w:r>
      </w:ins>
      <w:r w:rsidRPr="00C038C3">
        <w:t>and 9</w:t>
      </w:r>
      <w:r w:rsidRPr="00C038C3">
        <w:rPr>
          <w:vertAlign w:val="superscript"/>
        </w:rPr>
        <w:t>th</w:t>
      </w:r>
      <w:r w:rsidRPr="00C038C3">
        <w:t xml:space="preserve"> decile</w:t>
      </w:r>
      <w:ins w:id="914" w:author="Max Lindmark" w:date="2021-12-20T13:24:00Z">
        <w:r w:rsidR="00035277">
          <w:t xml:space="preserve">s). </w:t>
        </w:r>
      </w:ins>
      <w:ins w:id="915" w:author="Max Lindmark" w:date="2021-12-20T16:49:00Z">
        <w:r w:rsidR="000128DF">
          <w:t>L</w:t>
        </w:r>
      </w:ins>
      <w:ins w:id="916" w:author="Max Lindmark" w:date="2021-12-14T09:39:00Z">
        <w:r w:rsidR="001233D5">
          <w:t>ines depict</w:t>
        </w:r>
        <w:r w:rsidR="003369CD">
          <w:t xml:space="preserve"> </w:t>
        </w:r>
        <w:r w:rsidR="00DC7DB1">
          <w:t xml:space="preserve">GAM </w:t>
        </w:r>
      </w:ins>
      <w:ins w:id="917" w:author="Max Lindmark" w:date="2021-12-14T09:40:00Z">
        <w:r w:rsidR="00011406">
          <w:t xml:space="preserve">fits </w:t>
        </w:r>
        <w:r w:rsidR="00D41543">
          <w:t>(</w:t>
        </w:r>
      </w:ins>
      <m:oMath>
        <m:r>
          <w:ins w:id="918" w:author="Max Lindmark" w:date="2021-12-14T09:40:00Z">
            <w:rPr>
              <w:rFonts w:ascii="Cambria Math" w:hAnsi="Cambria Math"/>
            </w:rPr>
            <m:t>k</m:t>
          </w:ins>
        </m:r>
      </m:oMath>
      <w:ins w:id="919" w:author="Max Lindmark" w:date="2021-12-14T09:40:00Z">
        <w:r w:rsidR="00D41543">
          <w:t xml:space="preserve">=4) </w:t>
        </w:r>
      </w:ins>
      <w:ins w:id="920" w:author="Max Lindmark" w:date="2021-12-14T09:39:00Z">
        <w:r w:rsidR="00DC7DB1">
          <w:t>fits</w:t>
        </w:r>
      </w:ins>
      <w:r w:rsidRPr="00C038C3">
        <w:t>.</w:t>
      </w:r>
    </w:p>
    <w:p w14:paraId="540504B6" w14:textId="6923FEB8" w:rsidR="000107D4" w:rsidRDefault="000107D4" w:rsidP="00E27003">
      <w:pPr>
        <w:spacing w:line="480" w:lineRule="auto"/>
        <w:contextualSpacing/>
        <w:mirrorIndents/>
        <w:jc w:val="both"/>
        <w:rPr>
          <w:ins w:id="921" w:author="Max Lindmark" w:date="2021-12-17T17:39:00Z"/>
        </w:rPr>
      </w:pPr>
    </w:p>
    <w:p w14:paraId="24EFBA54" w14:textId="205D490C" w:rsidR="000107D4" w:rsidRDefault="000107D4" w:rsidP="00E27003">
      <w:pPr>
        <w:spacing w:line="480" w:lineRule="auto"/>
        <w:contextualSpacing/>
        <w:mirrorIndents/>
        <w:jc w:val="both"/>
        <w:rPr>
          <w:ins w:id="922" w:author="Max Lindmark" w:date="2021-12-17T17:39:00Z"/>
        </w:rPr>
      </w:pPr>
    </w:p>
    <w:p w14:paraId="176B450A" w14:textId="77777777" w:rsidR="00E27003" w:rsidRPr="00C038C3" w:rsidRDefault="00E27003" w:rsidP="002C413E">
      <w:pPr>
        <w:spacing w:line="480" w:lineRule="auto"/>
        <w:contextualSpacing/>
        <w:mirrorIndents/>
        <w:jc w:val="both"/>
      </w:pPr>
    </w:p>
    <w:sectPr w:rsidR="00E27003" w:rsidRPr="00C038C3" w:rsidSect="00B127D1">
      <w:footerReference w:type="even" r:id="rId20"/>
      <w:footerReference w:type="default" r:id="rId21"/>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12-07T13:15:00Z" w:initials="MOU">
    <w:p w14:paraId="2D31B17F" w14:textId="213C04FB" w:rsidR="00517121" w:rsidRDefault="00517121" w:rsidP="00517121">
      <w:pPr>
        <w:pStyle w:val="CommentText"/>
      </w:pPr>
      <w:r>
        <w:rPr>
          <w:rStyle w:val="CommentReference"/>
        </w:rPr>
        <w:annotationRef/>
      </w:r>
      <w:r>
        <w:t>Mayya, can you check if the affiliation is correct?</w:t>
      </w:r>
    </w:p>
  </w:comment>
  <w:comment w:id="1" w:author="Sean Anderson" w:date="2021-10-27T20:32:00Z" w:initials="SA">
    <w:p w14:paraId="48DFDE91" w14:textId="72818004" w:rsidR="003044BA" w:rsidRDefault="003044BA">
      <w:pPr>
        <w:pStyle w:val="CommentText"/>
      </w:pPr>
      <w:r>
        <w:rPr>
          <w:rStyle w:val="CommentReference"/>
        </w:rPr>
        <w:annotationRef/>
      </w:r>
      <w:r>
        <w:t>Who is ‘d’? Michele?</w:t>
      </w:r>
    </w:p>
  </w:comment>
  <w:comment w:id="2" w:author="Max Lindmark" w:date="2021-12-07T13:10:00Z" w:initials="MOU">
    <w:p w14:paraId="01CE47FC" w14:textId="05ADE69E" w:rsidR="00C13494" w:rsidRDefault="00C13494" w:rsidP="00C13494">
      <w:pPr>
        <w:pStyle w:val="CommentText"/>
      </w:pPr>
      <w:r>
        <w:rPr>
          <w:rStyle w:val="CommentReference"/>
        </w:rPr>
        <w:annotationRef/>
      </w:r>
      <w:r>
        <w:t>Yes! Thanks</w:t>
      </w:r>
    </w:p>
  </w:comment>
  <w:comment w:id="6" w:author="Max Lindmark" w:date="2021-12-17T11:19:00Z" w:initials="MOU">
    <w:p w14:paraId="50F88B23" w14:textId="77777777" w:rsidR="00A22B03" w:rsidRDefault="00A22B03">
      <w:r>
        <w:rPr>
          <w:rStyle w:val="CommentReference"/>
        </w:rPr>
        <w:annotationRef/>
      </w:r>
      <w:r>
        <w:rPr>
          <w:sz w:val="20"/>
          <w:szCs w:val="20"/>
        </w:rPr>
        <w:t>The abstract must not exceed 350 words and should list the main results and conclusions, using simple, factual, numbered statements. The abstract should outline the purpose of the paper and the main results, conclusions and recommendations, using clear, factual, numbered statements.</w:t>
      </w:r>
    </w:p>
    <w:p w14:paraId="69FEA1D1" w14:textId="77777777" w:rsidR="00A22B03" w:rsidRDefault="00A22B03">
      <w:r>
        <w:rPr>
          <w:sz w:val="20"/>
          <w:szCs w:val="20"/>
        </w:rPr>
        <w:t>Authors should follow a formula in which point 1 sets the context and need for the work; point 2 indicates the approach and methods used; the next 2-3 points outline the main results; and the last point identifies the wider implications and relevance to management or policy. The final point is the most important of all in maximising the impact of the paper. It should synthesise the paper's key messages and should be generic, seminal and accessible to non-specialists, and must carry one of the following subheadings:</w:t>
      </w:r>
    </w:p>
    <w:p w14:paraId="6892C28A" w14:textId="77777777" w:rsidR="00A22B03" w:rsidRDefault="00A22B03">
      <w:r>
        <w:rPr>
          <w:sz w:val="20"/>
          <w:szCs w:val="20"/>
        </w:rPr>
        <w:t>'Synthesis and applications' for articles that identify recommendations for management practices.</w:t>
      </w:r>
    </w:p>
    <w:p w14:paraId="7F3862A8" w14:textId="613E0C63" w:rsidR="00A22B03" w:rsidRDefault="00A22B03">
      <w:pPr>
        <w:pStyle w:val="CommentText"/>
      </w:pPr>
      <w:r>
        <w:t>‘Policy implications’ for articles that are less directly tied to on-the-ground management and include discussion on conservation implications or links to policy.</w:t>
      </w:r>
    </w:p>
  </w:comment>
  <w:comment w:id="48" w:author="Sean Anderson" w:date="2021-10-27T21:22:00Z" w:initials="SA">
    <w:p w14:paraId="6EFC3E7C" w14:textId="3C34D96E" w:rsidR="009476F8" w:rsidRDefault="009476F8">
      <w:pPr>
        <w:pStyle w:val="CommentText"/>
      </w:pPr>
      <w:r>
        <w:rPr>
          <w:rStyle w:val="CommentReference"/>
        </w:rPr>
        <w:annotationRef/>
      </w:r>
      <w:r>
        <w:t>To be fair, this is compared to any one covariate, not the combined explained variance</w:t>
      </w:r>
    </w:p>
  </w:comment>
  <w:comment w:id="49" w:author="Max Lindmark" w:date="2021-12-07T13:17:00Z" w:initials="MOU">
    <w:p w14:paraId="0375688E" w14:textId="31D9CDD0" w:rsidR="00740BAE" w:rsidRDefault="00740BAE" w:rsidP="00740BAE">
      <w:pPr>
        <w:pStyle w:val="CommentText"/>
      </w:pPr>
      <w:r>
        <w:rPr>
          <w:rStyle w:val="CommentReference"/>
        </w:rPr>
        <w:annotationRef/>
      </w:r>
      <w:r>
        <w:t>Yes, that’s a good point, Michele said something along those lines too!</w:t>
      </w:r>
    </w:p>
  </w:comment>
  <w:comment w:id="57" w:author="Michele Casini" w:date="2021-05-11T00:49:00Z" w:initials="MC">
    <w:p w14:paraId="26CD85E6" w14:textId="7D2BCB2A" w:rsidR="00306414" w:rsidRPr="006C5638" w:rsidRDefault="00306414">
      <w:pPr>
        <w:pStyle w:val="CommentText"/>
      </w:pPr>
      <w:r>
        <w:rPr>
          <w:rStyle w:val="CommentReference"/>
        </w:rPr>
        <w:annotationRef/>
      </w:r>
      <w:r w:rsidRPr="006C5638">
        <w:t>Casini et al. ”a”</w:t>
      </w:r>
      <w:r>
        <w:t xml:space="preserve"> as is the first to be mentioned.</w:t>
      </w:r>
    </w:p>
  </w:comment>
  <w:comment w:id="58" w:author="Max Lindmark" w:date="2021-10-11T13:42:00Z" w:initials="MOU">
    <w:p w14:paraId="6A4D0557" w14:textId="3F807CE3" w:rsidR="00194AAA" w:rsidRDefault="002F1980">
      <w:pPr>
        <w:pStyle w:val="CommentText"/>
      </w:pPr>
      <w:r>
        <w:t xml:space="preserve">Hmm yeah </w:t>
      </w:r>
      <w:r w:rsidR="00194AAA">
        <w:rPr>
          <w:rStyle w:val="CommentReference"/>
        </w:rPr>
        <w:annotationRef/>
      </w:r>
      <w:r w:rsidR="00194AAA">
        <w:t>I don’t know why Zoter</w:t>
      </w:r>
      <w:r>
        <w:t>o</w:t>
      </w:r>
      <w:r w:rsidR="00194AAA">
        <w:t xml:space="preserve"> calls it b here actually. I </w:t>
      </w:r>
      <w:r w:rsidR="00D110C0">
        <w:t>won’t</w:t>
      </w:r>
      <w:r w:rsidR="00194AAA">
        <w:t xml:space="preserve"> change it manually do until the very last end because if I do it becomes unconnected.</w:t>
      </w:r>
    </w:p>
  </w:comment>
  <w:comment w:id="59" w:author="Max Lindmark" w:date="2021-12-07T13:31:00Z" w:initials="MOU">
    <w:p w14:paraId="15DA201B" w14:textId="5E45731E" w:rsidR="000837C5" w:rsidRDefault="000837C5" w:rsidP="000837C5">
      <w:pPr>
        <w:pStyle w:val="CommentText"/>
      </w:pPr>
      <w:r>
        <w:rPr>
          <w:rStyle w:val="CommentReference"/>
        </w:rPr>
        <w:annotationRef/>
      </w:r>
      <w:r>
        <w:t>ok so it is alphabetized by title to determine which is “a” and which is “b.”, did not know that!</w:t>
      </w:r>
    </w:p>
  </w:comment>
  <w:comment w:id="60" w:author="Max Lindmark" w:date="2021-12-15T09:34:00Z" w:initials="MOU">
    <w:p w14:paraId="703C75C5" w14:textId="472718B8" w:rsidR="008C1FC7" w:rsidRDefault="008C1FC7" w:rsidP="008C1FC7">
      <w:pPr>
        <w:pStyle w:val="CommentText"/>
      </w:pPr>
      <w:r>
        <w:rPr>
          <w:rStyle w:val="CommentReference"/>
        </w:rPr>
        <w:annotationRef/>
      </w:r>
      <w:r>
        <w:t>Mich, you asked for more non-Baltic references here. I have a few of those (Gruss, Thorson, Kramer, Chabot, Claireaux, Hrycik), but if you know of more please let me know :)</w:t>
      </w:r>
    </w:p>
  </w:comment>
  <w:comment w:id="70" w:author="Sean Anderson" w:date="2021-10-27T21:25:00Z" w:initials="SA">
    <w:p w14:paraId="67DBC0A1" w14:textId="2E2A640D" w:rsidR="000D1C05" w:rsidRDefault="000D1C05">
      <w:pPr>
        <w:pStyle w:val="CommentText"/>
      </w:pPr>
      <w:r>
        <w:rPr>
          <w:rStyle w:val="CommentReference"/>
        </w:rPr>
        <w:annotationRef/>
      </w:r>
      <w:r>
        <w:t>Consider splitting paragraph here. This is a nice topic sente</w:t>
      </w:r>
      <w:r w:rsidR="00785E59">
        <w:t>nce and short paragraphs are more readable.</w:t>
      </w:r>
    </w:p>
  </w:comment>
  <w:comment w:id="71" w:author="Max Lindmark" w:date="2021-12-07T13:56:00Z" w:initials="MOU">
    <w:p w14:paraId="7C2A001B" w14:textId="73BFF493" w:rsidR="00AD7C42" w:rsidRDefault="00AD7C42" w:rsidP="008C1FC7">
      <w:pPr>
        <w:pStyle w:val="CommentText"/>
      </w:pPr>
      <w:r>
        <w:rPr>
          <w:rStyle w:val="CommentReference"/>
        </w:rPr>
        <w:annotationRef/>
      </w:r>
      <w:r w:rsidR="008C1FC7">
        <w:t>I tried to shorten it instead, since I think they fit together topic-wise</w:t>
      </w:r>
    </w:p>
  </w:comment>
  <w:comment w:id="84" w:author="Michele Casini" w:date="2021-05-11T01:02:00Z" w:initials="MC">
    <w:p w14:paraId="4642C554" w14:textId="7F46ED44" w:rsidR="00306414" w:rsidRPr="00865376" w:rsidRDefault="00306414">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85" w:author="Max Lindmark" w:date="2021-08-27T10:22:00Z" w:initials="MOU">
    <w:p w14:paraId="5EEAB3A5" w14:textId="0A056B63" w:rsidR="00EC25BF" w:rsidRDefault="00E41A63">
      <w:pPr>
        <w:pStyle w:val="CommentText"/>
      </w:pPr>
      <w:r>
        <w:t>Yes that’s true, and the author</w:t>
      </w:r>
      <w:r w:rsidR="00EC25BF">
        <w:rPr>
          <w:rStyle w:val="CommentReference"/>
        </w:rPr>
        <w:annotationRef/>
      </w:r>
      <w:r>
        <w:t xml:space="preserve"> authors point is that these represent variables that are constant or varying in space that are not explicitly accounted for, unlike the covariates.</w:t>
      </w:r>
    </w:p>
  </w:comment>
  <w:comment w:id="88" w:author="Sean Anderson" w:date="2021-10-27T21:34:00Z" w:initials="SA">
    <w:p w14:paraId="0DF635D5" w14:textId="5C373F3B" w:rsidR="006453E7" w:rsidRDefault="006453E7">
      <w:pPr>
        <w:pStyle w:val="CommentText"/>
      </w:pPr>
      <w:r>
        <w:rPr>
          <w:rStyle w:val="CommentReference"/>
        </w:rPr>
        <w:annotationRef/>
      </w:r>
      <w:r>
        <w:t>Something is off here</w:t>
      </w:r>
    </w:p>
  </w:comment>
  <w:comment w:id="89" w:author="Max Lindmark" w:date="2021-12-07T13:57:00Z" w:initials="MOU">
    <w:p w14:paraId="48F34765" w14:textId="14B59527" w:rsidR="00954170" w:rsidRDefault="00954170" w:rsidP="00954170">
      <w:pPr>
        <w:pStyle w:val="CommentText"/>
      </w:pPr>
      <w:r>
        <w:rPr>
          <w:rStyle w:val="CommentReference"/>
        </w:rPr>
        <w:annotationRef/>
      </w:r>
      <w:r>
        <w:t>fixed!</w:t>
      </w:r>
    </w:p>
  </w:comment>
  <w:comment w:id="108" w:author="Michele Casini" w:date="2021-05-11T01:28:00Z" w:initials="MC">
    <w:p w14:paraId="0326FE38" w14:textId="3D18A786" w:rsidR="00306414" w:rsidRPr="00586CB1" w:rsidRDefault="00306414">
      <w:pPr>
        <w:pStyle w:val="CommentText"/>
      </w:pPr>
      <w:r>
        <w:rPr>
          <w:rStyle w:val="CommentReference"/>
        </w:rPr>
        <w:annotationRef/>
      </w:r>
      <w:r w:rsidRPr="00586CB1">
        <w:t xml:space="preserve">But you speak also about inflows, that can be also due to </w:t>
      </w:r>
      <w:r>
        <w:t>“natural” variations?</w:t>
      </w:r>
    </w:p>
  </w:comment>
  <w:comment w:id="109" w:author="Max Lindmark" w:date="2021-08-27T11:10:00Z" w:initials="MOU">
    <w:p w14:paraId="3958DE16" w14:textId="2FB34ED4" w:rsidR="00E017E4" w:rsidRDefault="00E017E4">
      <w:pPr>
        <w:pStyle w:val="CommentText"/>
      </w:pPr>
      <w:r>
        <w:rPr>
          <w:rStyle w:val="CommentReference"/>
        </w:rPr>
        <w:annotationRef/>
      </w:r>
      <w:r>
        <w:t>Yes, I</w:t>
      </w:r>
      <w:r w:rsidR="005E1BAF">
        <w:t xml:space="preserve"> (&amp; they)</w:t>
      </w:r>
      <w:r w:rsidR="00FE20DB">
        <w:t xml:space="preserve"> probably</w:t>
      </w:r>
      <w:r>
        <w:t xml:space="preserve"> mean that these features make it extra sensitive to hypoxia</w:t>
      </w:r>
      <w:r w:rsidR="00D573E5">
        <w:t>. Added “are features that […]”</w:t>
      </w:r>
    </w:p>
  </w:comment>
  <w:comment w:id="110" w:author="Sean Anderson" w:date="2021-10-27T21:37:00Z" w:initials="SA">
    <w:p w14:paraId="61A05697" w14:textId="1F0EB60B" w:rsidR="00AE28D4" w:rsidRDefault="00AE28D4">
      <w:pPr>
        <w:pStyle w:val="CommentText"/>
      </w:pPr>
      <w:r>
        <w:rPr>
          <w:rStyle w:val="CommentReference"/>
        </w:rPr>
        <w:annotationRef/>
      </w:r>
      <w:r>
        <w:t>Sorry, leave as is if you’d like</w:t>
      </w:r>
    </w:p>
  </w:comment>
  <w:comment w:id="116" w:author="Michele Casini" w:date="2021-05-11T01:19:00Z" w:initials="MC">
    <w:p w14:paraId="74C7109C" w14:textId="2658BAD4" w:rsidR="00306414" w:rsidRPr="008F5A61" w:rsidRDefault="00306414">
      <w:pPr>
        <w:pStyle w:val="CommentText"/>
      </w:pPr>
      <w:r>
        <w:rPr>
          <w:rStyle w:val="CommentReference"/>
        </w:rPr>
        <w:annotationRef/>
      </w:r>
      <w:r w:rsidRPr="008F5A61">
        <w:t>I think this is what we should aim at.</w:t>
      </w:r>
    </w:p>
  </w:comment>
  <w:comment w:id="131" w:author="Max Lindmark" w:date="2021-12-13T16:12:00Z" w:initials="MOU">
    <w:p w14:paraId="578E9E84" w14:textId="36BDF41F" w:rsidR="00792C83" w:rsidRDefault="00792C83" w:rsidP="00792C83">
      <w:pPr>
        <w:pStyle w:val="CommentText"/>
      </w:pPr>
      <w:r>
        <w:rPr>
          <w:rStyle w:val="CommentReference"/>
        </w:rPr>
        <w:annotationRef/>
      </w:r>
      <w:r>
        <w:t>I switched place between the model descriptions and the covariate section. This was because cod and flounder covariates are predictions from the models we describe in that section. So instead of saying “see below” it is now in a more natural order in my view at least. Note though this whole section (M&amp;Ms) has been edited a lot, but it’s not tracked because it would recognise moving the whole section as a move… I accepted the change for readability.</w:t>
      </w:r>
    </w:p>
  </w:comment>
  <w:comment w:id="143" w:author="Sean Anderson" w:date="2021-10-27T20:41:00Z" w:initials="SA">
    <w:p w14:paraId="67F4BFCA" w14:textId="77777777" w:rsidR="001C370B" w:rsidRDefault="001C370B" w:rsidP="001C370B">
      <w:pPr>
        <w:pStyle w:val="CommentText"/>
      </w:pPr>
      <w:r>
        <w:rPr>
          <w:rStyle w:val="CommentReference"/>
        </w:rPr>
        <w:annotationRef/>
      </w:r>
      <w:r>
        <w:t>Yes?</w:t>
      </w:r>
    </w:p>
  </w:comment>
  <w:comment w:id="144" w:author="Max Lindmark" w:date="2021-12-07T14:53:00Z" w:initials="MOU">
    <w:p w14:paraId="336E8778" w14:textId="77777777" w:rsidR="001C370B" w:rsidRDefault="001C370B" w:rsidP="001C370B">
      <w:pPr>
        <w:pStyle w:val="CommentText"/>
      </w:pPr>
      <w:r>
        <w:rPr>
          <w:rStyle w:val="CommentReference"/>
        </w:rPr>
        <w:annotationRef/>
      </w:r>
      <w:r>
        <w:t>yes!</w:t>
      </w:r>
    </w:p>
  </w:comment>
  <w:comment w:id="148" w:author="Sean Anderson" w:date="2021-11-30T01:48:00Z" w:initials="SA">
    <w:p w14:paraId="324FCD54" w14:textId="77777777" w:rsidR="001C370B" w:rsidRDefault="001C370B" w:rsidP="001C370B">
      <w:pPr>
        <w:pStyle w:val="CommentText"/>
      </w:pPr>
      <w:r>
        <w:rPr>
          <w:rStyle w:val="CommentReference"/>
        </w:rPr>
        <w:annotationRef/>
      </w:r>
      <w:r>
        <w:t>Maybe Lindgren 2011</w:t>
      </w:r>
    </w:p>
  </w:comment>
  <w:comment w:id="149" w:author="Max Lindmark" w:date="2021-12-07T14:54:00Z" w:initials="MOU">
    <w:p w14:paraId="3A84D4FA" w14:textId="77777777" w:rsidR="001C370B" w:rsidRDefault="001C370B" w:rsidP="001C370B">
      <w:pPr>
        <w:pStyle w:val="CommentText"/>
      </w:pPr>
      <w:r>
        <w:rPr>
          <w:rStyle w:val="CommentReference"/>
        </w:rPr>
        <w:annotationRef/>
      </w:r>
      <w:r>
        <w:t>done</w:t>
      </w:r>
    </w:p>
  </w:comment>
  <w:comment w:id="150" w:author="Sean Anderson" w:date="2021-11-30T02:15:00Z" w:initials="SA">
    <w:p w14:paraId="14EB3CE9" w14:textId="77777777" w:rsidR="001C370B" w:rsidRDefault="001C370B" w:rsidP="001C370B">
      <w:pPr>
        <w:pStyle w:val="CommentText"/>
      </w:pPr>
      <w:r>
        <w:rPr>
          <w:rStyle w:val="CommentReference"/>
        </w:rPr>
        <w:annotationRef/>
      </w:r>
      <w:r>
        <w:t>This is fine, but I think you could also drop the Matern equation if you want.</w:t>
      </w:r>
    </w:p>
  </w:comment>
  <w:comment w:id="151" w:author="Max Lindmark" w:date="2021-12-07T14:55:00Z" w:initials="MOU">
    <w:p w14:paraId="1F8C7211" w14:textId="77777777" w:rsidR="001C370B" w:rsidRDefault="001C370B" w:rsidP="001C370B">
      <w:pPr>
        <w:pStyle w:val="CommentText"/>
      </w:pPr>
      <w:r>
        <w:rPr>
          <w:rStyle w:val="CommentReference"/>
        </w:rPr>
        <w:annotationRef/>
      </w:r>
      <w:r>
        <w:t>ok! might as well keep it</w:t>
      </w:r>
    </w:p>
  </w:comment>
  <w:comment w:id="204" w:author="Sean Anderson" w:date="2021-10-27T20:43:00Z" w:initials="SA">
    <w:p w14:paraId="36B59AA0" w14:textId="77777777" w:rsidR="001C370B" w:rsidRDefault="001C370B" w:rsidP="001C370B">
      <w:pPr>
        <w:pStyle w:val="CommentText"/>
      </w:pPr>
      <w:r>
        <w:rPr>
          <w:rStyle w:val="CommentReference"/>
        </w:rPr>
        <w:annotationRef/>
      </w:r>
      <w:r>
        <w:t>Bizarrely not usually the case past some threshold! High resolution meshes often let the GMRF overfit the data. Eric and I are working on a paper highlighting that fact.</w:t>
      </w:r>
    </w:p>
  </w:comment>
  <w:comment w:id="205" w:author="Max Lindmark" w:date="2021-12-14T08:44:00Z" w:initials="MOU">
    <w:p w14:paraId="183936DA" w14:textId="7B04F24F" w:rsidR="00AE5458" w:rsidRDefault="00AE5458" w:rsidP="00AE5458">
      <w:pPr>
        <w:pStyle w:val="CommentText"/>
      </w:pPr>
      <w:r>
        <w:rPr>
          <w:rStyle w:val="CommentReference"/>
        </w:rPr>
        <w:annotationRef/>
      </w:r>
      <w:r>
        <w:t>Interesting! I added “up to a threshold” in case your paper would come out first, else we can rewrite to something like “is generally though to” or “can” or something weaker.</w:t>
      </w:r>
    </w:p>
  </w:comment>
  <w:comment w:id="214" w:author="Max Lindmark" w:date="2021-10-11T16:30:00Z" w:initials="MOU">
    <w:p w14:paraId="6FF9BBB2" w14:textId="77777777" w:rsidR="001C370B" w:rsidRDefault="001C370B" w:rsidP="001C370B">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215" w:author="Sean Anderson" w:date="2021-10-27T20:45:00Z" w:initials="SA">
    <w:p w14:paraId="5AA2981E" w14:textId="77777777" w:rsidR="001C370B" w:rsidRDefault="001C370B" w:rsidP="001C370B">
      <w:pPr>
        <w:pStyle w:val="CommentText"/>
      </w:pPr>
      <w:r>
        <w:rPr>
          <w:rStyle w:val="CommentReference"/>
        </w:rPr>
        <w:annotationRef/>
      </w:r>
      <w:r>
        <w:t>This seems fine. People use all sorts of thresholds. Generally if everything else is fine and this is pretty small, it’s just a matter of how long you want to run the optimizer to crunch this down further.</w:t>
      </w:r>
    </w:p>
  </w:comment>
  <w:comment w:id="216" w:author="Max Lindmark" w:date="2021-12-14T08:56:00Z" w:initials="MOU">
    <w:p w14:paraId="5B4A146D" w14:textId="4128DA95" w:rsidR="00B94947" w:rsidRDefault="00B94947" w:rsidP="00B94947">
      <w:pPr>
        <w:pStyle w:val="CommentText"/>
      </w:pPr>
      <w:r>
        <w:rPr>
          <w:rStyle w:val="CommentReference"/>
        </w:rPr>
        <w:annotationRef/>
      </w:r>
      <w:r>
        <w:t>Ok I see! I do not get any warnings about the maximum absolute gradient, so it must be above the threshold for that warning message (which I couldn’t find the value of!)</w:t>
      </w:r>
    </w:p>
  </w:comment>
  <w:comment w:id="259" w:author="Michele Casini" w:date="2021-06-01T00:30:00Z" w:initials="MC">
    <w:p w14:paraId="535015B2" w14:textId="77777777" w:rsidR="000B7658" w:rsidRDefault="000B7658" w:rsidP="000B7658">
      <w:pPr>
        <w:pStyle w:val="CommentText"/>
      </w:pPr>
      <w:r>
        <w:rPr>
          <w:rStyle w:val="CommentReference"/>
        </w:rPr>
        <w:annotationRef/>
      </w:r>
      <w:r>
        <w:t>The reason of the different spatial resolution used for different predictors should be explained.</w:t>
      </w:r>
    </w:p>
    <w:p w14:paraId="425D3238" w14:textId="77777777" w:rsidR="000B7658" w:rsidRDefault="000B7658" w:rsidP="000B7658">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260" w:author="Max Lindmark" w:date="2021-08-26T17:16:00Z" w:initials="MOU">
    <w:p w14:paraId="0C5C5F0C" w14:textId="0A3D4683" w:rsidR="000B7658" w:rsidRDefault="000B7658" w:rsidP="000B7658">
      <w:pPr>
        <w:pStyle w:val="CommentText"/>
      </w:pPr>
      <w:r>
        <w:rPr>
          <w:rStyle w:val="CommentReference"/>
        </w:rPr>
        <w:annotationRef/>
      </w:r>
      <w:r w:rsidR="00BD7577">
        <w:rPr>
          <w:rStyle w:val="CommentReference"/>
        </w:rPr>
        <w:t xml:space="preserve">I’m leaning towards </w:t>
      </w:r>
      <w:r w:rsidR="00F33A33">
        <w:rPr>
          <w:rStyle w:val="CommentReference"/>
        </w:rPr>
        <w:t>keeping the covariates we have now and</w:t>
      </w:r>
      <w:r w:rsidR="00631A0F">
        <w:rPr>
          <w:rStyle w:val="CommentReference"/>
        </w:rPr>
        <w:t xml:space="preserve"> simply state that the scale was chosen to reflect </w:t>
      </w:r>
      <w:r w:rsidR="00960FF3">
        <w:rPr>
          <w:rStyle w:val="CommentReference"/>
        </w:rPr>
        <w:t xml:space="preserve">both data availability and biology (e.g., pelagic species on a larger scale, whereas </w:t>
      </w:r>
      <w:r w:rsidR="002E6094">
        <w:rPr>
          <w:rStyle w:val="CommentReference"/>
        </w:rPr>
        <w:t xml:space="preserve">environmental conditions and benthic species on either haul or </w:t>
      </w:r>
      <w:r w:rsidR="004F5F70">
        <w:rPr>
          <w:rStyle w:val="CommentReference"/>
        </w:rPr>
        <w:t>ices rectangle, which corresponds roughly to movement patterns of cod.</w:t>
      </w:r>
    </w:p>
  </w:comment>
  <w:comment w:id="261" w:author="Max Lindmark" w:date="2021-12-07T14:34:00Z" w:initials="MOU">
    <w:p w14:paraId="5CD7314B" w14:textId="12B33113" w:rsidR="00112E86" w:rsidRDefault="00112E86" w:rsidP="00112E86">
      <w:pPr>
        <w:pStyle w:val="CommentText"/>
      </w:pPr>
      <w:r>
        <w:rPr>
          <w:rStyle w:val="CommentReference"/>
        </w:rPr>
        <w:annotationRef/>
      </w:r>
      <w:r>
        <w:t>Ok, so now we include all variables at all scales</w:t>
      </w:r>
    </w:p>
  </w:comment>
  <w:comment w:id="262" w:author="Max Lindmark" w:date="2021-12-13T14:36:00Z" w:initials="MOU">
    <w:p w14:paraId="345466E5" w14:textId="4516C8B0" w:rsidR="00B24412" w:rsidRDefault="00B24412" w:rsidP="00B24412">
      <w:pPr>
        <w:pStyle w:val="CommentText"/>
      </w:pPr>
      <w:r>
        <w:rPr>
          <w:rStyle w:val="CommentReference"/>
        </w:rPr>
        <w:annotationRef/>
      </w:r>
      <w:r>
        <w:t>See motivation in the edited text</w:t>
      </w:r>
    </w:p>
  </w:comment>
  <w:comment w:id="280" w:author="Michele Casini" w:date="2021-05-11T02:38:00Z" w:initials="MC">
    <w:p w14:paraId="355EDC52" w14:textId="77777777" w:rsidR="00EB5A0C" w:rsidRPr="00AF645A" w:rsidRDefault="00EB5A0C" w:rsidP="00EB5A0C">
      <w:pPr>
        <w:pStyle w:val="CommentText"/>
      </w:pPr>
      <w:r>
        <w:rPr>
          <w:rStyle w:val="CommentReference"/>
        </w:rPr>
        <w:annotationRef/>
      </w:r>
      <w:r w:rsidRPr="00AF645A">
        <w:t>These refs are only for oxygen, not for temperature, right</w:t>
      </w:r>
      <w:r>
        <w:t>?</w:t>
      </w:r>
    </w:p>
  </w:comment>
  <w:comment w:id="281" w:author="Max Lindmark" w:date="2021-09-01T16:03:00Z" w:initials="MOU">
    <w:p w14:paraId="13371301" w14:textId="77777777" w:rsidR="00EB5A0C" w:rsidRDefault="00EB5A0C" w:rsidP="00EB5A0C">
      <w:pPr>
        <w:pStyle w:val="CommentText"/>
      </w:pPr>
      <w:r>
        <w:rPr>
          <w:rStyle w:val="CommentReference"/>
        </w:rPr>
        <w:annotationRef/>
      </w:r>
      <w:r>
        <w:t>Yes!</w:t>
      </w:r>
    </w:p>
  </w:comment>
  <w:comment w:id="291" w:author="Max Lindmark" w:date="2021-12-07T14:38:00Z" w:initials="MOU">
    <w:p w14:paraId="5192C3DF" w14:textId="3B943252" w:rsidR="00481F3B" w:rsidRDefault="00481F3B"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300" w:author="Max Lindmark" w:date="2021-12-20T18:03:00Z" w:initials="MOU">
    <w:p w14:paraId="74BD4AE4" w14:textId="5B120D1D" w:rsidR="000F1995" w:rsidRDefault="000F1995">
      <w:pPr>
        <w:pStyle w:val="CommentText"/>
      </w:pPr>
      <w:r>
        <w:rPr>
          <w:rStyle w:val="CommentReference"/>
        </w:rPr>
        <w:annotationRef/>
      </w:r>
      <w:r>
        <w:t>This correct Mayya?</w:t>
      </w:r>
    </w:p>
  </w:comment>
  <w:comment w:id="340" w:author="Max Lindmark" w:date="2021-12-15T13:27:00Z" w:initials="MOU">
    <w:p w14:paraId="45BDF49A" w14:textId="77777777" w:rsidR="00AD5C88" w:rsidRDefault="00AD5C88">
      <w:r>
        <w:rPr>
          <w:rStyle w:val="CommentReference"/>
        </w:rPr>
        <w:annotationRef/>
      </w:r>
      <w:r>
        <w:rPr>
          <w:sz w:val="20"/>
          <w:szCs w:val="20"/>
        </w:rPr>
        <w:t>Mich pointed out that it might be problematic to use the same variables here, so for the model that we use to predict densities onto the condition data, I just used depth as a covariate.</w:t>
      </w:r>
    </w:p>
    <w:p w14:paraId="235D9A54" w14:textId="77777777" w:rsidR="00AD5C88" w:rsidRDefault="00AD5C88"/>
    <w:p w14:paraId="028669DC" w14:textId="58F64EF2" w:rsidR="00AD5C88" w:rsidRDefault="006A3881" w:rsidP="00AD5C88">
      <w:pPr>
        <w:pStyle w:val="CommentText"/>
      </w:pPr>
      <w:hyperlink r:id="rId1" w:anchor="L121-L156" w:history="1">
        <w:r w:rsidR="00AD5C88" w:rsidRPr="003A695A">
          <w:rPr>
            <w:rStyle w:val="Hyperlink"/>
          </w:rPr>
          <w:t>https://github.com/maxlindmark/cod_condition/blob/master/R/clean_data/cod_fle_density_models_as_covars.Rmd#L121-L156</w:t>
        </w:r>
      </w:hyperlink>
      <w:r w:rsidR="00AD5C88">
        <w:t xml:space="preserve"> </w:t>
      </w:r>
    </w:p>
  </w:comment>
  <w:comment w:id="358" w:author="Sean Anderson" w:date="2021-11-30T01:31:00Z" w:initials="SA">
    <w:p w14:paraId="601FF583" w14:textId="77777777" w:rsidR="00323F27" w:rsidRDefault="00323F27">
      <w:pPr>
        <w:pStyle w:val="CommentText"/>
      </w:pPr>
      <w:r>
        <w:rPr>
          <w:rStyle w:val="CommentReference"/>
        </w:rPr>
        <w:annotationRef/>
      </w:r>
      <w:r>
        <w:t>I think it’s a bit confusing how this is currently worded. Toe need to fit the minimal model for this test? Is the comparison on the 20% vs. the 80% or how the 80 to 20 compare for the 2 models (minimal and full)?</w:t>
      </w:r>
    </w:p>
    <w:p w14:paraId="5CB4130D" w14:textId="77777777" w:rsidR="00323F27" w:rsidRDefault="00323F27">
      <w:pPr>
        <w:pStyle w:val="CommentText"/>
      </w:pPr>
    </w:p>
    <w:p w14:paraId="2F295935" w14:textId="77777777" w:rsidR="00323F27" w:rsidRDefault="00570397">
      <w:pPr>
        <w:pStyle w:val="CommentText"/>
      </w:pPr>
      <w:r>
        <w:t>I’m thinking that reasonable out-of-sample prediction with the full model is sufficient.</w:t>
      </w:r>
    </w:p>
    <w:p w14:paraId="4EA46F24" w14:textId="77777777" w:rsidR="00570397" w:rsidRDefault="00570397">
      <w:pPr>
        <w:pStyle w:val="CommentText"/>
      </w:pPr>
    </w:p>
    <w:p w14:paraId="60CB6E55" w14:textId="74B85FA0" w:rsidR="00570397" w:rsidRDefault="00570397">
      <w:pPr>
        <w:pStyle w:val="CommentText"/>
      </w:pPr>
      <w:r>
        <w:t>Honestly, given the dataset size, I don’t think anyone would think the full model is unreasonable. The penalty for too many covariates is larger CIs.</w:t>
      </w:r>
    </w:p>
  </w:comment>
  <w:comment w:id="384" w:author="Sean Anderson" w:date="2021-10-27T21:40:00Z" w:initials="SA">
    <w:p w14:paraId="56802AC8" w14:textId="19FD8B4E" w:rsidR="00A42DDA" w:rsidRDefault="00A42DDA">
      <w:pPr>
        <w:pStyle w:val="CommentText"/>
      </w:pPr>
      <w:r>
        <w:rPr>
          <w:rStyle w:val="CommentReference"/>
        </w:rPr>
        <w:annotationRef/>
      </w:r>
      <w:r>
        <w:t>Round both to 1</w:t>
      </w:r>
      <w:r w:rsidR="00A23F46">
        <w:t xml:space="preserve"> decimal</w:t>
      </w:r>
      <w:r>
        <w:t>?</w:t>
      </w:r>
    </w:p>
  </w:comment>
  <w:comment w:id="385" w:author="Max Lindmark" w:date="2021-12-14T08:58:00Z" w:initials="MOU">
    <w:p w14:paraId="7E6E2BC0" w14:textId="5AA1F466" w:rsidR="00B94947" w:rsidRDefault="00B94947" w:rsidP="00B94947">
      <w:pPr>
        <w:pStyle w:val="CommentText"/>
      </w:pPr>
      <w:r>
        <w:rPr>
          <w:rStyle w:val="CommentReference"/>
        </w:rPr>
        <w:annotationRef/>
      </w:r>
      <w:r>
        <w:t>Or two for both perhaps?</w:t>
      </w:r>
    </w:p>
  </w:comment>
  <w:comment w:id="404" w:author="Sean Anderson" w:date="2021-11-30T01:52:00Z" w:initials="SA">
    <w:p w14:paraId="153410FD" w14:textId="7AF70F90" w:rsidR="000308F2" w:rsidRDefault="000308F2">
      <w:pPr>
        <w:pStyle w:val="CommentText"/>
      </w:pPr>
      <w:r>
        <w:rPr>
          <w:rStyle w:val="CommentReference"/>
        </w:rPr>
        <w:annotationRef/>
      </w:r>
      <w:r>
        <w:t xml:space="preserve">If you want an easy way to get uncertainty on this, you can use the </w:t>
      </w:r>
      <w:r w:rsidR="007B6B95">
        <w:t>MVN simulation option… predict(… sims = 500) or sdmTMB::spread_sims() to get parameter draws themselves. Then do your calculation on the draws and summarize.</w:t>
      </w:r>
    </w:p>
  </w:comment>
  <w:comment w:id="405" w:author="Max Lindmark" w:date="2021-12-15T16:52:00Z" w:initials="MOU">
    <w:p w14:paraId="12F143A1" w14:textId="77777777" w:rsidR="002123F6" w:rsidRDefault="002123F6">
      <w:r>
        <w:rPr>
          <w:rStyle w:val="CommentReference"/>
        </w:rPr>
        <w:annotationRef/>
      </w:r>
      <w:r>
        <w:rPr>
          <w:sz w:val="20"/>
          <w:szCs w:val="20"/>
        </w:rPr>
        <w:t>Very cool! This is what I do now (see e-mail comment about the condition factor). This is the code I use to calculate these summaries:</w:t>
      </w:r>
    </w:p>
    <w:p w14:paraId="4CBC42A4" w14:textId="77777777" w:rsidR="002123F6" w:rsidRDefault="002123F6"/>
    <w:p w14:paraId="6D556E88" w14:textId="77777777" w:rsidR="002123F6" w:rsidRDefault="006A3881">
      <w:hyperlink r:id="rId2" w:anchor="L468-L556" w:history="1">
        <w:r w:rsidR="002123F6" w:rsidRPr="007575D2">
          <w:rPr>
            <w:rStyle w:val="Hyperlink"/>
            <w:sz w:val="20"/>
            <w:szCs w:val="20"/>
          </w:rPr>
          <w:t>https://github.com/maxlindmark/cod_condition/blob/master/R/analysis/condition_model.Rmd#L468-L556</w:t>
        </w:r>
      </w:hyperlink>
    </w:p>
    <w:p w14:paraId="07962FDB" w14:textId="017E5943" w:rsidR="002123F6" w:rsidRDefault="002123F6" w:rsidP="002123F6">
      <w:pPr>
        <w:pStyle w:val="CommentText"/>
      </w:pPr>
    </w:p>
  </w:comment>
  <w:comment w:id="455" w:author="Max Lindmark" w:date="2021-12-15T17:56:00Z" w:initials="MOU">
    <w:p w14:paraId="2358645C" w14:textId="6DABD19F" w:rsidR="00A216B6" w:rsidRDefault="00A216B6" w:rsidP="00A216B6">
      <w:pPr>
        <w:pStyle w:val="CommentText"/>
      </w:pPr>
      <w:r>
        <w:rPr>
          <w:rStyle w:val="CommentReference"/>
        </w:rPr>
        <w:annotationRef/>
      </w:r>
      <w:r>
        <w:t>surprisingly this is pretty positive</w:t>
      </w:r>
    </w:p>
  </w:comment>
  <w:comment w:id="543" w:author="Michele Casini" w:date="2021-06-08T21:13:00Z" w:initials="MC">
    <w:p w14:paraId="012AF273" w14:textId="312210CE" w:rsidR="00306414" w:rsidRDefault="00306414">
      <w:pPr>
        <w:pStyle w:val="CommentText"/>
      </w:pPr>
      <w:r>
        <w:rPr>
          <w:rStyle w:val="CommentReference"/>
        </w:rPr>
        <w:annotationRef/>
      </w:r>
      <w:r>
        <w:t>Or condition?</w:t>
      </w:r>
    </w:p>
  </w:comment>
  <w:comment w:id="544" w:author="Max Lindmark" w:date="2021-09-01T16:27:00Z" w:initials="MOU">
    <w:p w14:paraId="2C06EF22" w14:textId="545BC047" w:rsidR="00FC0154" w:rsidRDefault="00FC0154">
      <w:pPr>
        <w:pStyle w:val="CommentText"/>
      </w:pPr>
      <w:r>
        <w:rPr>
          <w:rStyle w:val="CommentReference"/>
        </w:rPr>
        <w:annotationRef/>
      </w:r>
      <w:r>
        <w:t>Technically weight</w:t>
      </w:r>
      <w:r w:rsidR="00441579">
        <w:t xml:space="preserve"> so maybe we stick with that.</w:t>
      </w:r>
    </w:p>
  </w:comment>
  <w:comment w:id="540" w:author="Max Lindmark" w:date="2021-04-27T15:18:00Z" w:initials="ML">
    <w:p w14:paraId="14B9A6E1" w14:textId="32EC5B51" w:rsidR="00306414" w:rsidRPr="005B73F1" w:rsidRDefault="00306414">
      <w:pPr>
        <w:pStyle w:val="CommentText"/>
      </w:pPr>
      <w:r>
        <w:rPr>
          <w:rStyle w:val="CommentReference"/>
        </w:rPr>
        <w:annotationRef/>
      </w:r>
      <w:hyperlink r:id="rId3" w:history="1">
        <w:r w:rsidRPr="003C62D3">
          <w:rPr>
            <w:rStyle w:val="Hyperlink"/>
          </w:rPr>
          <w:t>https://stats.stackexchange.com/questions/2142/linear-regression-effect-sizes-when-using-transformed-variables</w:t>
        </w:r>
      </w:hyperlink>
      <w:r w:rsidRPr="005B73F1">
        <w:t xml:space="preserve"> </w:t>
      </w:r>
    </w:p>
  </w:comment>
  <w:comment w:id="541" w:author="Michele Casini" w:date="2021-06-08T21:04:00Z" w:initials="MC">
    <w:p w14:paraId="23AC86B2" w14:textId="2846056C" w:rsidR="00306414" w:rsidRDefault="00306414">
      <w:pPr>
        <w:pStyle w:val="CommentText"/>
      </w:pPr>
      <w:r>
        <w:rPr>
          <w:rStyle w:val="CommentReference"/>
        </w:rPr>
        <w:annotationRef/>
      </w:r>
      <w:r>
        <w:t>maybe good to say also the % in non-transformed units.</w:t>
      </w:r>
    </w:p>
  </w:comment>
  <w:comment w:id="542" w:author="Max Lindmark" w:date="2021-12-16T14:22:00Z" w:initials="MOU">
    <w:p w14:paraId="1FB4B106" w14:textId="09EEF003" w:rsidR="00770039" w:rsidRDefault="00770039" w:rsidP="00770039">
      <w:pPr>
        <w:pStyle w:val="CommentText"/>
      </w:pPr>
      <w:r>
        <w:rPr>
          <w:rStyle w:val="CommentReference"/>
        </w:rPr>
        <w:annotationRef/>
      </w:r>
      <w:r>
        <w:t>Ok! I used 380g as an example because it is the median weight and is even enough :)</w:t>
      </w:r>
    </w:p>
  </w:comment>
  <w:comment w:id="582" w:author="Max Lindmark" w:date="2021-12-15T18:12:00Z" w:initials="MOU">
    <w:p w14:paraId="0862A886" w14:textId="5DC18359" w:rsidR="005934F0" w:rsidRDefault="005934F0" w:rsidP="005934F0">
      <w:pPr>
        <w:pStyle w:val="CommentText"/>
      </w:pPr>
      <w:r>
        <w:rPr>
          <w:rStyle w:val="CommentReference"/>
        </w:rPr>
        <w:annotationRef/>
      </w:r>
      <w:r>
        <w:t>I think we can make the point here with oxygen as an example (i.e. the calculations based on effect sizes and the change in biomass-weighted population values)</w:t>
      </w:r>
    </w:p>
  </w:comment>
  <w:comment w:id="674" w:author="Michele Casini" w:date="2021-07-02T21:24:00Z" w:initials="MC">
    <w:p w14:paraId="1D616B5C" w14:textId="181C37F9" w:rsidR="00306414" w:rsidRDefault="00306414">
      <w:pPr>
        <w:pStyle w:val="CommentText"/>
      </w:pPr>
      <w:r>
        <w:rPr>
          <w:rStyle w:val="CommentReference"/>
        </w:rPr>
        <w:annotationRef/>
      </w:r>
      <w:r>
        <w:t>It could be, but also not, since it as many assumptions too. I suggest to delete it.</w:t>
      </w:r>
    </w:p>
  </w:comment>
  <w:comment w:id="675" w:author="Max Lindmark" w:date="2021-08-27T09:25:00Z" w:initials="MOU">
    <w:p w14:paraId="7F547035" w14:textId="267A66FE" w:rsidR="00BB7E04" w:rsidRDefault="00D2318B">
      <w:pPr>
        <w:pStyle w:val="CommentText"/>
      </w:pPr>
      <w:r>
        <w:t xml:space="preserve">Hmm, wouldn’t it have fewer </w:t>
      </w:r>
      <w:r w:rsidR="00BB7E04">
        <w:rPr>
          <w:rStyle w:val="CommentReference"/>
        </w:rPr>
        <w:annotationRef/>
      </w:r>
      <w:r w:rsidR="001C390C">
        <w:t>assumptions</w:t>
      </w:r>
      <w:r>
        <w:t xml:space="preserve"> though?</w:t>
      </w:r>
    </w:p>
    <w:p w14:paraId="428B4121" w14:textId="77777777" w:rsidR="00BB7E04" w:rsidRDefault="00BB7E04">
      <w:pPr>
        <w:pStyle w:val="CommentText"/>
      </w:pPr>
    </w:p>
    <w:p w14:paraId="6E3CDAFB" w14:textId="12C8E58D" w:rsidR="00BB7E04" w:rsidRDefault="00BB7E04">
      <w:pPr>
        <w:pStyle w:val="CommentText"/>
      </w:pPr>
      <w:r>
        <w:t xml:space="preserve">In the </w:t>
      </w:r>
      <w:r w:rsidR="00D2318B">
        <w:t xml:space="preserve">depth-based </w:t>
      </w:r>
      <w:r>
        <w:t>approach, it is implicitly assumed that cod in a certain depth experience the average oxygen concentration at that depth in the whole sd</w:t>
      </w:r>
      <w:r w:rsidR="001D5C78">
        <w:t xml:space="preserve">. </w:t>
      </w:r>
    </w:p>
    <w:p w14:paraId="1EF08D06" w14:textId="77777777" w:rsidR="00BB7E04" w:rsidRDefault="00BB7E04">
      <w:pPr>
        <w:pStyle w:val="CommentText"/>
      </w:pPr>
    </w:p>
    <w:p w14:paraId="023564DC" w14:textId="16177E0A" w:rsidR="00BB7E04" w:rsidRDefault="00BB7E04">
      <w:pPr>
        <w:pStyle w:val="CommentText"/>
      </w:pPr>
      <w:r>
        <w:t xml:space="preserve">I can rephrase: “This approach therefore takes into account that cod are distributed in areas with </w:t>
      </w:r>
      <w:r w:rsidR="005A5713">
        <w:t>higher-than-average</w:t>
      </w:r>
      <w:r>
        <w:t xml:space="preserve"> oxygen conditions for a particular depth”</w:t>
      </w:r>
    </w:p>
  </w:comment>
  <w:comment w:id="692" w:author="Sean Anderson" w:date="2021-11-30T02:07:00Z" w:initials="SA">
    <w:p w14:paraId="361271EF" w14:textId="3069A467" w:rsidR="00907682" w:rsidRDefault="00907682">
      <w:pPr>
        <w:pStyle w:val="CommentText"/>
      </w:pPr>
      <w:r>
        <w:rPr>
          <w:rStyle w:val="CommentReference"/>
        </w:rPr>
        <w:annotationRef/>
      </w:r>
      <w:r>
        <w:t>?</w:t>
      </w:r>
    </w:p>
  </w:comment>
  <w:comment w:id="722" w:author="Sean Anderson" w:date="2021-11-30T02:08:00Z" w:initials="SA">
    <w:p w14:paraId="19F5DB7E" w14:textId="0287274F" w:rsidR="00145901" w:rsidRDefault="00145901">
      <w:pPr>
        <w:pStyle w:val="CommentText"/>
      </w:pPr>
      <w:r>
        <w:rPr>
          <w:rStyle w:val="CommentReference"/>
        </w:rPr>
        <w:annotationRef/>
      </w:r>
      <w:r>
        <w:t>Maybe notable?</w:t>
      </w:r>
    </w:p>
  </w:comment>
  <w:comment w:id="720" w:author="Michele Casini" w:date="2021-07-02T21:42:00Z" w:initials="MC">
    <w:p w14:paraId="41BFD12B" w14:textId="39301DAC" w:rsidR="00C45F4C" w:rsidRDefault="00C45F4C">
      <w:pPr>
        <w:pStyle w:val="CommentText"/>
      </w:pPr>
      <w:r>
        <w:rPr>
          <w:rStyle w:val="CommentReference"/>
        </w:rPr>
        <w:annotationRef/>
      </w:r>
      <w:r>
        <w:t>Add also Haase et al 2020, MEPS and what they say.</w:t>
      </w:r>
    </w:p>
  </w:comment>
  <w:comment w:id="721" w:author="Max Lindmark" w:date="2021-08-27T10:11:00Z" w:initials="MOU">
    <w:p w14:paraId="7FFE035D" w14:textId="5F178852" w:rsidR="00726071" w:rsidRDefault="00726071">
      <w:pPr>
        <w:pStyle w:val="CommentText"/>
      </w:pPr>
      <w:r>
        <w:rPr>
          <w:rStyle w:val="CommentReference"/>
        </w:rPr>
        <w:annotationRef/>
      </w:r>
      <w:r>
        <w:t xml:space="preserve">It’s difficult to make the same </w:t>
      </w:r>
      <w:r w:rsidR="00344501">
        <w:t>kind of comparison</w:t>
      </w:r>
      <w:r>
        <w:t xml:space="preserve"> because the</w:t>
      </w:r>
      <w:r w:rsidR="00344501">
        <w:t>ir</w:t>
      </w:r>
      <w:r>
        <w:t xml:space="preserve"> data starts in 2006, </w:t>
      </w:r>
      <w:r w:rsidR="005A5713">
        <w:t>i.e.,</w:t>
      </w:r>
      <w:r>
        <w:t xml:space="preserve"> after the plateau</w:t>
      </w:r>
    </w:p>
  </w:comment>
  <w:comment w:id="740" w:author="Michele Casini" w:date="2021-07-02T21: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741" w:author="Max Lindmark" w:date="2021-08-27T11:39:00Z" w:initials="MOU">
    <w:p w14:paraId="1A91F292" w14:textId="41E86D4B" w:rsidR="001C390C" w:rsidRPr="007F4B3B" w:rsidRDefault="001C390C">
      <w:pPr>
        <w:pStyle w:val="CommentText"/>
      </w:pPr>
      <w:r w:rsidRPr="007F4B3B">
        <w:rPr>
          <w:rStyle w:val="CommentReference"/>
        </w:rPr>
        <w:annotationRef/>
      </w:r>
      <w:r w:rsidR="00076E9D" w:rsidRPr="007F4B3B">
        <w:t>Yes that’s true</w:t>
      </w:r>
      <w:r w:rsidR="001F58A4">
        <w:t>. I can make an appendix plot showing time trends of oxygen by SD.</w:t>
      </w:r>
    </w:p>
  </w:comment>
  <w:comment w:id="742" w:author="Max Lindmark" w:date="2021-12-20T16:00:00Z" w:initials="MOU">
    <w:p w14:paraId="627E214F" w14:textId="081ADDF8" w:rsidR="00DD45F0" w:rsidRDefault="00DD45F0">
      <w:pPr>
        <w:pStyle w:val="CommentText"/>
      </w:pPr>
      <w:r>
        <w:rPr>
          <w:rStyle w:val="CommentReference"/>
        </w:rPr>
        <w:annotationRef/>
      </w:r>
      <w:r w:rsidR="00950A80">
        <w:rPr>
          <w:b/>
          <w:bCs/>
        </w:rPr>
        <w:t xml:space="preserve">Mich you wrote: </w:t>
      </w:r>
      <w:r w:rsidR="00950A80">
        <w:cr/>
      </w:r>
      <w:r w:rsidR="00950A80">
        <w:cr/>
        <w:t>“I don’t agree with this conclusion. We do not have the elements to draw such strong conclusion.”</w:t>
      </w:r>
      <w:r w:rsidR="00950A80">
        <w:cr/>
      </w:r>
      <w:r w:rsidR="00950A80">
        <w:cr/>
        <w:t xml:space="preserve">I changed a few words. Do you agree? Basically, the findings that condition declines everywhere and for all sizes to me strongly suggests that the decline of a specific prey seems like an unlikely driver (especially in the light of effect sizes). For instance, saduria is abundant in the southwest but condition declines etc. </w:t>
      </w:r>
    </w:p>
  </w:comment>
  <w:comment w:id="758" w:author="Max Lindmark" w:date="2021-12-20T15:54:00Z" w:initials="MOU">
    <w:p w14:paraId="706C01A3" w14:textId="60FFE9F9" w:rsidR="00AB6F36" w:rsidRDefault="00AB6F36">
      <w:pPr>
        <w:pStyle w:val="CommentText"/>
      </w:pPr>
      <w:r>
        <w:rPr>
          <w:rStyle w:val="CommentReference"/>
        </w:rPr>
        <w:annotationRef/>
      </w:r>
      <w:r>
        <w:rPr>
          <w:b/>
          <w:bCs/>
        </w:rPr>
        <w:t xml:space="preserve">Mich you wrote: </w:t>
      </w:r>
      <w:r>
        <w:rPr>
          <w:b/>
          <w:bCs/>
        </w:rPr>
        <w:cr/>
      </w:r>
      <w:r>
        <w:cr/>
        <w:t>“Not to the lowest, but a strong decline started in early 1990s, needs to be reformulated.”</w:t>
      </w:r>
      <w:r>
        <w:cr/>
      </w:r>
      <w:r>
        <w:cr/>
        <w:t xml:space="preserve">What do you mean by that? If I read her Fig. 5 correctly, growth in 1995-2005 had not yet reached an all time low. </w:t>
      </w:r>
    </w:p>
  </w:comment>
  <w:comment w:id="764" w:author="Sean Anderson" w:date="2021-11-30T02:09:00Z" w:initials="SA">
    <w:p w14:paraId="7898F00A" w14:textId="77664F77" w:rsidR="00B8420C" w:rsidRDefault="00B8420C">
      <w:pPr>
        <w:pStyle w:val="CommentText"/>
      </w:pPr>
      <w:r>
        <w:rPr>
          <w:rStyle w:val="CommentReference"/>
        </w:rPr>
        <w:annotationRef/>
      </w:r>
      <w:r>
        <w:t>Missing a word or two</w:t>
      </w:r>
    </w:p>
  </w:comment>
  <w:comment w:id="773" w:author="Sean Anderson" w:date="2021-11-30T02:10:00Z" w:initials="SA">
    <w:p w14:paraId="3F630714" w14:textId="612D1051" w:rsidR="009D1B42" w:rsidRDefault="009D1B42">
      <w:pPr>
        <w:pStyle w:val="CommentText"/>
      </w:pPr>
      <w:r>
        <w:rPr>
          <w:rStyle w:val="CommentReference"/>
        </w:rPr>
        <w:annotationRef/>
      </w:r>
      <w:r>
        <w:t>Can we say this any other way? Maybe flip it around. Evaluating factors as</w:t>
      </w:r>
      <w:r w:rsidR="00C247E6">
        <w:t>sociate</w:t>
      </w:r>
      <w:r>
        <w:t xml:space="preserve">d… would enable </w:t>
      </w:r>
      <w:r w:rsidR="00C247E6">
        <w:t>us to understand…</w:t>
      </w:r>
    </w:p>
  </w:comment>
  <w:comment w:id="774" w:author="Sean Anderson" w:date="2021-11-30T02:11:00Z" w:initials="SA">
    <w:p w14:paraId="1F27FE51" w14:textId="75123C5C" w:rsidR="00C247E6" w:rsidRDefault="00C247E6">
      <w:pPr>
        <w:pStyle w:val="CommentText"/>
      </w:pPr>
      <w:r>
        <w:rPr>
          <w:rStyle w:val="CommentReference"/>
        </w:rPr>
        <w:annotationRef/>
      </w:r>
      <w:r>
        <w:t>Should ref come after this or is it not about cod?</w:t>
      </w:r>
    </w:p>
  </w:comment>
  <w:comment w:id="781" w:author="Max Lindmark" w:date="2021-10-12T16:10:00Z" w:initials="MOU">
    <w:p w14:paraId="23370FB5" w14:textId="5006F0E8" w:rsidR="00952402" w:rsidRDefault="00952402">
      <w:pPr>
        <w:pStyle w:val="CommentText"/>
      </w:pPr>
      <w:r>
        <w:t xml:space="preserve">How does this sound? Let me know </w:t>
      </w:r>
      <w:r w:rsidR="005D414D">
        <w:t>if you have other ideas on how to write this! (e.g., different topics or words for contribution).</w:t>
      </w:r>
    </w:p>
  </w:comment>
  <w:comment w:id="784" w:author="Michele Casini" w:date="2021-05-11T02:15:00Z" w:initials="MC">
    <w:p w14:paraId="32D90958" w14:textId="77777777" w:rsidR="007748F1" w:rsidRPr="00D851B1" w:rsidRDefault="007748F1"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785" w:author="Max Lindmark" w:date="2021-08-26T17:05:00Z" w:initials="MOU">
    <w:p w14:paraId="4B484584" w14:textId="77777777" w:rsidR="007748F1" w:rsidRDefault="007748F1"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795" w:author="Sean Anderson" w:date="2021-10-27T20:49:00Z" w:initials="SA">
    <w:p w14:paraId="23E18EDD" w14:textId="77777777" w:rsidR="00392D98" w:rsidRDefault="00392D98" w:rsidP="00392D98">
      <w:pPr>
        <w:pStyle w:val="CommentText"/>
      </w:pPr>
      <w:r>
        <w:rPr>
          <w:rStyle w:val="CommentReference"/>
        </w:rPr>
        <w:annotationRef/>
      </w:r>
      <w:r>
        <w:t>Is what I wrote correct?</w:t>
      </w:r>
    </w:p>
  </w:comment>
  <w:comment w:id="796" w:author="Max Lindmark" w:date="2021-12-09T08:28:00Z" w:initials="MOU">
    <w:p w14:paraId="1F327806" w14:textId="77777777" w:rsidR="00392D98" w:rsidRDefault="00392D98" w:rsidP="00392D98">
      <w:pPr>
        <w:pStyle w:val="CommentText"/>
      </w:pPr>
      <w:r>
        <w:rPr>
          <w:rStyle w:val="CommentReference"/>
        </w:rPr>
        <w:annotationRef/>
      </w:r>
      <w:r>
        <w:t>it was at that point but not anymore! see comment below</w:t>
      </w:r>
    </w:p>
  </w:comment>
  <w:comment w:id="801" w:author="Sean Anderson" w:date="2021-10-27T20:47:00Z" w:initials="SA">
    <w:p w14:paraId="05BFB721" w14:textId="3830FBF3" w:rsidR="002613DE" w:rsidRDefault="002613DE">
      <w:pPr>
        <w:pStyle w:val="CommentText"/>
      </w:pPr>
      <w:r>
        <w:rPr>
          <w:rStyle w:val="CommentReference"/>
        </w:rPr>
        <w:annotationRef/>
      </w:r>
      <w:r>
        <w:t xml:space="preserve">Is this simpler to just </w:t>
      </w:r>
      <w:r w:rsidR="0035796C">
        <w:t>state this is alpha? I know this is technically true, but this made me think this was spatially projected and summed…</w:t>
      </w:r>
      <w:r w:rsidR="00C44D4C">
        <w:t xml:space="preserve"> or am I wrong?</w:t>
      </w:r>
    </w:p>
  </w:comment>
  <w:comment w:id="802" w:author="Max Lindmark" w:date="2021-12-14T09:23:00Z" w:initials="MOU">
    <w:p w14:paraId="51FB1538" w14:textId="51C09E35" w:rsidR="00506EAC" w:rsidRDefault="00506EAC" w:rsidP="00506EAC">
      <w:pPr>
        <w:pStyle w:val="CommentText"/>
      </w:pPr>
      <w:r>
        <w:rPr>
          <w:rStyle w:val="CommentReference"/>
        </w:rPr>
        <w:annotationRef/>
      </w:r>
      <w:r>
        <w:t>see e-mail</w:t>
      </w:r>
    </w:p>
  </w:comment>
  <w:comment w:id="804" w:author="Sean Anderson" w:date="2021-10-27T21:18:00Z" w:initials="SA">
    <w:p w14:paraId="71AF8C3D" w14:textId="0517EE7A" w:rsidR="00577FDF" w:rsidRDefault="00577FDF">
      <w:pPr>
        <w:pStyle w:val="CommentText"/>
      </w:pPr>
      <w:r>
        <w:rPr>
          <w:rStyle w:val="CommentReference"/>
        </w:rPr>
        <w:annotationRef/>
      </w:r>
      <w:r>
        <w:t>This is cool</w:t>
      </w:r>
    </w:p>
  </w:comment>
  <w:comment w:id="805" w:author="Sean Anderson" w:date="2021-10-27T20:34:00Z" w:initials="SA">
    <w:p w14:paraId="41939022" w14:textId="2454D90F" w:rsidR="000E580F" w:rsidRDefault="000E580F">
      <w:pPr>
        <w:pStyle w:val="CommentText"/>
      </w:pPr>
      <w:r>
        <w:rPr>
          <w:rStyle w:val="CommentReference"/>
        </w:rPr>
        <w:annotationRef/>
      </w:r>
      <w:r>
        <w:t>Yes?</w:t>
      </w:r>
    </w:p>
  </w:comment>
  <w:comment w:id="806" w:author="Max Lindmark" w:date="2021-12-09T08:39:00Z" w:initials="MOU">
    <w:p w14:paraId="54C43521" w14:textId="0E5DF0CE" w:rsidR="00E50253" w:rsidRDefault="00E50253" w:rsidP="00E50253">
      <w:pPr>
        <w:pStyle w:val="CommentText"/>
      </w:pPr>
      <w:r>
        <w:rPr>
          <w:rStyle w:val="CommentReference"/>
        </w:rPr>
        <w:annotationRef/>
      </w:r>
      <w:r>
        <w:t>yes! I use credible intervals in other papers i’m working on so I mixed them up</w:t>
      </w:r>
    </w:p>
  </w:comment>
  <w:comment w:id="807" w:author="Max Lindmark" w:date="2021-12-14T09:22:00Z" w:initials="MOU">
    <w:p w14:paraId="46AC1ED3" w14:textId="4CAB931A" w:rsidR="00AE58EB" w:rsidRDefault="00AE58EB" w:rsidP="00AE58EB">
      <w:pPr>
        <w:pStyle w:val="CommentText"/>
      </w:pPr>
      <w:r>
        <w:rPr>
          <w:rStyle w:val="CommentReference"/>
        </w:rPr>
        <w:annotationRef/>
      </w:r>
      <w:r>
        <w:t>See e-mail for why I prefer this over the former CV sub panel</w:t>
      </w:r>
    </w:p>
  </w:comment>
  <w:comment w:id="822" w:author="Sean Anderson" w:date="2021-10-27T20:35:00Z" w:initials="SA">
    <w:p w14:paraId="6137D56E" w14:textId="25A8CFC4" w:rsidR="006E5B08" w:rsidRDefault="006E5B08">
      <w:pPr>
        <w:pStyle w:val="CommentText"/>
      </w:pPr>
      <w:r>
        <w:rPr>
          <w:rStyle w:val="CommentReference"/>
        </w:rPr>
        <w:annotationRef/>
      </w:r>
      <w:r>
        <w:t>Yes?</w:t>
      </w:r>
    </w:p>
  </w:comment>
  <w:comment w:id="824" w:author="Sean Anderson" w:date="2021-10-27T21:04:00Z" w:initials="SA">
    <w:p w14:paraId="527428C3" w14:textId="183974EA" w:rsidR="008D58C4" w:rsidRDefault="008D58C4">
      <w:pPr>
        <w:pStyle w:val="CommentText"/>
      </w:pPr>
      <w:r>
        <w:rPr>
          <w:rStyle w:val="CommentReference"/>
        </w:rPr>
        <w:annotationRef/>
      </w:r>
      <w:r>
        <w:t xml:space="preserve">Is it possible to extend the </w:t>
      </w:r>
      <w:r w:rsidR="00A725B3">
        <w:t xml:space="preserve">land polygons a bit so they aren’t all cut off? Not a </w:t>
      </w:r>
      <w:r w:rsidR="006C4042">
        <w:t>big deal.</w:t>
      </w:r>
      <w:r w:rsidR="00F62284">
        <w:t xml:space="preserve"> Also, get those nice country labels on the first map?</w:t>
      </w:r>
    </w:p>
  </w:comment>
  <w:comment w:id="825" w:author="Max Lindmark" w:date="2021-12-09T08:13:00Z" w:initials="MOU">
    <w:p w14:paraId="40F1B3B9" w14:textId="7C0A6EC8" w:rsidR="00F063CF" w:rsidRDefault="00F063CF" w:rsidP="00F063CF">
      <w:pPr>
        <w:pStyle w:val="CommentText"/>
      </w:pPr>
      <w:r>
        <w:rPr>
          <w:rStyle w:val="CommentReference"/>
        </w:rPr>
        <w:annotationRef/>
      </w:r>
      <w:r>
        <w:t>like this you mean?</w:t>
      </w:r>
    </w:p>
  </w:comment>
  <w:comment w:id="830" w:author="Sean Anderson" w:date="2021-10-27T20:49:00Z" w:initials="SA">
    <w:p w14:paraId="7E24CA47" w14:textId="4EB9F51E" w:rsidR="006B00B1" w:rsidRDefault="006B00B1">
      <w:pPr>
        <w:pStyle w:val="CommentText"/>
      </w:pPr>
      <w:r>
        <w:rPr>
          <w:rStyle w:val="CommentReference"/>
        </w:rPr>
        <w:annotationRef/>
      </w:r>
      <w:r>
        <w:t>Is what I wrote correct?</w:t>
      </w:r>
    </w:p>
  </w:comment>
  <w:comment w:id="831" w:author="Max Lindmark" w:date="2021-12-09T08:28:00Z" w:initials="MOU">
    <w:p w14:paraId="03BC732D" w14:textId="6935BEF5" w:rsidR="004F6C6D" w:rsidRDefault="004F6C6D" w:rsidP="004F6C6D">
      <w:pPr>
        <w:pStyle w:val="CommentText"/>
      </w:pPr>
      <w:r>
        <w:rPr>
          <w:rStyle w:val="CommentReference"/>
        </w:rPr>
        <w:annotationRef/>
      </w:r>
      <w:r>
        <w:t>it was at that point but not anymore! see comment below</w:t>
      </w:r>
    </w:p>
  </w:comment>
  <w:comment w:id="849" w:author="Sean Anderson" w:date="2021-10-27T21:12:00Z" w:initials="SA">
    <w:p w14:paraId="4ED761DD" w14:textId="52057FE3" w:rsidR="00367801" w:rsidRDefault="00367801">
      <w:pPr>
        <w:pStyle w:val="CommentText"/>
      </w:pPr>
      <w:r>
        <w:rPr>
          <w:rStyle w:val="CommentReference"/>
        </w:rPr>
        <w:annotationRef/>
      </w:r>
      <w:r>
        <w:t xml:space="preserve">Is sigmaE really bigger than sigmaO!? </w:t>
      </w:r>
      <w:r w:rsidR="00497BF4">
        <w:t xml:space="preserve">Perhaps </w:t>
      </w:r>
      <w:r>
        <w:t>becau</w:t>
      </w:r>
      <w:r w:rsidR="00497BF4">
        <w:t>se you have so many fixed effects that are helping spatially.</w:t>
      </w:r>
    </w:p>
  </w:comment>
  <w:comment w:id="850" w:author="Max Lindmark" w:date="2021-12-14T09:34:00Z" w:initials="MOU">
    <w:p w14:paraId="173DBAD2" w14:textId="5255A14C" w:rsidR="00344EED" w:rsidRDefault="00344EED" w:rsidP="00344EED">
      <w:pPr>
        <w:pStyle w:val="CommentText"/>
      </w:pPr>
      <w:r>
        <w:rPr>
          <w:rStyle w:val="CommentReference"/>
        </w:rPr>
        <w:annotationRef/>
      </w:r>
      <w:r>
        <w:t xml:space="preserve">Yes! I had not though about it, but basically you expect spatial variation to be larger than the spatiotemporal one? It seems actually that James Thorson found slightly larger sigma_E than sigma_O in this 2015 paper: </w:t>
      </w:r>
      <w:hyperlink r:id="rId4" w:history="1">
        <w:r w:rsidRPr="00C71F87">
          <w:rPr>
            <w:rStyle w:val="Hyperlink"/>
          </w:rPr>
          <w:t>https://doi.org/10.3354/meps11204</w:t>
        </w:r>
      </w:hyperlink>
      <w:r>
        <w:t xml:space="preserve"> </w:t>
      </w:r>
    </w:p>
  </w:comment>
  <w:comment w:id="851" w:author="Max Lindmark" w:date="2021-12-14T09:27:00Z" w:initials="MOU">
    <w:p w14:paraId="4B99BC7C" w14:textId="5EC859FC" w:rsidR="00776F9D" w:rsidRDefault="00776F9D" w:rsidP="00776F9D">
      <w:pPr>
        <w:pStyle w:val="CommentText"/>
      </w:pPr>
      <w:r>
        <w:rPr>
          <w:rStyle w:val="CommentReference"/>
        </w:rPr>
        <w:annotationRef/>
      </w:r>
      <w:r>
        <w:t>New layout! I don’t order them by effect size anymore, but grouped by “variable”. I thought this made more sense now that we have several variables at different scales.</w:t>
      </w:r>
    </w:p>
  </w:comment>
  <w:comment w:id="852" w:author="Sean Anderson" w:date="2021-10-27T21:06:00Z" w:initials="SA">
    <w:p w14:paraId="1F90F7DC" w14:textId="14297881" w:rsidR="00F62284" w:rsidRDefault="00F62284">
      <w:pPr>
        <w:pStyle w:val="CommentText"/>
      </w:pPr>
      <w:r>
        <w:rPr>
          <w:rStyle w:val="CommentReference"/>
        </w:rPr>
        <w:annotationRef/>
      </w:r>
      <w:r>
        <w:t>Can we do anything but ‘sd’ since people will read as standard deviation? Maybe ‘sub’?</w:t>
      </w:r>
    </w:p>
  </w:comment>
  <w:comment w:id="854" w:author="Sean Anderson" w:date="2021-10-27T20:37:00Z" w:initials="SA">
    <w:p w14:paraId="659C0C7A" w14:textId="1C0C893D" w:rsidR="000E6B6C" w:rsidRDefault="000E6B6C">
      <w:pPr>
        <w:pStyle w:val="CommentText"/>
      </w:pPr>
      <w:r>
        <w:rPr>
          <w:rStyle w:val="CommentReference"/>
        </w:rPr>
        <w:annotationRef/>
      </w:r>
      <w:r>
        <w:t>Is this bias corrected?</w:t>
      </w:r>
      <w:r w:rsidR="00E82D97">
        <w:t xml:space="preserve"> If not, see sdmTMB::get_index_sims() </w:t>
      </w:r>
      <w:r w:rsidR="00BA74A6">
        <w:t>as a way that appears to work well but be much much faster.</w:t>
      </w:r>
    </w:p>
  </w:comment>
  <w:comment w:id="855" w:author="Max Lindmark" w:date="2021-12-14T09:36:00Z" w:initials="MOU">
    <w:p w14:paraId="49136FC8" w14:textId="1ECDECCB" w:rsidR="00344EED" w:rsidRDefault="00344EED" w:rsidP="00344EED">
      <w:pPr>
        <w:pStyle w:val="CommentText"/>
      </w:pPr>
      <w:r>
        <w:rPr>
          <w:rStyle w:val="CommentReference"/>
        </w:rPr>
        <w:annotationRef/>
      </w:r>
      <w:r>
        <w:t xml:space="preserve">It was not actually. Wow thanks! This was so much faster… and minimal difference. </w:t>
      </w:r>
    </w:p>
  </w:comment>
  <w:comment w:id="861" w:author="Sean Anderson" w:date="2021-10-27T20:38:00Z" w:initials="SA">
    <w:p w14:paraId="7A4287EB" w14:textId="5FE4FD8C" w:rsidR="000E6B6C" w:rsidRDefault="000E6B6C">
      <w:pPr>
        <w:pStyle w:val="CommentText"/>
      </w:pPr>
      <w:r>
        <w:rPr>
          <w:rStyle w:val="CommentReference"/>
        </w:rPr>
        <w:annotationRef/>
      </w:r>
      <w:r>
        <w:t>This is super pretty!</w:t>
      </w:r>
    </w:p>
  </w:comment>
  <w:comment w:id="862" w:author="Max Lindmark" w:date="2021-12-14T09:36:00Z" w:initials="MOU">
    <w:p w14:paraId="6BA87C44" w14:textId="4C5D9DF6" w:rsidR="00344EED" w:rsidRDefault="00344EED" w:rsidP="00344EED">
      <w:pPr>
        <w:pStyle w:val="CommentText"/>
      </w:pPr>
      <w:r>
        <w:rPr>
          <w:rStyle w:val="CommentReference"/>
        </w:rPr>
        <w:annotationRef/>
      </w:r>
      <w:r>
        <w:t>Thanks :)</w:t>
      </w:r>
    </w:p>
  </w:comment>
  <w:comment w:id="896" w:author="Max Lindmark" w:date="2021-10-11T16:20:00Z" w:initials="MOU">
    <w:p w14:paraId="117C1B9E" w14:textId="77777777" w:rsidR="00E27003" w:rsidRDefault="00E27003" w:rsidP="00E27003">
      <w:pPr>
        <w:pStyle w:val="CommentText"/>
      </w:pPr>
      <w:r>
        <w:rPr>
          <w:rStyle w:val="CommentReference"/>
        </w:rPr>
        <w:annotationRef/>
      </w:r>
      <w:r>
        <w:rPr>
          <w:rStyle w:val="CommentReference"/>
        </w:rPr>
        <w:annotationRef/>
      </w:r>
      <w:r>
        <w:t>I should change legends to decile instead</w:t>
      </w:r>
    </w:p>
    <w:p w14:paraId="5584FC0B" w14:textId="77777777" w:rsidR="00FC1643" w:rsidRDefault="00FC1643" w:rsidP="00E27003">
      <w:pPr>
        <w:pStyle w:val="CommentText"/>
      </w:pPr>
    </w:p>
    <w:p w14:paraId="294B46B3" w14:textId="067582F8" w:rsidR="00FC1643" w:rsidRDefault="00FC1643" w:rsidP="00E27003">
      <w:pPr>
        <w:pStyle w:val="CommentText"/>
      </w:pPr>
      <w:r>
        <w:t>Maybe change palette for right column since I use that for sub-divisions</w:t>
      </w:r>
    </w:p>
  </w:comment>
  <w:comment w:id="897" w:author="Sean Anderson" w:date="2021-10-27T21:15:00Z" w:initials="SA">
    <w:p w14:paraId="3DEAE803" w14:textId="1864F2CD" w:rsidR="00DB53F3" w:rsidRDefault="00DB53F3">
      <w:pPr>
        <w:pStyle w:val="CommentText"/>
      </w:pPr>
      <w:r>
        <w:rPr>
          <w:rStyle w:val="CommentReference"/>
        </w:rPr>
        <w:annotationRef/>
      </w:r>
      <w:r>
        <w:t>Quantile seems fine too. Maybe flip the y-axis so deep is down?</w:t>
      </w:r>
    </w:p>
  </w:comment>
  <w:comment w:id="898" w:author="Max Lindmark" w:date="2021-12-14T09:37:00Z" w:initials="MOU">
    <w:p w14:paraId="018C9985" w14:textId="3CE2E2DB" w:rsidR="00D828AC" w:rsidRDefault="00D828AC" w:rsidP="00D828AC">
      <w:pPr>
        <w:pStyle w:val="CommentText"/>
      </w:pPr>
      <w:r>
        <w:rPr>
          <w:rStyle w:val="CommentReference"/>
        </w:rPr>
        <w:annotationRef/>
      </w:r>
      <w:r>
        <w:t>Already done! And good idea, Mich though the same</w:t>
      </w:r>
    </w:p>
  </w:comment>
  <w:comment w:id="905" w:author="Sean Anderson" w:date="2021-10-27T21:16:00Z" w:initials="SA">
    <w:p w14:paraId="09DD2DB9" w14:textId="60D9DA0B" w:rsidR="00530305" w:rsidRDefault="00530305">
      <w:pPr>
        <w:pStyle w:val="CommentText"/>
      </w:pPr>
      <w:r>
        <w:rPr>
          <w:rStyle w:val="CommentReference"/>
        </w:rPr>
        <w:annotationRef/>
      </w:r>
      <w:r>
        <w:t>Loess? GAM? …?</w:t>
      </w:r>
    </w:p>
  </w:comment>
  <w:comment w:id="906" w:author="Max Lindmark" w:date="2021-12-14T09:40:00Z" w:initials="MOU">
    <w:p w14:paraId="1A5C95AB" w14:textId="02909D08" w:rsidR="00171FD0" w:rsidRDefault="00171FD0" w:rsidP="00171FD0">
      <w:pPr>
        <w:pStyle w:val="CommentText"/>
      </w:pPr>
      <w:r>
        <w:rPr>
          <w:rStyle w:val="CommentReference"/>
        </w:rPr>
        <w:annotationRef/>
      </w:r>
      <w:r>
        <w:t>GAM!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31B17F" w15:done="0"/>
  <w15:commentEx w15:paraId="48DFDE91" w15:done="1"/>
  <w15:commentEx w15:paraId="01CE47FC" w15:paraIdParent="48DFDE91" w15:done="1"/>
  <w15:commentEx w15:paraId="7F3862A8" w15:done="0"/>
  <w15:commentEx w15:paraId="6EFC3E7C" w15:done="0"/>
  <w15:commentEx w15:paraId="0375688E" w15:paraIdParent="6EFC3E7C" w15:done="0"/>
  <w15:commentEx w15:paraId="26CD85E6" w15:done="0"/>
  <w15:commentEx w15:paraId="6A4D0557" w15:paraIdParent="26CD85E6" w15:done="0"/>
  <w15:commentEx w15:paraId="15DA201B" w15:paraIdParent="26CD85E6" w15:done="0"/>
  <w15:commentEx w15:paraId="703C75C5" w15:done="0"/>
  <w15:commentEx w15:paraId="67DBC0A1" w15:done="0"/>
  <w15:commentEx w15:paraId="7C2A001B" w15:paraIdParent="67DBC0A1" w15:done="0"/>
  <w15:commentEx w15:paraId="4642C554" w15:done="1"/>
  <w15:commentEx w15:paraId="5EEAB3A5" w15:paraIdParent="4642C554" w15:done="1"/>
  <w15:commentEx w15:paraId="0DF635D5" w15:done="1"/>
  <w15:commentEx w15:paraId="48F34765" w15:paraIdParent="0DF635D5" w15:done="1"/>
  <w15:commentEx w15:paraId="0326FE38" w15:done="1"/>
  <w15:commentEx w15:paraId="3958DE16" w15:paraIdParent="0326FE38" w15:done="1"/>
  <w15:commentEx w15:paraId="61A05697" w15:done="1"/>
  <w15:commentEx w15:paraId="74C7109C" w15:done="1"/>
  <w15:commentEx w15:paraId="578E9E84" w15:done="0"/>
  <w15:commentEx w15:paraId="67F4BFCA" w15:done="1"/>
  <w15:commentEx w15:paraId="336E8778" w15:paraIdParent="67F4BFCA" w15:done="1"/>
  <w15:commentEx w15:paraId="324FCD54" w15:done="1"/>
  <w15:commentEx w15:paraId="3A84D4FA" w15:paraIdParent="324FCD54" w15:done="1"/>
  <w15:commentEx w15:paraId="14EB3CE9" w15:done="1"/>
  <w15:commentEx w15:paraId="1F8C7211" w15:paraIdParent="14EB3CE9" w15:done="1"/>
  <w15:commentEx w15:paraId="36B59AA0" w15:done="0"/>
  <w15:commentEx w15:paraId="183936DA" w15:paraIdParent="36B59AA0" w15:done="0"/>
  <w15:commentEx w15:paraId="6FF9BBB2" w15:done="0"/>
  <w15:commentEx w15:paraId="5AA2981E" w15:done="0"/>
  <w15:commentEx w15:paraId="5B4A146D" w15:paraIdParent="5AA2981E" w15:done="0"/>
  <w15:commentEx w15:paraId="425D3238" w15:done="0"/>
  <w15:commentEx w15:paraId="0C5C5F0C" w15:paraIdParent="425D3238" w15:done="0"/>
  <w15:commentEx w15:paraId="5CD7314B" w15:paraIdParent="425D3238" w15:done="0"/>
  <w15:commentEx w15:paraId="345466E5" w15:paraIdParent="425D3238" w15:done="0"/>
  <w15:commentEx w15:paraId="355EDC52" w15:done="1"/>
  <w15:commentEx w15:paraId="13371301" w15:paraIdParent="355EDC52" w15:done="1"/>
  <w15:commentEx w15:paraId="5192C3DF" w15:done="0"/>
  <w15:commentEx w15:paraId="74BD4AE4" w15:done="0"/>
  <w15:commentEx w15:paraId="028669DC" w15:done="0"/>
  <w15:commentEx w15:paraId="60CB6E55" w15:done="0"/>
  <w15:commentEx w15:paraId="56802AC8" w15:done="0"/>
  <w15:commentEx w15:paraId="7E6E2BC0" w15:paraIdParent="56802AC8" w15:done="0"/>
  <w15:commentEx w15:paraId="153410FD" w15:done="0"/>
  <w15:commentEx w15:paraId="07962FDB" w15:paraIdParent="153410FD" w15:done="0"/>
  <w15:commentEx w15:paraId="2358645C" w15:done="0"/>
  <w15:commentEx w15:paraId="012AF273" w15:done="1"/>
  <w15:commentEx w15:paraId="2C06EF22" w15:paraIdParent="012AF273" w15:done="1"/>
  <w15:commentEx w15:paraId="14B9A6E1" w15:done="1"/>
  <w15:commentEx w15:paraId="23AC86B2" w15:done="0"/>
  <w15:commentEx w15:paraId="1FB4B106" w15:paraIdParent="23AC86B2" w15:done="0"/>
  <w15:commentEx w15:paraId="0862A886" w15:done="0"/>
  <w15:commentEx w15:paraId="1D616B5C" w15:done="1"/>
  <w15:commentEx w15:paraId="023564DC" w15:paraIdParent="1D616B5C" w15:done="1"/>
  <w15:commentEx w15:paraId="361271EF" w15:done="1"/>
  <w15:commentEx w15:paraId="19F5DB7E" w15:done="1"/>
  <w15:commentEx w15:paraId="41BFD12B" w15:done="1"/>
  <w15:commentEx w15:paraId="7FFE035D" w15:paraIdParent="41BFD12B" w15:done="1"/>
  <w15:commentEx w15:paraId="3B98FA19" w15:done="1"/>
  <w15:commentEx w15:paraId="1A91F292" w15:paraIdParent="3B98FA19" w15:done="1"/>
  <w15:commentEx w15:paraId="627E214F" w15:done="0"/>
  <w15:commentEx w15:paraId="706C01A3" w15:done="0"/>
  <w15:commentEx w15:paraId="7898F00A" w15:done="1"/>
  <w15:commentEx w15:paraId="3F630714" w15:done="0"/>
  <w15:commentEx w15:paraId="1F27FE51" w15:done="1"/>
  <w15:commentEx w15:paraId="23370FB5" w15:done="0"/>
  <w15:commentEx w15:paraId="32D90958" w15:done="1"/>
  <w15:commentEx w15:paraId="4B484584" w15:paraIdParent="32D90958" w15:done="1"/>
  <w15:commentEx w15:paraId="23E18EDD" w15:done="0"/>
  <w15:commentEx w15:paraId="1F327806" w15:paraIdParent="23E18EDD" w15:done="0"/>
  <w15:commentEx w15:paraId="05BFB721" w15:done="0"/>
  <w15:commentEx w15:paraId="51FB1538" w15:paraIdParent="05BFB721" w15:done="0"/>
  <w15:commentEx w15:paraId="71AF8C3D" w15:done="1"/>
  <w15:commentEx w15:paraId="41939022" w15:done="1"/>
  <w15:commentEx w15:paraId="54C43521" w15:paraIdParent="41939022" w15:done="1"/>
  <w15:commentEx w15:paraId="46AC1ED3" w15:done="0"/>
  <w15:commentEx w15:paraId="6137D56E" w15:done="1"/>
  <w15:commentEx w15:paraId="527428C3" w15:done="0"/>
  <w15:commentEx w15:paraId="40F1B3B9" w15:paraIdParent="527428C3" w15:done="0"/>
  <w15:commentEx w15:paraId="7E24CA47" w15:done="0"/>
  <w15:commentEx w15:paraId="03BC732D" w15:paraIdParent="7E24CA47" w15:done="0"/>
  <w15:commentEx w15:paraId="4ED761DD" w15:done="0"/>
  <w15:commentEx w15:paraId="173DBAD2" w15:paraIdParent="4ED761DD" w15:done="0"/>
  <w15:commentEx w15:paraId="4B99BC7C" w15:done="0"/>
  <w15:commentEx w15:paraId="1F90F7DC" w15:done="0"/>
  <w15:commentEx w15:paraId="659C0C7A" w15:done="0"/>
  <w15:commentEx w15:paraId="49136FC8" w15:paraIdParent="659C0C7A" w15:done="0"/>
  <w15:commentEx w15:paraId="7A4287EB" w15:done="1"/>
  <w15:commentEx w15:paraId="6BA87C44" w15:paraIdParent="7A4287EB" w15:done="1"/>
  <w15:commentEx w15:paraId="294B46B3" w15:done="1"/>
  <w15:commentEx w15:paraId="3DEAE803" w15:paraIdParent="294B46B3" w15:done="1"/>
  <w15:commentEx w15:paraId="018C9985" w15:paraIdParent="294B46B3" w15:done="1"/>
  <w15:commentEx w15:paraId="09DD2DB9" w15:done="1"/>
  <w15:commentEx w15:paraId="1A5C95AB" w15:paraIdParent="09DD2D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9DD02" w16cex:dateUtc="2021-12-07T12:15:00Z"/>
  <w16cex:commentExtensible w16cex:durableId="2523B731" w16cex:dateUtc="2021-10-27T18:32:00Z"/>
  <w16cex:commentExtensible w16cex:durableId="2559DBD4" w16cex:dateUtc="2021-12-07T12:10:00Z"/>
  <w16cex:commentExtensible w16cex:durableId="2566F0AC" w16cex:dateUtc="2021-12-17T10:19:00Z"/>
  <w16cex:commentExtensible w16cex:durableId="2523C30C" w16cex:dateUtc="2021-10-27T19:22:00Z"/>
  <w16cex:commentExtensible w16cex:durableId="2559DD73" w16cex:dateUtc="2021-12-07T12:17:00Z"/>
  <w16cex:commentExtensible w16cex:durableId="24D243D6" w16cex:dateUtc="2021-05-10T22:49:00Z"/>
  <w16cex:commentExtensible w16cex:durableId="250EBDB6" w16cex:dateUtc="2021-10-11T11:42:00Z"/>
  <w16cex:commentExtensible w16cex:durableId="2559E0C0" w16cex:dateUtc="2021-12-07T12:31:00Z"/>
  <w16cex:commentExtensible w16cex:durableId="2564352F" w16cex:dateUtc="2021-12-15T08:34:00Z"/>
  <w16cex:commentExtensible w16cex:durableId="2523C39C" w16cex:dateUtc="2021-10-27T19:25:00Z"/>
  <w16cex:commentExtensible w16cex:durableId="2559E690" w16cex:dateUtc="2021-12-07T12:56:00Z"/>
  <w16cex:commentExtensible w16cex:durableId="24D243DA" w16cex:dateUtc="2021-05-10T23:02:00Z"/>
  <w16cex:commentExtensible w16cex:durableId="24D33B6B" w16cex:dateUtc="2021-08-27T08:22:00Z"/>
  <w16cex:commentExtensible w16cex:durableId="2523C5EC" w16cex:dateUtc="2021-10-27T19:34:00Z"/>
  <w16cex:commentExtensible w16cex:durableId="2559E6CE" w16cex:dateUtc="2021-12-07T12:57:00Z"/>
  <w16cex:commentExtensible w16cex:durableId="24D243E1" w16cex:dateUtc="2021-05-10T23:28:00Z"/>
  <w16cex:commentExtensible w16cex:durableId="24D34693" w16cex:dateUtc="2021-08-27T09:10:00Z"/>
  <w16cex:commentExtensible w16cex:durableId="2523C696" w16cex:dateUtc="2021-10-27T19:37:00Z"/>
  <w16cex:commentExtensible w16cex:durableId="24D243E2" w16cex:dateUtc="2021-05-10T23:19:00Z"/>
  <w16cex:commentExtensible w16cex:durableId="2561EF86" w16cex:dateUtc="2021-12-13T15:12:00Z"/>
  <w16cex:commentExtensible w16cex:durableId="2561E4B4" w16cex:dateUtc="2021-10-27T18:41:00Z"/>
  <w16cex:commentExtensible w16cex:durableId="2561E4B3" w16cex:dateUtc="2021-12-07T13:53:00Z"/>
  <w16cex:commentExtensible w16cex:durableId="2561E4B2" w16cex:dateUtc="2021-11-30T00:48:00Z"/>
  <w16cex:commentExtensible w16cex:durableId="2561E4B1" w16cex:dateUtc="2021-12-07T13:54:00Z"/>
  <w16cex:commentExtensible w16cex:durableId="2561E4B0" w16cex:dateUtc="2021-11-30T01:15:00Z"/>
  <w16cex:commentExtensible w16cex:durableId="2561E4AF" w16cex:dateUtc="2021-12-07T13:55:00Z"/>
  <w16cex:commentExtensible w16cex:durableId="2561E4AD" w16cex:dateUtc="2021-10-27T18:43:00Z"/>
  <w16cex:commentExtensible w16cex:durableId="2562D7FF" w16cex:dateUtc="2021-12-14T07:44:00Z"/>
  <w16cex:commentExtensible w16cex:durableId="2561E4AC" w16cex:dateUtc="2021-10-11T14:30:00Z"/>
  <w16cex:commentExtensible w16cex:durableId="2561E4AB" w16cex:dateUtc="2021-10-27T18:45:00Z"/>
  <w16cex:commentExtensible w16cex:durableId="2562DAA8" w16cex:dateUtc="2021-12-14T07:56:00Z"/>
  <w16cex:commentExtensible w16cex:durableId="24D243EF" w16cex:dateUtc="2021-05-31T22:30:00Z"/>
  <w16cex:commentExtensible w16cex:durableId="24D24AE3" w16cex:dateUtc="2021-08-26T15:16:00Z"/>
  <w16cex:commentExtensible w16cex:durableId="2559EF67" w16cex:dateUtc="2021-12-07T13:34:00Z"/>
  <w16cex:commentExtensible w16cex:durableId="2561D8F1" w16cex:dateUtc="2021-12-13T13:36:00Z"/>
  <w16cex:commentExtensible w16cex:durableId="24D243F1" w16cex:dateUtc="2021-05-11T00:38:00Z"/>
  <w16cex:commentExtensible w16cex:durableId="24DA22C1" w16cex:dateUtc="2021-09-01T14:03:00Z"/>
  <w16cex:commentExtensible w16cex:durableId="2559F075" w16cex:dateUtc="2021-12-07T13:38:00Z"/>
  <w16cex:commentExtensible w16cex:durableId="256B43F4" w16cex:dateUtc="2021-12-20T17:03:00Z"/>
  <w16cex:commentExtensible w16cex:durableId="25646BC8" w16cex:dateUtc="2021-12-15T12:27:00Z"/>
  <w16cex:commentExtensible w16cex:durableId="254F7EE7" w16cex:dateUtc="2021-11-30T00:31:00Z"/>
  <w16cex:commentExtensible w16cex:durableId="2523C733" w16cex:dateUtc="2021-10-27T19:40:00Z"/>
  <w16cex:commentExtensible w16cex:durableId="2562DB52" w16cex:dateUtc="2021-12-14T07:58:00Z"/>
  <w16cex:commentExtensible w16cex:durableId="254F83CF" w16cex:dateUtc="2021-11-30T00:52:00Z"/>
  <w16cex:commentExtensible w16cex:durableId="25649BDB" w16cex:dateUtc="2021-12-15T15:52:00Z"/>
  <w16cex:commentExtensible w16cex:durableId="2564AAD1" w16cex:dateUtc="2021-12-15T16:56:00Z"/>
  <w16cex:commentExtensible w16cex:durableId="24D243F6" w16cex:dateUtc="2021-06-08T19:13:00Z"/>
  <w16cex:commentExtensible w16cex:durableId="24DA288A" w16cex:dateUtc="2021-09-01T14:27:00Z"/>
  <w16cex:commentExtensible w16cex:durableId="2432A9A8" w16cex:dateUtc="2021-04-27T13:18:00Z"/>
  <w16cex:commentExtensible w16cex:durableId="24D243F8" w16cex:dateUtc="2021-06-08T19:04:00Z"/>
  <w16cex:commentExtensible w16cex:durableId="2565CA43" w16cex:dateUtc="2021-12-16T13:22:00Z"/>
  <w16cex:commentExtensible w16cex:durableId="2564AE86" w16cex:dateUtc="2021-12-15T17:12:00Z"/>
  <w16cex:commentExtensible w16cex:durableId="24D24410" w16cex:dateUtc="2021-07-02T19:24:00Z"/>
  <w16cex:commentExtensible w16cex:durableId="24D32E01" w16cex:dateUtc="2021-08-27T07:25:00Z"/>
  <w16cex:commentExtensible w16cex:durableId="254F8737" w16cex:dateUtc="2021-11-30T01:07:00Z"/>
  <w16cex:commentExtensible w16cex:durableId="254F8770" w16cex:dateUtc="2021-11-30T01:08:00Z"/>
  <w16cex:commentExtensible w16cex:durableId="24D24415" w16cex:dateUtc="2021-07-02T19:42:00Z"/>
  <w16cex:commentExtensible w16cex:durableId="24D338CC" w16cex:dateUtc="2021-08-27T08:11:00Z"/>
  <w16cex:commentExtensible w16cex:durableId="24D24417" w16cex:dateUtc="2021-07-02T19:47:00Z"/>
  <w16cex:commentExtensible w16cex:durableId="24D34D68" w16cex:dateUtc="2021-08-27T09:39:00Z"/>
  <w16cex:commentExtensible w16cex:durableId="256B2718" w16cex:dateUtc="2021-12-20T15:00:00Z"/>
  <w16cex:commentExtensible w16cex:durableId="256B259E" w16cex:dateUtc="2021-12-20T14:54:00Z"/>
  <w16cex:commentExtensible w16cex:durableId="254F87BC" w16cex:dateUtc="2021-11-30T01:09:00Z"/>
  <w16cex:commentExtensible w16cex:durableId="254F8812" w16cex:dateUtc="2021-11-30T01:10:00Z"/>
  <w16cex:commentExtensible w16cex:durableId="254F8857" w16cex:dateUtc="2021-11-30T01:11:00Z"/>
  <w16cex:commentExtensible w16cex:durableId="251031FF" w16cex:dateUtc="2021-10-12T14:10:00Z"/>
  <w16cex:commentExtensible w16cex:durableId="24D243E8" w16cex:dateUtc="2021-05-11T00:15:00Z"/>
  <w16cex:commentExtensible w16cex:durableId="24D24856" w16cex:dateUtc="2021-08-26T15:05:00Z"/>
  <w16cex:commentExtensible w16cex:durableId="255C4080" w16cex:dateUtc="2021-10-27T18:49:00Z"/>
  <w16cex:commentExtensible w16cex:durableId="255C407F" w16cex:dateUtc="2021-12-09T07:28:00Z"/>
  <w16cex:commentExtensible w16cex:durableId="2523BADF" w16cex:dateUtc="2021-10-27T18:47:00Z"/>
  <w16cex:commentExtensible w16cex:durableId="2562E110" w16cex:dateUtc="2021-12-14T08:23:00Z"/>
  <w16cex:commentExtensible w16cex:durableId="2523C201" w16cex:dateUtc="2021-10-27T19:18:00Z"/>
  <w16cex:commentExtensible w16cex:durableId="2523B7D2" w16cex:dateUtc="2021-10-27T18:34:00Z"/>
  <w16cex:commentExtensible w16cex:durableId="255C3F4C" w16cex:dateUtc="2021-12-09T07:39:00Z"/>
  <w16cex:commentExtensible w16cex:durableId="2562E0BB" w16cex:dateUtc="2021-12-14T08:22:00Z"/>
  <w16cex:commentExtensible w16cex:durableId="2523B7E8" w16cex:dateUtc="2021-10-27T18:35:00Z"/>
  <w16cex:commentExtensible w16cex:durableId="2523BEC2" w16cex:dateUtc="2021-10-27T19:04:00Z"/>
  <w16cex:commentExtensible w16cex:durableId="255C3933" w16cex:dateUtc="2021-12-09T07:13:00Z"/>
  <w16cex:commentExtensible w16cex:durableId="2523BB2F" w16cex:dateUtc="2021-10-27T18:49:00Z"/>
  <w16cex:commentExtensible w16cex:durableId="255C3C97" w16cex:dateUtc="2021-12-09T07:28:00Z"/>
  <w16cex:commentExtensible w16cex:durableId="2523C0AD" w16cex:dateUtc="2021-10-27T19:12:00Z"/>
  <w16cex:commentExtensible w16cex:durableId="2562E397" w16cex:dateUtc="2021-12-14T08:34:00Z"/>
  <w16cex:commentExtensible w16cex:durableId="2562E206" w16cex:dateUtc="2021-12-14T08:27:00Z"/>
  <w16cex:commentExtensible w16cex:durableId="2523BF3E" w16cex:dateUtc="2021-10-27T19:06:00Z"/>
  <w16cex:commentExtensible w16cex:durableId="2523B891" w16cex:dateUtc="2021-10-27T18:37:00Z"/>
  <w16cex:commentExtensible w16cex:durableId="2562E40A" w16cex:dateUtc="2021-12-14T08:36:00Z"/>
  <w16cex:commentExtensible w16cex:durableId="2523B8B0" w16cex:dateUtc="2021-10-27T18:38:00Z"/>
  <w16cex:commentExtensible w16cex:durableId="2562E419" w16cex:dateUtc="2021-12-14T08:36:00Z"/>
  <w16cex:commentExtensible w16cex:durableId="250EE2CA" w16cex:dateUtc="2021-10-11T14:20:00Z"/>
  <w16cex:commentExtensible w16cex:durableId="2523C16A" w16cex:dateUtc="2021-10-27T19:15:00Z"/>
  <w16cex:commentExtensible w16cex:durableId="2562E45F" w16cex:dateUtc="2021-12-14T08:37:00Z"/>
  <w16cex:commentExtensible w16cex:durableId="2523C19E" w16cex:dateUtc="2021-10-27T19:16:00Z"/>
  <w16cex:commentExtensible w16cex:durableId="2562E51B" w16cex:dateUtc="2021-12-14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31B17F" w16cid:durableId="2559DD02"/>
  <w16cid:commentId w16cid:paraId="48DFDE91" w16cid:durableId="2523B731"/>
  <w16cid:commentId w16cid:paraId="01CE47FC" w16cid:durableId="2559DBD4"/>
  <w16cid:commentId w16cid:paraId="7F3862A8" w16cid:durableId="2566F0AC"/>
  <w16cid:commentId w16cid:paraId="6EFC3E7C" w16cid:durableId="2523C30C"/>
  <w16cid:commentId w16cid:paraId="0375688E" w16cid:durableId="2559DD73"/>
  <w16cid:commentId w16cid:paraId="26CD85E6" w16cid:durableId="24D243D6"/>
  <w16cid:commentId w16cid:paraId="6A4D0557" w16cid:durableId="250EBDB6"/>
  <w16cid:commentId w16cid:paraId="15DA201B" w16cid:durableId="2559E0C0"/>
  <w16cid:commentId w16cid:paraId="703C75C5" w16cid:durableId="2564352F"/>
  <w16cid:commentId w16cid:paraId="67DBC0A1" w16cid:durableId="2523C39C"/>
  <w16cid:commentId w16cid:paraId="7C2A001B" w16cid:durableId="2559E690"/>
  <w16cid:commentId w16cid:paraId="4642C554" w16cid:durableId="24D243DA"/>
  <w16cid:commentId w16cid:paraId="5EEAB3A5" w16cid:durableId="24D33B6B"/>
  <w16cid:commentId w16cid:paraId="0DF635D5" w16cid:durableId="2523C5EC"/>
  <w16cid:commentId w16cid:paraId="48F34765" w16cid:durableId="2559E6CE"/>
  <w16cid:commentId w16cid:paraId="0326FE38" w16cid:durableId="24D243E1"/>
  <w16cid:commentId w16cid:paraId="3958DE16" w16cid:durableId="24D34693"/>
  <w16cid:commentId w16cid:paraId="61A05697" w16cid:durableId="2523C696"/>
  <w16cid:commentId w16cid:paraId="74C7109C" w16cid:durableId="24D243E2"/>
  <w16cid:commentId w16cid:paraId="578E9E84" w16cid:durableId="2561EF86"/>
  <w16cid:commentId w16cid:paraId="67F4BFCA" w16cid:durableId="2561E4B4"/>
  <w16cid:commentId w16cid:paraId="336E8778" w16cid:durableId="2561E4B3"/>
  <w16cid:commentId w16cid:paraId="324FCD54" w16cid:durableId="2561E4B2"/>
  <w16cid:commentId w16cid:paraId="3A84D4FA" w16cid:durableId="2561E4B1"/>
  <w16cid:commentId w16cid:paraId="14EB3CE9" w16cid:durableId="2561E4B0"/>
  <w16cid:commentId w16cid:paraId="1F8C7211" w16cid:durableId="2561E4AF"/>
  <w16cid:commentId w16cid:paraId="36B59AA0" w16cid:durableId="2561E4AD"/>
  <w16cid:commentId w16cid:paraId="183936DA" w16cid:durableId="2562D7FF"/>
  <w16cid:commentId w16cid:paraId="6FF9BBB2" w16cid:durableId="2561E4AC"/>
  <w16cid:commentId w16cid:paraId="5AA2981E" w16cid:durableId="2561E4AB"/>
  <w16cid:commentId w16cid:paraId="5B4A146D" w16cid:durableId="2562DAA8"/>
  <w16cid:commentId w16cid:paraId="425D3238" w16cid:durableId="24D243EF"/>
  <w16cid:commentId w16cid:paraId="0C5C5F0C" w16cid:durableId="24D24AE3"/>
  <w16cid:commentId w16cid:paraId="5CD7314B" w16cid:durableId="2559EF67"/>
  <w16cid:commentId w16cid:paraId="345466E5" w16cid:durableId="2561D8F1"/>
  <w16cid:commentId w16cid:paraId="355EDC52" w16cid:durableId="24D243F1"/>
  <w16cid:commentId w16cid:paraId="13371301" w16cid:durableId="24DA22C1"/>
  <w16cid:commentId w16cid:paraId="5192C3DF" w16cid:durableId="2559F075"/>
  <w16cid:commentId w16cid:paraId="74BD4AE4" w16cid:durableId="256B43F4"/>
  <w16cid:commentId w16cid:paraId="028669DC" w16cid:durableId="25646BC8"/>
  <w16cid:commentId w16cid:paraId="60CB6E55" w16cid:durableId="254F7EE7"/>
  <w16cid:commentId w16cid:paraId="56802AC8" w16cid:durableId="2523C733"/>
  <w16cid:commentId w16cid:paraId="7E6E2BC0" w16cid:durableId="2562DB52"/>
  <w16cid:commentId w16cid:paraId="153410FD" w16cid:durableId="254F83CF"/>
  <w16cid:commentId w16cid:paraId="07962FDB" w16cid:durableId="25649BDB"/>
  <w16cid:commentId w16cid:paraId="2358645C" w16cid:durableId="2564AAD1"/>
  <w16cid:commentId w16cid:paraId="012AF273" w16cid:durableId="24D243F6"/>
  <w16cid:commentId w16cid:paraId="2C06EF22" w16cid:durableId="24DA288A"/>
  <w16cid:commentId w16cid:paraId="14B9A6E1" w16cid:durableId="2432A9A8"/>
  <w16cid:commentId w16cid:paraId="23AC86B2" w16cid:durableId="24D243F8"/>
  <w16cid:commentId w16cid:paraId="1FB4B106" w16cid:durableId="2565CA43"/>
  <w16cid:commentId w16cid:paraId="0862A886" w16cid:durableId="2564AE86"/>
  <w16cid:commentId w16cid:paraId="1D616B5C" w16cid:durableId="24D24410"/>
  <w16cid:commentId w16cid:paraId="023564DC" w16cid:durableId="24D32E01"/>
  <w16cid:commentId w16cid:paraId="361271EF" w16cid:durableId="254F8737"/>
  <w16cid:commentId w16cid:paraId="19F5DB7E" w16cid:durableId="254F8770"/>
  <w16cid:commentId w16cid:paraId="41BFD12B" w16cid:durableId="24D24415"/>
  <w16cid:commentId w16cid:paraId="7FFE035D" w16cid:durableId="24D338CC"/>
  <w16cid:commentId w16cid:paraId="3B98FA19" w16cid:durableId="24D24417"/>
  <w16cid:commentId w16cid:paraId="1A91F292" w16cid:durableId="24D34D68"/>
  <w16cid:commentId w16cid:paraId="627E214F" w16cid:durableId="256B2718"/>
  <w16cid:commentId w16cid:paraId="706C01A3" w16cid:durableId="256B259E"/>
  <w16cid:commentId w16cid:paraId="7898F00A" w16cid:durableId="254F87BC"/>
  <w16cid:commentId w16cid:paraId="3F630714" w16cid:durableId="254F8812"/>
  <w16cid:commentId w16cid:paraId="1F27FE51" w16cid:durableId="254F8857"/>
  <w16cid:commentId w16cid:paraId="23370FB5" w16cid:durableId="251031FF"/>
  <w16cid:commentId w16cid:paraId="32D90958" w16cid:durableId="24D243E8"/>
  <w16cid:commentId w16cid:paraId="4B484584" w16cid:durableId="24D24856"/>
  <w16cid:commentId w16cid:paraId="23E18EDD" w16cid:durableId="255C4080"/>
  <w16cid:commentId w16cid:paraId="1F327806" w16cid:durableId="255C407F"/>
  <w16cid:commentId w16cid:paraId="05BFB721" w16cid:durableId="2523BADF"/>
  <w16cid:commentId w16cid:paraId="51FB1538" w16cid:durableId="2562E110"/>
  <w16cid:commentId w16cid:paraId="71AF8C3D" w16cid:durableId="2523C201"/>
  <w16cid:commentId w16cid:paraId="41939022" w16cid:durableId="2523B7D2"/>
  <w16cid:commentId w16cid:paraId="54C43521" w16cid:durableId="255C3F4C"/>
  <w16cid:commentId w16cid:paraId="46AC1ED3" w16cid:durableId="2562E0BB"/>
  <w16cid:commentId w16cid:paraId="6137D56E" w16cid:durableId="2523B7E8"/>
  <w16cid:commentId w16cid:paraId="527428C3" w16cid:durableId="2523BEC2"/>
  <w16cid:commentId w16cid:paraId="40F1B3B9" w16cid:durableId="255C3933"/>
  <w16cid:commentId w16cid:paraId="7E24CA47" w16cid:durableId="2523BB2F"/>
  <w16cid:commentId w16cid:paraId="03BC732D" w16cid:durableId="255C3C97"/>
  <w16cid:commentId w16cid:paraId="4ED761DD" w16cid:durableId="2523C0AD"/>
  <w16cid:commentId w16cid:paraId="173DBAD2" w16cid:durableId="2562E397"/>
  <w16cid:commentId w16cid:paraId="4B99BC7C" w16cid:durableId="2562E206"/>
  <w16cid:commentId w16cid:paraId="1F90F7DC" w16cid:durableId="2523BF3E"/>
  <w16cid:commentId w16cid:paraId="659C0C7A" w16cid:durableId="2523B891"/>
  <w16cid:commentId w16cid:paraId="49136FC8" w16cid:durableId="2562E40A"/>
  <w16cid:commentId w16cid:paraId="7A4287EB" w16cid:durableId="2523B8B0"/>
  <w16cid:commentId w16cid:paraId="6BA87C44" w16cid:durableId="2562E419"/>
  <w16cid:commentId w16cid:paraId="294B46B3" w16cid:durableId="250EE2CA"/>
  <w16cid:commentId w16cid:paraId="3DEAE803" w16cid:durableId="2523C16A"/>
  <w16cid:commentId w16cid:paraId="018C9985" w16cid:durableId="2562E45F"/>
  <w16cid:commentId w16cid:paraId="09DD2DB9" w16cid:durableId="2523C19E"/>
  <w16cid:commentId w16cid:paraId="1A5C95AB" w16cid:durableId="2562E5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1B16F" w14:textId="77777777" w:rsidR="006A3881" w:rsidRDefault="006A3881">
      <w:r>
        <w:separator/>
      </w:r>
    </w:p>
  </w:endnote>
  <w:endnote w:type="continuationSeparator" w:id="0">
    <w:p w14:paraId="1C7F8887" w14:textId="77777777" w:rsidR="006A3881" w:rsidRDefault="006A3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DD2AF3" w:rsidRDefault="00DD2AF3"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41B8BCD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B30FD" w14:textId="77777777" w:rsidR="00DD2AF3" w:rsidRDefault="00DD2AF3"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4F4C" w14:textId="77777777" w:rsidR="006A3881" w:rsidRDefault="006A3881">
      <w:r>
        <w:separator/>
      </w:r>
    </w:p>
  </w:footnote>
  <w:footnote w:type="continuationSeparator" w:id="0">
    <w:p w14:paraId="26E193A0" w14:textId="77777777" w:rsidR="006A3881" w:rsidRDefault="006A3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F15"/>
    <w:rsid w:val="00000FA4"/>
    <w:rsid w:val="000010F6"/>
    <w:rsid w:val="00001197"/>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50FB"/>
    <w:rsid w:val="000057B2"/>
    <w:rsid w:val="00006036"/>
    <w:rsid w:val="000060BF"/>
    <w:rsid w:val="0000613F"/>
    <w:rsid w:val="0000626A"/>
    <w:rsid w:val="0000664D"/>
    <w:rsid w:val="0000676B"/>
    <w:rsid w:val="00006B8C"/>
    <w:rsid w:val="00006BF1"/>
    <w:rsid w:val="00006E7C"/>
    <w:rsid w:val="0000701A"/>
    <w:rsid w:val="000071B7"/>
    <w:rsid w:val="00007320"/>
    <w:rsid w:val="00007708"/>
    <w:rsid w:val="00007CA0"/>
    <w:rsid w:val="00007DBA"/>
    <w:rsid w:val="00010035"/>
    <w:rsid w:val="00010112"/>
    <w:rsid w:val="000106BD"/>
    <w:rsid w:val="000107D4"/>
    <w:rsid w:val="00010A44"/>
    <w:rsid w:val="00011406"/>
    <w:rsid w:val="0001160E"/>
    <w:rsid w:val="000118B5"/>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9F9"/>
    <w:rsid w:val="0002516D"/>
    <w:rsid w:val="00025230"/>
    <w:rsid w:val="000253EA"/>
    <w:rsid w:val="00025514"/>
    <w:rsid w:val="00025947"/>
    <w:rsid w:val="00025CC1"/>
    <w:rsid w:val="00026028"/>
    <w:rsid w:val="00026233"/>
    <w:rsid w:val="0002668B"/>
    <w:rsid w:val="00026788"/>
    <w:rsid w:val="00027315"/>
    <w:rsid w:val="000274D2"/>
    <w:rsid w:val="00027555"/>
    <w:rsid w:val="000277C0"/>
    <w:rsid w:val="00027CD7"/>
    <w:rsid w:val="00027D28"/>
    <w:rsid w:val="00027D99"/>
    <w:rsid w:val="0003001F"/>
    <w:rsid w:val="00030293"/>
    <w:rsid w:val="00030768"/>
    <w:rsid w:val="0003088F"/>
    <w:rsid w:val="000308F2"/>
    <w:rsid w:val="00030B47"/>
    <w:rsid w:val="00030E55"/>
    <w:rsid w:val="0003104A"/>
    <w:rsid w:val="000311BE"/>
    <w:rsid w:val="000312F2"/>
    <w:rsid w:val="00031335"/>
    <w:rsid w:val="0003139B"/>
    <w:rsid w:val="000313BE"/>
    <w:rsid w:val="000314C8"/>
    <w:rsid w:val="000315B3"/>
    <w:rsid w:val="000317D9"/>
    <w:rsid w:val="00031926"/>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712A"/>
    <w:rsid w:val="00037232"/>
    <w:rsid w:val="00037237"/>
    <w:rsid w:val="0003768E"/>
    <w:rsid w:val="00037863"/>
    <w:rsid w:val="00037AD4"/>
    <w:rsid w:val="00040390"/>
    <w:rsid w:val="000407DE"/>
    <w:rsid w:val="00040C51"/>
    <w:rsid w:val="000411D5"/>
    <w:rsid w:val="0004143F"/>
    <w:rsid w:val="000418A7"/>
    <w:rsid w:val="0004190F"/>
    <w:rsid w:val="00041AFA"/>
    <w:rsid w:val="00041D90"/>
    <w:rsid w:val="00042136"/>
    <w:rsid w:val="000425B0"/>
    <w:rsid w:val="000428C4"/>
    <w:rsid w:val="00042EEC"/>
    <w:rsid w:val="00043AB2"/>
    <w:rsid w:val="00043E33"/>
    <w:rsid w:val="0004486B"/>
    <w:rsid w:val="00044D3E"/>
    <w:rsid w:val="000450FD"/>
    <w:rsid w:val="000451B9"/>
    <w:rsid w:val="000452C7"/>
    <w:rsid w:val="00045404"/>
    <w:rsid w:val="000458DA"/>
    <w:rsid w:val="00045BCD"/>
    <w:rsid w:val="0004602D"/>
    <w:rsid w:val="00046246"/>
    <w:rsid w:val="000467D1"/>
    <w:rsid w:val="0004685E"/>
    <w:rsid w:val="00046934"/>
    <w:rsid w:val="00046AF1"/>
    <w:rsid w:val="00046FF3"/>
    <w:rsid w:val="00047154"/>
    <w:rsid w:val="00047928"/>
    <w:rsid w:val="0005098C"/>
    <w:rsid w:val="000509DC"/>
    <w:rsid w:val="00050C06"/>
    <w:rsid w:val="00050E37"/>
    <w:rsid w:val="00050F90"/>
    <w:rsid w:val="00051B1A"/>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D"/>
    <w:rsid w:val="00060B00"/>
    <w:rsid w:val="00061358"/>
    <w:rsid w:val="00061C52"/>
    <w:rsid w:val="00061E38"/>
    <w:rsid w:val="00061EF9"/>
    <w:rsid w:val="00062047"/>
    <w:rsid w:val="000620DB"/>
    <w:rsid w:val="00062569"/>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8DC"/>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E4"/>
    <w:rsid w:val="00072962"/>
    <w:rsid w:val="00073E7E"/>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DB8"/>
    <w:rsid w:val="000818C1"/>
    <w:rsid w:val="00081B6F"/>
    <w:rsid w:val="00081EE7"/>
    <w:rsid w:val="00081F0D"/>
    <w:rsid w:val="0008249E"/>
    <w:rsid w:val="00082590"/>
    <w:rsid w:val="000827E4"/>
    <w:rsid w:val="00082869"/>
    <w:rsid w:val="0008293A"/>
    <w:rsid w:val="000829F2"/>
    <w:rsid w:val="000829F7"/>
    <w:rsid w:val="00083075"/>
    <w:rsid w:val="00083222"/>
    <w:rsid w:val="000837C5"/>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F9"/>
    <w:rsid w:val="000926F4"/>
    <w:rsid w:val="00092A8D"/>
    <w:rsid w:val="00092F75"/>
    <w:rsid w:val="000930B5"/>
    <w:rsid w:val="0009322E"/>
    <w:rsid w:val="000937A9"/>
    <w:rsid w:val="00093ABF"/>
    <w:rsid w:val="00093AD5"/>
    <w:rsid w:val="0009499E"/>
    <w:rsid w:val="00094A92"/>
    <w:rsid w:val="00094F9B"/>
    <w:rsid w:val="00094FEF"/>
    <w:rsid w:val="000950F9"/>
    <w:rsid w:val="000951BA"/>
    <w:rsid w:val="000951ED"/>
    <w:rsid w:val="00095627"/>
    <w:rsid w:val="00095E94"/>
    <w:rsid w:val="00095F6D"/>
    <w:rsid w:val="00095FE1"/>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79E"/>
    <w:rsid w:val="000A781A"/>
    <w:rsid w:val="000A794E"/>
    <w:rsid w:val="000A7C79"/>
    <w:rsid w:val="000A7EA0"/>
    <w:rsid w:val="000B02E0"/>
    <w:rsid w:val="000B03CF"/>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50BB"/>
    <w:rsid w:val="000B52E9"/>
    <w:rsid w:val="000B5375"/>
    <w:rsid w:val="000B554A"/>
    <w:rsid w:val="000B5FC5"/>
    <w:rsid w:val="000B5FFC"/>
    <w:rsid w:val="000B67FB"/>
    <w:rsid w:val="000B6BDD"/>
    <w:rsid w:val="000B6E87"/>
    <w:rsid w:val="000B7106"/>
    <w:rsid w:val="000B7658"/>
    <w:rsid w:val="000B793B"/>
    <w:rsid w:val="000B7A63"/>
    <w:rsid w:val="000B7BCA"/>
    <w:rsid w:val="000B7E69"/>
    <w:rsid w:val="000C0234"/>
    <w:rsid w:val="000C072F"/>
    <w:rsid w:val="000C08B3"/>
    <w:rsid w:val="000C0D46"/>
    <w:rsid w:val="000C0E43"/>
    <w:rsid w:val="000C1289"/>
    <w:rsid w:val="000C1AA9"/>
    <w:rsid w:val="000C1B67"/>
    <w:rsid w:val="000C25D3"/>
    <w:rsid w:val="000C2FC3"/>
    <w:rsid w:val="000C3085"/>
    <w:rsid w:val="000C3A67"/>
    <w:rsid w:val="000C3DC1"/>
    <w:rsid w:val="000C4491"/>
    <w:rsid w:val="000C45A6"/>
    <w:rsid w:val="000C47BE"/>
    <w:rsid w:val="000C486C"/>
    <w:rsid w:val="000C4B62"/>
    <w:rsid w:val="000C4D99"/>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F1A"/>
    <w:rsid w:val="000E0091"/>
    <w:rsid w:val="000E00E1"/>
    <w:rsid w:val="000E01B5"/>
    <w:rsid w:val="000E032D"/>
    <w:rsid w:val="000E0584"/>
    <w:rsid w:val="000E0996"/>
    <w:rsid w:val="000E09C2"/>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F9"/>
    <w:rsid w:val="000E3F03"/>
    <w:rsid w:val="000E418D"/>
    <w:rsid w:val="000E42E4"/>
    <w:rsid w:val="000E4787"/>
    <w:rsid w:val="000E4FAE"/>
    <w:rsid w:val="000E5278"/>
    <w:rsid w:val="000E573F"/>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E03"/>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327"/>
    <w:rsid w:val="001004B0"/>
    <w:rsid w:val="00100EB0"/>
    <w:rsid w:val="001014C3"/>
    <w:rsid w:val="00101FCA"/>
    <w:rsid w:val="00102190"/>
    <w:rsid w:val="001024D1"/>
    <w:rsid w:val="001026C1"/>
    <w:rsid w:val="00102DDD"/>
    <w:rsid w:val="00102E77"/>
    <w:rsid w:val="00103372"/>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4009"/>
    <w:rsid w:val="001143C3"/>
    <w:rsid w:val="00114695"/>
    <w:rsid w:val="00114AF1"/>
    <w:rsid w:val="00114BB6"/>
    <w:rsid w:val="00115038"/>
    <w:rsid w:val="0011540E"/>
    <w:rsid w:val="001154AD"/>
    <w:rsid w:val="0011571D"/>
    <w:rsid w:val="00115808"/>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86D"/>
    <w:rsid w:val="00121D24"/>
    <w:rsid w:val="00121E20"/>
    <w:rsid w:val="00122485"/>
    <w:rsid w:val="00122580"/>
    <w:rsid w:val="0012275A"/>
    <w:rsid w:val="0012282D"/>
    <w:rsid w:val="0012287B"/>
    <w:rsid w:val="001229A0"/>
    <w:rsid w:val="00122BB4"/>
    <w:rsid w:val="00122CD7"/>
    <w:rsid w:val="0012323C"/>
    <w:rsid w:val="001233D5"/>
    <w:rsid w:val="0012350D"/>
    <w:rsid w:val="00123798"/>
    <w:rsid w:val="00123D7B"/>
    <w:rsid w:val="00124175"/>
    <w:rsid w:val="00124749"/>
    <w:rsid w:val="001247A3"/>
    <w:rsid w:val="00124C63"/>
    <w:rsid w:val="00124F7F"/>
    <w:rsid w:val="001252EA"/>
    <w:rsid w:val="00125384"/>
    <w:rsid w:val="001253C2"/>
    <w:rsid w:val="00125620"/>
    <w:rsid w:val="00125715"/>
    <w:rsid w:val="00125A1E"/>
    <w:rsid w:val="00125C60"/>
    <w:rsid w:val="00125CED"/>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9A1"/>
    <w:rsid w:val="00133CA5"/>
    <w:rsid w:val="00133FD9"/>
    <w:rsid w:val="00134288"/>
    <w:rsid w:val="0013435B"/>
    <w:rsid w:val="00134651"/>
    <w:rsid w:val="001346CE"/>
    <w:rsid w:val="0013484B"/>
    <w:rsid w:val="0013492E"/>
    <w:rsid w:val="001354D3"/>
    <w:rsid w:val="0013581A"/>
    <w:rsid w:val="00135D25"/>
    <w:rsid w:val="00135DDC"/>
    <w:rsid w:val="00135FFE"/>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CA3"/>
    <w:rsid w:val="00141F7C"/>
    <w:rsid w:val="00142961"/>
    <w:rsid w:val="00142AAD"/>
    <w:rsid w:val="00142CA7"/>
    <w:rsid w:val="00142DCE"/>
    <w:rsid w:val="001430DF"/>
    <w:rsid w:val="00143881"/>
    <w:rsid w:val="00143FBC"/>
    <w:rsid w:val="00144504"/>
    <w:rsid w:val="0014478E"/>
    <w:rsid w:val="00144EF6"/>
    <w:rsid w:val="0014504D"/>
    <w:rsid w:val="001450CB"/>
    <w:rsid w:val="0014518A"/>
    <w:rsid w:val="001455FD"/>
    <w:rsid w:val="00145611"/>
    <w:rsid w:val="00145695"/>
    <w:rsid w:val="001456B1"/>
    <w:rsid w:val="00145901"/>
    <w:rsid w:val="00145D1B"/>
    <w:rsid w:val="00146273"/>
    <w:rsid w:val="001464DF"/>
    <w:rsid w:val="00146A93"/>
    <w:rsid w:val="00146B84"/>
    <w:rsid w:val="00146E1B"/>
    <w:rsid w:val="00146E3A"/>
    <w:rsid w:val="0014711D"/>
    <w:rsid w:val="00147127"/>
    <w:rsid w:val="00147955"/>
    <w:rsid w:val="00147990"/>
    <w:rsid w:val="00147C3F"/>
    <w:rsid w:val="00147E89"/>
    <w:rsid w:val="00150557"/>
    <w:rsid w:val="00150817"/>
    <w:rsid w:val="00150AF2"/>
    <w:rsid w:val="00150CA8"/>
    <w:rsid w:val="00150FAC"/>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C17"/>
    <w:rsid w:val="00155445"/>
    <w:rsid w:val="0015580F"/>
    <w:rsid w:val="00155AB5"/>
    <w:rsid w:val="00155DE5"/>
    <w:rsid w:val="00155E4A"/>
    <w:rsid w:val="001560E3"/>
    <w:rsid w:val="00156133"/>
    <w:rsid w:val="00156349"/>
    <w:rsid w:val="001565D4"/>
    <w:rsid w:val="00156679"/>
    <w:rsid w:val="001569BB"/>
    <w:rsid w:val="00156A3E"/>
    <w:rsid w:val="0015709F"/>
    <w:rsid w:val="0015761A"/>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EE"/>
    <w:rsid w:val="00173F6E"/>
    <w:rsid w:val="0017406B"/>
    <w:rsid w:val="00174A4C"/>
    <w:rsid w:val="00174C99"/>
    <w:rsid w:val="00174D2E"/>
    <w:rsid w:val="00175131"/>
    <w:rsid w:val="001751B7"/>
    <w:rsid w:val="00175A55"/>
    <w:rsid w:val="00175B54"/>
    <w:rsid w:val="00175D1A"/>
    <w:rsid w:val="0017603B"/>
    <w:rsid w:val="0017648F"/>
    <w:rsid w:val="001765B8"/>
    <w:rsid w:val="001767B8"/>
    <w:rsid w:val="00176BA4"/>
    <w:rsid w:val="00176D95"/>
    <w:rsid w:val="00177074"/>
    <w:rsid w:val="00177239"/>
    <w:rsid w:val="001772D6"/>
    <w:rsid w:val="00177910"/>
    <w:rsid w:val="00177997"/>
    <w:rsid w:val="00177AED"/>
    <w:rsid w:val="00177BF9"/>
    <w:rsid w:val="00177E7C"/>
    <w:rsid w:val="00177F2B"/>
    <w:rsid w:val="00177F49"/>
    <w:rsid w:val="00180003"/>
    <w:rsid w:val="0018028F"/>
    <w:rsid w:val="00180D58"/>
    <w:rsid w:val="00180D85"/>
    <w:rsid w:val="00180F32"/>
    <w:rsid w:val="00180FEE"/>
    <w:rsid w:val="001813E6"/>
    <w:rsid w:val="001813EA"/>
    <w:rsid w:val="00181962"/>
    <w:rsid w:val="001819CC"/>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E08"/>
    <w:rsid w:val="001849BD"/>
    <w:rsid w:val="00184D2C"/>
    <w:rsid w:val="00184D50"/>
    <w:rsid w:val="001856F1"/>
    <w:rsid w:val="00185C1A"/>
    <w:rsid w:val="00185EA5"/>
    <w:rsid w:val="00186029"/>
    <w:rsid w:val="001860A4"/>
    <w:rsid w:val="001860E1"/>
    <w:rsid w:val="00186649"/>
    <w:rsid w:val="0018675F"/>
    <w:rsid w:val="001869FC"/>
    <w:rsid w:val="00187392"/>
    <w:rsid w:val="00187803"/>
    <w:rsid w:val="0018796C"/>
    <w:rsid w:val="00187984"/>
    <w:rsid w:val="00187D28"/>
    <w:rsid w:val="0019011C"/>
    <w:rsid w:val="0019044E"/>
    <w:rsid w:val="00190C05"/>
    <w:rsid w:val="00191373"/>
    <w:rsid w:val="00191457"/>
    <w:rsid w:val="0019156B"/>
    <w:rsid w:val="001916FE"/>
    <w:rsid w:val="0019171A"/>
    <w:rsid w:val="00191A60"/>
    <w:rsid w:val="00191CF6"/>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7FA"/>
    <w:rsid w:val="001958D7"/>
    <w:rsid w:val="00195ECE"/>
    <w:rsid w:val="00196334"/>
    <w:rsid w:val="00196A53"/>
    <w:rsid w:val="00196C07"/>
    <w:rsid w:val="00197045"/>
    <w:rsid w:val="00197A29"/>
    <w:rsid w:val="00197BBC"/>
    <w:rsid w:val="00197CE3"/>
    <w:rsid w:val="00197E6B"/>
    <w:rsid w:val="00197F7C"/>
    <w:rsid w:val="001A00E0"/>
    <w:rsid w:val="001A054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7159"/>
    <w:rsid w:val="001A7B44"/>
    <w:rsid w:val="001B03F1"/>
    <w:rsid w:val="001B151A"/>
    <w:rsid w:val="001B15BB"/>
    <w:rsid w:val="001B1787"/>
    <w:rsid w:val="001B19A0"/>
    <w:rsid w:val="001B1B40"/>
    <w:rsid w:val="001B1DC6"/>
    <w:rsid w:val="001B1E43"/>
    <w:rsid w:val="001B1E90"/>
    <w:rsid w:val="001B23CB"/>
    <w:rsid w:val="001B2428"/>
    <w:rsid w:val="001B2433"/>
    <w:rsid w:val="001B2620"/>
    <w:rsid w:val="001B29CC"/>
    <w:rsid w:val="001B2C2D"/>
    <w:rsid w:val="001B3033"/>
    <w:rsid w:val="001B3164"/>
    <w:rsid w:val="001B332C"/>
    <w:rsid w:val="001B33FB"/>
    <w:rsid w:val="001B3484"/>
    <w:rsid w:val="001B3E11"/>
    <w:rsid w:val="001B4404"/>
    <w:rsid w:val="001B4782"/>
    <w:rsid w:val="001B51A0"/>
    <w:rsid w:val="001B6244"/>
    <w:rsid w:val="001B627F"/>
    <w:rsid w:val="001B64C2"/>
    <w:rsid w:val="001B67EF"/>
    <w:rsid w:val="001B6800"/>
    <w:rsid w:val="001B7088"/>
    <w:rsid w:val="001B78B4"/>
    <w:rsid w:val="001B7ABE"/>
    <w:rsid w:val="001B7BEA"/>
    <w:rsid w:val="001C0055"/>
    <w:rsid w:val="001C03FC"/>
    <w:rsid w:val="001C0862"/>
    <w:rsid w:val="001C093C"/>
    <w:rsid w:val="001C0AFB"/>
    <w:rsid w:val="001C0BCC"/>
    <w:rsid w:val="001C107D"/>
    <w:rsid w:val="001C1144"/>
    <w:rsid w:val="001C12FF"/>
    <w:rsid w:val="001C1F0D"/>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90C"/>
    <w:rsid w:val="001C41EF"/>
    <w:rsid w:val="001C41FC"/>
    <w:rsid w:val="001C4305"/>
    <w:rsid w:val="001C4759"/>
    <w:rsid w:val="001C488F"/>
    <w:rsid w:val="001C4C53"/>
    <w:rsid w:val="001C546B"/>
    <w:rsid w:val="001C58EB"/>
    <w:rsid w:val="001C5D5C"/>
    <w:rsid w:val="001C615D"/>
    <w:rsid w:val="001C6345"/>
    <w:rsid w:val="001C64AB"/>
    <w:rsid w:val="001C65D9"/>
    <w:rsid w:val="001C6D8B"/>
    <w:rsid w:val="001C6E94"/>
    <w:rsid w:val="001C765B"/>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ED4"/>
    <w:rsid w:val="001D2910"/>
    <w:rsid w:val="001D3486"/>
    <w:rsid w:val="001D38A3"/>
    <w:rsid w:val="001D39EB"/>
    <w:rsid w:val="001D3B04"/>
    <w:rsid w:val="001D3C4D"/>
    <w:rsid w:val="001D3FBF"/>
    <w:rsid w:val="001D49CD"/>
    <w:rsid w:val="001D4D2D"/>
    <w:rsid w:val="001D4EA7"/>
    <w:rsid w:val="001D4FF7"/>
    <w:rsid w:val="001D569D"/>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387"/>
    <w:rsid w:val="001F044D"/>
    <w:rsid w:val="001F0451"/>
    <w:rsid w:val="001F0BE0"/>
    <w:rsid w:val="001F0D01"/>
    <w:rsid w:val="001F0E16"/>
    <w:rsid w:val="001F14F2"/>
    <w:rsid w:val="001F1A0B"/>
    <w:rsid w:val="001F1EE2"/>
    <w:rsid w:val="001F2053"/>
    <w:rsid w:val="001F2362"/>
    <w:rsid w:val="001F23C0"/>
    <w:rsid w:val="001F29E5"/>
    <w:rsid w:val="001F3025"/>
    <w:rsid w:val="001F3304"/>
    <w:rsid w:val="001F3545"/>
    <w:rsid w:val="001F3646"/>
    <w:rsid w:val="001F3C54"/>
    <w:rsid w:val="001F3E44"/>
    <w:rsid w:val="001F3FD5"/>
    <w:rsid w:val="001F412C"/>
    <w:rsid w:val="001F41B8"/>
    <w:rsid w:val="001F46D7"/>
    <w:rsid w:val="001F4993"/>
    <w:rsid w:val="001F4BD0"/>
    <w:rsid w:val="001F4EA7"/>
    <w:rsid w:val="001F50F5"/>
    <w:rsid w:val="001F522B"/>
    <w:rsid w:val="001F5497"/>
    <w:rsid w:val="001F54E5"/>
    <w:rsid w:val="001F55CC"/>
    <w:rsid w:val="001F55D6"/>
    <w:rsid w:val="001F58A4"/>
    <w:rsid w:val="001F5A52"/>
    <w:rsid w:val="001F5E2F"/>
    <w:rsid w:val="001F674C"/>
    <w:rsid w:val="001F6AF1"/>
    <w:rsid w:val="001F7117"/>
    <w:rsid w:val="001F7D44"/>
    <w:rsid w:val="001F7F34"/>
    <w:rsid w:val="0020089E"/>
    <w:rsid w:val="00200AC5"/>
    <w:rsid w:val="00201294"/>
    <w:rsid w:val="002016B6"/>
    <w:rsid w:val="00201A55"/>
    <w:rsid w:val="00201CBE"/>
    <w:rsid w:val="00202396"/>
    <w:rsid w:val="0020239A"/>
    <w:rsid w:val="00202827"/>
    <w:rsid w:val="002029B9"/>
    <w:rsid w:val="00202AE3"/>
    <w:rsid w:val="00202DE1"/>
    <w:rsid w:val="002032C3"/>
    <w:rsid w:val="00203C7E"/>
    <w:rsid w:val="00203F49"/>
    <w:rsid w:val="00204774"/>
    <w:rsid w:val="00204870"/>
    <w:rsid w:val="00204B8A"/>
    <w:rsid w:val="002055EF"/>
    <w:rsid w:val="00206C40"/>
    <w:rsid w:val="00206EA8"/>
    <w:rsid w:val="0020707B"/>
    <w:rsid w:val="0020722E"/>
    <w:rsid w:val="0020778E"/>
    <w:rsid w:val="002078F6"/>
    <w:rsid w:val="00207CC2"/>
    <w:rsid w:val="00207D81"/>
    <w:rsid w:val="00207E73"/>
    <w:rsid w:val="00210019"/>
    <w:rsid w:val="00210082"/>
    <w:rsid w:val="0021078E"/>
    <w:rsid w:val="00210816"/>
    <w:rsid w:val="00211433"/>
    <w:rsid w:val="0021148A"/>
    <w:rsid w:val="00211E46"/>
    <w:rsid w:val="00212258"/>
    <w:rsid w:val="002123F6"/>
    <w:rsid w:val="002126BC"/>
    <w:rsid w:val="00212851"/>
    <w:rsid w:val="00212974"/>
    <w:rsid w:val="00212A2E"/>
    <w:rsid w:val="00212AAC"/>
    <w:rsid w:val="0021303D"/>
    <w:rsid w:val="00213D13"/>
    <w:rsid w:val="00213E17"/>
    <w:rsid w:val="00213E90"/>
    <w:rsid w:val="00213FD2"/>
    <w:rsid w:val="00214BE5"/>
    <w:rsid w:val="00214CC1"/>
    <w:rsid w:val="00215010"/>
    <w:rsid w:val="002153A5"/>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F5B"/>
    <w:rsid w:val="00220084"/>
    <w:rsid w:val="002201A6"/>
    <w:rsid w:val="0022027D"/>
    <w:rsid w:val="002204C7"/>
    <w:rsid w:val="00220B16"/>
    <w:rsid w:val="00221131"/>
    <w:rsid w:val="00221201"/>
    <w:rsid w:val="0022137C"/>
    <w:rsid w:val="002214F8"/>
    <w:rsid w:val="00221721"/>
    <w:rsid w:val="00221B59"/>
    <w:rsid w:val="002220DC"/>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E1A"/>
    <w:rsid w:val="00224E5F"/>
    <w:rsid w:val="00225103"/>
    <w:rsid w:val="00225110"/>
    <w:rsid w:val="0022537C"/>
    <w:rsid w:val="00226075"/>
    <w:rsid w:val="002265AA"/>
    <w:rsid w:val="00226675"/>
    <w:rsid w:val="00226C1B"/>
    <w:rsid w:val="00226E33"/>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509D"/>
    <w:rsid w:val="00235315"/>
    <w:rsid w:val="00235452"/>
    <w:rsid w:val="0023589D"/>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403C3"/>
    <w:rsid w:val="00240405"/>
    <w:rsid w:val="00240DDC"/>
    <w:rsid w:val="00240F26"/>
    <w:rsid w:val="002412DA"/>
    <w:rsid w:val="0024152B"/>
    <w:rsid w:val="0024189D"/>
    <w:rsid w:val="0024202F"/>
    <w:rsid w:val="002422F8"/>
    <w:rsid w:val="0024254D"/>
    <w:rsid w:val="00242BBD"/>
    <w:rsid w:val="00242DE1"/>
    <w:rsid w:val="002436C1"/>
    <w:rsid w:val="002436DE"/>
    <w:rsid w:val="00243900"/>
    <w:rsid w:val="00243AF4"/>
    <w:rsid w:val="00243B19"/>
    <w:rsid w:val="00243BE4"/>
    <w:rsid w:val="00243C40"/>
    <w:rsid w:val="00243CE5"/>
    <w:rsid w:val="00243DD7"/>
    <w:rsid w:val="0024423D"/>
    <w:rsid w:val="002444A4"/>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6F8"/>
    <w:rsid w:val="0024794B"/>
    <w:rsid w:val="00247AC9"/>
    <w:rsid w:val="00247D02"/>
    <w:rsid w:val="00247D6A"/>
    <w:rsid w:val="00247DE0"/>
    <w:rsid w:val="0025004C"/>
    <w:rsid w:val="002508E9"/>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B35"/>
    <w:rsid w:val="00255B3C"/>
    <w:rsid w:val="002561EE"/>
    <w:rsid w:val="00256657"/>
    <w:rsid w:val="00256B60"/>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C33"/>
    <w:rsid w:val="00263D7E"/>
    <w:rsid w:val="00263E37"/>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FDD"/>
    <w:rsid w:val="00267337"/>
    <w:rsid w:val="002673AA"/>
    <w:rsid w:val="00267535"/>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3332"/>
    <w:rsid w:val="0028352B"/>
    <w:rsid w:val="002836B1"/>
    <w:rsid w:val="00283EE8"/>
    <w:rsid w:val="002840B1"/>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C44"/>
    <w:rsid w:val="00293CBF"/>
    <w:rsid w:val="00293E8E"/>
    <w:rsid w:val="002941B7"/>
    <w:rsid w:val="002942EB"/>
    <w:rsid w:val="00294B9D"/>
    <w:rsid w:val="00294C73"/>
    <w:rsid w:val="0029504F"/>
    <w:rsid w:val="00295868"/>
    <w:rsid w:val="00295EE9"/>
    <w:rsid w:val="00296C30"/>
    <w:rsid w:val="00296D29"/>
    <w:rsid w:val="00296E4B"/>
    <w:rsid w:val="00297013"/>
    <w:rsid w:val="00297164"/>
    <w:rsid w:val="00297380"/>
    <w:rsid w:val="002974EA"/>
    <w:rsid w:val="00297C69"/>
    <w:rsid w:val="00297F12"/>
    <w:rsid w:val="002A0232"/>
    <w:rsid w:val="002A03CF"/>
    <w:rsid w:val="002A07BD"/>
    <w:rsid w:val="002A0AB6"/>
    <w:rsid w:val="002A0AD0"/>
    <w:rsid w:val="002A0AEE"/>
    <w:rsid w:val="002A0C7D"/>
    <w:rsid w:val="002A12F9"/>
    <w:rsid w:val="002A19FB"/>
    <w:rsid w:val="002A1B05"/>
    <w:rsid w:val="002A1D27"/>
    <w:rsid w:val="002A1F9D"/>
    <w:rsid w:val="002A2378"/>
    <w:rsid w:val="002A2B77"/>
    <w:rsid w:val="002A2CFA"/>
    <w:rsid w:val="002A2E01"/>
    <w:rsid w:val="002A2E0D"/>
    <w:rsid w:val="002A3170"/>
    <w:rsid w:val="002A3514"/>
    <w:rsid w:val="002A35B3"/>
    <w:rsid w:val="002A3C91"/>
    <w:rsid w:val="002A3D44"/>
    <w:rsid w:val="002A3E91"/>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64"/>
    <w:rsid w:val="002A6D91"/>
    <w:rsid w:val="002A6DB3"/>
    <w:rsid w:val="002A71D4"/>
    <w:rsid w:val="002A71E5"/>
    <w:rsid w:val="002A765E"/>
    <w:rsid w:val="002A77D0"/>
    <w:rsid w:val="002A7BAA"/>
    <w:rsid w:val="002A7E05"/>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D8"/>
    <w:rsid w:val="002B3A1A"/>
    <w:rsid w:val="002B3D93"/>
    <w:rsid w:val="002B3E09"/>
    <w:rsid w:val="002B426C"/>
    <w:rsid w:val="002B4287"/>
    <w:rsid w:val="002B4B03"/>
    <w:rsid w:val="002B4BEF"/>
    <w:rsid w:val="002B4D71"/>
    <w:rsid w:val="002B4ECA"/>
    <w:rsid w:val="002B4F9A"/>
    <w:rsid w:val="002B4FEE"/>
    <w:rsid w:val="002B5374"/>
    <w:rsid w:val="002B562B"/>
    <w:rsid w:val="002B5666"/>
    <w:rsid w:val="002B566E"/>
    <w:rsid w:val="002B5846"/>
    <w:rsid w:val="002B5E9D"/>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3"/>
    <w:rsid w:val="002C67FF"/>
    <w:rsid w:val="002C6DFC"/>
    <w:rsid w:val="002C7676"/>
    <w:rsid w:val="002C76D0"/>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FEE"/>
    <w:rsid w:val="002E32D8"/>
    <w:rsid w:val="002E374A"/>
    <w:rsid w:val="002E3BD2"/>
    <w:rsid w:val="002E3D48"/>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604"/>
    <w:rsid w:val="002F572F"/>
    <w:rsid w:val="002F5747"/>
    <w:rsid w:val="002F577D"/>
    <w:rsid w:val="002F58A3"/>
    <w:rsid w:val="002F5964"/>
    <w:rsid w:val="002F5A5C"/>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8D"/>
    <w:rsid w:val="003012E4"/>
    <w:rsid w:val="003014D9"/>
    <w:rsid w:val="00301C92"/>
    <w:rsid w:val="00301D10"/>
    <w:rsid w:val="003020B4"/>
    <w:rsid w:val="00302261"/>
    <w:rsid w:val="003022A8"/>
    <w:rsid w:val="0030268E"/>
    <w:rsid w:val="00302B20"/>
    <w:rsid w:val="00302BA7"/>
    <w:rsid w:val="00302BBE"/>
    <w:rsid w:val="0030318B"/>
    <w:rsid w:val="003031CD"/>
    <w:rsid w:val="0030330D"/>
    <w:rsid w:val="00303493"/>
    <w:rsid w:val="0030349E"/>
    <w:rsid w:val="003037C0"/>
    <w:rsid w:val="00303D77"/>
    <w:rsid w:val="00303F4F"/>
    <w:rsid w:val="00304141"/>
    <w:rsid w:val="003044BA"/>
    <w:rsid w:val="003044E0"/>
    <w:rsid w:val="0030455B"/>
    <w:rsid w:val="003048A2"/>
    <w:rsid w:val="00304A8B"/>
    <w:rsid w:val="00304AA5"/>
    <w:rsid w:val="00304F5F"/>
    <w:rsid w:val="00305736"/>
    <w:rsid w:val="003058AC"/>
    <w:rsid w:val="003059CF"/>
    <w:rsid w:val="00305A80"/>
    <w:rsid w:val="00305ECE"/>
    <w:rsid w:val="00305F84"/>
    <w:rsid w:val="003060AC"/>
    <w:rsid w:val="00306394"/>
    <w:rsid w:val="00306414"/>
    <w:rsid w:val="003065CE"/>
    <w:rsid w:val="0030687B"/>
    <w:rsid w:val="0030695B"/>
    <w:rsid w:val="00306C2C"/>
    <w:rsid w:val="00306FBA"/>
    <w:rsid w:val="00307037"/>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C79"/>
    <w:rsid w:val="00313242"/>
    <w:rsid w:val="0031346F"/>
    <w:rsid w:val="00313545"/>
    <w:rsid w:val="00314111"/>
    <w:rsid w:val="00314331"/>
    <w:rsid w:val="003145D1"/>
    <w:rsid w:val="00314AF0"/>
    <w:rsid w:val="00314BF9"/>
    <w:rsid w:val="00314D41"/>
    <w:rsid w:val="00314D47"/>
    <w:rsid w:val="00314DBF"/>
    <w:rsid w:val="00314EA7"/>
    <w:rsid w:val="00315469"/>
    <w:rsid w:val="00315558"/>
    <w:rsid w:val="00315755"/>
    <w:rsid w:val="00315779"/>
    <w:rsid w:val="003159BD"/>
    <w:rsid w:val="00315D6F"/>
    <w:rsid w:val="003169B3"/>
    <w:rsid w:val="00316AA6"/>
    <w:rsid w:val="00316CBD"/>
    <w:rsid w:val="003171DB"/>
    <w:rsid w:val="0031740C"/>
    <w:rsid w:val="00317529"/>
    <w:rsid w:val="0031752E"/>
    <w:rsid w:val="00317746"/>
    <w:rsid w:val="0032005E"/>
    <w:rsid w:val="00320396"/>
    <w:rsid w:val="003203CD"/>
    <w:rsid w:val="0032047A"/>
    <w:rsid w:val="00320555"/>
    <w:rsid w:val="003205CF"/>
    <w:rsid w:val="00321012"/>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61D"/>
    <w:rsid w:val="0032599F"/>
    <w:rsid w:val="00325AAF"/>
    <w:rsid w:val="00325E53"/>
    <w:rsid w:val="00325FC7"/>
    <w:rsid w:val="0032626E"/>
    <w:rsid w:val="003264A7"/>
    <w:rsid w:val="00326514"/>
    <w:rsid w:val="003266F4"/>
    <w:rsid w:val="00326AA5"/>
    <w:rsid w:val="003275A4"/>
    <w:rsid w:val="0032765E"/>
    <w:rsid w:val="00327AA4"/>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FF1"/>
    <w:rsid w:val="00335B19"/>
    <w:rsid w:val="00335B4B"/>
    <w:rsid w:val="00335B64"/>
    <w:rsid w:val="003369CD"/>
    <w:rsid w:val="00336A0D"/>
    <w:rsid w:val="00336A3C"/>
    <w:rsid w:val="00336C52"/>
    <w:rsid w:val="00336CC7"/>
    <w:rsid w:val="00336CD2"/>
    <w:rsid w:val="00336FB9"/>
    <w:rsid w:val="0033724C"/>
    <w:rsid w:val="00337B1D"/>
    <w:rsid w:val="00337F0F"/>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718"/>
    <w:rsid w:val="00345884"/>
    <w:rsid w:val="00345D9B"/>
    <w:rsid w:val="00345F06"/>
    <w:rsid w:val="00346060"/>
    <w:rsid w:val="00346092"/>
    <w:rsid w:val="00346616"/>
    <w:rsid w:val="00346793"/>
    <w:rsid w:val="00346960"/>
    <w:rsid w:val="00346A0A"/>
    <w:rsid w:val="00346BC0"/>
    <w:rsid w:val="00346D10"/>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EED"/>
    <w:rsid w:val="00352134"/>
    <w:rsid w:val="0035223E"/>
    <w:rsid w:val="003526FA"/>
    <w:rsid w:val="003528E5"/>
    <w:rsid w:val="00352D66"/>
    <w:rsid w:val="003532F3"/>
    <w:rsid w:val="00353405"/>
    <w:rsid w:val="0035350C"/>
    <w:rsid w:val="003536E3"/>
    <w:rsid w:val="00353A4D"/>
    <w:rsid w:val="00353D47"/>
    <w:rsid w:val="00354016"/>
    <w:rsid w:val="0035475E"/>
    <w:rsid w:val="00354770"/>
    <w:rsid w:val="00354807"/>
    <w:rsid w:val="00354969"/>
    <w:rsid w:val="0035605F"/>
    <w:rsid w:val="0035675C"/>
    <w:rsid w:val="003567D9"/>
    <w:rsid w:val="0035690A"/>
    <w:rsid w:val="00356BB9"/>
    <w:rsid w:val="00357547"/>
    <w:rsid w:val="0035769A"/>
    <w:rsid w:val="0035796C"/>
    <w:rsid w:val="00357990"/>
    <w:rsid w:val="00357E58"/>
    <w:rsid w:val="00357FDA"/>
    <w:rsid w:val="00360027"/>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8F7"/>
    <w:rsid w:val="00385BD1"/>
    <w:rsid w:val="003861A1"/>
    <w:rsid w:val="003864B0"/>
    <w:rsid w:val="0038691E"/>
    <w:rsid w:val="00386AB8"/>
    <w:rsid w:val="00386BF5"/>
    <w:rsid w:val="00386C5D"/>
    <w:rsid w:val="00386F09"/>
    <w:rsid w:val="00387053"/>
    <w:rsid w:val="00387327"/>
    <w:rsid w:val="0038749E"/>
    <w:rsid w:val="00387712"/>
    <w:rsid w:val="00387E2B"/>
    <w:rsid w:val="00387ECF"/>
    <w:rsid w:val="0039016B"/>
    <w:rsid w:val="003903BE"/>
    <w:rsid w:val="00390659"/>
    <w:rsid w:val="00390C1D"/>
    <w:rsid w:val="0039121E"/>
    <w:rsid w:val="00391279"/>
    <w:rsid w:val="0039161D"/>
    <w:rsid w:val="00391B55"/>
    <w:rsid w:val="00391BC6"/>
    <w:rsid w:val="003923D8"/>
    <w:rsid w:val="0039276C"/>
    <w:rsid w:val="003928E8"/>
    <w:rsid w:val="00392B1E"/>
    <w:rsid w:val="00392BBF"/>
    <w:rsid w:val="00392CB4"/>
    <w:rsid w:val="00392D98"/>
    <w:rsid w:val="00392ED4"/>
    <w:rsid w:val="003934E2"/>
    <w:rsid w:val="003937BF"/>
    <w:rsid w:val="00393AB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C77"/>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515"/>
    <w:rsid w:val="003A396C"/>
    <w:rsid w:val="003A3A57"/>
    <w:rsid w:val="003A4188"/>
    <w:rsid w:val="003A4213"/>
    <w:rsid w:val="003A43C6"/>
    <w:rsid w:val="003A45E1"/>
    <w:rsid w:val="003A4CDA"/>
    <w:rsid w:val="003A5085"/>
    <w:rsid w:val="003A51AA"/>
    <w:rsid w:val="003A57D7"/>
    <w:rsid w:val="003A5E24"/>
    <w:rsid w:val="003A63A0"/>
    <w:rsid w:val="003A6657"/>
    <w:rsid w:val="003A6C0D"/>
    <w:rsid w:val="003A6E3C"/>
    <w:rsid w:val="003A6E5B"/>
    <w:rsid w:val="003A772B"/>
    <w:rsid w:val="003A7AD9"/>
    <w:rsid w:val="003A7AF2"/>
    <w:rsid w:val="003A7D0E"/>
    <w:rsid w:val="003B0126"/>
    <w:rsid w:val="003B0A74"/>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FA0"/>
    <w:rsid w:val="003C6175"/>
    <w:rsid w:val="003C6246"/>
    <w:rsid w:val="003C63E6"/>
    <w:rsid w:val="003C6473"/>
    <w:rsid w:val="003C6996"/>
    <w:rsid w:val="003C6EEE"/>
    <w:rsid w:val="003C769B"/>
    <w:rsid w:val="003C7792"/>
    <w:rsid w:val="003C77FA"/>
    <w:rsid w:val="003C7882"/>
    <w:rsid w:val="003C7AAD"/>
    <w:rsid w:val="003D00CC"/>
    <w:rsid w:val="003D0579"/>
    <w:rsid w:val="003D066C"/>
    <w:rsid w:val="003D08A4"/>
    <w:rsid w:val="003D0A70"/>
    <w:rsid w:val="003D0E8D"/>
    <w:rsid w:val="003D11AC"/>
    <w:rsid w:val="003D1524"/>
    <w:rsid w:val="003D18C1"/>
    <w:rsid w:val="003D19E0"/>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B3"/>
    <w:rsid w:val="003E5F30"/>
    <w:rsid w:val="003E6608"/>
    <w:rsid w:val="003E6E30"/>
    <w:rsid w:val="003E702E"/>
    <w:rsid w:val="003E7652"/>
    <w:rsid w:val="003E7AC8"/>
    <w:rsid w:val="003E7E0F"/>
    <w:rsid w:val="003E7E2B"/>
    <w:rsid w:val="003E7E4B"/>
    <w:rsid w:val="003F08A3"/>
    <w:rsid w:val="003F095D"/>
    <w:rsid w:val="003F0BC1"/>
    <w:rsid w:val="003F0DC7"/>
    <w:rsid w:val="003F109C"/>
    <w:rsid w:val="003F112D"/>
    <w:rsid w:val="003F124F"/>
    <w:rsid w:val="003F13C0"/>
    <w:rsid w:val="003F15F3"/>
    <w:rsid w:val="003F1600"/>
    <w:rsid w:val="003F1652"/>
    <w:rsid w:val="003F193C"/>
    <w:rsid w:val="003F1B56"/>
    <w:rsid w:val="003F1DD9"/>
    <w:rsid w:val="003F20C5"/>
    <w:rsid w:val="003F23A6"/>
    <w:rsid w:val="003F27E4"/>
    <w:rsid w:val="003F2842"/>
    <w:rsid w:val="003F2A40"/>
    <w:rsid w:val="003F323C"/>
    <w:rsid w:val="003F33C7"/>
    <w:rsid w:val="003F363A"/>
    <w:rsid w:val="003F3820"/>
    <w:rsid w:val="003F3F55"/>
    <w:rsid w:val="003F41E4"/>
    <w:rsid w:val="003F4A5F"/>
    <w:rsid w:val="003F4AEC"/>
    <w:rsid w:val="003F4DE5"/>
    <w:rsid w:val="003F4E71"/>
    <w:rsid w:val="003F544C"/>
    <w:rsid w:val="003F5A75"/>
    <w:rsid w:val="003F5BB1"/>
    <w:rsid w:val="003F6425"/>
    <w:rsid w:val="003F645D"/>
    <w:rsid w:val="003F6C1C"/>
    <w:rsid w:val="003F6E19"/>
    <w:rsid w:val="003F6E67"/>
    <w:rsid w:val="003F6E9C"/>
    <w:rsid w:val="003F71D7"/>
    <w:rsid w:val="003F770D"/>
    <w:rsid w:val="003F7929"/>
    <w:rsid w:val="003F7C31"/>
    <w:rsid w:val="0040017E"/>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BF5"/>
    <w:rsid w:val="00402EFC"/>
    <w:rsid w:val="004030BF"/>
    <w:rsid w:val="00403169"/>
    <w:rsid w:val="00403605"/>
    <w:rsid w:val="00403985"/>
    <w:rsid w:val="004039CE"/>
    <w:rsid w:val="004039F2"/>
    <w:rsid w:val="00403A09"/>
    <w:rsid w:val="00403C82"/>
    <w:rsid w:val="00403D83"/>
    <w:rsid w:val="0040486C"/>
    <w:rsid w:val="0040492F"/>
    <w:rsid w:val="00404CB2"/>
    <w:rsid w:val="00404CF8"/>
    <w:rsid w:val="0040513A"/>
    <w:rsid w:val="0040580E"/>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72F"/>
    <w:rsid w:val="00412738"/>
    <w:rsid w:val="00412BB2"/>
    <w:rsid w:val="00412BC4"/>
    <w:rsid w:val="00412ECD"/>
    <w:rsid w:val="00413214"/>
    <w:rsid w:val="00413522"/>
    <w:rsid w:val="0041358B"/>
    <w:rsid w:val="004135E9"/>
    <w:rsid w:val="0041432E"/>
    <w:rsid w:val="00414442"/>
    <w:rsid w:val="0041454C"/>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8"/>
    <w:rsid w:val="004269FA"/>
    <w:rsid w:val="00426A6E"/>
    <w:rsid w:val="00426E15"/>
    <w:rsid w:val="00426E3B"/>
    <w:rsid w:val="00426E76"/>
    <w:rsid w:val="00427346"/>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F4D"/>
    <w:rsid w:val="00437016"/>
    <w:rsid w:val="004370DE"/>
    <w:rsid w:val="0043746E"/>
    <w:rsid w:val="00437AF5"/>
    <w:rsid w:val="00437BFC"/>
    <w:rsid w:val="00437C50"/>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49C"/>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8C2"/>
    <w:rsid w:val="00457B31"/>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8C"/>
    <w:rsid w:val="004670D0"/>
    <w:rsid w:val="00467309"/>
    <w:rsid w:val="004678BF"/>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D5A"/>
    <w:rsid w:val="00477FE4"/>
    <w:rsid w:val="004800B2"/>
    <w:rsid w:val="004802CF"/>
    <w:rsid w:val="0048042B"/>
    <w:rsid w:val="00480B24"/>
    <w:rsid w:val="00480C04"/>
    <w:rsid w:val="00480C37"/>
    <w:rsid w:val="00480D09"/>
    <w:rsid w:val="00480DEC"/>
    <w:rsid w:val="00480E24"/>
    <w:rsid w:val="00480F39"/>
    <w:rsid w:val="004816A0"/>
    <w:rsid w:val="004816EE"/>
    <w:rsid w:val="004817D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8B8"/>
    <w:rsid w:val="004919EE"/>
    <w:rsid w:val="00491E0C"/>
    <w:rsid w:val="00492297"/>
    <w:rsid w:val="0049268D"/>
    <w:rsid w:val="00492A0F"/>
    <w:rsid w:val="00492D67"/>
    <w:rsid w:val="00492F85"/>
    <w:rsid w:val="00493171"/>
    <w:rsid w:val="004932C5"/>
    <w:rsid w:val="004933DB"/>
    <w:rsid w:val="0049367E"/>
    <w:rsid w:val="004939DF"/>
    <w:rsid w:val="004952B7"/>
    <w:rsid w:val="00495518"/>
    <w:rsid w:val="00495B3C"/>
    <w:rsid w:val="00495B3D"/>
    <w:rsid w:val="004963AE"/>
    <w:rsid w:val="00496447"/>
    <w:rsid w:val="004968F1"/>
    <w:rsid w:val="00496911"/>
    <w:rsid w:val="004971FD"/>
    <w:rsid w:val="0049726C"/>
    <w:rsid w:val="00497304"/>
    <w:rsid w:val="00497479"/>
    <w:rsid w:val="004974C8"/>
    <w:rsid w:val="0049753B"/>
    <w:rsid w:val="00497676"/>
    <w:rsid w:val="004976CA"/>
    <w:rsid w:val="004976FF"/>
    <w:rsid w:val="004977F5"/>
    <w:rsid w:val="004978F8"/>
    <w:rsid w:val="00497A33"/>
    <w:rsid w:val="00497BF4"/>
    <w:rsid w:val="00497F7D"/>
    <w:rsid w:val="004A0327"/>
    <w:rsid w:val="004A0671"/>
    <w:rsid w:val="004A0743"/>
    <w:rsid w:val="004A07F5"/>
    <w:rsid w:val="004A080C"/>
    <w:rsid w:val="004A0A1A"/>
    <w:rsid w:val="004A0CD5"/>
    <w:rsid w:val="004A0EA7"/>
    <w:rsid w:val="004A13FE"/>
    <w:rsid w:val="004A174D"/>
    <w:rsid w:val="004A1770"/>
    <w:rsid w:val="004A1857"/>
    <w:rsid w:val="004A1A75"/>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CA5"/>
    <w:rsid w:val="004A3E03"/>
    <w:rsid w:val="004A470F"/>
    <w:rsid w:val="004A4F62"/>
    <w:rsid w:val="004A5A14"/>
    <w:rsid w:val="004A5C79"/>
    <w:rsid w:val="004A751D"/>
    <w:rsid w:val="004A7684"/>
    <w:rsid w:val="004A7911"/>
    <w:rsid w:val="004A7B32"/>
    <w:rsid w:val="004A7C27"/>
    <w:rsid w:val="004B09B6"/>
    <w:rsid w:val="004B0D9D"/>
    <w:rsid w:val="004B14E9"/>
    <w:rsid w:val="004B1701"/>
    <w:rsid w:val="004B170A"/>
    <w:rsid w:val="004B1C4F"/>
    <w:rsid w:val="004B1CA6"/>
    <w:rsid w:val="004B1F1F"/>
    <w:rsid w:val="004B258C"/>
    <w:rsid w:val="004B263E"/>
    <w:rsid w:val="004B34D6"/>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5CD3"/>
    <w:rsid w:val="004B622A"/>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82F"/>
    <w:rsid w:val="004C7FA7"/>
    <w:rsid w:val="004D0057"/>
    <w:rsid w:val="004D05B1"/>
    <w:rsid w:val="004D0907"/>
    <w:rsid w:val="004D098B"/>
    <w:rsid w:val="004D10F0"/>
    <w:rsid w:val="004D1459"/>
    <w:rsid w:val="004D15E0"/>
    <w:rsid w:val="004D1A80"/>
    <w:rsid w:val="004D1C6C"/>
    <w:rsid w:val="004D21EE"/>
    <w:rsid w:val="004D25F6"/>
    <w:rsid w:val="004D29A0"/>
    <w:rsid w:val="004D2D97"/>
    <w:rsid w:val="004D301E"/>
    <w:rsid w:val="004D3791"/>
    <w:rsid w:val="004D41C9"/>
    <w:rsid w:val="004D41CD"/>
    <w:rsid w:val="004D44CA"/>
    <w:rsid w:val="004D51C7"/>
    <w:rsid w:val="004D5546"/>
    <w:rsid w:val="004D557D"/>
    <w:rsid w:val="004D5FDB"/>
    <w:rsid w:val="004D6C66"/>
    <w:rsid w:val="004D71A7"/>
    <w:rsid w:val="004D79E0"/>
    <w:rsid w:val="004D7B4C"/>
    <w:rsid w:val="004D7CA6"/>
    <w:rsid w:val="004D7E92"/>
    <w:rsid w:val="004E0312"/>
    <w:rsid w:val="004E0396"/>
    <w:rsid w:val="004E07EA"/>
    <w:rsid w:val="004E1D4E"/>
    <w:rsid w:val="004E1DB5"/>
    <w:rsid w:val="004E1F9B"/>
    <w:rsid w:val="004E1FD5"/>
    <w:rsid w:val="004E238E"/>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79B"/>
    <w:rsid w:val="004E78D5"/>
    <w:rsid w:val="004E7CE8"/>
    <w:rsid w:val="004E7CFD"/>
    <w:rsid w:val="004F010D"/>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A8A"/>
    <w:rsid w:val="004F2B28"/>
    <w:rsid w:val="004F3211"/>
    <w:rsid w:val="004F3694"/>
    <w:rsid w:val="004F371C"/>
    <w:rsid w:val="004F41F6"/>
    <w:rsid w:val="004F43FA"/>
    <w:rsid w:val="004F4404"/>
    <w:rsid w:val="004F47BC"/>
    <w:rsid w:val="004F47D0"/>
    <w:rsid w:val="004F49D3"/>
    <w:rsid w:val="004F4BD1"/>
    <w:rsid w:val="004F4F61"/>
    <w:rsid w:val="004F573F"/>
    <w:rsid w:val="004F5D54"/>
    <w:rsid w:val="004F5F59"/>
    <w:rsid w:val="004F5F70"/>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DB9"/>
    <w:rsid w:val="00503244"/>
    <w:rsid w:val="005032B0"/>
    <w:rsid w:val="00503458"/>
    <w:rsid w:val="00503718"/>
    <w:rsid w:val="005039E7"/>
    <w:rsid w:val="00504F48"/>
    <w:rsid w:val="00505451"/>
    <w:rsid w:val="00505581"/>
    <w:rsid w:val="005059D9"/>
    <w:rsid w:val="00505C5C"/>
    <w:rsid w:val="00505DC5"/>
    <w:rsid w:val="00505E7E"/>
    <w:rsid w:val="00505F61"/>
    <w:rsid w:val="00506882"/>
    <w:rsid w:val="0050692F"/>
    <w:rsid w:val="00506EAC"/>
    <w:rsid w:val="00506F49"/>
    <w:rsid w:val="005072F2"/>
    <w:rsid w:val="005076BF"/>
    <w:rsid w:val="00507710"/>
    <w:rsid w:val="00507CA6"/>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CF8"/>
    <w:rsid w:val="00522ED0"/>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AFA"/>
    <w:rsid w:val="005262E0"/>
    <w:rsid w:val="00526338"/>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35C5"/>
    <w:rsid w:val="00533C05"/>
    <w:rsid w:val="0053440C"/>
    <w:rsid w:val="00534469"/>
    <w:rsid w:val="00534834"/>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37F"/>
    <w:rsid w:val="005405FC"/>
    <w:rsid w:val="00540634"/>
    <w:rsid w:val="00540B6F"/>
    <w:rsid w:val="00541090"/>
    <w:rsid w:val="005415F1"/>
    <w:rsid w:val="005416AF"/>
    <w:rsid w:val="005419C1"/>
    <w:rsid w:val="00541A26"/>
    <w:rsid w:val="00541AF1"/>
    <w:rsid w:val="00541C0E"/>
    <w:rsid w:val="00541E2A"/>
    <w:rsid w:val="005420C4"/>
    <w:rsid w:val="00542481"/>
    <w:rsid w:val="00542627"/>
    <w:rsid w:val="0054262E"/>
    <w:rsid w:val="00542682"/>
    <w:rsid w:val="00542872"/>
    <w:rsid w:val="00542A8D"/>
    <w:rsid w:val="00542F46"/>
    <w:rsid w:val="00542FB4"/>
    <w:rsid w:val="005440A2"/>
    <w:rsid w:val="0054412C"/>
    <w:rsid w:val="005444BD"/>
    <w:rsid w:val="00544BB3"/>
    <w:rsid w:val="00544EDC"/>
    <w:rsid w:val="005450CC"/>
    <w:rsid w:val="00545141"/>
    <w:rsid w:val="005451AA"/>
    <w:rsid w:val="005453CC"/>
    <w:rsid w:val="0054541B"/>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EEC"/>
    <w:rsid w:val="00551310"/>
    <w:rsid w:val="0055190B"/>
    <w:rsid w:val="00552144"/>
    <w:rsid w:val="0055228B"/>
    <w:rsid w:val="005522CE"/>
    <w:rsid w:val="005524E9"/>
    <w:rsid w:val="00552801"/>
    <w:rsid w:val="005528A8"/>
    <w:rsid w:val="005528DD"/>
    <w:rsid w:val="00552C2E"/>
    <w:rsid w:val="0055302B"/>
    <w:rsid w:val="0055332B"/>
    <w:rsid w:val="00553391"/>
    <w:rsid w:val="00553E56"/>
    <w:rsid w:val="00553EF8"/>
    <w:rsid w:val="005540EC"/>
    <w:rsid w:val="00554191"/>
    <w:rsid w:val="005543FD"/>
    <w:rsid w:val="00554463"/>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2115"/>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A89"/>
    <w:rsid w:val="00566C93"/>
    <w:rsid w:val="00566DF1"/>
    <w:rsid w:val="00567BE1"/>
    <w:rsid w:val="00570397"/>
    <w:rsid w:val="005705D5"/>
    <w:rsid w:val="00570C1D"/>
    <w:rsid w:val="00570E14"/>
    <w:rsid w:val="00570F22"/>
    <w:rsid w:val="005710B0"/>
    <w:rsid w:val="005713BC"/>
    <w:rsid w:val="0057140A"/>
    <w:rsid w:val="00571959"/>
    <w:rsid w:val="00571BC4"/>
    <w:rsid w:val="00572124"/>
    <w:rsid w:val="00572358"/>
    <w:rsid w:val="00572762"/>
    <w:rsid w:val="00572E51"/>
    <w:rsid w:val="00573204"/>
    <w:rsid w:val="0057322F"/>
    <w:rsid w:val="00573316"/>
    <w:rsid w:val="005733D6"/>
    <w:rsid w:val="00573438"/>
    <w:rsid w:val="00573685"/>
    <w:rsid w:val="00573E13"/>
    <w:rsid w:val="00574126"/>
    <w:rsid w:val="00574325"/>
    <w:rsid w:val="0057497C"/>
    <w:rsid w:val="00574FCE"/>
    <w:rsid w:val="005751F8"/>
    <w:rsid w:val="005754B1"/>
    <w:rsid w:val="00575840"/>
    <w:rsid w:val="005764FD"/>
    <w:rsid w:val="0057688A"/>
    <w:rsid w:val="00576975"/>
    <w:rsid w:val="00576C06"/>
    <w:rsid w:val="00576CBB"/>
    <w:rsid w:val="00576FDB"/>
    <w:rsid w:val="00576FDF"/>
    <w:rsid w:val="00577412"/>
    <w:rsid w:val="00577C82"/>
    <w:rsid w:val="00577FDF"/>
    <w:rsid w:val="0058044A"/>
    <w:rsid w:val="00580651"/>
    <w:rsid w:val="00580797"/>
    <w:rsid w:val="005809EA"/>
    <w:rsid w:val="00580B5F"/>
    <w:rsid w:val="00580B70"/>
    <w:rsid w:val="00580B76"/>
    <w:rsid w:val="00580DA5"/>
    <w:rsid w:val="00583122"/>
    <w:rsid w:val="00583309"/>
    <w:rsid w:val="00583350"/>
    <w:rsid w:val="00583397"/>
    <w:rsid w:val="00583605"/>
    <w:rsid w:val="00583917"/>
    <w:rsid w:val="00583CA3"/>
    <w:rsid w:val="00583D50"/>
    <w:rsid w:val="00584314"/>
    <w:rsid w:val="00584693"/>
    <w:rsid w:val="0058486C"/>
    <w:rsid w:val="00584A67"/>
    <w:rsid w:val="00585280"/>
    <w:rsid w:val="00585482"/>
    <w:rsid w:val="005855A2"/>
    <w:rsid w:val="00585E64"/>
    <w:rsid w:val="005862A0"/>
    <w:rsid w:val="0058679B"/>
    <w:rsid w:val="00586CB1"/>
    <w:rsid w:val="0058759B"/>
    <w:rsid w:val="005879A0"/>
    <w:rsid w:val="00587B5D"/>
    <w:rsid w:val="00587D51"/>
    <w:rsid w:val="005901A2"/>
    <w:rsid w:val="00590240"/>
    <w:rsid w:val="00590CCB"/>
    <w:rsid w:val="00590F77"/>
    <w:rsid w:val="005910C1"/>
    <w:rsid w:val="0059110F"/>
    <w:rsid w:val="00591195"/>
    <w:rsid w:val="0059136A"/>
    <w:rsid w:val="005915A7"/>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5A"/>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2412"/>
    <w:rsid w:val="005D263A"/>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DAB"/>
    <w:rsid w:val="005D7259"/>
    <w:rsid w:val="005D726C"/>
    <w:rsid w:val="005D7806"/>
    <w:rsid w:val="005D7831"/>
    <w:rsid w:val="005D79FD"/>
    <w:rsid w:val="005D7A45"/>
    <w:rsid w:val="005D7AE9"/>
    <w:rsid w:val="005D7CA0"/>
    <w:rsid w:val="005E04F4"/>
    <w:rsid w:val="005E0572"/>
    <w:rsid w:val="005E0AAB"/>
    <w:rsid w:val="005E0AD6"/>
    <w:rsid w:val="005E0C79"/>
    <w:rsid w:val="005E0DE0"/>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9B"/>
    <w:rsid w:val="005F5BF6"/>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F"/>
    <w:rsid w:val="0060479C"/>
    <w:rsid w:val="00604825"/>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D3"/>
    <w:rsid w:val="00611465"/>
    <w:rsid w:val="00611F10"/>
    <w:rsid w:val="00612664"/>
    <w:rsid w:val="0061269B"/>
    <w:rsid w:val="00612723"/>
    <w:rsid w:val="00612C1D"/>
    <w:rsid w:val="00612EC6"/>
    <w:rsid w:val="00613C27"/>
    <w:rsid w:val="00613E9F"/>
    <w:rsid w:val="0061458B"/>
    <w:rsid w:val="00614590"/>
    <w:rsid w:val="006145AE"/>
    <w:rsid w:val="00614CE7"/>
    <w:rsid w:val="006156CD"/>
    <w:rsid w:val="00615711"/>
    <w:rsid w:val="006160EB"/>
    <w:rsid w:val="00616123"/>
    <w:rsid w:val="006163ED"/>
    <w:rsid w:val="00616709"/>
    <w:rsid w:val="00616A79"/>
    <w:rsid w:val="00616B0A"/>
    <w:rsid w:val="00616BB0"/>
    <w:rsid w:val="00616E15"/>
    <w:rsid w:val="0061717A"/>
    <w:rsid w:val="00617304"/>
    <w:rsid w:val="00617891"/>
    <w:rsid w:val="00617B41"/>
    <w:rsid w:val="00617C70"/>
    <w:rsid w:val="00617EBC"/>
    <w:rsid w:val="00617F42"/>
    <w:rsid w:val="00620108"/>
    <w:rsid w:val="0062021C"/>
    <w:rsid w:val="006204B1"/>
    <w:rsid w:val="006205B4"/>
    <w:rsid w:val="00620629"/>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4A7"/>
    <w:rsid w:val="00626AB4"/>
    <w:rsid w:val="00626E16"/>
    <w:rsid w:val="0062707B"/>
    <w:rsid w:val="006270C4"/>
    <w:rsid w:val="00627CEF"/>
    <w:rsid w:val="00630022"/>
    <w:rsid w:val="0063007A"/>
    <w:rsid w:val="006304C1"/>
    <w:rsid w:val="00630542"/>
    <w:rsid w:val="006309E4"/>
    <w:rsid w:val="00630C6A"/>
    <w:rsid w:val="00630EE7"/>
    <w:rsid w:val="006310DB"/>
    <w:rsid w:val="006314F9"/>
    <w:rsid w:val="00631A0F"/>
    <w:rsid w:val="00632445"/>
    <w:rsid w:val="0063244E"/>
    <w:rsid w:val="0063254A"/>
    <w:rsid w:val="00632683"/>
    <w:rsid w:val="00632D6E"/>
    <w:rsid w:val="00633B03"/>
    <w:rsid w:val="00634100"/>
    <w:rsid w:val="00634704"/>
    <w:rsid w:val="00635027"/>
    <w:rsid w:val="006355E5"/>
    <w:rsid w:val="006355ED"/>
    <w:rsid w:val="00636742"/>
    <w:rsid w:val="00636786"/>
    <w:rsid w:val="00636828"/>
    <w:rsid w:val="006368FA"/>
    <w:rsid w:val="006369AD"/>
    <w:rsid w:val="00636A03"/>
    <w:rsid w:val="00636B2A"/>
    <w:rsid w:val="00636F9A"/>
    <w:rsid w:val="00637084"/>
    <w:rsid w:val="0063738D"/>
    <w:rsid w:val="006375D4"/>
    <w:rsid w:val="00637711"/>
    <w:rsid w:val="006378AE"/>
    <w:rsid w:val="00640162"/>
    <w:rsid w:val="006403A3"/>
    <w:rsid w:val="006409B0"/>
    <w:rsid w:val="00640AC9"/>
    <w:rsid w:val="00640C8F"/>
    <w:rsid w:val="00640E17"/>
    <w:rsid w:val="00640E54"/>
    <w:rsid w:val="006412BF"/>
    <w:rsid w:val="0064172A"/>
    <w:rsid w:val="00641985"/>
    <w:rsid w:val="00641986"/>
    <w:rsid w:val="006422C8"/>
    <w:rsid w:val="0064233A"/>
    <w:rsid w:val="006424CA"/>
    <w:rsid w:val="006431BA"/>
    <w:rsid w:val="00643C81"/>
    <w:rsid w:val="00644229"/>
    <w:rsid w:val="00644559"/>
    <w:rsid w:val="00644981"/>
    <w:rsid w:val="00644C5F"/>
    <w:rsid w:val="00644C81"/>
    <w:rsid w:val="00644E0E"/>
    <w:rsid w:val="006453E7"/>
    <w:rsid w:val="00645452"/>
    <w:rsid w:val="006455EC"/>
    <w:rsid w:val="0064577B"/>
    <w:rsid w:val="0064586F"/>
    <w:rsid w:val="006458A2"/>
    <w:rsid w:val="00646024"/>
    <w:rsid w:val="00646170"/>
    <w:rsid w:val="006461F5"/>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64A"/>
    <w:rsid w:val="006516A1"/>
    <w:rsid w:val="0065173C"/>
    <w:rsid w:val="00651A78"/>
    <w:rsid w:val="00651FA0"/>
    <w:rsid w:val="00652048"/>
    <w:rsid w:val="006523B9"/>
    <w:rsid w:val="00652680"/>
    <w:rsid w:val="00652699"/>
    <w:rsid w:val="00652ED2"/>
    <w:rsid w:val="00653284"/>
    <w:rsid w:val="006532D8"/>
    <w:rsid w:val="0065341C"/>
    <w:rsid w:val="00653768"/>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70E5"/>
    <w:rsid w:val="006572FC"/>
    <w:rsid w:val="00657706"/>
    <w:rsid w:val="00657761"/>
    <w:rsid w:val="0065790D"/>
    <w:rsid w:val="00657923"/>
    <w:rsid w:val="00657A82"/>
    <w:rsid w:val="00657F89"/>
    <w:rsid w:val="00660001"/>
    <w:rsid w:val="00660084"/>
    <w:rsid w:val="00660093"/>
    <w:rsid w:val="006602D2"/>
    <w:rsid w:val="00660ACD"/>
    <w:rsid w:val="00660DFD"/>
    <w:rsid w:val="00660F13"/>
    <w:rsid w:val="00661005"/>
    <w:rsid w:val="0066105A"/>
    <w:rsid w:val="006614AF"/>
    <w:rsid w:val="00661B16"/>
    <w:rsid w:val="00662646"/>
    <w:rsid w:val="00662BBE"/>
    <w:rsid w:val="00662BD5"/>
    <w:rsid w:val="00662EDF"/>
    <w:rsid w:val="006634C7"/>
    <w:rsid w:val="0066396D"/>
    <w:rsid w:val="00663DD7"/>
    <w:rsid w:val="00663FC0"/>
    <w:rsid w:val="00664C7C"/>
    <w:rsid w:val="00664D1A"/>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112D"/>
    <w:rsid w:val="006713FA"/>
    <w:rsid w:val="00671765"/>
    <w:rsid w:val="0067182E"/>
    <w:rsid w:val="0067193D"/>
    <w:rsid w:val="00671C00"/>
    <w:rsid w:val="00671FDE"/>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6C5"/>
    <w:rsid w:val="00675881"/>
    <w:rsid w:val="00675897"/>
    <w:rsid w:val="00675A19"/>
    <w:rsid w:val="00676430"/>
    <w:rsid w:val="0067644B"/>
    <w:rsid w:val="00676625"/>
    <w:rsid w:val="00676677"/>
    <w:rsid w:val="006775E7"/>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E76"/>
    <w:rsid w:val="00681FE5"/>
    <w:rsid w:val="006825A1"/>
    <w:rsid w:val="006828E8"/>
    <w:rsid w:val="006829E0"/>
    <w:rsid w:val="00682A11"/>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835"/>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AD1"/>
    <w:rsid w:val="006A054E"/>
    <w:rsid w:val="006A0842"/>
    <w:rsid w:val="006A0A72"/>
    <w:rsid w:val="006A0E1E"/>
    <w:rsid w:val="006A0E79"/>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A1D"/>
    <w:rsid w:val="006A7F49"/>
    <w:rsid w:val="006B00B1"/>
    <w:rsid w:val="006B035E"/>
    <w:rsid w:val="006B0568"/>
    <w:rsid w:val="006B05FF"/>
    <w:rsid w:val="006B0A6A"/>
    <w:rsid w:val="006B0AD1"/>
    <w:rsid w:val="006B0DA3"/>
    <w:rsid w:val="006B1087"/>
    <w:rsid w:val="006B10CF"/>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D57"/>
    <w:rsid w:val="006B5EDF"/>
    <w:rsid w:val="006B6116"/>
    <w:rsid w:val="006B6166"/>
    <w:rsid w:val="006B68FA"/>
    <w:rsid w:val="006B6D8A"/>
    <w:rsid w:val="006B6EA4"/>
    <w:rsid w:val="006B79E9"/>
    <w:rsid w:val="006B7B27"/>
    <w:rsid w:val="006B7E38"/>
    <w:rsid w:val="006C03D3"/>
    <w:rsid w:val="006C0A81"/>
    <w:rsid w:val="006C0FBE"/>
    <w:rsid w:val="006C1752"/>
    <w:rsid w:val="006C1778"/>
    <w:rsid w:val="006C1C63"/>
    <w:rsid w:val="006C1CD8"/>
    <w:rsid w:val="006C20FB"/>
    <w:rsid w:val="006C222B"/>
    <w:rsid w:val="006C27F2"/>
    <w:rsid w:val="006C2879"/>
    <w:rsid w:val="006C2928"/>
    <w:rsid w:val="006C2ED4"/>
    <w:rsid w:val="006C3188"/>
    <w:rsid w:val="006C3587"/>
    <w:rsid w:val="006C3650"/>
    <w:rsid w:val="006C4042"/>
    <w:rsid w:val="006C438F"/>
    <w:rsid w:val="006C44B3"/>
    <w:rsid w:val="006C44EE"/>
    <w:rsid w:val="006C494B"/>
    <w:rsid w:val="006C49AE"/>
    <w:rsid w:val="006C4BE7"/>
    <w:rsid w:val="006C54A0"/>
    <w:rsid w:val="006C5638"/>
    <w:rsid w:val="006C589F"/>
    <w:rsid w:val="006C5DB2"/>
    <w:rsid w:val="006C6C60"/>
    <w:rsid w:val="006C6C68"/>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5A9"/>
    <w:rsid w:val="006D1665"/>
    <w:rsid w:val="006D1762"/>
    <w:rsid w:val="006D17D6"/>
    <w:rsid w:val="006D1B02"/>
    <w:rsid w:val="006D1C06"/>
    <w:rsid w:val="006D1E25"/>
    <w:rsid w:val="006D2674"/>
    <w:rsid w:val="006D287D"/>
    <w:rsid w:val="006D2A7C"/>
    <w:rsid w:val="006D2CA7"/>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B56"/>
    <w:rsid w:val="006F1CE1"/>
    <w:rsid w:val="006F1CED"/>
    <w:rsid w:val="006F20FC"/>
    <w:rsid w:val="006F21E7"/>
    <w:rsid w:val="006F252D"/>
    <w:rsid w:val="006F27F0"/>
    <w:rsid w:val="006F2D46"/>
    <w:rsid w:val="006F2F96"/>
    <w:rsid w:val="006F3002"/>
    <w:rsid w:val="006F30A8"/>
    <w:rsid w:val="006F30D1"/>
    <w:rsid w:val="006F323E"/>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784"/>
    <w:rsid w:val="00702F1A"/>
    <w:rsid w:val="0070301A"/>
    <w:rsid w:val="0070339B"/>
    <w:rsid w:val="00703436"/>
    <w:rsid w:val="0070345A"/>
    <w:rsid w:val="0070352E"/>
    <w:rsid w:val="00703ABD"/>
    <w:rsid w:val="00703BF7"/>
    <w:rsid w:val="00703CF8"/>
    <w:rsid w:val="00703DE2"/>
    <w:rsid w:val="00703E66"/>
    <w:rsid w:val="00704132"/>
    <w:rsid w:val="0070435B"/>
    <w:rsid w:val="00704641"/>
    <w:rsid w:val="00704CC1"/>
    <w:rsid w:val="007050CA"/>
    <w:rsid w:val="0070516C"/>
    <w:rsid w:val="00705232"/>
    <w:rsid w:val="007052BB"/>
    <w:rsid w:val="007052D0"/>
    <w:rsid w:val="0070552A"/>
    <w:rsid w:val="00705926"/>
    <w:rsid w:val="00705CFB"/>
    <w:rsid w:val="00705DB0"/>
    <w:rsid w:val="00705E5B"/>
    <w:rsid w:val="0070617B"/>
    <w:rsid w:val="007061A9"/>
    <w:rsid w:val="00706358"/>
    <w:rsid w:val="007067B9"/>
    <w:rsid w:val="007068D2"/>
    <w:rsid w:val="00706994"/>
    <w:rsid w:val="00706BA7"/>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EB5"/>
    <w:rsid w:val="007135FC"/>
    <w:rsid w:val="0071363D"/>
    <w:rsid w:val="00713805"/>
    <w:rsid w:val="00713920"/>
    <w:rsid w:val="007139CF"/>
    <w:rsid w:val="00713C71"/>
    <w:rsid w:val="00714463"/>
    <w:rsid w:val="00714CB0"/>
    <w:rsid w:val="00715532"/>
    <w:rsid w:val="00715A76"/>
    <w:rsid w:val="00715B09"/>
    <w:rsid w:val="00715F10"/>
    <w:rsid w:val="00716003"/>
    <w:rsid w:val="00716320"/>
    <w:rsid w:val="007164EC"/>
    <w:rsid w:val="007168B8"/>
    <w:rsid w:val="007168C8"/>
    <w:rsid w:val="00716B60"/>
    <w:rsid w:val="00716F4F"/>
    <w:rsid w:val="007172A4"/>
    <w:rsid w:val="007172B2"/>
    <w:rsid w:val="00717A5E"/>
    <w:rsid w:val="00717A65"/>
    <w:rsid w:val="00717ED9"/>
    <w:rsid w:val="00717F68"/>
    <w:rsid w:val="007203A5"/>
    <w:rsid w:val="00720B2F"/>
    <w:rsid w:val="00720D15"/>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5D7"/>
    <w:rsid w:val="007236A6"/>
    <w:rsid w:val="00723AC3"/>
    <w:rsid w:val="00723D45"/>
    <w:rsid w:val="00723F0B"/>
    <w:rsid w:val="0072451A"/>
    <w:rsid w:val="0072464F"/>
    <w:rsid w:val="0072471F"/>
    <w:rsid w:val="007249A1"/>
    <w:rsid w:val="007249FE"/>
    <w:rsid w:val="00724F6C"/>
    <w:rsid w:val="00725209"/>
    <w:rsid w:val="00725630"/>
    <w:rsid w:val="00725669"/>
    <w:rsid w:val="00725C4C"/>
    <w:rsid w:val="00725C80"/>
    <w:rsid w:val="00725FFC"/>
    <w:rsid w:val="00726071"/>
    <w:rsid w:val="00726247"/>
    <w:rsid w:val="00726571"/>
    <w:rsid w:val="0072667F"/>
    <w:rsid w:val="00726BCD"/>
    <w:rsid w:val="00726E21"/>
    <w:rsid w:val="0072711C"/>
    <w:rsid w:val="007272B5"/>
    <w:rsid w:val="007272BA"/>
    <w:rsid w:val="00727419"/>
    <w:rsid w:val="0072768B"/>
    <w:rsid w:val="0072779F"/>
    <w:rsid w:val="007278C8"/>
    <w:rsid w:val="00727B50"/>
    <w:rsid w:val="00727F2F"/>
    <w:rsid w:val="007304A3"/>
    <w:rsid w:val="00730525"/>
    <w:rsid w:val="0073065B"/>
    <w:rsid w:val="00730701"/>
    <w:rsid w:val="007307C6"/>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C3"/>
    <w:rsid w:val="007352B2"/>
    <w:rsid w:val="00735540"/>
    <w:rsid w:val="007357B7"/>
    <w:rsid w:val="00735985"/>
    <w:rsid w:val="00735B37"/>
    <w:rsid w:val="00735E44"/>
    <w:rsid w:val="00736216"/>
    <w:rsid w:val="00736492"/>
    <w:rsid w:val="007366BC"/>
    <w:rsid w:val="0073676A"/>
    <w:rsid w:val="00736BEE"/>
    <w:rsid w:val="00736F9D"/>
    <w:rsid w:val="00736FF5"/>
    <w:rsid w:val="00737294"/>
    <w:rsid w:val="00737734"/>
    <w:rsid w:val="00737AD2"/>
    <w:rsid w:val="00737BC2"/>
    <w:rsid w:val="007403DB"/>
    <w:rsid w:val="00740763"/>
    <w:rsid w:val="00740BAE"/>
    <w:rsid w:val="00740C2E"/>
    <w:rsid w:val="007412DC"/>
    <w:rsid w:val="007419AB"/>
    <w:rsid w:val="00741A6C"/>
    <w:rsid w:val="00742863"/>
    <w:rsid w:val="00742DAF"/>
    <w:rsid w:val="00742E48"/>
    <w:rsid w:val="0074311E"/>
    <w:rsid w:val="007438EA"/>
    <w:rsid w:val="00743A3F"/>
    <w:rsid w:val="00743AC4"/>
    <w:rsid w:val="0074401C"/>
    <w:rsid w:val="0074484C"/>
    <w:rsid w:val="00744AF4"/>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382"/>
    <w:rsid w:val="00750702"/>
    <w:rsid w:val="00750DBB"/>
    <w:rsid w:val="00750FF3"/>
    <w:rsid w:val="007513E4"/>
    <w:rsid w:val="00751570"/>
    <w:rsid w:val="0075174A"/>
    <w:rsid w:val="0075177B"/>
    <w:rsid w:val="007519C6"/>
    <w:rsid w:val="00751D41"/>
    <w:rsid w:val="00751F74"/>
    <w:rsid w:val="007521B3"/>
    <w:rsid w:val="007525A3"/>
    <w:rsid w:val="00752A0D"/>
    <w:rsid w:val="00752A78"/>
    <w:rsid w:val="007539A7"/>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1F7"/>
    <w:rsid w:val="0077022B"/>
    <w:rsid w:val="007709A9"/>
    <w:rsid w:val="00770A13"/>
    <w:rsid w:val="007710F7"/>
    <w:rsid w:val="007712D7"/>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877"/>
    <w:rsid w:val="00786BFB"/>
    <w:rsid w:val="007878B9"/>
    <w:rsid w:val="0079028F"/>
    <w:rsid w:val="00790A1B"/>
    <w:rsid w:val="00790B0F"/>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86C"/>
    <w:rsid w:val="007A0929"/>
    <w:rsid w:val="007A0DF2"/>
    <w:rsid w:val="007A153F"/>
    <w:rsid w:val="007A1D30"/>
    <w:rsid w:val="007A1D90"/>
    <w:rsid w:val="007A2480"/>
    <w:rsid w:val="007A28BD"/>
    <w:rsid w:val="007A342F"/>
    <w:rsid w:val="007A34A7"/>
    <w:rsid w:val="007A3E96"/>
    <w:rsid w:val="007A3E9A"/>
    <w:rsid w:val="007A44A9"/>
    <w:rsid w:val="007A46A0"/>
    <w:rsid w:val="007A4A95"/>
    <w:rsid w:val="007A501C"/>
    <w:rsid w:val="007A5267"/>
    <w:rsid w:val="007A5751"/>
    <w:rsid w:val="007A57CC"/>
    <w:rsid w:val="007A588F"/>
    <w:rsid w:val="007A591E"/>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3B1"/>
    <w:rsid w:val="007B076C"/>
    <w:rsid w:val="007B0778"/>
    <w:rsid w:val="007B08F0"/>
    <w:rsid w:val="007B09AA"/>
    <w:rsid w:val="007B161B"/>
    <w:rsid w:val="007B169C"/>
    <w:rsid w:val="007B1A76"/>
    <w:rsid w:val="007B25A6"/>
    <w:rsid w:val="007B34D6"/>
    <w:rsid w:val="007B34EF"/>
    <w:rsid w:val="007B36ED"/>
    <w:rsid w:val="007B383A"/>
    <w:rsid w:val="007B3FAA"/>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E1F"/>
    <w:rsid w:val="007B6F77"/>
    <w:rsid w:val="007B6FA0"/>
    <w:rsid w:val="007B7024"/>
    <w:rsid w:val="007B76BE"/>
    <w:rsid w:val="007B77AB"/>
    <w:rsid w:val="007B7B1F"/>
    <w:rsid w:val="007B7FE7"/>
    <w:rsid w:val="007C0F40"/>
    <w:rsid w:val="007C110D"/>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6E4"/>
    <w:rsid w:val="007C509A"/>
    <w:rsid w:val="007C52D4"/>
    <w:rsid w:val="007C537F"/>
    <w:rsid w:val="007C540B"/>
    <w:rsid w:val="007C5EF9"/>
    <w:rsid w:val="007C5F86"/>
    <w:rsid w:val="007C7137"/>
    <w:rsid w:val="007C7965"/>
    <w:rsid w:val="007C7A9A"/>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3100"/>
    <w:rsid w:val="007D3779"/>
    <w:rsid w:val="007D3AB8"/>
    <w:rsid w:val="007D3BFF"/>
    <w:rsid w:val="007D3E2D"/>
    <w:rsid w:val="007D3E6D"/>
    <w:rsid w:val="007D4204"/>
    <w:rsid w:val="007D4329"/>
    <w:rsid w:val="007D4418"/>
    <w:rsid w:val="007D45CB"/>
    <w:rsid w:val="007D4DE8"/>
    <w:rsid w:val="007D4E39"/>
    <w:rsid w:val="007D4FBE"/>
    <w:rsid w:val="007D5069"/>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F4B"/>
    <w:rsid w:val="007E4FED"/>
    <w:rsid w:val="007E50E5"/>
    <w:rsid w:val="007E5600"/>
    <w:rsid w:val="007E5D9C"/>
    <w:rsid w:val="007E5E2C"/>
    <w:rsid w:val="007E5F67"/>
    <w:rsid w:val="007E5F9A"/>
    <w:rsid w:val="007E5FDE"/>
    <w:rsid w:val="007E60F4"/>
    <w:rsid w:val="007E6CB9"/>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942"/>
    <w:rsid w:val="00800D41"/>
    <w:rsid w:val="00800F35"/>
    <w:rsid w:val="00801518"/>
    <w:rsid w:val="008018DC"/>
    <w:rsid w:val="00801AD0"/>
    <w:rsid w:val="0080227C"/>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BAB"/>
    <w:rsid w:val="00810067"/>
    <w:rsid w:val="008101BD"/>
    <w:rsid w:val="008102D6"/>
    <w:rsid w:val="008103BA"/>
    <w:rsid w:val="008105EB"/>
    <w:rsid w:val="008112DE"/>
    <w:rsid w:val="008112FB"/>
    <w:rsid w:val="00811328"/>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737"/>
    <w:rsid w:val="008157D2"/>
    <w:rsid w:val="00815A3D"/>
    <w:rsid w:val="008165C8"/>
    <w:rsid w:val="0081683C"/>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201D"/>
    <w:rsid w:val="0082202C"/>
    <w:rsid w:val="008225A3"/>
    <w:rsid w:val="00822C3B"/>
    <w:rsid w:val="00822DC1"/>
    <w:rsid w:val="00822F14"/>
    <w:rsid w:val="008230F4"/>
    <w:rsid w:val="008230F5"/>
    <w:rsid w:val="008235CC"/>
    <w:rsid w:val="00823834"/>
    <w:rsid w:val="008239D7"/>
    <w:rsid w:val="00823A97"/>
    <w:rsid w:val="00823CF1"/>
    <w:rsid w:val="0082407C"/>
    <w:rsid w:val="008241EC"/>
    <w:rsid w:val="008245D5"/>
    <w:rsid w:val="008248CD"/>
    <w:rsid w:val="00824941"/>
    <w:rsid w:val="008252E4"/>
    <w:rsid w:val="008258E4"/>
    <w:rsid w:val="00825CB0"/>
    <w:rsid w:val="00825D61"/>
    <w:rsid w:val="00826146"/>
    <w:rsid w:val="008265CC"/>
    <w:rsid w:val="0082698B"/>
    <w:rsid w:val="00826A04"/>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F01"/>
    <w:rsid w:val="00862F37"/>
    <w:rsid w:val="008631D8"/>
    <w:rsid w:val="0086388A"/>
    <w:rsid w:val="008638B8"/>
    <w:rsid w:val="0086395A"/>
    <w:rsid w:val="00863D07"/>
    <w:rsid w:val="00864BFB"/>
    <w:rsid w:val="00864F81"/>
    <w:rsid w:val="00865098"/>
    <w:rsid w:val="008652F6"/>
    <w:rsid w:val="00865376"/>
    <w:rsid w:val="0086574C"/>
    <w:rsid w:val="0086622A"/>
    <w:rsid w:val="008665FC"/>
    <w:rsid w:val="00866620"/>
    <w:rsid w:val="00866778"/>
    <w:rsid w:val="008667BA"/>
    <w:rsid w:val="00866A81"/>
    <w:rsid w:val="00866DC8"/>
    <w:rsid w:val="00866FDE"/>
    <w:rsid w:val="00867088"/>
    <w:rsid w:val="008673B4"/>
    <w:rsid w:val="00867464"/>
    <w:rsid w:val="00867512"/>
    <w:rsid w:val="008675B3"/>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E4C"/>
    <w:rsid w:val="00877F42"/>
    <w:rsid w:val="00877F75"/>
    <w:rsid w:val="008804B4"/>
    <w:rsid w:val="00880633"/>
    <w:rsid w:val="008807B0"/>
    <w:rsid w:val="00880DA2"/>
    <w:rsid w:val="00880E71"/>
    <w:rsid w:val="008811D3"/>
    <w:rsid w:val="0088131B"/>
    <w:rsid w:val="00881634"/>
    <w:rsid w:val="008817E0"/>
    <w:rsid w:val="008817FB"/>
    <w:rsid w:val="0088203B"/>
    <w:rsid w:val="008823FA"/>
    <w:rsid w:val="00882401"/>
    <w:rsid w:val="00882512"/>
    <w:rsid w:val="0088253A"/>
    <w:rsid w:val="00882B3F"/>
    <w:rsid w:val="00882DFD"/>
    <w:rsid w:val="00882FB8"/>
    <w:rsid w:val="0088311A"/>
    <w:rsid w:val="008832A3"/>
    <w:rsid w:val="0088359F"/>
    <w:rsid w:val="008838AB"/>
    <w:rsid w:val="0088391D"/>
    <w:rsid w:val="00883E43"/>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7174"/>
    <w:rsid w:val="008872EB"/>
    <w:rsid w:val="008873D5"/>
    <w:rsid w:val="00887422"/>
    <w:rsid w:val="008875E4"/>
    <w:rsid w:val="008876B5"/>
    <w:rsid w:val="00887A3D"/>
    <w:rsid w:val="00887C22"/>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BC4"/>
    <w:rsid w:val="00894FA4"/>
    <w:rsid w:val="00895083"/>
    <w:rsid w:val="00895377"/>
    <w:rsid w:val="0089582A"/>
    <w:rsid w:val="00895967"/>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2658"/>
    <w:rsid w:val="008B2CE9"/>
    <w:rsid w:val="008B2EE2"/>
    <w:rsid w:val="008B31DD"/>
    <w:rsid w:val="008B3452"/>
    <w:rsid w:val="008B39DA"/>
    <w:rsid w:val="008B4396"/>
    <w:rsid w:val="008B43DB"/>
    <w:rsid w:val="008B4496"/>
    <w:rsid w:val="008B4907"/>
    <w:rsid w:val="008B4B36"/>
    <w:rsid w:val="008B4E27"/>
    <w:rsid w:val="008B5113"/>
    <w:rsid w:val="008B5B67"/>
    <w:rsid w:val="008B6CF4"/>
    <w:rsid w:val="008B70BF"/>
    <w:rsid w:val="008B7214"/>
    <w:rsid w:val="008B7365"/>
    <w:rsid w:val="008C0045"/>
    <w:rsid w:val="008C0173"/>
    <w:rsid w:val="008C01BD"/>
    <w:rsid w:val="008C04F2"/>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3206"/>
    <w:rsid w:val="008C3B26"/>
    <w:rsid w:val="008C3F75"/>
    <w:rsid w:val="008C4149"/>
    <w:rsid w:val="008C485D"/>
    <w:rsid w:val="008C4AED"/>
    <w:rsid w:val="008C4BB9"/>
    <w:rsid w:val="008C4C32"/>
    <w:rsid w:val="008C551D"/>
    <w:rsid w:val="008C58C0"/>
    <w:rsid w:val="008C5991"/>
    <w:rsid w:val="008C5A7C"/>
    <w:rsid w:val="008C5AE3"/>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76F"/>
    <w:rsid w:val="008D1E27"/>
    <w:rsid w:val="008D2406"/>
    <w:rsid w:val="008D2702"/>
    <w:rsid w:val="008D2782"/>
    <w:rsid w:val="008D2D2F"/>
    <w:rsid w:val="008D3355"/>
    <w:rsid w:val="008D3434"/>
    <w:rsid w:val="008D3435"/>
    <w:rsid w:val="008D364F"/>
    <w:rsid w:val="008D3793"/>
    <w:rsid w:val="008D3957"/>
    <w:rsid w:val="008D3FA9"/>
    <w:rsid w:val="008D41E8"/>
    <w:rsid w:val="008D438E"/>
    <w:rsid w:val="008D48F6"/>
    <w:rsid w:val="008D5329"/>
    <w:rsid w:val="008D53F4"/>
    <w:rsid w:val="008D55F5"/>
    <w:rsid w:val="008D58C4"/>
    <w:rsid w:val="008D590E"/>
    <w:rsid w:val="008D5F4A"/>
    <w:rsid w:val="008D61CD"/>
    <w:rsid w:val="008D6382"/>
    <w:rsid w:val="008D678D"/>
    <w:rsid w:val="008D67ED"/>
    <w:rsid w:val="008D6D0E"/>
    <w:rsid w:val="008D6D2D"/>
    <w:rsid w:val="008D6EB6"/>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6B"/>
    <w:rsid w:val="008E5D36"/>
    <w:rsid w:val="008E6025"/>
    <w:rsid w:val="008E61B7"/>
    <w:rsid w:val="008E6292"/>
    <w:rsid w:val="008E6CEC"/>
    <w:rsid w:val="008E7F27"/>
    <w:rsid w:val="008F012D"/>
    <w:rsid w:val="008F0556"/>
    <w:rsid w:val="008F05EA"/>
    <w:rsid w:val="008F0A92"/>
    <w:rsid w:val="008F0CC8"/>
    <w:rsid w:val="008F1007"/>
    <w:rsid w:val="008F1091"/>
    <w:rsid w:val="008F10AC"/>
    <w:rsid w:val="008F138F"/>
    <w:rsid w:val="008F1BA0"/>
    <w:rsid w:val="008F1F7C"/>
    <w:rsid w:val="008F22F4"/>
    <w:rsid w:val="008F25BB"/>
    <w:rsid w:val="008F2FC7"/>
    <w:rsid w:val="008F3665"/>
    <w:rsid w:val="008F37D3"/>
    <w:rsid w:val="008F38F3"/>
    <w:rsid w:val="008F405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10054"/>
    <w:rsid w:val="009104FF"/>
    <w:rsid w:val="00910905"/>
    <w:rsid w:val="00910931"/>
    <w:rsid w:val="00910977"/>
    <w:rsid w:val="00911D7E"/>
    <w:rsid w:val="00911D81"/>
    <w:rsid w:val="00911F77"/>
    <w:rsid w:val="00912517"/>
    <w:rsid w:val="0091302E"/>
    <w:rsid w:val="009130FE"/>
    <w:rsid w:val="00913236"/>
    <w:rsid w:val="009133D4"/>
    <w:rsid w:val="00913AC0"/>
    <w:rsid w:val="00913FEE"/>
    <w:rsid w:val="00914440"/>
    <w:rsid w:val="009152E2"/>
    <w:rsid w:val="00915320"/>
    <w:rsid w:val="009154CA"/>
    <w:rsid w:val="00915677"/>
    <w:rsid w:val="009157F1"/>
    <w:rsid w:val="00915A4F"/>
    <w:rsid w:val="00915B06"/>
    <w:rsid w:val="00915E5A"/>
    <w:rsid w:val="0091636D"/>
    <w:rsid w:val="0091678F"/>
    <w:rsid w:val="00917751"/>
    <w:rsid w:val="00917793"/>
    <w:rsid w:val="009205A4"/>
    <w:rsid w:val="00920B7F"/>
    <w:rsid w:val="00921244"/>
    <w:rsid w:val="0092150B"/>
    <w:rsid w:val="00921522"/>
    <w:rsid w:val="009215E4"/>
    <w:rsid w:val="009217F7"/>
    <w:rsid w:val="00921B1A"/>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6A"/>
    <w:rsid w:val="00935352"/>
    <w:rsid w:val="00935746"/>
    <w:rsid w:val="00935A06"/>
    <w:rsid w:val="00935A9C"/>
    <w:rsid w:val="00935B2A"/>
    <w:rsid w:val="00935BDF"/>
    <w:rsid w:val="00935C00"/>
    <w:rsid w:val="00935DA6"/>
    <w:rsid w:val="00935DC7"/>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128"/>
    <w:rsid w:val="0094289D"/>
    <w:rsid w:val="009434AE"/>
    <w:rsid w:val="0094353B"/>
    <w:rsid w:val="009435F2"/>
    <w:rsid w:val="00943993"/>
    <w:rsid w:val="00943A2F"/>
    <w:rsid w:val="0094402D"/>
    <w:rsid w:val="00944734"/>
    <w:rsid w:val="00944BCA"/>
    <w:rsid w:val="00944D7A"/>
    <w:rsid w:val="0094512A"/>
    <w:rsid w:val="00945296"/>
    <w:rsid w:val="009453C0"/>
    <w:rsid w:val="00945B01"/>
    <w:rsid w:val="00945B7B"/>
    <w:rsid w:val="00945C24"/>
    <w:rsid w:val="009460B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170"/>
    <w:rsid w:val="0095439C"/>
    <w:rsid w:val="009544F6"/>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821"/>
    <w:rsid w:val="00957AE0"/>
    <w:rsid w:val="00957D26"/>
    <w:rsid w:val="00960622"/>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3B6"/>
    <w:rsid w:val="0097174E"/>
    <w:rsid w:val="009717B0"/>
    <w:rsid w:val="00971897"/>
    <w:rsid w:val="00972BF2"/>
    <w:rsid w:val="00972CBD"/>
    <w:rsid w:val="00972F2B"/>
    <w:rsid w:val="00973C90"/>
    <w:rsid w:val="00973EB6"/>
    <w:rsid w:val="0097402D"/>
    <w:rsid w:val="009741A4"/>
    <w:rsid w:val="00974382"/>
    <w:rsid w:val="009743E0"/>
    <w:rsid w:val="009746F3"/>
    <w:rsid w:val="00974E8F"/>
    <w:rsid w:val="009752E9"/>
    <w:rsid w:val="00975841"/>
    <w:rsid w:val="00975A7F"/>
    <w:rsid w:val="00975DB7"/>
    <w:rsid w:val="0097636D"/>
    <w:rsid w:val="00976CFD"/>
    <w:rsid w:val="009771C9"/>
    <w:rsid w:val="0097732A"/>
    <w:rsid w:val="009774DF"/>
    <w:rsid w:val="0097752B"/>
    <w:rsid w:val="00977A8A"/>
    <w:rsid w:val="00977F29"/>
    <w:rsid w:val="009800E4"/>
    <w:rsid w:val="009804D6"/>
    <w:rsid w:val="009807D0"/>
    <w:rsid w:val="00980B68"/>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AA9"/>
    <w:rsid w:val="00995D88"/>
    <w:rsid w:val="009960DD"/>
    <w:rsid w:val="009960F4"/>
    <w:rsid w:val="009963B1"/>
    <w:rsid w:val="009968F2"/>
    <w:rsid w:val="009969E7"/>
    <w:rsid w:val="00996A5A"/>
    <w:rsid w:val="00996AE9"/>
    <w:rsid w:val="00996FEB"/>
    <w:rsid w:val="00997015"/>
    <w:rsid w:val="00997102"/>
    <w:rsid w:val="00997108"/>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85"/>
    <w:rsid w:val="009A63E0"/>
    <w:rsid w:val="009A6819"/>
    <w:rsid w:val="009A6829"/>
    <w:rsid w:val="009A6C87"/>
    <w:rsid w:val="009A6CEE"/>
    <w:rsid w:val="009A6F70"/>
    <w:rsid w:val="009A770E"/>
    <w:rsid w:val="009A7717"/>
    <w:rsid w:val="009A7B9F"/>
    <w:rsid w:val="009A7E2A"/>
    <w:rsid w:val="009A7E75"/>
    <w:rsid w:val="009B0E3E"/>
    <w:rsid w:val="009B10E6"/>
    <w:rsid w:val="009B16C8"/>
    <w:rsid w:val="009B224F"/>
    <w:rsid w:val="009B2B54"/>
    <w:rsid w:val="009B2D6A"/>
    <w:rsid w:val="009B2E48"/>
    <w:rsid w:val="009B36CC"/>
    <w:rsid w:val="009B3925"/>
    <w:rsid w:val="009B3CAF"/>
    <w:rsid w:val="009B3DF5"/>
    <w:rsid w:val="009B3EB8"/>
    <w:rsid w:val="009B4283"/>
    <w:rsid w:val="009B4418"/>
    <w:rsid w:val="009B484C"/>
    <w:rsid w:val="009B491F"/>
    <w:rsid w:val="009B4974"/>
    <w:rsid w:val="009B536F"/>
    <w:rsid w:val="009B5A39"/>
    <w:rsid w:val="009B5AEE"/>
    <w:rsid w:val="009B5C72"/>
    <w:rsid w:val="009B6230"/>
    <w:rsid w:val="009B6652"/>
    <w:rsid w:val="009B6B1B"/>
    <w:rsid w:val="009B6C88"/>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21B4"/>
    <w:rsid w:val="009C2876"/>
    <w:rsid w:val="009C28E2"/>
    <w:rsid w:val="009C2F6F"/>
    <w:rsid w:val="009C306F"/>
    <w:rsid w:val="009C3121"/>
    <w:rsid w:val="009C31B5"/>
    <w:rsid w:val="009C37FE"/>
    <w:rsid w:val="009C3941"/>
    <w:rsid w:val="009C3C9D"/>
    <w:rsid w:val="009C432C"/>
    <w:rsid w:val="009C43EA"/>
    <w:rsid w:val="009C4932"/>
    <w:rsid w:val="009C4CC6"/>
    <w:rsid w:val="009C4CEF"/>
    <w:rsid w:val="009C542B"/>
    <w:rsid w:val="009C54F7"/>
    <w:rsid w:val="009C559B"/>
    <w:rsid w:val="009C5E09"/>
    <w:rsid w:val="009C5F7A"/>
    <w:rsid w:val="009C61CC"/>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E7906"/>
    <w:rsid w:val="009E7F24"/>
    <w:rsid w:val="009F0121"/>
    <w:rsid w:val="009F03F6"/>
    <w:rsid w:val="009F0446"/>
    <w:rsid w:val="009F0722"/>
    <w:rsid w:val="009F080C"/>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A1B"/>
    <w:rsid w:val="009F6FDA"/>
    <w:rsid w:val="009F7010"/>
    <w:rsid w:val="009F7065"/>
    <w:rsid w:val="009F7827"/>
    <w:rsid w:val="009F799B"/>
    <w:rsid w:val="009F7C06"/>
    <w:rsid w:val="009F7E8E"/>
    <w:rsid w:val="009F7F56"/>
    <w:rsid w:val="00A00374"/>
    <w:rsid w:val="00A00601"/>
    <w:rsid w:val="00A00DE0"/>
    <w:rsid w:val="00A00DE9"/>
    <w:rsid w:val="00A01940"/>
    <w:rsid w:val="00A01BEF"/>
    <w:rsid w:val="00A01DCC"/>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E13"/>
    <w:rsid w:val="00A07582"/>
    <w:rsid w:val="00A07922"/>
    <w:rsid w:val="00A07B52"/>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4418"/>
    <w:rsid w:val="00A144A6"/>
    <w:rsid w:val="00A14939"/>
    <w:rsid w:val="00A14A3B"/>
    <w:rsid w:val="00A1505D"/>
    <w:rsid w:val="00A15171"/>
    <w:rsid w:val="00A15299"/>
    <w:rsid w:val="00A152FE"/>
    <w:rsid w:val="00A153E6"/>
    <w:rsid w:val="00A155E6"/>
    <w:rsid w:val="00A15A76"/>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74A"/>
    <w:rsid w:val="00A228B8"/>
    <w:rsid w:val="00A228F4"/>
    <w:rsid w:val="00A22B03"/>
    <w:rsid w:val="00A22B64"/>
    <w:rsid w:val="00A22B80"/>
    <w:rsid w:val="00A22F68"/>
    <w:rsid w:val="00A23319"/>
    <w:rsid w:val="00A237FF"/>
    <w:rsid w:val="00A23ECB"/>
    <w:rsid w:val="00A23F42"/>
    <w:rsid w:val="00A23F46"/>
    <w:rsid w:val="00A2440B"/>
    <w:rsid w:val="00A24474"/>
    <w:rsid w:val="00A24533"/>
    <w:rsid w:val="00A248F8"/>
    <w:rsid w:val="00A24963"/>
    <w:rsid w:val="00A25077"/>
    <w:rsid w:val="00A251C5"/>
    <w:rsid w:val="00A253B9"/>
    <w:rsid w:val="00A2583F"/>
    <w:rsid w:val="00A25C72"/>
    <w:rsid w:val="00A25F2A"/>
    <w:rsid w:val="00A2608C"/>
    <w:rsid w:val="00A2618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640"/>
    <w:rsid w:val="00A34646"/>
    <w:rsid w:val="00A3466A"/>
    <w:rsid w:val="00A349CF"/>
    <w:rsid w:val="00A34CCF"/>
    <w:rsid w:val="00A34DEA"/>
    <w:rsid w:val="00A3534E"/>
    <w:rsid w:val="00A354AF"/>
    <w:rsid w:val="00A3559C"/>
    <w:rsid w:val="00A357DB"/>
    <w:rsid w:val="00A35D2E"/>
    <w:rsid w:val="00A3637C"/>
    <w:rsid w:val="00A368D8"/>
    <w:rsid w:val="00A36BFA"/>
    <w:rsid w:val="00A36CFB"/>
    <w:rsid w:val="00A36FED"/>
    <w:rsid w:val="00A37156"/>
    <w:rsid w:val="00A37377"/>
    <w:rsid w:val="00A373D1"/>
    <w:rsid w:val="00A37498"/>
    <w:rsid w:val="00A3749E"/>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50682"/>
    <w:rsid w:val="00A50DAF"/>
    <w:rsid w:val="00A51404"/>
    <w:rsid w:val="00A51C26"/>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51F"/>
    <w:rsid w:val="00A61520"/>
    <w:rsid w:val="00A618A1"/>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EE0"/>
    <w:rsid w:val="00A720FF"/>
    <w:rsid w:val="00A721B4"/>
    <w:rsid w:val="00A725B3"/>
    <w:rsid w:val="00A727FA"/>
    <w:rsid w:val="00A730B9"/>
    <w:rsid w:val="00A7367F"/>
    <w:rsid w:val="00A737B3"/>
    <w:rsid w:val="00A73875"/>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219D"/>
    <w:rsid w:val="00A8223A"/>
    <w:rsid w:val="00A8232C"/>
    <w:rsid w:val="00A82448"/>
    <w:rsid w:val="00A82993"/>
    <w:rsid w:val="00A83889"/>
    <w:rsid w:val="00A83D18"/>
    <w:rsid w:val="00A83DB4"/>
    <w:rsid w:val="00A83E65"/>
    <w:rsid w:val="00A84115"/>
    <w:rsid w:val="00A843AC"/>
    <w:rsid w:val="00A845B0"/>
    <w:rsid w:val="00A84CD4"/>
    <w:rsid w:val="00A84EC6"/>
    <w:rsid w:val="00A85590"/>
    <w:rsid w:val="00A85633"/>
    <w:rsid w:val="00A856E5"/>
    <w:rsid w:val="00A857BF"/>
    <w:rsid w:val="00A86100"/>
    <w:rsid w:val="00A86624"/>
    <w:rsid w:val="00A86753"/>
    <w:rsid w:val="00A868BE"/>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D5"/>
    <w:rsid w:val="00AA1945"/>
    <w:rsid w:val="00AA1B2C"/>
    <w:rsid w:val="00AA2376"/>
    <w:rsid w:val="00AA2714"/>
    <w:rsid w:val="00AA274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7B"/>
    <w:rsid w:val="00AA3EFD"/>
    <w:rsid w:val="00AA45C0"/>
    <w:rsid w:val="00AA46FD"/>
    <w:rsid w:val="00AA4B22"/>
    <w:rsid w:val="00AA4E2E"/>
    <w:rsid w:val="00AA541F"/>
    <w:rsid w:val="00AA549A"/>
    <w:rsid w:val="00AA5539"/>
    <w:rsid w:val="00AA5670"/>
    <w:rsid w:val="00AA57CC"/>
    <w:rsid w:val="00AA5A54"/>
    <w:rsid w:val="00AA5BF4"/>
    <w:rsid w:val="00AA5D3F"/>
    <w:rsid w:val="00AA5D99"/>
    <w:rsid w:val="00AA5DA7"/>
    <w:rsid w:val="00AA5FCF"/>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FC0"/>
    <w:rsid w:val="00AB347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8D8"/>
    <w:rsid w:val="00AC00A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60"/>
    <w:rsid w:val="00AD532D"/>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D3F"/>
    <w:rsid w:val="00B0702C"/>
    <w:rsid w:val="00B070B8"/>
    <w:rsid w:val="00B0741C"/>
    <w:rsid w:val="00B0754B"/>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2322"/>
    <w:rsid w:val="00B1237C"/>
    <w:rsid w:val="00B1253B"/>
    <w:rsid w:val="00B127D1"/>
    <w:rsid w:val="00B129DB"/>
    <w:rsid w:val="00B12AC9"/>
    <w:rsid w:val="00B12C63"/>
    <w:rsid w:val="00B13B32"/>
    <w:rsid w:val="00B13C4E"/>
    <w:rsid w:val="00B13CB1"/>
    <w:rsid w:val="00B13CEC"/>
    <w:rsid w:val="00B14050"/>
    <w:rsid w:val="00B1517F"/>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A3B"/>
    <w:rsid w:val="00B21A8E"/>
    <w:rsid w:val="00B21B88"/>
    <w:rsid w:val="00B21C1F"/>
    <w:rsid w:val="00B21FFF"/>
    <w:rsid w:val="00B22156"/>
    <w:rsid w:val="00B22454"/>
    <w:rsid w:val="00B2249D"/>
    <w:rsid w:val="00B22F56"/>
    <w:rsid w:val="00B235EA"/>
    <w:rsid w:val="00B23E16"/>
    <w:rsid w:val="00B23ECC"/>
    <w:rsid w:val="00B241C9"/>
    <w:rsid w:val="00B2434D"/>
    <w:rsid w:val="00B243C7"/>
    <w:rsid w:val="00B24412"/>
    <w:rsid w:val="00B2459E"/>
    <w:rsid w:val="00B248F7"/>
    <w:rsid w:val="00B24900"/>
    <w:rsid w:val="00B24967"/>
    <w:rsid w:val="00B24FF0"/>
    <w:rsid w:val="00B24FFC"/>
    <w:rsid w:val="00B2510E"/>
    <w:rsid w:val="00B2543E"/>
    <w:rsid w:val="00B258D5"/>
    <w:rsid w:val="00B25B68"/>
    <w:rsid w:val="00B25CB7"/>
    <w:rsid w:val="00B25D4A"/>
    <w:rsid w:val="00B25ED7"/>
    <w:rsid w:val="00B25FE7"/>
    <w:rsid w:val="00B26079"/>
    <w:rsid w:val="00B260B7"/>
    <w:rsid w:val="00B26165"/>
    <w:rsid w:val="00B261E9"/>
    <w:rsid w:val="00B2663F"/>
    <w:rsid w:val="00B26C27"/>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AD"/>
    <w:rsid w:val="00B442DF"/>
    <w:rsid w:val="00B444B8"/>
    <w:rsid w:val="00B4473A"/>
    <w:rsid w:val="00B447DC"/>
    <w:rsid w:val="00B4495A"/>
    <w:rsid w:val="00B44DB8"/>
    <w:rsid w:val="00B44FD9"/>
    <w:rsid w:val="00B451C6"/>
    <w:rsid w:val="00B454A2"/>
    <w:rsid w:val="00B4556D"/>
    <w:rsid w:val="00B457BC"/>
    <w:rsid w:val="00B4613D"/>
    <w:rsid w:val="00B46B72"/>
    <w:rsid w:val="00B46CC2"/>
    <w:rsid w:val="00B46D39"/>
    <w:rsid w:val="00B47181"/>
    <w:rsid w:val="00B475A4"/>
    <w:rsid w:val="00B47B25"/>
    <w:rsid w:val="00B47BC5"/>
    <w:rsid w:val="00B47D28"/>
    <w:rsid w:val="00B47E3C"/>
    <w:rsid w:val="00B500FB"/>
    <w:rsid w:val="00B502D2"/>
    <w:rsid w:val="00B505FB"/>
    <w:rsid w:val="00B50722"/>
    <w:rsid w:val="00B507D4"/>
    <w:rsid w:val="00B5094A"/>
    <w:rsid w:val="00B509AE"/>
    <w:rsid w:val="00B517ED"/>
    <w:rsid w:val="00B518EB"/>
    <w:rsid w:val="00B51901"/>
    <w:rsid w:val="00B519B1"/>
    <w:rsid w:val="00B52122"/>
    <w:rsid w:val="00B5214D"/>
    <w:rsid w:val="00B523FE"/>
    <w:rsid w:val="00B52422"/>
    <w:rsid w:val="00B5260D"/>
    <w:rsid w:val="00B52757"/>
    <w:rsid w:val="00B528B2"/>
    <w:rsid w:val="00B528B5"/>
    <w:rsid w:val="00B52C3C"/>
    <w:rsid w:val="00B52C7E"/>
    <w:rsid w:val="00B53911"/>
    <w:rsid w:val="00B53E73"/>
    <w:rsid w:val="00B543EA"/>
    <w:rsid w:val="00B547C3"/>
    <w:rsid w:val="00B54886"/>
    <w:rsid w:val="00B54AC8"/>
    <w:rsid w:val="00B54B6B"/>
    <w:rsid w:val="00B54D05"/>
    <w:rsid w:val="00B54F13"/>
    <w:rsid w:val="00B54F18"/>
    <w:rsid w:val="00B55318"/>
    <w:rsid w:val="00B557D1"/>
    <w:rsid w:val="00B55842"/>
    <w:rsid w:val="00B55919"/>
    <w:rsid w:val="00B55C41"/>
    <w:rsid w:val="00B55F82"/>
    <w:rsid w:val="00B5625A"/>
    <w:rsid w:val="00B56D4F"/>
    <w:rsid w:val="00B574DB"/>
    <w:rsid w:val="00B57665"/>
    <w:rsid w:val="00B5780E"/>
    <w:rsid w:val="00B57A8C"/>
    <w:rsid w:val="00B6063F"/>
    <w:rsid w:val="00B60751"/>
    <w:rsid w:val="00B60EE4"/>
    <w:rsid w:val="00B6101E"/>
    <w:rsid w:val="00B615B9"/>
    <w:rsid w:val="00B61672"/>
    <w:rsid w:val="00B62348"/>
    <w:rsid w:val="00B62364"/>
    <w:rsid w:val="00B623E1"/>
    <w:rsid w:val="00B628CF"/>
    <w:rsid w:val="00B62E10"/>
    <w:rsid w:val="00B63611"/>
    <w:rsid w:val="00B63719"/>
    <w:rsid w:val="00B6414C"/>
    <w:rsid w:val="00B64658"/>
    <w:rsid w:val="00B64D03"/>
    <w:rsid w:val="00B64DBC"/>
    <w:rsid w:val="00B651A0"/>
    <w:rsid w:val="00B65D96"/>
    <w:rsid w:val="00B662D8"/>
    <w:rsid w:val="00B663C9"/>
    <w:rsid w:val="00B66761"/>
    <w:rsid w:val="00B66B52"/>
    <w:rsid w:val="00B678A8"/>
    <w:rsid w:val="00B678B7"/>
    <w:rsid w:val="00B67EA2"/>
    <w:rsid w:val="00B70435"/>
    <w:rsid w:val="00B70A38"/>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9A8"/>
    <w:rsid w:val="00B74F10"/>
    <w:rsid w:val="00B75064"/>
    <w:rsid w:val="00B75180"/>
    <w:rsid w:val="00B757E8"/>
    <w:rsid w:val="00B75A93"/>
    <w:rsid w:val="00B75C9D"/>
    <w:rsid w:val="00B75FC3"/>
    <w:rsid w:val="00B760D0"/>
    <w:rsid w:val="00B763A1"/>
    <w:rsid w:val="00B765A3"/>
    <w:rsid w:val="00B7664E"/>
    <w:rsid w:val="00B76958"/>
    <w:rsid w:val="00B76C40"/>
    <w:rsid w:val="00B76C7B"/>
    <w:rsid w:val="00B76EB1"/>
    <w:rsid w:val="00B76EC1"/>
    <w:rsid w:val="00B76F03"/>
    <w:rsid w:val="00B77260"/>
    <w:rsid w:val="00B77617"/>
    <w:rsid w:val="00B77CF6"/>
    <w:rsid w:val="00B8017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651"/>
    <w:rsid w:val="00B85F64"/>
    <w:rsid w:val="00B86798"/>
    <w:rsid w:val="00B869B8"/>
    <w:rsid w:val="00B86AE0"/>
    <w:rsid w:val="00B87225"/>
    <w:rsid w:val="00B87501"/>
    <w:rsid w:val="00B904E2"/>
    <w:rsid w:val="00B904E9"/>
    <w:rsid w:val="00B907F3"/>
    <w:rsid w:val="00B90BB0"/>
    <w:rsid w:val="00B90C35"/>
    <w:rsid w:val="00B90F3C"/>
    <w:rsid w:val="00B914FE"/>
    <w:rsid w:val="00B91698"/>
    <w:rsid w:val="00B91ECD"/>
    <w:rsid w:val="00B91ED3"/>
    <w:rsid w:val="00B91F59"/>
    <w:rsid w:val="00B92D6B"/>
    <w:rsid w:val="00B92F1B"/>
    <w:rsid w:val="00B93098"/>
    <w:rsid w:val="00B933E7"/>
    <w:rsid w:val="00B934F8"/>
    <w:rsid w:val="00B9390A"/>
    <w:rsid w:val="00B93A6B"/>
    <w:rsid w:val="00B93F39"/>
    <w:rsid w:val="00B94243"/>
    <w:rsid w:val="00B947CD"/>
    <w:rsid w:val="00B94947"/>
    <w:rsid w:val="00B94D53"/>
    <w:rsid w:val="00B94E6A"/>
    <w:rsid w:val="00B94FA1"/>
    <w:rsid w:val="00B95164"/>
    <w:rsid w:val="00B95282"/>
    <w:rsid w:val="00B955CE"/>
    <w:rsid w:val="00B955DF"/>
    <w:rsid w:val="00B95694"/>
    <w:rsid w:val="00B95B13"/>
    <w:rsid w:val="00B961F4"/>
    <w:rsid w:val="00B96425"/>
    <w:rsid w:val="00B969E0"/>
    <w:rsid w:val="00B96A9C"/>
    <w:rsid w:val="00B96ED1"/>
    <w:rsid w:val="00B97525"/>
    <w:rsid w:val="00B9754A"/>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629"/>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232"/>
    <w:rsid w:val="00BA540A"/>
    <w:rsid w:val="00BA59A8"/>
    <w:rsid w:val="00BA6753"/>
    <w:rsid w:val="00BA6762"/>
    <w:rsid w:val="00BA6B8A"/>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914"/>
    <w:rsid w:val="00BB7A91"/>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706E"/>
    <w:rsid w:val="00BC73A7"/>
    <w:rsid w:val="00BC7516"/>
    <w:rsid w:val="00BC7B14"/>
    <w:rsid w:val="00BC7BEF"/>
    <w:rsid w:val="00BC7CB1"/>
    <w:rsid w:val="00BD0AAF"/>
    <w:rsid w:val="00BD0C6D"/>
    <w:rsid w:val="00BD0D95"/>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602"/>
    <w:rsid w:val="00BD5656"/>
    <w:rsid w:val="00BD5984"/>
    <w:rsid w:val="00BD5CBB"/>
    <w:rsid w:val="00BD63CF"/>
    <w:rsid w:val="00BD644B"/>
    <w:rsid w:val="00BD645E"/>
    <w:rsid w:val="00BD647F"/>
    <w:rsid w:val="00BD648A"/>
    <w:rsid w:val="00BD6C34"/>
    <w:rsid w:val="00BD70FD"/>
    <w:rsid w:val="00BD715F"/>
    <w:rsid w:val="00BD743D"/>
    <w:rsid w:val="00BD7573"/>
    <w:rsid w:val="00BD7577"/>
    <w:rsid w:val="00BD7ABB"/>
    <w:rsid w:val="00BD7D02"/>
    <w:rsid w:val="00BD7E35"/>
    <w:rsid w:val="00BD7EE8"/>
    <w:rsid w:val="00BE04BF"/>
    <w:rsid w:val="00BE08C2"/>
    <w:rsid w:val="00BE0C00"/>
    <w:rsid w:val="00BE165F"/>
    <w:rsid w:val="00BE16E0"/>
    <w:rsid w:val="00BE1991"/>
    <w:rsid w:val="00BE1CEC"/>
    <w:rsid w:val="00BE1EEA"/>
    <w:rsid w:val="00BE2C99"/>
    <w:rsid w:val="00BE2CC1"/>
    <w:rsid w:val="00BE3029"/>
    <w:rsid w:val="00BE3448"/>
    <w:rsid w:val="00BE34F2"/>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ED"/>
    <w:rsid w:val="00BF1AC1"/>
    <w:rsid w:val="00BF1FB8"/>
    <w:rsid w:val="00BF225B"/>
    <w:rsid w:val="00BF272A"/>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A40"/>
    <w:rsid w:val="00C075AE"/>
    <w:rsid w:val="00C07A86"/>
    <w:rsid w:val="00C07B03"/>
    <w:rsid w:val="00C07C69"/>
    <w:rsid w:val="00C07ED1"/>
    <w:rsid w:val="00C10304"/>
    <w:rsid w:val="00C10307"/>
    <w:rsid w:val="00C1035E"/>
    <w:rsid w:val="00C10649"/>
    <w:rsid w:val="00C10ACB"/>
    <w:rsid w:val="00C10D12"/>
    <w:rsid w:val="00C10E6E"/>
    <w:rsid w:val="00C112AD"/>
    <w:rsid w:val="00C11383"/>
    <w:rsid w:val="00C11492"/>
    <w:rsid w:val="00C1192D"/>
    <w:rsid w:val="00C11EB3"/>
    <w:rsid w:val="00C11EB8"/>
    <w:rsid w:val="00C12099"/>
    <w:rsid w:val="00C12D7C"/>
    <w:rsid w:val="00C12D82"/>
    <w:rsid w:val="00C12E15"/>
    <w:rsid w:val="00C12E69"/>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EF8"/>
    <w:rsid w:val="00C1707A"/>
    <w:rsid w:val="00C17092"/>
    <w:rsid w:val="00C17190"/>
    <w:rsid w:val="00C171A1"/>
    <w:rsid w:val="00C172BC"/>
    <w:rsid w:val="00C1774E"/>
    <w:rsid w:val="00C177D6"/>
    <w:rsid w:val="00C17AB4"/>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35E"/>
    <w:rsid w:val="00C26360"/>
    <w:rsid w:val="00C2694B"/>
    <w:rsid w:val="00C26BE1"/>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216A"/>
    <w:rsid w:val="00C32652"/>
    <w:rsid w:val="00C328C4"/>
    <w:rsid w:val="00C330ED"/>
    <w:rsid w:val="00C33163"/>
    <w:rsid w:val="00C3326B"/>
    <w:rsid w:val="00C3328C"/>
    <w:rsid w:val="00C335A7"/>
    <w:rsid w:val="00C33651"/>
    <w:rsid w:val="00C3412F"/>
    <w:rsid w:val="00C341ED"/>
    <w:rsid w:val="00C3517B"/>
    <w:rsid w:val="00C35404"/>
    <w:rsid w:val="00C3563C"/>
    <w:rsid w:val="00C35A64"/>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4D1"/>
    <w:rsid w:val="00C44B0E"/>
    <w:rsid w:val="00C44B73"/>
    <w:rsid w:val="00C44CAB"/>
    <w:rsid w:val="00C44D4C"/>
    <w:rsid w:val="00C44F98"/>
    <w:rsid w:val="00C44FE2"/>
    <w:rsid w:val="00C45414"/>
    <w:rsid w:val="00C456EB"/>
    <w:rsid w:val="00C458B6"/>
    <w:rsid w:val="00C45A00"/>
    <w:rsid w:val="00C45BBD"/>
    <w:rsid w:val="00C45F4C"/>
    <w:rsid w:val="00C463C9"/>
    <w:rsid w:val="00C4698A"/>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837"/>
    <w:rsid w:val="00C51A01"/>
    <w:rsid w:val="00C52B65"/>
    <w:rsid w:val="00C52FA9"/>
    <w:rsid w:val="00C533EE"/>
    <w:rsid w:val="00C535E3"/>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23C7"/>
    <w:rsid w:val="00C624FF"/>
    <w:rsid w:val="00C625D2"/>
    <w:rsid w:val="00C62801"/>
    <w:rsid w:val="00C62829"/>
    <w:rsid w:val="00C62955"/>
    <w:rsid w:val="00C62AD7"/>
    <w:rsid w:val="00C6300A"/>
    <w:rsid w:val="00C630E0"/>
    <w:rsid w:val="00C6336F"/>
    <w:rsid w:val="00C6359A"/>
    <w:rsid w:val="00C63AB7"/>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292"/>
    <w:rsid w:val="00C774A6"/>
    <w:rsid w:val="00C77AD6"/>
    <w:rsid w:val="00C77BC2"/>
    <w:rsid w:val="00C8011C"/>
    <w:rsid w:val="00C80C4C"/>
    <w:rsid w:val="00C8192C"/>
    <w:rsid w:val="00C81B15"/>
    <w:rsid w:val="00C81B8A"/>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5330"/>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434C"/>
    <w:rsid w:val="00C94478"/>
    <w:rsid w:val="00C946C9"/>
    <w:rsid w:val="00C94D32"/>
    <w:rsid w:val="00C9525C"/>
    <w:rsid w:val="00C953BB"/>
    <w:rsid w:val="00C954DE"/>
    <w:rsid w:val="00C95853"/>
    <w:rsid w:val="00C96209"/>
    <w:rsid w:val="00C9633E"/>
    <w:rsid w:val="00C96DD8"/>
    <w:rsid w:val="00C96FED"/>
    <w:rsid w:val="00C97341"/>
    <w:rsid w:val="00C975FE"/>
    <w:rsid w:val="00CA05DA"/>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B49"/>
    <w:rsid w:val="00CA4B61"/>
    <w:rsid w:val="00CA4C29"/>
    <w:rsid w:val="00CA4EA3"/>
    <w:rsid w:val="00CA5063"/>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55F2"/>
    <w:rsid w:val="00CB5975"/>
    <w:rsid w:val="00CB66F3"/>
    <w:rsid w:val="00CB6957"/>
    <w:rsid w:val="00CB6DD1"/>
    <w:rsid w:val="00CB6FBC"/>
    <w:rsid w:val="00CB72CF"/>
    <w:rsid w:val="00CB749C"/>
    <w:rsid w:val="00CB757D"/>
    <w:rsid w:val="00CB7891"/>
    <w:rsid w:val="00CB7C8A"/>
    <w:rsid w:val="00CB7FEA"/>
    <w:rsid w:val="00CC03FE"/>
    <w:rsid w:val="00CC04FC"/>
    <w:rsid w:val="00CC090D"/>
    <w:rsid w:val="00CC09B8"/>
    <w:rsid w:val="00CC0C6C"/>
    <w:rsid w:val="00CC0DE3"/>
    <w:rsid w:val="00CC1037"/>
    <w:rsid w:val="00CC112A"/>
    <w:rsid w:val="00CC1901"/>
    <w:rsid w:val="00CC1AC2"/>
    <w:rsid w:val="00CC1B33"/>
    <w:rsid w:val="00CC1B42"/>
    <w:rsid w:val="00CC1B4C"/>
    <w:rsid w:val="00CC24ED"/>
    <w:rsid w:val="00CC2646"/>
    <w:rsid w:val="00CC27D9"/>
    <w:rsid w:val="00CC2D06"/>
    <w:rsid w:val="00CC2D7C"/>
    <w:rsid w:val="00CC2F2E"/>
    <w:rsid w:val="00CC33A6"/>
    <w:rsid w:val="00CC33D7"/>
    <w:rsid w:val="00CC34EA"/>
    <w:rsid w:val="00CC3D4F"/>
    <w:rsid w:val="00CC43F9"/>
    <w:rsid w:val="00CC480A"/>
    <w:rsid w:val="00CC4EC3"/>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F0"/>
    <w:rsid w:val="00CD0438"/>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3DA"/>
    <w:rsid w:val="00CD345B"/>
    <w:rsid w:val="00CD3791"/>
    <w:rsid w:val="00CD3E27"/>
    <w:rsid w:val="00CD4D55"/>
    <w:rsid w:val="00CD4DCD"/>
    <w:rsid w:val="00CD51E1"/>
    <w:rsid w:val="00CD5974"/>
    <w:rsid w:val="00CD5F31"/>
    <w:rsid w:val="00CD62A4"/>
    <w:rsid w:val="00CD683B"/>
    <w:rsid w:val="00CD6ED7"/>
    <w:rsid w:val="00CD75D3"/>
    <w:rsid w:val="00CD78A0"/>
    <w:rsid w:val="00CD7924"/>
    <w:rsid w:val="00CD79F2"/>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709"/>
    <w:rsid w:val="00CE1916"/>
    <w:rsid w:val="00CE195C"/>
    <w:rsid w:val="00CE1A5A"/>
    <w:rsid w:val="00CE1A70"/>
    <w:rsid w:val="00CE1E6E"/>
    <w:rsid w:val="00CE1FAD"/>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94"/>
    <w:rsid w:val="00D055A3"/>
    <w:rsid w:val="00D05607"/>
    <w:rsid w:val="00D0569B"/>
    <w:rsid w:val="00D05BD4"/>
    <w:rsid w:val="00D05DA1"/>
    <w:rsid w:val="00D05ECC"/>
    <w:rsid w:val="00D0615B"/>
    <w:rsid w:val="00D065D5"/>
    <w:rsid w:val="00D067BE"/>
    <w:rsid w:val="00D0694F"/>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EEE"/>
    <w:rsid w:val="00D12DA9"/>
    <w:rsid w:val="00D131CC"/>
    <w:rsid w:val="00D13502"/>
    <w:rsid w:val="00D1389C"/>
    <w:rsid w:val="00D13A5D"/>
    <w:rsid w:val="00D13A94"/>
    <w:rsid w:val="00D13C67"/>
    <w:rsid w:val="00D1452F"/>
    <w:rsid w:val="00D15485"/>
    <w:rsid w:val="00D1568A"/>
    <w:rsid w:val="00D1590F"/>
    <w:rsid w:val="00D15B87"/>
    <w:rsid w:val="00D15C74"/>
    <w:rsid w:val="00D164B1"/>
    <w:rsid w:val="00D164ED"/>
    <w:rsid w:val="00D16504"/>
    <w:rsid w:val="00D16674"/>
    <w:rsid w:val="00D1701B"/>
    <w:rsid w:val="00D1705D"/>
    <w:rsid w:val="00D172CC"/>
    <w:rsid w:val="00D1735D"/>
    <w:rsid w:val="00D177DA"/>
    <w:rsid w:val="00D17837"/>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640"/>
    <w:rsid w:val="00D31CB8"/>
    <w:rsid w:val="00D325F8"/>
    <w:rsid w:val="00D32973"/>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69A5"/>
    <w:rsid w:val="00D36D16"/>
    <w:rsid w:val="00D36E30"/>
    <w:rsid w:val="00D36EA6"/>
    <w:rsid w:val="00D36F2C"/>
    <w:rsid w:val="00D373B7"/>
    <w:rsid w:val="00D373BB"/>
    <w:rsid w:val="00D37635"/>
    <w:rsid w:val="00D379F1"/>
    <w:rsid w:val="00D40491"/>
    <w:rsid w:val="00D40D76"/>
    <w:rsid w:val="00D41073"/>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E39"/>
    <w:rsid w:val="00D42E3F"/>
    <w:rsid w:val="00D42F3F"/>
    <w:rsid w:val="00D42FA7"/>
    <w:rsid w:val="00D437DE"/>
    <w:rsid w:val="00D43AC8"/>
    <w:rsid w:val="00D43B35"/>
    <w:rsid w:val="00D43BF5"/>
    <w:rsid w:val="00D44470"/>
    <w:rsid w:val="00D44796"/>
    <w:rsid w:val="00D447BB"/>
    <w:rsid w:val="00D44D7C"/>
    <w:rsid w:val="00D44EE7"/>
    <w:rsid w:val="00D45119"/>
    <w:rsid w:val="00D45153"/>
    <w:rsid w:val="00D45693"/>
    <w:rsid w:val="00D45BBB"/>
    <w:rsid w:val="00D45CAC"/>
    <w:rsid w:val="00D45F1A"/>
    <w:rsid w:val="00D468DB"/>
    <w:rsid w:val="00D4691B"/>
    <w:rsid w:val="00D46F10"/>
    <w:rsid w:val="00D479DC"/>
    <w:rsid w:val="00D47C4C"/>
    <w:rsid w:val="00D50049"/>
    <w:rsid w:val="00D50495"/>
    <w:rsid w:val="00D5063D"/>
    <w:rsid w:val="00D50662"/>
    <w:rsid w:val="00D506DF"/>
    <w:rsid w:val="00D51431"/>
    <w:rsid w:val="00D5199A"/>
    <w:rsid w:val="00D51A52"/>
    <w:rsid w:val="00D51CEF"/>
    <w:rsid w:val="00D52B1F"/>
    <w:rsid w:val="00D52C29"/>
    <w:rsid w:val="00D52C3B"/>
    <w:rsid w:val="00D52FC0"/>
    <w:rsid w:val="00D533E5"/>
    <w:rsid w:val="00D53A0C"/>
    <w:rsid w:val="00D54146"/>
    <w:rsid w:val="00D5447D"/>
    <w:rsid w:val="00D547C3"/>
    <w:rsid w:val="00D54819"/>
    <w:rsid w:val="00D54D8F"/>
    <w:rsid w:val="00D54F2F"/>
    <w:rsid w:val="00D55346"/>
    <w:rsid w:val="00D55B87"/>
    <w:rsid w:val="00D56046"/>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179E"/>
    <w:rsid w:val="00D617A7"/>
    <w:rsid w:val="00D62070"/>
    <w:rsid w:val="00D621B6"/>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99D"/>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F1E"/>
    <w:rsid w:val="00D744E5"/>
    <w:rsid w:val="00D74CD4"/>
    <w:rsid w:val="00D74DDC"/>
    <w:rsid w:val="00D753ED"/>
    <w:rsid w:val="00D75806"/>
    <w:rsid w:val="00D75B86"/>
    <w:rsid w:val="00D76999"/>
    <w:rsid w:val="00D7721C"/>
    <w:rsid w:val="00D7737D"/>
    <w:rsid w:val="00D77399"/>
    <w:rsid w:val="00D807F3"/>
    <w:rsid w:val="00D80C2D"/>
    <w:rsid w:val="00D816EA"/>
    <w:rsid w:val="00D81789"/>
    <w:rsid w:val="00D8231E"/>
    <w:rsid w:val="00D826B0"/>
    <w:rsid w:val="00D828AC"/>
    <w:rsid w:val="00D82AD0"/>
    <w:rsid w:val="00D82AFF"/>
    <w:rsid w:val="00D830DF"/>
    <w:rsid w:val="00D8322F"/>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93C"/>
    <w:rsid w:val="00D87B26"/>
    <w:rsid w:val="00D87CD9"/>
    <w:rsid w:val="00D87D5F"/>
    <w:rsid w:val="00D87D83"/>
    <w:rsid w:val="00D900DB"/>
    <w:rsid w:val="00D901E7"/>
    <w:rsid w:val="00D90460"/>
    <w:rsid w:val="00D90521"/>
    <w:rsid w:val="00D90C54"/>
    <w:rsid w:val="00D90D6E"/>
    <w:rsid w:val="00D914DE"/>
    <w:rsid w:val="00D922F5"/>
    <w:rsid w:val="00D9276A"/>
    <w:rsid w:val="00D928DC"/>
    <w:rsid w:val="00D92AC7"/>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EA"/>
    <w:rsid w:val="00D95703"/>
    <w:rsid w:val="00D9570B"/>
    <w:rsid w:val="00D95F47"/>
    <w:rsid w:val="00D96112"/>
    <w:rsid w:val="00D9638A"/>
    <w:rsid w:val="00D97040"/>
    <w:rsid w:val="00D97457"/>
    <w:rsid w:val="00D9760F"/>
    <w:rsid w:val="00D97749"/>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838"/>
    <w:rsid w:val="00DB7867"/>
    <w:rsid w:val="00DB7CBA"/>
    <w:rsid w:val="00DB7D4D"/>
    <w:rsid w:val="00DC03B6"/>
    <w:rsid w:val="00DC0A6B"/>
    <w:rsid w:val="00DC1289"/>
    <w:rsid w:val="00DC16C1"/>
    <w:rsid w:val="00DC1701"/>
    <w:rsid w:val="00DC1A8A"/>
    <w:rsid w:val="00DC1DFA"/>
    <w:rsid w:val="00DC1F5B"/>
    <w:rsid w:val="00DC22F3"/>
    <w:rsid w:val="00DC27E0"/>
    <w:rsid w:val="00DC2C15"/>
    <w:rsid w:val="00DC2C52"/>
    <w:rsid w:val="00DC2F8F"/>
    <w:rsid w:val="00DC3293"/>
    <w:rsid w:val="00DC3417"/>
    <w:rsid w:val="00DC383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53B"/>
    <w:rsid w:val="00DC7A08"/>
    <w:rsid w:val="00DC7A31"/>
    <w:rsid w:val="00DC7DB1"/>
    <w:rsid w:val="00DD01F8"/>
    <w:rsid w:val="00DD094C"/>
    <w:rsid w:val="00DD0A43"/>
    <w:rsid w:val="00DD0AFB"/>
    <w:rsid w:val="00DD0F2E"/>
    <w:rsid w:val="00DD11FD"/>
    <w:rsid w:val="00DD14EB"/>
    <w:rsid w:val="00DD21D0"/>
    <w:rsid w:val="00DD28FC"/>
    <w:rsid w:val="00DD297E"/>
    <w:rsid w:val="00DD2985"/>
    <w:rsid w:val="00DD2A0B"/>
    <w:rsid w:val="00DD2AAA"/>
    <w:rsid w:val="00DD2AF3"/>
    <w:rsid w:val="00DD2B89"/>
    <w:rsid w:val="00DD3445"/>
    <w:rsid w:val="00DD3611"/>
    <w:rsid w:val="00DD37DB"/>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D8"/>
    <w:rsid w:val="00DD7BE4"/>
    <w:rsid w:val="00DD7C81"/>
    <w:rsid w:val="00DD7D02"/>
    <w:rsid w:val="00DD7EB7"/>
    <w:rsid w:val="00DE0100"/>
    <w:rsid w:val="00DE02CB"/>
    <w:rsid w:val="00DE073C"/>
    <w:rsid w:val="00DE0A39"/>
    <w:rsid w:val="00DE0FE4"/>
    <w:rsid w:val="00DE129B"/>
    <w:rsid w:val="00DE18CA"/>
    <w:rsid w:val="00DE1AD3"/>
    <w:rsid w:val="00DE1BCB"/>
    <w:rsid w:val="00DE1FC8"/>
    <w:rsid w:val="00DE268A"/>
    <w:rsid w:val="00DE273A"/>
    <w:rsid w:val="00DE2A45"/>
    <w:rsid w:val="00DE2D47"/>
    <w:rsid w:val="00DE3BE9"/>
    <w:rsid w:val="00DE3C95"/>
    <w:rsid w:val="00DE3CF5"/>
    <w:rsid w:val="00DE42A0"/>
    <w:rsid w:val="00DE4450"/>
    <w:rsid w:val="00DE4611"/>
    <w:rsid w:val="00DE4663"/>
    <w:rsid w:val="00DE4881"/>
    <w:rsid w:val="00DE48B0"/>
    <w:rsid w:val="00DE4E60"/>
    <w:rsid w:val="00DE563F"/>
    <w:rsid w:val="00DE5A00"/>
    <w:rsid w:val="00DE5DDE"/>
    <w:rsid w:val="00DE5F18"/>
    <w:rsid w:val="00DE6057"/>
    <w:rsid w:val="00DE6077"/>
    <w:rsid w:val="00DE61BF"/>
    <w:rsid w:val="00DE6A71"/>
    <w:rsid w:val="00DE6AF1"/>
    <w:rsid w:val="00DE6B67"/>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833"/>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81D"/>
    <w:rsid w:val="00E25C92"/>
    <w:rsid w:val="00E26164"/>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3D1"/>
    <w:rsid w:val="00E30A2A"/>
    <w:rsid w:val="00E30E36"/>
    <w:rsid w:val="00E3119B"/>
    <w:rsid w:val="00E312F5"/>
    <w:rsid w:val="00E3138A"/>
    <w:rsid w:val="00E31811"/>
    <w:rsid w:val="00E31D30"/>
    <w:rsid w:val="00E31D4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400CA"/>
    <w:rsid w:val="00E409D8"/>
    <w:rsid w:val="00E4116D"/>
    <w:rsid w:val="00E411DF"/>
    <w:rsid w:val="00E415F1"/>
    <w:rsid w:val="00E41A63"/>
    <w:rsid w:val="00E4249E"/>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94"/>
    <w:rsid w:val="00E4789A"/>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F19"/>
    <w:rsid w:val="00E525F0"/>
    <w:rsid w:val="00E52A43"/>
    <w:rsid w:val="00E52AFB"/>
    <w:rsid w:val="00E52BEC"/>
    <w:rsid w:val="00E52FD4"/>
    <w:rsid w:val="00E531A8"/>
    <w:rsid w:val="00E538CD"/>
    <w:rsid w:val="00E53D98"/>
    <w:rsid w:val="00E53DCD"/>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A9"/>
    <w:rsid w:val="00E55B9D"/>
    <w:rsid w:val="00E560DB"/>
    <w:rsid w:val="00E56353"/>
    <w:rsid w:val="00E56374"/>
    <w:rsid w:val="00E56945"/>
    <w:rsid w:val="00E569E1"/>
    <w:rsid w:val="00E56B69"/>
    <w:rsid w:val="00E56C1D"/>
    <w:rsid w:val="00E57493"/>
    <w:rsid w:val="00E600CC"/>
    <w:rsid w:val="00E60301"/>
    <w:rsid w:val="00E60333"/>
    <w:rsid w:val="00E60390"/>
    <w:rsid w:val="00E605D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94C"/>
    <w:rsid w:val="00E64285"/>
    <w:rsid w:val="00E6458E"/>
    <w:rsid w:val="00E647FC"/>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701E3"/>
    <w:rsid w:val="00E70602"/>
    <w:rsid w:val="00E70989"/>
    <w:rsid w:val="00E70B18"/>
    <w:rsid w:val="00E70B90"/>
    <w:rsid w:val="00E71029"/>
    <w:rsid w:val="00E714FC"/>
    <w:rsid w:val="00E71A36"/>
    <w:rsid w:val="00E71AAA"/>
    <w:rsid w:val="00E71BCA"/>
    <w:rsid w:val="00E72866"/>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AA3"/>
    <w:rsid w:val="00E77EE0"/>
    <w:rsid w:val="00E80152"/>
    <w:rsid w:val="00E8042C"/>
    <w:rsid w:val="00E804E4"/>
    <w:rsid w:val="00E80B88"/>
    <w:rsid w:val="00E80BDB"/>
    <w:rsid w:val="00E80CB1"/>
    <w:rsid w:val="00E80DB5"/>
    <w:rsid w:val="00E810DE"/>
    <w:rsid w:val="00E8127C"/>
    <w:rsid w:val="00E813A2"/>
    <w:rsid w:val="00E814AE"/>
    <w:rsid w:val="00E8160E"/>
    <w:rsid w:val="00E81868"/>
    <w:rsid w:val="00E81B87"/>
    <w:rsid w:val="00E81BBC"/>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E39"/>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EB6"/>
    <w:rsid w:val="00E91070"/>
    <w:rsid w:val="00E9109E"/>
    <w:rsid w:val="00E910FD"/>
    <w:rsid w:val="00E913FD"/>
    <w:rsid w:val="00E915BE"/>
    <w:rsid w:val="00E9174C"/>
    <w:rsid w:val="00E91801"/>
    <w:rsid w:val="00E918D5"/>
    <w:rsid w:val="00E91B96"/>
    <w:rsid w:val="00E91C43"/>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301A"/>
    <w:rsid w:val="00EA31AB"/>
    <w:rsid w:val="00EA32BB"/>
    <w:rsid w:val="00EA3312"/>
    <w:rsid w:val="00EA39DA"/>
    <w:rsid w:val="00EA3A32"/>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803"/>
    <w:rsid w:val="00EA58B4"/>
    <w:rsid w:val="00EA5AB4"/>
    <w:rsid w:val="00EA5B40"/>
    <w:rsid w:val="00EA5E30"/>
    <w:rsid w:val="00EA6428"/>
    <w:rsid w:val="00EA644E"/>
    <w:rsid w:val="00EA649E"/>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14B6"/>
    <w:rsid w:val="00EB15B7"/>
    <w:rsid w:val="00EB1634"/>
    <w:rsid w:val="00EB163C"/>
    <w:rsid w:val="00EB17FE"/>
    <w:rsid w:val="00EB2229"/>
    <w:rsid w:val="00EB2251"/>
    <w:rsid w:val="00EB235C"/>
    <w:rsid w:val="00EB2846"/>
    <w:rsid w:val="00EB2C82"/>
    <w:rsid w:val="00EB32D9"/>
    <w:rsid w:val="00EB3570"/>
    <w:rsid w:val="00EB35AC"/>
    <w:rsid w:val="00EB38A9"/>
    <w:rsid w:val="00EB3972"/>
    <w:rsid w:val="00EB3F13"/>
    <w:rsid w:val="00EB408D"/>
    <w:rsid w:val="00EB4194"/>
    <w:rsid w:val="00EB44B4"/>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3965"/>
    <w:rsid w:val="00EC399A"/>
    <w:rsid w:val="00EC39BB"/>
    <w:rsid w:val="00EC3AFA"/>
    <w:rsid w:val="00EC3BE3"/>
    <w:rsid w:val="00EC4846"/>
    <w:rsid w:val="00EC4EA5"/>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BC"/>
    <w:rsid w:val="00ED3F0E"/>
    <w:rsid w:val="00ED43B8"/>
    <w:rsid w:val="00ED4726"/>
    <w:rsid w:val="00ED4820"/>
    <w:rsid w:val="00ED49A0"/>
    <w:rsid w:val="00ED4AFB"/>
    <w:rsid w:val="00ED4B02"/>
    <w:rsid w:val="00ED4BF7"/>
    <w:rsid w:val="00ED4D64"/>
    <w:rsid w:val="00ED514C"/>
    <w:rsid w:val="00ED5212"/>
    <w:rsid w:val="00ED5393"/>
    <w:rsid w:val="00ED5682"/>
    <w:rsid w:val="00ED58E7"/>
    <w:rsid w:val="00ED625C"/>
    <w:rsid w:val="00ED6445"/>
    <w:rsid w:val="00ED68DB"/>
    <w:rsid w:val="00ED6C82"/>
    <w:rsid w:val="00ED6CAB"/>
    <w:rsid w:val="00ED71C8"/>
    <w:rsid w:val="00ED758D"/>
    <w:rsid w:val="00ED7601"/>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754"/>
    <w:rsid w:val="00EE5AD2"/>
    <w:rsid w:val="00EE61AD"/>
    <w:rsid w:val="00EE6592"/>
    <w:rsid w:val="00EE6605"/>
    <w:rsid w:val="00EE66B5"/>
    <w:rsid w:val="00EE69A2"/>
    <w:rsid w:val="00EE6DD7"/>
    <w:rsid w:val="00EE6E29"/>
    <w:rsid w:val="00EE6F9C"/>
    <w:rsid w:val="00EE70FE"/>
    <w:rsid w:val="00EE741C"/>
    <w:rsid w:val="00EE76B2"/>
    <w:rsid w:val="00EE7756"/>
    <w:rsid w:val="00EE79C5"/>
    <w:rsid w:val="00EE79ED"/>
    <w:rsid w:val="00EF01B5"/>
    <w:rsid w:val="00EF01C5"/>
    <w:rsid w:val="00EF01FC"/>
    <w:rsid w:val="00EF024B"/>
    <w:rsid w:val="00EF0575"/>
    <w:rsid w:val="00EF05E0"/>
    <w:rsid w:val="00EF08C5"/>
    <w:rsid w:val="00EF0928"/>
    <w:rsid w:val="00EF11FD"/>
    <w:rsid w:val="00EF1804"/>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EAD"/>
    <w:rsid w:val="00EF5ECC"/>
    <w:rsid w:val="00EF62F1"/>
    <w:rsid w:val="00EF641F"/>
    <w:rsid w:val="00EF6567"/>
    <w:rsid w:val="00EF6763"/>
    <w:rsid w:val="00EF6A33"/>
    <w:rsid w:val="00EF6B93"/>
    <w:rsid w:val="00EF6BD9"/>
    <w:rsid w:val="00EF7405"/>
    <w:rsid w:val="00EF7518"/>
    <w:rsid w:val="00EF7ACB"/>
    <w:rsid w:val="00EF7B88"/>
    <w:rsid w:val="00EF7D30"/>
    <w:rsid w:val="00EF7F89"/>
    <w:rsid w:val="00F0037C"/>
    <w:rsid w:val="00F0054E"/>
    <w:rsid w:val="00F0071F"/>
    <w:rsid w:val="00F00958"/>
    <w:rsid w:val="00F00974"/>
    <w:rsid w:val="00F009E7"/>
    <w:rsid w:val="00F00AD0"/>
    <w:rsid w:val="00F00B29"/>
    <w:rsid w:val="00F00CA0"/>
    <w:rsid w:val="00F00DD4"/>
    <w:rsid w:val="00F0101E"/>
    <w:rsid w:val="00F011F8"/>
    <w:rsid w:val="00F0136A"/>
    <w:rsid w:val="00F019EE"/>
    <w:rsid w:val="00F01E23"/>
    <w:rsid w:val="00F0270D"/>
    <w:rsid w:val="00F02C46"/>
    <w:rsid w:val="00F02E40"/>
    <w:rsid w:val="00F0339F"/>
    <w:rsid w:val="00F034BB"/>
    <w:rsid w:val="00F03952"/>
    <w:rsid w:val="00F03A0B"/>
    <w:rsid w:val="00F03EA9"/>
    <w:rsid w:val="00F03F99"/>
    <w:rsid w:val="00F04139"/>
    <w:rsid w:val="00F0420D"/>
    <w:rsid w:val="00F046E1"/>
    <w:rsid w:val="00F04768"/>
    <w:rsid w:val="00F053C8"/>
    <w:rsid w:val="00F0548A"/>
    <w:rsid w:val="00F059D3"/>
    <w:rsid w:val="00F05B13"/>
    <w:rsid w:val="00F05B97"/>
    <w:rsid w:val="00F05E7A"/>
    <w:rsid w:val="00F062CD"/>
    <w:rsid w:val="00F063CF"/>
    <w:rsid w:val="00F0643F"/>
    <w:rsid w:val="00F066A9"/>
    <w:rsid w:val="00F072BF"/>
    <w:rsid w:val="00F079FB"/>
    <w:rsid w:val="00F07B57"/>
    <w:rsid w:val="00F07DDC"/>
    <w:rsid w:val="00F1013A"/>
    <w:rsid w:val="00F1030D"/>
    <w:rsid w:val="00F107A2"/>
    <w:rsid w:val="00F10AF2"/>
    <w:rsid w:val="00F10F4F"/>
    <w:rsid w:val="00F11241"/>
    <w:rsid w:val="00F118FD"/>
    <w:rsid w:val="00F11A56"/>
    <w:rsid w:val="00F11B77"/>
    <w:rsid w:val="00F11C7A"/>
    <w:rsid w:val="00F120C5"/>
    <w:rsid w:val="00F121FC"/>
    <w:rsid w:val="00F1226D"/>
    <w:rsid w:val="00F1237F"/>
    <w:rsid w:val="00F12469"/>
    <w:rsid w:val="00F12AE6"/>
    <w:rsid w:val="00F12EFA"/>
    <w:rsid w:val="00F13169"/>
    <w:rsid w:val="00F1375E"/>
    <w:rsid w:val="00F13C50"/>
    <w:rsid w:val="00F13E54"/>
    <w:rsid w:val="00F14038"/>
    <w:rsid w:val="00F1412C"/>
    <w:rsid w:val="00F1498E"/>
    <w:rsid w:val="00F14A87"/>
    <w:rsid w:val="00F14D43"/>
    <w:rsid w:val="00F14E52"/>
    <w:rsid w:val="00F155F5"/>
    <w:rsid w:val="00F15970"/>
    <w:rsid w:val="00F15A0D"/>
    <w:rsid w:val="00F160DC"/>
    <w:rsid w:val="00F16729"/>
    <w:rsid w:val="00F16742"/>
    <w:rsid w:val="00F16934"/>
    <w:rsid w:val="00F16C15"/>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FA"/>
    <w:rsid w:val="00F2330F"/>
    <w:rsid w:val="00F2369C"/>
    <w:rsid w:val="00F2370D"/>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42E"/>
    <w:rsid w:val="00F30491"/>
    <w:rsid w:val="00F30B84"/>
    <w:rsid w:val="00F30B99"/>
    <w:rsid w:val="00F30D6E"/>
    <w:rsid w:val="00F3128D"/>
    <w:rsid w:val="00F312BE"/>
    <w:rsid w:val="00F316A2"/>
    <w:rsid w:val="00F3180F"/>
    <w:rsid w:val="00F31CB8"/>
    <w:rsid w:val="00F31EF9"/>
    <w:rsid w:val="00F32392"/>
    <w:rsid w:val="00F32BF2"/>
    <w:rsid w:val="00F33A33"/>
    <w:rsid w:val="00F34114"/>
    <w:rsid w:val="00F34588"/>
    <w:rsid w:val="00F3489C"/>
    <w:rsid w:val="00F34F01"/>
    <w:rsid w:val="00F35519"/>
    <w:rsid w:val="00F359B3"/>
    <w:rsid w:val="00F35B6F"/>
    <w:rsid w:val="00F35CA0"/>
    <w:rsid w:val="00F35CCB"/>
    <w:rsid w:val="00F3601D"/>
    <w:rsid w:val="00F36251"/>
    <w:rsid w:val="00F3649B"/>
    <w:rsid w:val="00F36868"/>
    <w:rsid w:val="00F3718A"/>
    <w:rsid w:val="00F372BF"/>
    <w:rsid w:val="00F376B9"/>
    <w:rsid w:val="00F37783"/>
    <w:rsid w:val="00F37935"/>
    <w:rsid w:val="00F37C09"/>
    <w:rsid w:val="00F37D48"/>
    <w:rsid w:val="00F37E02"/>
    <w:rsid w:val="00F40979"/>
    <w:rsid w:val="00F40A02"/>
    <w:rsid w:val="00F40C2A"/>
    <w:rsid w:val="00F410A9"/>
    <w:rsid w:val="00F41107"/>
    <w:rsid w:val="00F412BB"/>
    <w:rsid w:val="00F41460"/>
    <w:rsid w:val="00F415C1"/>
    <w:rsid w:val="00F41C93"/>
    <w:rsid w:val="00F41E83"/>
    <w:rsid w:val="00F41EBB"/>
    <w:rsid w:val="00F42054"/>
    <w:rsid w:val="00F42140"/>
    <w:rsid w:val="00F42867"/>
    <w:rsid w:val="00F42918"/>
    <w:rsid w:val="00F42B0D"/>
    <w:rsid w:val="00F42DA8"/>
    <w:rsid w:val="00F42E9D"/>
    <w:rsid w:val="00F43119"/>
    <w:rsid w:val="00F4328F"/>
    <w:rsid w:val="00F4346E"/>
    <w:rsid w:val="00F4390A"/>
    <w:rsid w:val="00F4390C"/>
    <w:rsid w:val="00F43B0E"/>
    <w:rsid w:val="00F43C05"/>
    <w:rsid w:val="00F43ECB"/>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82B"/>
    <w:rsid w:val="00F538D6"/>
    <w:rsid w:val="00F5392D"/>
    <w:rsid w:val="00F539DA"/>
    <w:rsid w:val="00F53EA3"/>
    <w:rsid w:val="00F53FB0"/>
    <w:rsid w:val="00F54181"/>
    <w:rsid w:val="00F545AE"/>
    <w:rsid w:val="00F549C8"/>
    <w:rsid w:val="00F54EE0"/>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DA7"/>
    <w:rsid w:val="00F6059A"/>
    <w:rsid w:val="00F609DD"/>
    <w:rsid w:val="00F60A1F"/>
    <w:rsid w:val="00F60BA9"/>
    <w:rsid w:val="00F61996"/>
    <w:rsid w:val="00F61A01"/>
    <w:rsid w:val="00F61C0C"/>
    <w:rsid w:val="00F62284"/>
    <w:rsid w:val="00F62A4D"/>
    <w:rsid w:val="00F62EF6"/>
    <w:rsid w:val="00F631D8"/>
    <w:rsid w:val="00F63CD1"/>
    <w:rsid w:val="00F63FA7"/>
    <w:rsid w:val="00F6450E"/>
    <w:rsid w:val="00F646AD"/>
    <w:rsid w:val="00F647A6"/>
    <w:rsid w:val="00F64818"/>
    <w:rsid w:val="00F64B4D"/>
    <w:rsid w:val="00F65321"/>
    <w:rsid w:val="00F65436"/>
    <w:rsid w:val="00F654FD"/>
    <w:rsid w:val="00F658E7"/>
    <w:rsid w:val="00F65AB1"/>
    <w:rsid w:val="00F65BE6"/>
    <w:rsid w:val="00F65ED4"/>
    <w:rsid w:val="00F6645B"/>
    <w:rsid w:val="00F66922"/>
    <w:rsid w:val="00F66A6D"/>
    <w:rsid w:val="00F66C78"/>
    <w:rsid w:val="00F67354"/>
    <w:rsid w:val="00F67558"/>
    <w:rsid w:val="00F67D17"/>
    <w:rsid w:val="00F702CD"/>
    <w:rsid w:val="00F704EC"/>
    <w:rsid w:val="00F70909"/>
    <w:rsid w:val="00F70A82"/>
    <w:rsid w:val="00F70BC1"/>
    <w:rsid w:val="00F70E67"/>
    <w:rsid w:val="00F70F71"/>
    <w:rsid w:val="00F71230"/>
    <w:rsid w:val="00F71427"/>
    <w:rsid w:val="00F715E7"/>
    <w:rsid w:val="00F7168D"/>
    <w:rsid w:val="00F71841"/>
    <w:rsid w:val="00F71A4A"/>
    <w:rsid w:val="00F71D02"/>
    <w:rsid w:val="00F71E4E"/>
    <w:rsid w:val="00F71FA6"/>
    <w:rsid w:val="00F72210"/>
    <w:rsid w:val="00F722A8"/>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7AB"/>
    <w:rsid w:val="00F8297C"/>
    <w:rsid w:val="00F82A03"/>
    <w:rsid w:val="00F83689"/>
    <w:rsid w:val="00F83784"/>
    <w:rsid w:val="00F83D12"/>
    <w:rsid w:val="00F83E3A"/>
    <w:rsid w:val="00F83E61"/>
    <w:rsid w:val="00F83FE6"/>
    <w:rsid w:val="00F84DDE"/>
    <w:rsid w:val="00F852BC"/>
    <w:rsid w:val="00F853A5"/>
    <w:rsid w:val="00F862FB"/>
    <w:rsid w:val="00F86B20"/>
    <w:rsid w:val="00F86B57"/>
    <w:rsid w:val="00F86BC5"/>
    <w:rsid w:val="00F87115"/>
    <w:rsid w:val="00F8724F"/>
    <w:rsid w:val="00F87ADF"/>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9E0"/>
    <w:rsid w:val="00F94DC2"/>
    <w:rsid w:val="00F9563E"/>
    <w:rsid w:val="00F957CD"/>
    <w:rsid w:val="00F95986"/>
    <w:rsid w:val="00F95B36"/>
    <w:rsid w:val="00F95D7B"/>
    <w:rsid w:val="00F95F15"/>
    <w:rsid w:val="00F96263"/>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C8B"/>
    <w:rsid w:val="00FA129A"/>
    <w:rsid w:val="00FA12AE"/>
    <w:rsid w:val="00FA144E"/>
    <w:rsid w:val="00FA15C2"/>
    <w:rsid w:val="00FA16F8"/>
    <w:rsid w:val="00FA177A"/>
    <w:rsid w:val="00FA1D68"/>
    <w:rsid w:val="00FA1D87"/>
    <w:rsid w:val="00FA1F0F"/>
    <w:rsid w:val="00FA1F6C"/>
    <w:rsid w:val="00FA2041"/>
    <w:rsid w:val="00FA2094"/>
    <w:rsid w:val="00FA2446"/>
    <w:rsid w:val="00FA2C7F"/>
    <w:rsid w:val="00FA2E51"/>
    <w:rsid w:val="00FA3485"/>
    <w:rsid w:val="00FA3B8F"/>
    <w:rsid w:val="00FA4177"/>
    <w:rsid w:val="00FA4629"/>
    <w:rsid w:val="00FA4674"/>
    <w:rsid w:val="00FA4744"/>
    <w:rsid w:val="00FA47C7"/>
    <w:rsid w:val="00FA49AB"/>
    <w:rsid w:val="00FA52C1"/>
    <w:rsid w:val="00FA5340"/>
    <w:rsid w:val="00FA550D"/>
    <w:rsid w:val="00FA570B"/>
    <w:rsid w:val="00FA5F87"/>
    <w:rsid w:val="00FA612C"/>
    <w:rsid w:val="00FA64FF"/>
    <w:rsid w:val="00FA6944"/>
    <w:rsid w:val="00FA6F65"/>
    <w:rsid w:val="00FA7014"/>
    <w:rsid w:val="00FA71F7"/>
    <w:rsid w:val="00FA7886"/>
    <w:rsid w:val="00FA7DD6"/>
    <w:rsid w:val="00FA7EDD"/>
    <w:rsid w:val="00FA7F3F"/>
    <w:rsid w:val="00FB01AB"/>
    <w:rsid w:val="00FB01EF"/>
    <w:rsid w:val="00FB022E"/>
    <w:rsid w:val="00FB0322"/>
    <w:rsid w:val="00FB0518"/>
    <w:rsid w:val="00FB05B5"/>
    <w:rsid w:val="00FB05C0"/>
    <w:rsid w:val="00FB06FC"/>
    <w:rsid w:val="00FB078F"/>
    <w:rsid w:val="00FB0804"/>
    <w:rsid w:val="00FB0A58"/>
    <w:rsid w:val="00FB1904"/>
    <w:rsid w:val="00FB19FA"/>
    <w:rsid w:val="00FB2469"/>
    <w:rsid w:val="00FB261C"/>
    <w:rsid w:val="00FB29D2"/>
    <w:rsid w:val="00FB2B5F"/>
    <w:rsid w:val="00FB3345"/>
    <w:rsid w:val="00FB3414"/>
    <w:rsid w:val="00FB3418"/>
    <w:rsid w:val="00FB3689"/>
    <w:rsid w:val="00FB3F5D"/>
    <w:rsid w:val="00FB3FBB"/>
    <w:rsid w:val="00FB4150"/>
    <w:rsid w:val="00FB41BB"/>
    <w:rsid w:val="00FB431E"/>
    <w:rsid w:val="00FB4557"/>
    <w:rsid w:val="00FB473C"/>
    <w:rsid w:val="00FB4998"/>
    <w:rsid w:val="00FB4B68"/>
    <w:rsid w:val="00FB5128"/>
    <w:rsid w:val="00FB5173"/>
    <w:rsid w:val="00FB51B2"/>
    <w:rsid w:val="00FB5945"/>
    <w:rsid w:val="00FB5AEE"/>
    <w:rsid w:val="00FB5C07"/>
    <w:rsid w:val="00FB5CA3"/>
    <w:rsid w:val="00FB5D2E"/>
    <w:rsid w:val="00FB5FEF"/>
    <w:rsid w:val="00FB61E6"/>
    <w:rsid w:val="00FB6382"/>
    <w:rsid w:val="00FB6F73"/>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643"/>
    <w:rsid w:val="00FC1DC9"/>
    <w:rsid w:val="00FC1F1E"/>
    <w:rsid w:val="00FC219A"/>
    <w:rsid w:val="00FC225A"/>
    <w:rsid w:val="00FC2614"/>
    <w:rsid w:val="00FC2807"/>
    <w:rsid w:val="00FC2FF1"/>
    <w:rsid w:val="00FC3128"/>
    <w:rsid w:val="00FC334B"/>
    <w:rsid w:val="00FC35EF"/>
    <w:rsid w:val="00FC37A7"/>
    <w:rsid w:val="00FC39F9"/>
    <w:rsid w:val="00FC4166"/>
    <w:rsid w:val="00FC431D"/>
    <w:rsid w:val="00FC43A0"/>
    <w:rsid w:val="00FC4902"/>
    <w:rsid w:val="00FC4974"/>
    <w:rsid w:val="00FC4C6D"/>
    <w:rsid w:val="00FC5126"/>
    <w:rsid w:val="00FC520C"/>
    <w:rsid w:val="00FC58E4"/>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D0895"/>
    <w:rsid w:val="00FD0965"/>
    <w:rsid w:val="00FD0BC3"/>
    <w:rsid w:val="00FD0C7A"/>
    <w:rsid w:val="00FD120E"/>
    <w:rsid w:val="00FD135A"/>
    <w:rsid w:val="00FD176D"/>
    <w:rsid w:val="00FD1A7E"/>
    <w:rsid w:val="00FD1EA4"/>
    <w:rsid w:val="00FD20CE"/>
    <w:rsid w:val="00FD23E4"/>
    <w:rsid w:val="00FD26E1"/>
    <w:rsid w:val="00FD2791"/>
    <w:rsid w:val="00FD2923"/>
    <w:rsid w:val="00FD2B32"/>
    <w:rsid w:val="00FD2BE4"/>
    <w:rsid w:val="00FD2D56"/>
    <w:rsid w:val="00FD2F8E"/>
    <w:rsid w:val="00FD2FE4"/>
    <w:rsid w:val="00FD31C4"/>
    <w:rsid w:val="00FD33D5"/>
    <w:rsid w:val="00FD3CF8"/>
    <w:rsid w:val="00FD4524"/>
    <w:rsid w:val="00FD453F"/>
    <w:rsid w:val="00FD45E9"/>
    <w:rsid w:val="00FD480F"/>
    <w:rsid w:val="00FD4921"/>
    <w:rsid w:val="00FD4A2B"/>
    <w:rsid w:val="00FD4DD8"/>
    <w:rsid w:val="00FD5164"/>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8C4"/>
    <w:rsid w:val="00FE4919"/>
    <w:rsid w:val="00FE551A"/>
    <w:rsid w:val="00FE580D"/>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91F"/>
    <w:rsid w:val="00FF0C69"/>
    <w:rsid w:val="00FF0EBC"/>
    <w:rsid w:val="00FF1DB5"/>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styleId="UnresolvedMention">
    <w:name w:val="Unresolved Mention"/>
    <w:basedOn w:val="DefaultParagraphFont"/>
    <w:uiPriority w:val="99"/>
    <w:semiHidden/>
    <w:unhideWhenUsed/>
    <w:rsid w:val="00344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tats.stackexchange.com/questions/2142/linear-regression-effect-sizes-when-using-transformed-variables" TargetMode="External"/><Relationship Id="rId2" Type="http://schemas.openxmlformats.org/officeDocument/2006/relationships/hyperlink" Target="https://github.com/maxlindmark/cod_condition/blob/master/R/analysis/condition_model.Rmd" TargetMode="External"/><Relationship Id="rId1" Type="http://schemas.openxmlformats.org/officeDocument/2006/relationships/hyperlink" Target="https://github.com/maxlindmark/cod_condition/blob/master/R/clean_data/cod_fle_density_models_as_covars.Rmd" TargetMode="External"/><Relationship Id="rId4" Type="http://schemas.openxmlformats.org/officeDocument/2006/relationships/hyperlink" Target="https://doi.org/10.3354/meps1120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emodnet.eu/en/bathymetry"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ices.dk/data/data-portals/Pages/DATRAS.aspx"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axlindmark/cod_condi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A84-BE8F-3649-8C79-82EAC206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27</Pages>
  <Words>47238</Words>
  <Characters>269257</Characters>
  <Application>Microsoft Office Word</Application>
  <DocSecurity>0</DocSecurity>
  <Lines>2243</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217</cp:revision>
  <cp:lastPrinted>2021-12-20T17:03:00Z</cp:lastPrinted>
  <dcterms:created xsi:type="dcterms:W3CDTF">2021-12-20T17:03:00Z</dcterms:created>
  <dcterms:modified xsi:type="dcterms:W3CDTF">2021-12-20T17:41:00Z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id="LbnbUBCk"/&gt;&lt;style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