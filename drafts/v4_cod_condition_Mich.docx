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77BADC89"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w:t>
      </w:r>
      <w:proofErr w:type="gramStart"/>
      <w:r w:rsidRPr="00C038C3">
        <w:rPr>
          <w:vertAlign w:val="superscript"/>
        </w:rPr>
        <w:t>,1</w:t>
      </w:r>
      <w:proofErr w:type="gramEnd"/>
      <w:r w:rsidRPr="00C038C3">
        <w:t xml:space="preserve">, </w:t>
      </w:r>
      <w:r w:rsidR="00297164" w:rsidRPr="00C038C3">
        <w:t xml:space="preserve">Sean </w:t>
      </w:r>
      <w:r w:rsidR="00716F4F" w:rsidRPr="00C038C3">
        <w:t xml:space="preserve">C. </w:t>
      </w:r>
      <w:proofErr w:type="spellStart"/>
      <w:r w:rsidR="00297164" w:rsidRPr="00C038C3">
        <w:t>Anderson</w:t>
      </w:r>
      <w:r w:rsidR="003508D1" w:rsidRPr="00C038C3">
        <w:rPr>
          <w:vertAlign w:val="superscript"/>
        </w:rPr>
        <w:t>b</w:t>
      </w:r>
      <w:proofErr w:type="spellEnd"/>
      <w:r w:rsidR="00297164" w:rsidRPr="00C038C3">
        <w:t xml:space="preserve">, </w:t>
      </w:r>
      <w:r w:rsidRPr="00C038C3">
        <w:t xml:space="preserve">Michele </w:t>
      </w:r>
      <w:proofErr w:type="spellStart"/>
      <w:r w:rsidRPr="00C038C3">
        <w:t>Casini</w:t>
      </w:r>
      <w:r w:rsidRPr="00C038C3">
        <w:rPr>
          <w:vertAlign w:val="superscript"/>
        </w:rPr>
        <w:t>a</w:t>
      </w:r>
      <w:ins w:id="0" w:author="Michele Casini" w:date="2021-11-06T13:21:00Z">
        <w:r w:rsidR="00F63093">
          <w:rPr>
            <w:vertAlign w:val="superscript"/>
          </w:rPr>
          <w:t>,c</w:t>
        </w:r>
      </w:ins>
      <w:proofErr w:type="spellEnd"/>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44250E10" w:rsidR="00121E20" w:rsidRPr="00C038C3" w:rsidRDefault="00121E20" w:rsidP="00552801">
      <w:pPr>
        <w:spacing w:line="480" w:lineRule="auto"/>
        <w:contextualSpacing/>
        <w:mirrorIndents/>
        <w:jc w:val="both"/>
      </w:pPr>
      <w:proofErr w:type="gramStart"/>
      <w:r w:rsidRPr="00C038C3">
        <w:rPr>
          <w:vertAlign w:val="superscript"/>
        </w:rPr>
        <w:t>b</w:t>
      </w:r>
      <w:proofErr w:type="gramEnd"/>
      <w:r w:rsidR="00C63FE4" w:rsidRPr="00C038C3">
        <w:t xml:space="preserve"> Pacific Biological Station, Fisheries and Oceans Canada, Nanaimo, BC, Canada</w:t>
      </w:r>
    </w:p>
    <w:p w14:paraId="5C995520" w14:textId="4CB65FD0" w:rsidR="005B73F1" w:rsidRPr="00C038C3" w:rsidRDefault="005B73F1" w:rsidP="00552801">
      <w:pPr>
        <w:spacing w:line="480" w:lineRule="auto"/>
        <w:contextualSpacing/>
        <w:mirrorIndents/>
        <w:jc w:val="both"/>
      </w:pPr>
      <w:proofErr w:type="gramStart"/>
      <w:r w:rsidRPr="00C038C3">
        <w:rPr>
          <w:vertAlign w:val="superscript"/>
        </w:rPr>
        <w:t>c</w:t>
      </w:r>
      <w:proofErr w:type="gramEnd"/>
      <w:r w:rsidRPr="00C038C3">
        <w:rPr>
          <w:vertAlign w:val="superscript"/>
        </w:rPr>
        <w:t xml:space="preserve"> </w:t>
      </w:r>
      <w:r w:rsidRPr="00C038C3">
        <w:t xml:space="preserve">University of Bologna, Department of Biological, Geological and Environmental Sciences, Via </w:t>
      </w:r>
      <w:proofErr w:type="spellStart"/>
      <w:r w:rsidRPr="00C038C3">
        <w:t>Selmi</w:t>
      </w:r>
      <w:proofErr w:type="spellEnd"/>
      <w:r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 Tel.: +46(0)104784137, email: max.lindmark@slu.se</w:t>
      </w:r>
    </w:p>
    <w:p w14:paraId="2BFDCCAB" w14:textId="77777777" w:rsidR="00B21FFF" w:rsidRPr="00C038C3" w:rsidRDefault="00B21FFF" w:rsidP="00552801">
      <w:pPr>
        <w:spacing w:line="480" w:lineRule="auto"/>
        <w:contextualSpacing/>
        <w:mirrorIndents/>
        <w:jc w:val="both"/>
        <w:rPr>
          <w:b/>
          <w:sz w:val="28"/>
          <w:szCs w:val="28"/>
        </w:rPr>
      </w:pPr>
    </w:p>
    <w:p w14:paraId="7EF30933" w14:textId="582D8347" w:rsidR="00B21FFF" w:rsidRPr="00C038C3" w:rsidRDefault="00B21FFF" w:rsidP="00552801">
      <w:pPr>
        <w:spacing w:line="480" w:lineRule="auto"/>
        <w:contextualSpacing/>
        <w:mirrorIndents/>
        <w:jc w:val="both"/>
        <w:rPr>
          <w:b/>
          <w:sz w:val="28"/>
          <w:szCs w:val="28"/>
        </w:rPr>
      </w:pPr>
    </w:p>
    <w:p w14:paraId="65123094" w14:textId="77777777" w:rsidR="00A77CC3" w:rsidRPr="00C038C3" w:rsidRDefault="00A77CC3" w:rsidP="00552801">
      <w:pPr>
        <w:spacing w:line="480" w:lineRule="auto"/>
        <w:contextualSpacing/>
        <w:mirrorIndents/>
        <w:jc w:val="both"/>
        <w:rPr>
          <w:b/>
          <w:sz w:val="28"/>
          <w:szCs w:val="28"/>
        </w:rPr>
      </w:pP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41895FED"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77777777" w:rsidR="00B21FFF" w:rsidRPr="00C038C3" w:rsidRDefault="00B21FFF"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67964D32" w:rsidR="00B21FFF" w:rsidRPr="00C038C3" w:rsidRDefault="009F2F3E" w:rsidP="00552801">
      <w:pPr>
        <w:spacing w:line="480" w:lineRule="auto"/>
        <w:contextualSpacing/>
        <w:mirrorIndents/>
        <w:jc w:val="both"/>
        <w:rPr>
          <w:bCs/>
        </w:rPr>
      </w:pPr>
      <w:r w:rsidRPr="00C038C3">
        <w:rPr>
          <w:bCs/>
        </w:rPr>
        <w:t xml:space="preserve">Le </w:t>
      </w:r>
      <w:proofErr w:type="spellStart"/>
      <w:r w:rsidRPr="00C038C3">
        <w:rPr>
          <w:bCs/>
        </w:rPr>
        <w:t>Cren</w:t>
      </w:r>
      <w:proofErr w:type="spellEnd"/>
      <w:r w:rsidRPr="00C038C3">
        <w:rPr>
          <w:bCs/>
        </w:rPr>
        <w:t xml:space="preserve"> </w:t>
      </w:r>
      <w:r w:rsidR="0086395A" w:rsidRPr="00C038C3">
        <w:rPr>
          <w:bCs/>
        </w:rPr>
        <w:t>c</w:t>
      </w:r>
      <w:r w:rsidR="00310E82" w:rsidRPr="00C038C3">
        <w:rPr>
          <w:bCs/>
        </w:rPr>
        <w:t>ondition</w:t>
      </w:r>
      <w:r w:rsidRPr="00C038C3">
        <w:rPr>
          <w:bCs/>
        </w:rPr>
        <w:t xml:space="preserve"> factor</w:t>
      </w:r>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proofErr w:type="gramStart"/>
      <w:r w:rsidR="00162A5D" w:rsidRPr="00C038C3">
        <w:rPr>
          <w:bCs/>
        </w:rPr>
        <w:t>Spatial</w:t>
      </w:r>
      <w:proofErr w:type="gramEnd"/>
      <w:r w:rsidR="00162A5D" w:rsidRPr="00C038C3">
        <w:rPr>
          <w:bCs/>
        </w:rPr>
        <w:t xml:space="preserve"> analysis, </w:t>
      </w:r>
      <w:proofErr w:type="spellStart"/>
      <w:r w:rsidR="00310E82" w:rsidRPr="00C038C3">
        <w:rPr>
          <w:bCs/>
        </w:rPr>
        <w:t>Spatio</w:t>
      </w:r>
      <w:proofErr w:type="spellEnd"/>
      <w:r w:rsidR="00310E82" w:rsidRPr="00C038C3">
        <w:rPr>
          <w:bCs/>
        </w:rPr>
        <w:t>-temporal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338C1BC4" w:rsidR="00E44266" w:rsidRPr="00C038C3" w:rsidRDefault="0098719E" w:rsidP="00552801">
      <w:pPr>
        <w:spacing w:line="480" w:lineRule="auto"/>
        <w:contextualSpacing/>
        <w:mirrorIndents/>
        <w:jc w:val="both"/>
      </w:pPr>
      <w:r w:rsidRPr="00C038C3">
        <w:t xml:space="preserve">The body condition of fishes 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proofErr w:type="spellStart"/>
      <w:r w:rsidR="00E14B7D" w:rsidRPr="00C038C3">
        <w:rPr>
          <w:i/>
        </w:rPr>
        <w:t>Gadus</w:t>
      </w:r>
      <w:proofErr w:type="spellEnd"/>
      <w:r w:rsidR="00E14B7D" w:rsidRPr="00C038C3">
        <w:rPr>
          <w:i/>
        </w:rPr>
        <w:t xml:space="preserve"> </w:t>
      </w:r>
      <w:proofErr w:type="spellStart"/>
      <w:r w:rsidR="00E14B7D" w:rsidRPr="00C038C3">
        <w:rPr>
          <w:i/>
        </w:rPr>
        <w:t>morhua</w:t>
      </w:r>
      <w:proofErr w:type="spellEnd"/>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the early 1990’s</w:t>
      </w:r>
      <w:r w:rsidR="009079AF" w:rsidRPr="00C038C3">
        <w:t xml:space="preserve">, </w:t>
      </w:r>
      <w:r w:rsidR="004E7CE8" w:rsidRPr="00C038C3">
        <w:t xml:space="preserve">to levels that compromise the </w:t>
      </w:r>
      <w:r w:rsidR="00E10932" w:rsidRPr="00C038C3">
        <w:t xml:space="preserve">growth of the population. </w:t>
      </w:r>
      <w:r w:rsidR="00F0548A" w:rsidRPr="00C038C3">
        <w:t xml:space="preserve">Several </w:t>
      </w:r>
      <w:r w:rsidR="00F96A7D" w:rsidRPr="00C038C3">
        <w:t xml:space="preserve">variables have been </w:t>
      </w:r>
      <w:r w:rsidR="00636742" w:rsidRPr="00C038C3">
        <w:t>attributed to the decline</w:t>
      </w:r>
      <w:r w:rsidR="00673018" w:rsidRPr="00C038C3">
        <w:t xml:space="preserve"> in </w:t>
      </w:r>
      <w:r w:rsidR="00A44D61" w:rsidRPr="00C038C3">
        <w:t xml:space="preserve">body </w:t>
      </w:r>
      <w:r w:rsidR="00673018" w:rsidRPr="00C038C3">
        <w:t>condition</w:t>
      </w:r>
      <w:r w:rsidR="00E44266" w:rsidRPr="00C038C3">
        <w:t>, including</w:t>
      </w:r>
      <w:r w:rsidR="00AC4BA6" w:rsidRPr="00C038C3">
        <w:t xml:space="preserve"> increased </w:t>
      </w:r>
      <w:r w:rsidR="00B0741C" w:rsidRPr="00C038C3">
        <w:t xml:space="preserve">intra- and interspecific </w:t>
      </w:r>
      <w:r w:rsidR="00AC4BA6" w:rsidRPr="00C038C3">
        <w:t>competition for benthic resources, lack of pelagic food and increased hypoxia in the Baltic</w:t>
      </w:r>
      <w:r w:rsidR="00A85590" w:rsidRPr="00C038C3">
        <w:t xml:space="preserve">. However, </w:t>
      </w:r>
      <w:r w:rsidR="000E6DF8" w:rsidRPr="00C038C3">
        <w:t xml:space="preserve">despite operating on small spatial scales, </w:t>
      </w:r>
      <w:r w:rsidR="00FF314D" w:rsidRPr="00C038C3">
        <w:t xml:space="preserve">these </w:t>
      </w:r>
      <w:r w:rsidR="002A7BAA" w:rsidRPr="00C038C3">
        <w:t xml:space="preserve">variables </w:t>
      </w:r>
      <w:r w:rsidR="00FF314D" w:rsidRPr="00C038C3">
        <w:t xml:space="preserve">have only been evaluated </w:t>
      </w:r>
      <w:r w:rsidR="006B0DA3" w:rsidRPr="00C038C3">
        <w:t>on large spatial scales</w:t>
      </w:r>
      <w:r w:rsidR="00BF19ED" w:rsidRPr="00C038C3">
        <w:t xml:space="preserve"> (</w:t>
      </w:r>
      <w:r w:rsidR="00A64B5A" w:rsidRPr="00C038C3">
        <w:t xml:space="preserve">Baltic Sea </w:t>
      </w:r>
      <w:r w:rsidR="00BF19ED" w:rsidRPr="00C038C3">
        <w:t>basin- or population level)</w:t>
      </w:r>
      <w:r w:rsidR="0000613F" w:rsidRPr="00C038C3">
        <w:t xml:space="preserve">, </w:t>
      </w:r>
      <w:r w:rsidR="000E6DF8" w:rsidRPr="00C038C3">
        <w:t xml:space="preserve">and </w:t>
      </w:r>
      <w:r w:rsidR="00A922C0" w:rsidRPr="00C038C3">
        <w:t xml:space="preserve">the </w:t>
      </w:r>
      <w:r w:rsidR="00096AFF" w:rsidRPr="00C038C3">
        <w:t>relative importance of these covariates has not been evaluated in a common framework</w:t>
      </w:r>
      <w:r w:rsidR="00B04645" w:rsidRPr="00C038C3">
        <w:t>.</w:t>
      </w:r>
      <w:r w:rsidR="00D164B1" w:rsidRPr="00C038C3">
        <w:t xml:space="preserve"> </w:t>
      </w:r>
      <w:r w:rsidR="00DA5CA4" w:rsidRPr="00C038C3">
        <w:t>By a</w:t>
      </w:r>
      <w:r w:rsidR="009475CA" w:rsidRPr="00C038C3">
        <w:t>pplying</w:t>
      </w:r>
      <w:r w:rsidR="001A633C" w:rsidRPr="00C038C3">
        <w:t xml:space="preserve"> a </w:t>
      </w:r>
      <w:r w:rsidR="00AF2C17" w:rsidRPr="00C038C3">
        <w:t xml:space="preserve">spatial and spatiotemporal predictive-process GLMM </w:t>
      </w:r>
      <w:r w:rsidR="007E5F67" w:rsidRPr="00C038C3">
        <w:t xml:space="preserve">that </w:t>
      </w:r>
      <w:r w:rsidR="00345D9B" w:rsidRPr="00C038C3">
        <w:t xml:space="preserve">models spatiotemporal and spatial random effects using </w:t>
      </w:r>
      <w:r w:rsidR="00AF2C17" w:rsidRPr="00C038C3">
        <w:t>Gaussian Markov random fields</w:t>
      </w:r>
      <w:r w:rsidR="00B93098" w:rsidRPr="00C038C3">
        <w:t xml:space="preserve">, we </w:t>
      </w:r>
      <w:proofErr w:type="spellStart"/>
      <w:r w:rsidR="00F55796" w:rsidRPr="00C038C3">
        <w:t>analyse</w:t>
      </w:r>
      <w:proofErr w:type="spellEnd"/>
      <w:r w:rsidR="00F55796" w:rsidRPr="00C038C3">
        <w:t xml:space="preserve"> changes in </w:t>
      </w:r>
      <w:ins w:id="1" w:author="Michele Casini" w:date="2021-11-06T13:22:00Z">
        <w:r w:rsidR="00370365">
          <w:t xml:space="preserve">cod </w:t>
        </w:r>
      </w:ins>
      <w:r w:rsidR="00F55796" w:rsidRPr="00C038C3">
        <w:t xml:space="preserve">condition </w:t>
      </w:r>
      <w:del w:id="2" w:author="Michele Casini" w:date="2021-11-06T13:22:00Z">
        <w:r w:rsidR="00EF6567" w:rsidRPr="00C038C3" w:rsidDel="00370365">
          <w:delText xml:space="preserve">and </w:delText>
        </w:r>
        <w:r w:rsidR="00CC43F9" w:rsidRPr="00C038C3" w:rsidDel="00370365">
          <w:delText xml:space="preserve">spatiotemporal </w:delText>
        </w:r>
        <w:r w:rsidR="00F55796" w:rsidRPr="00C038C3" w:rsidDel="00370365">
          <w:delText xml:space="preserve">distribution </w:delText>
        </w:r>
      </w:del>
      <w:r w:rsidR="006D3C58" w:rsidRPr="00C038C3">
        <w:t>in relation to fine</w:t>
      </w:r>
      <w:r w:rsidR="003D38B3" w:rsidRPr="00C038C3">
        <w:t>-</w:t>
      </w:r>
      <w:r w:rsidR="006D3C58" w:rsidRPr="00C038C3">
        <w:t xml:space="preserve">scale </w:t>
      </w:r>
      <w:r w:rsidR="005C2FCB" w:rsidRPr="00C038C3">
        <w:t>habitat variables</w:t>
      </w:r>
      <w:ins w:id="3" w:author="Michele Casini" w:date="2021-11-06T13:22:00Z">
        <w:r w:rsidR="00370365" w:rsidRPr="00370365">
          <w:t xml:space="preserve"> </w:t>
        </w:r>
        <w:r w:rsidR="00370365" w:rsidRPr="00C038C3">
          <w:t>and spatiotemporal distribution</w:t>
        </w:r>
      </w:ins>
      <w:ins w:id="4" w:author="Michele Casini" w:date="2021-11-06T14:56:00Z">
        <w:r w:rsidR="007F5660">
          <w:t xml:space="preserve"> of main demersal species</w:t>
        </w:r>
      </w:ins>
      <w:r w:rsidR="006D3C58" w:rsidRPr="00C038C3">
        <w:t>.</w:t>
      </w:r>
      <w:r w:rsidR="0014478E" w:rsidRPr="00C038C3">
        <w:t xml:space="preserve"> We find</w:t>
      </w:r>
      <w:r w:rsidR="006D3C58" w:rsidRPr="00C038C3">
        <w:t xml:space="preserve"> </w:t>
      </w:r>
      <w:r w:rsidR="0014478E" w:rsidRPr="00C038C3">
        <w:t xml:space="preserve">that </w:t>
      </w:r>
      <w:r w:rsidR="009E1B57" w:rsidRPr="00C038C3">
        <w:t xml:space="preserve">the body condition declined </w:t>
      </w:r>
      <w:ins w:id="5" w:author="Michele Casini" w:date="2021-11-06T14:57:00Z">
        <w:r w:rsidR="007F5660">
          <w:t xml:space="preserve">from early 1990s </w:t>
        </w:r>
      </w:ins>
      <w:r w:rsidR="009E1B57" w:rsidRPr="00C038C3">
        <w:t>until 200</w:t>
      </w:r>
      <w:r w:rsidR="00C95853" w:rsidRPr="00C038C3">
        <w:t>8</w:t>
      </w:r>
      <w:r w:rsidR="009E1B57" w:rsidRPr="00C038C3">
        <w:t xml:space="preserve">, after which a plateau was reached, and </w:t>
      </w:r>
      <w:r w:rsidR="00413522" w:rsidRPr="00C038C3">
        <w:t xml:space="preserve">the decline </w:t>
      </w:r>
      <w:r w:rsidR="009E1B57" w:rsidRPr="00C038C3">
        <w:t xml:space="preserve">occurred for </w:t>
      </w:r>
      <w:r w:rsidR="007076AF" w:rsidRPr="00C038C3">
        <w:t>cod of all sizes</w:t>
      </w:r>
      <w:r w:rsidR="009E1B57" w:rsidRPr="00C038C3">
        <w:t>. E</w:t>
      </w:r>
      <w:r w:rsidR="00B76958" w:rsidRPr="00C038C3">
        <w:t>nvironmental</w:t>
      </w:r>
      <w:r w:rsidR="00A321D3" w:rsidRPr="00C038C3">
        <w:t xml:space="preserve"> variables</w:t>
      </w:r>
      <w:r w:rsidR="00B76958" w:rsidRPr="00C038C3">
        <w:t xml:space="preserve"> oxygen</w:t>
      </w:r>
      <w:r w:rsidR="007828A7" w:rsidRPr="00C038C3">
        <w:t xml:space="preserve">, sprat abundance at the sub-division level </w:t>
      </w:r>
      <w:r w:rsidR="00482E45" w:rsidRPr="00C038C3">
        <w:t xml:space="preserve">and </w:t>
      </w:r>
      <w:r w:rsidR="00B76958" w:rsidRPr="00C038C3">
        <w:t>temperature</w:t>
      </w:r>
      <w:r w:rsidR="00482E45" w:rsidRPr="00C038C3">
        <w:t xml:space="preserve"> where positively related to condition, whereas </w:t>
      </w:r>
      <w:r w:rsidR="00196334" w:rsidRPr="00C038C3">
        <w:t xml:space="preserve">density </w:t>
      </w:r>
      <w:r w:rsidR="00123798" w:rsidRPr="00C038C3">
        <w:t xml:space="preserve">of cod </w:t>
      </w:r>
      <w:r w:rsidR="00424B13" w:rsidRPr="00C038C3">
        <w:t>and depth were negatively associated with condition.</w:t>
      </w:r>
      <w:r w:rsidR="00251851" w:rsidRPr="00C038C3">
        <w:t xml:space="preserve"> </w:t>
      </w:r>
      <w:r w:rsidR="0060479C" w:rsidRPr="00C038C3">
        <w:t xml:space="preserve">However, </w:t>
      </w:r>
      <w:r w:rsidR="00E11AF2" w:rsidRPr="00C038C3">
        <w:t xml:space="preserve">despite the deepening and </w:t>
      </w:r>
      <w:r w:rsidR="00DF3289" w:rsidRPr="00C038C3">
        <w:t>declines in experience</w:t>
      </w:r>
      <w:r w:rsidR="005B744B" w:rsidRPr="00C038C3">
        <w:t>d</w:t>
      </w:r>
      <w:r w:rsidR="00DF3289" w:rsidRPr="00C038C3">
        <w:t xml:space="preserve"> </w:t>
      </w:r>
      <w:r w:rsidR="00EE145A" w:rsidRPr="00C038C3">
        <w:t xml:space="preserve">oxygen of the population, </w:t>
      </w:r>
      <w:r w:rsidR="00E171F7" w:rsidRPr="00C038C3">
        <w:t xml:space="preserve">the effects sizes of these variables are small, and cannot explain </w:t>
      </w:r>
      <w:r w:rsidR="00C43479" w:rsidRPr="00C038C3">
        <w:t xml:space="preserve">the steep decline that occurred </w:t>
      </w:r>
      <w:proofErr w:type="gramStart"/>
      <w:r w:rsidR="00C43479" w:rsidRPr="00C038C3">
        <w:t>between 1993-2008</w:t>
      </w:r>
      <w:proofErr w:type="gramEnd"/>
      <w:r w:rsidR="00C43479" w:rsidRPr="00C038C3">
        <w:t xml:space="preserve">. </w:t>
      </w:r>
      <w:r w:rsidR="00F72AC1" w:rsidRPr="00C038C3">
        <w:t xml:space="preserve">In fact, </w:t>
      </w:r>
      <w:r w:rsidR="003037C0" w:rsidRPr="00C038C3">
        <w:t xml:space="preserve">residual spatial and spatiotemporal variation </w:t>
      </w:r>
      <w:r w:rsidR="0040486C" w:rsidRPr="00C038C3">
        <w:t>were several times larger in magnitude</w:t>
      </w:r>
      <w:r w:rsidR="009F480E" w:rsidRPr="00C038C3">
        <w:t xml:space="preserve"> than covariate effect sizes</w:t>
      </w:r>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1951361D" w14:textId="77777777" w:rsidR="001C2786" w:rsidRPr="00C038C3" w:rsidRDefault="001C2786" w:rsidP="00552801">
      <w:pPr>
        <w:spacing w:line="480" w:lineRule="auto"/>
        <w:contextualSpacing/>
        <w:mirrorIndents/>
        <w:jc w:val="both"/>
        <w:rPr>
          <w:b/>
          <w:sz w:val="28"/>
          <w:szCs w:val="28"/>
        </w:rPr>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6" w:name="_kmo410o1ovwf" w:colFirst="0" w:colLast="0"/>
      <w:bookmarkStart w:id="7" w:name="_v4bo7gucfsoa" w:colFirst="0" w:colLast="0"/>
      <w:bookmarkEnd w:id="6"/>
      <w:bookmarkEnd w:id="7"/>
      <w:r w:rsidRPr="00C038C3">
        <w:rPr>
          <w:b/>
          <w:sz w:val="28"/>
          <w:szCs w:val="28"/>
        </w:rPr>
        <w:t>Introduction</w:t>
      </w:r>
    </w:p>
    <w:p w14:paraId="34171922" w14:textId="5315BAB0" w:rsidR="00E0392A" w:rsidRPr="00C038C3" w:rsidRDefault="00CD1671" w:rsidP="00552801">
      <w:pPr>
        <w:spacing w:line="480" w:lineRule="auto"/>
        <w:contextualSpacing/>
        <w:mirrorIndents/>
        <w:jc w:val="both"/>
      </w:pPr>
      <w:r w:rsidRPr="00C038C3">
        <w:t xml:space="preserve">The body condition </w:t>
      </w:r>
      <w:r w:rsidR="007A7EF5" w:rsidRPr="00C038C3">
        <w:t xml:space="preserve">is a morphometric index that </w:t>
      </w:r>
      <w:r w:rsidR="007D6EF7" w:rsidRPr="00C038C3">
        <w:t xml:space="preserve">describes the “plumpness” of </w:t>
      </w:r>
      <w:proofErr w:type="spellStart"/>
      <w:proofErr w:type="gramStart"/>
      <w:r w:rsidR="007D6EF7" w:rsidRPr="00C038C3">
        <w:t>a</w:t>
      </w:r>
      <w:proofErr w:type="spellEnd"/>
      <w:proofErr w:type="gramEnd"/>
      <w:r w:rsidR="007D6EF7" w:rsidRPr="00C038C3">
        <w:t xml:space="preserve"> </w:t>
      </w:r>
      <w:r w:rsidR="000F0369" w:rsidRPr="00C038C3">
        <w:t>organism</w:t>
      </w:r>
      <w:r w:rsidR="007D6EF7" w:rsidRPr="00C038C3">
        <w:t>, or its weight relative to its length</w:t>
      </w:r>
      <w:r w:rsidR="005A4ACE" w:rsidRPr="00C038C3">
        <w:t>.</w:t>
      </w:r>
      <w:r w:rsidR="00EB3570" w:rsidRPr="00C038C3">
        <w:t xml:space="preserve"> </w:t>
      </w:r>
      <w:r w:rsidR="00F0270D" w:rsidRPr="00C038C3">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 </w:t>
      </w:r>
      <w:commentRangeStart w:id="8"/>
      <w:commentRangeStart w:id="9"/>
      <w:r w:rsidR="00E0392A" w:rsidRPr="00C038C3">
        <w:fldChar w:fldCharType="begin"/>
      </w:r>
      <w:r w:rsidR="00E0392A" w:rsidRPr="00C038C3">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E0392A" w:rsidRPr="00C038C3">
        <w:t xml:space="preserve">(Dutil and Lambert, 2000; Casini </w:t>
      </w:r>
      <w:r w:rsidR="00E0392A" w:rsidRPr="00C038C3">
        <w:rPr>
          <w:i/>
          <w:iCs/>
        </w:rPr>
        <w:t>et al.</w:t>
      </w:r>
      <w:r w:rsidR="00E0392A" w:rsidRPr="00C038C3">
        <w:t>, 2016b)</w:t>
      </w:r>
      <w:r w:rsidR="00E0392A" w:rsidRPr="00C038C3">
        <w:fldChar w:fldCharType="end"/>
      </w:r>
      <w:commentRangeEnd w:id="8"/>
      <w:r w:rsidR="006C5638" w:rsidRPr="00C038C3">
        <w:rPr>
          <w:rStyle w:val="CommentReference"/>
        </w:rPr>
        <w:commentReference w:id="8"/>
      </w:r>
      <w:commentRangeEnd w:id="9"/>
      <w:r w:rsidR="00194AAA" w:rsidRPr="00C038C3">
        <w:rPr>
          <w:rStyle w:val="CommentReference"/>
        </w:rPr>
        <w:commentReference w:id="9"/>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732CF1E0" w:rsidR="00EF7D30" w:rsidRPr="00C038C3" w:rsidRDefault="00DD0F2E" w:rsidP="00552801">
      <w:pPr>
        <w:spacing w:line="480" w:lineRule="auto"/>
        <w:ind w:firstLine="284"/>
        <w:contextualSpacing/>
        <w:mirrorIndents/>
        <w:jc w:val="both"/>
      </w:pPr>
      <w:commentRangeStart w:id="10"/>
      <w:proofErr w:type="spellStart"/>
      <w:r w:rsidRPr="00C038C3">
        <w:t>I</w:t>
      </w:r>
      <w:r w:rsidR="007C3166" w:rsidRPr="00C038C3">
        <w:t>nterannual</w:t>
      </w:r>
      <w:commentRangeEnd w:id="10"/>
      <w:proofErr w:type="spellEnd"/>
      <w:r w:rsidR="007F5660">
        <w:rPr>
          <w:rStyle w:val="CommentReference"/>
        </w:rPr>
        <w:commentReference w:id="10"/>
      </w:r>
      <w:r w:rsidR="007C3166" w:rsidRPr="00C038C3">
        <w:t xml:space="preserve"> 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C20B63" w:rsidRPr="00C038C3">
        <w:t xml:space="preserve"> </w:t>
      </w:r>
      <w:r w:rsidR="005A147A" w:rsidRPr="00C038C3">
        <w:t>or prey species</w:t>
      </w:r>
      <w:r w:rsidR="003012E4" w:rsidRPr="00C038C3">
        <w:t xml:space="preserve"> </w:t>
      </w:r>
      <w:r w:rsidR="003012E4" w:rsidRPr="00C038C3">
        <w:fldChar w:fldCharType="begin"/>
      </w:r>
      <w:r w:rsidR="003012E4" w:rsidRPr="00C038C3">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(Cardinale and Arrhenius, 2000; Casini </w:t>
      </w:r>
      <w:r w:rsidR="003012E4" w:rsidRPr="00C038C3">
        <w:rPr>
          <w:i/>
          <w:iCs/>
        </w:rPr>
        <w:t>et al.</w:t>
      </w:r>
      <w:r w:rsidR="003012E4" w:rsidRPr="00C038C3">
        <w:t xml:space="preserve">, 2006; Grüss </w:t>
      </w:r>
      <w:r w:rsidR="003012E4" w:rsidRPr="00C038C3">
        <w:rPr>
          <w:i/>
          <w:iCs/>
        </w:rPr>
        <w:t>et al.</w:t>
      </w:r>
      <w:r w:rsidR="003012E4" w:rsidRPr="00C038C3">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012E4" w:rsidRPr="00C038C3">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(Möllmann </w:t>
      </w:r>
      <w:r w:rsidR="003012E4" w:rsidRPr="00C038C3">
        <w:rPr>
          <w:i/>
          <w:iCs/>
        </w:rPr>
        <w:t>et al.</w:t>
      </w:r>
      <w:r w:rsidR="003012E4" w:rsidRPr="00C038C3">
        <w:t xml:space="preserve">, 2003; Morgan </w:t>
      </w:r>
      <w:r w:rsidR="003012E4" w:rsidRPr="00C038C3">
        <w:rPr>
          <w:i/>
          <w:iCs/>
        </w:rPr>
        <w:t>et al.</w:t>
      </w:r>
      <w:r w:rsidR="003012E4" w:rsidRPr="00C038C3">
        <w:t xml:space="preserve">, 2010; Grüss </w:t>
      </w:r>
      <w:r w:rsidR="003012E4" w:rsidRPr="00C038C3">
        <w:rPr>
          <w:i/>
          <w:iCs/>
        </w:rPr>
        <w:t>et al.</w:t>
      </w:r>
      <w:r w:rsidR="003012E4" w:rsidRPr="00C038C3">
        <w:t>, 2020)</w:t>
      </w:r>
      <w:r w:rsidR="003012E4" w:rsidRPr="00C038C3">
        <w:fldChar w:fldCharType="end"/>
      </w:r>
      <w:r w:rsidR="003012E4" w:rsidRPr="00C038C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3004EC" w:rsidRPr="00C038C3">
        <w:t xml:space="preserve">global </w:t>
      </w:r>
      <w:r w:rsidR="009D6B5C" w:rsidRPr="00C038C3">
        <w:t xml:space="preserve">deoxygenation </w:t>
      </w:r>
      <w:r w:rsidR="00F71230" w:rsidRPr="00C038C3">
        <w:t>(</w:t>
      </w:r>
      <w:r w:rsidR="00DD41BD" w:rsidRPr="00C038C3">
        <w:t>declines in dissolved oxygen</w:t>
      </w:r>
      <w:r w:rsidR="00A87529" w:rsidRPr="00C038C3">
        <w:t xml:space="preserve"> and </w:t>
      </w:r>
      <w:r w:rsidR="009D6B5C" w:rsidRPr="00C038C3">
        <w:t xml:space="preserve">the </w:t>
      </w:r>
      <w:r w:rsidR="00A87529" w:rsidRPr="00C038C3">
        <w:t>expansion of dead zones</w:t>
      </w:r>
      <w:r w:rsidR="00F71230" w:rsidRPr="00C038C3">
        <w:t>)</w:t>
      </w:r>
      <w:r w:rsidR="00D23053" w:rsidRPr="00C038C3">
        <w:t xml:space="preserve"> </w:t>
      </w:r>
      <w:r w:rsidR="00D23053" w:rsidRPr="00C038C3">
        <w:fldChar w:fldCharType="begin"/>
      </w:r>
      <w:r w:rsidR="00D23053" w:rsidRPr="00C038C3">
        <w:instrText xml:space="preserve"> ADDIN ZOTERO_ITEM CSL_CITATION {"citationID":"KppaF26V","properties":{"formattedCitation":"(Casini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D23053" w:rsidRPr="00C038C3">
        <w:t xml:space="preserve">(Casini </w:t>
      </w:r>
      <w:r w:rsidR="00D23053" w:rsidRPr="00C038C3">
        <w:rPr>
          <w:i/>
          <w:iCs/>
        </w:rPr>
        <w:t>et al.</w:t>
      </w:r>
      <w:r w:rsidR="00D23053" w:rsidRPr="00C038C3">
        <w:t>, 2016a, 2021)</w:t>
      </w:r>
      <w:r w:rsidR="00D23053" w:rsidRPr="00C038C3">
        <w:fldChar w:fldCharType="end"/>
      </w:r>
      <w:r w:rsidR="00EB4194" w:rsidRPr="00C038C3">
        <w:t xml:space="preserve">, </w:t>
      </w:r>
      <w:proofErr w:type="spellStart"/>
      <w:r w:rsidR="00072726" w:rsidRPr="00C038C3">
        <w:t>fuelled</w:t>
      </w:r>
      <w:proofErr w:type="spellEnd"/>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594AAE" w:rsidRPr="00C038C3">
        <w:t>The underlying mechanis</w:t>
      </w:r>
      <w:r w:rsidR="004039CE" w:rsidRPr="00C038C3">
        <w:t xml:space="preserve">ms are </w:t>
      </w:r>
      <w:r w:rsidR="0042101E" w:rsidRPr="00C038C3">
        <w:t xml:space="preserve">both indirect </w:t>
      </w:r>
      <w:r w:rsidR="00DB0C16" w:rsidRPr="00C038C3">
        <w:t>and direct</w:t>
      </w:r>
      <w:r w:rsidR="000F4706" w:rsidRPr="00C038C3">
        <w:t>. H</w:t>
      </w:r>
      <w:r w:rsidR="0042101E" w:rsidRPr="00C038C3">
        <w:t>ypoxia</w:t>
      </w:r>
      <w:r w:rsidR="00877C51" w:rsidRPr="00C038C3">
        <w:t xml:space="preserve">, </w:t>
      </w:r>
      <w:r w:rsidR="004F43FA" w:rsidRPr="00C038C3">
        <w:t xml:space="preserve">or </w:t>
      </w:r>
      <w:r w:rsidR="00AA2AEA" w:rsidRPr="00C038C3">
        <w:t>low dissolved oxygen</w:t>
      </w:r>
      <w:r w:rsidR="00C83A54" w:rsidRPr="00C038C3">
        <w:t xml:space="preserve">, can </w:t>
      </w:r>
      <w:r w:rsidR="006C7E08" w:rsidRPr="00C038C3">
        <w:t xml:space="preserve">cause </w:t>
      </w:r>
      <w:r w:rsidR="00AA2AEA" w:rsidRPr="00C038C3">
        <w:t>habitat compression</w:t>
      </w:r>
      <w:r w:rsidR="00835784" w:rsidRPr="00C038C3">
        <w:t xml:space="preserve"> and thus </w:t>
      </w:r>
      <w:r w:rsidR="00A06877" w:rsidRPr="00C038C3">
        <w:t xml:space="preserve">force </w:t>
      </w:r>
      <w:r w:rsidR="00AA2AEA" w:rsidRPr="00C038C3">
        <w:t>organisms to occupy sub-optimal habitats</w:t>
      </w:r>
      <w:r w:rsidR="00A775AE" w:rsidRPr="00C038C3">
        <w:t xml:space="preserve">, which </w:t>
      </w:r>
      <w:r w:rsidR="0057497C" w:rsidRPr="00C038C3">
        <w:t xml:space="preserve">may enhance density dependence </w:t>
      </w:r>
      <w:r w:rsidR="00AA2AEA" w:rsidRPr="00C038C3">
        <w:fldChar w:fldCharType="begin"/>
      </w:r>
      <w:r w:rsidR="00AA2AEA" w:rsidRPr="00C038C3">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C038C3">
        <w:fldChar w:fldCharType="separate"/>
      </w:r>
      <w:r w:rsidR="00AA2AEA" w:rsidRPr="00C038C3">
        <w:t xml:space="preserve">(Diaz and Rosenberg, 2008; Orio </w:t>
      </w:r>
      <w:r w:rsidR="00AA2AEA" w:rsidRPr="00C038C3">
        <w:rPr>
          <w:i/>
          <w:iCs/>
        </w:rPr>
        <w:t>et al.</w:t>
      </w:r>
      <w:r w:rsidR="00AA2AEA" w:rsidRPr="00C038C3">
        <w:t xml:space="preserve">, 2019; Gogina </w:t>
      </w:r>
      <w:r w:rsidR="00AA2AEA" w:rsidRPr="00C038C3">
        <w:rPr>
          <w:i/>
          <w:iCs/>
        </w:rPr>
        <w:t>et al.</w:t>
      </w:r>
      <w:r w:rsidR="00AA2AEA" w:rsidRPr="00C038C3">
        <w:t>, 2020)</w:t>
      </w:r>
      <w:r w:rsidR="00AA2AEA" w:rsidRPr="00C038C3">
        <w:fldChar w:fldCharType="end"/>
      </w:r>
      <w:r w:rsidR="00AA2AEA" w:rsidRPr="00C038C3">
        <w:t>.</w:t>
      </w:r>
      <w:r w:rsidR="00F3649B" w:rsidRPr="00C038C3">
        <w:t xml:space="preserve"> </w:t>
      </w:r>
      <w:r w:rsidR="00127544" w:rsidRPr="00C038C3">
        <w:t xml:space="preserve">Direct effects include </w:t>
      </w:r>
      <w:r w:rsidR="00B21A3B" w:rsidRPr="00C038C3">
        <w:t>metabolic constraints on organisms</w:t>
      </w:r>
      <w:r w:rsidR="009D2105" w:rsidRPr="00C038C3">
        <w:t xml:space="preserve">, manifested as </w:t>
      </w:r>
      <w:r w:rsidR="00DB284B" w:rsidRPr="00C038C3">
        <w:t>lower</w:t>
      </w:r>
      <w:r w:rsidR="009D4751" w:rsidRPr="00C038C3">
        <w:t>ed</w:t>
      </w:r>
      <w:r w:rsidR="00DB284B" w:rsidRPr="00C038C3">
        <w:t xml:space="preserve"> food intake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w:t>
      </w:r>
      <w:r w:rsidR="0078259A" w:rsidRPr="00C038C3">
        <w:lastRenderedPageBreak/>
        <w:t xml:space="preserve">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34803F53" w:rsidR="00B71EDC" w:rsidRPr="00C038C3" w:rsidRDefault="00AC1A0D" w:rsidP="00552801">
      <w:pPr>
        <w:spacing w:line="480" w:lineRule="auto"/>
        <w:ind w:firstLine="284"/>
        <w:contextualSpacing/>
        <w:mirrorIndents/>
        <w:jc w:val="both"/>
      </w:pPr>
      <w:r w:rsidRPr="00C038C3">
        <w:t xml:space="preserve">Furthermore, </w:t>
      </w:r>
      <w:r w:rsidR="00BC51C5" w:rsidRPr="00C038C3">
        <w:t>mo</w:t>
      </w:r>
      <w:r w:rsidR="00B71EDC" w:rsidRPr="00C038C3">
        <w:t xml:space="preserve">delling </w:t>
      </w:r>
      <w:r w:rsidR="002F425E" w:rsidRPr="00C038C3">
        <w:t xml:space="preserve">fine 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6E39E6" w:rsidRPr="00C038C3">
        <w:t>R</w:t>
      </w:r>
      <w:r w:rsidR="00B71EDC" w:rsidRPr="00C038C3">
        <w:t xml:space="preserve">elatively recently have spatiotemporal models been applied to study variation in </w:t>
      </w:r>
      <w:commentRangeStart w:id="11"/>
      <w:ins w:id="12" w:author="Michele Casini" w:date="2021-11-06T15:00:00Z">
        <w:r w:rsidR="007F5660">
          <w:t xml:space="preserve">fish </w:t>
        </w:r>
        <w:commentRangeEnd w:id="11"/>
        <w:r w:rsidR="007F5660">
          <w:rPr>
            <w:rStyle w:val="CommentReference"/>
          </w:rPr>
          <w:commentReference w:id="11"/>
        </w:r>
      </w:ins>
      <w:r w:rsidR="00B71EDC" w:rsidRPr="00C038C3">
        <w:t xml:space="preserve">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proofErr w:type="spellStart"/>
      <w:r w:rsidR="00B71EDC" w:rsidRPr="00C038C3">
        <w:t>sdmTMB</w:t>
      </w:r>
      <w:proofErr w:type="spellEnd"/>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B71EDC" w:rsidRPr="00C038C3">
        <w:fldChar w:fldCharType="begin"/>
      </w:r>
      <w:r w:rsidR="00B71EDC" w:rsidRPr="00C038C3">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C038C3">
        <w:fldChar w:fldCharType="separate"/>
      </w:r>
      <w:del w:id="13" w:author="Michele Casini" w:date="2021-11-06T15:00:00Z">
        <w:r w:rsidR="00D67AC4" w:rsidRPr="00C038C3" w:rsidDel="007F5660">
          <w:delText>(</w:delText>
        </w:r>
      </w:del>
      <w:r w:rsidR="00D67AC4" w:rsidRPr="00C038C3">
        <w:t>Thorson</w:t>
      </w:r>
      <w:del w:id="14" w:author="Michele Casini" w:date="2021-11-06T15:01:00Z">
        <w:r w:rsidR="00D67AC4" w:rsidRPr="00C038C3" w:rsidDel="007F5660">
          <w:delText>,</w:delText>
        </w:r>
      </w:del>
      <w:r w:rsidR="00D67AC4" w:rsidRPr="00C038C3">
        <w:t xml:space="preserve"> </w:t>
      </w:r>
      <w:ins w:id="15" w:author="Michele Casini" w:date="2021-11-06T15:01:00Z">
        <w:r w:rsidR="007F5660">
          <w:t>(</w:t>
        </w:r>
      </w:ins>
      <w:r w:rsidR="00D67AC4" w:rsidRPr="00C038C3">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16"/>
      <w:commentRangeStart w:id="17"/>
      <w:r w:rsidR="00B71EDC" w:rsidRPr="00C038C3">
        <w:t xml:space="preserve">explained more variation </w:t>
      </w:r>
      <w:commentRangeEnd w:id="16"/>
      <w:r w:rsidR="00865376" w:rsidRPr="00C038C3">
        <w:rPr>
          <w:rStyle w:val="CommentReference"/>
        </w:rPr>
        <w:commentReference w:id="16"/>
      </w:r>
      <w:commentRangeEnd w:id="17"/>
      <w:r w:rsidR="00EC25BF" w:rsidRPr="00C038C3">
        <w:rPr>
          <w:rStyle w:val="CommentReference"/>
        </w:rPr>
        <w:commentReference w:id="17"/>
      </w:r>
      <w:r w:rsidR="00B71EDC" w:rsidRPr="00C038C3">
        <w:t xml:space="preserve">than </w:t>
      </w:r>
      <w:r w:rsidR="007F075C" w:rsidRPr="00C038C3">
        <w:t xml:space="preserve">demersal </w:t>
      </w:r>
      <w:r w:rsidR="00163999" w:rsidRPr="00C038C3">
        <w:t>CPUE</w:t>
      </w:r>
      <w:r w:rsidR="00B71EDC" w:rsidRPr="00C038C3">
        <w:t xml:space="preserve"> and temperature </w:t>
      </w:r>
      <w:ins w:id="18" w:author="Michele Casini" w:date="2021-11-06T15:03:00Z">
        <w:r w:rsidR="007F5660">
          <w:t xml:space="preserve">used as </w:t>
        </w:r>
      </w:ins>
      <w:r w:rsidR="00B71EDC" w:rsidRPr="00C038C3">
        <w:t>covariates</w:t>
      </w:r>
      <w:r w:rsidR="00865376" w:rsidRPr="00C038C3">
        <w:t>,</w:t>
      </w:r>
      <w:r w:rsidR="00B71EDC" w:rsidRPr="00C038C3">
        <w:t xml:space="preserve"> </w:t>
      </w:r>
      <w:del w:id="19" w:author="Michele Casini" w:date="2021-11-06T15:04:00Z">
        <w:r w:rsidR="00865376" w:rsidRPr="00C038C3" w:rsidDel="007F5660">
          <w:delText xml:space="preserve">respectively, </w:delText>
        </w:r>
      </w:del>
      <w:r w:rsidR="00B71EDC" w:rsidRPr="00C038C3">
        <w:t xml:space="preserve">in the California current ecosystem. Studies like these reveal the importance of accounting for spatial and spatiotemporal variation in condition for clarifying </w:t>
      </w:r>
      <w:r w:rsidR="00865376" w:rsidRPr="00C038C3">
        <w:t xml:space="preserve">its </w:t>
      </w:r>
      <w:r w:rsidR="00B71EDC" w:rsidRPr="00C038C3">
        <w:t xml:space="preserve">sources of variation in relation to </w:t>
      </w:r>
      <w:ins w:id="20" w:author="Michele Casini" w:date="2021-11-06T15:01:00Z">
        <w:r w:rsidR="007F5660" w:rsidRPr="00C038C3">
          <w:t>independent variables</w:t>
        </w:r>
        <w:r w:rsidR="007F5660">
          <w:t xml:space="preserve"> and unaccounted variation in the model.</w:t>
        </w:r>
        <w:r w:rsidR="007F5660" w:rsidRPr="00C038C3">
          <w:t xml:space="preserve"> </w:t>
        </w:r>
      </w:ins>
      <w:commentRangeStart w:id="21"/>
      <w:commentRangeStart w:id="22"/>
      <w:del w:id="23" w:author="Michele Casini" w:date="2021-11-06T15:02:00Z">
        <w:r w:rsidR="00B71EDC" w:rsidRPr="00C038C3" w:rsidDel="007F5660">
          <w:delText xml:space="preserve">unmeasured variation </w:delText>
        </w:r>
        <w:commentRangeEnd w:id="21"/>
        <w:r w:rsidR="00865376" w:rsidRPr="00C038C3" w:rsidDel="007F5660">
          <w:rPr>
            <w:rStyle w:val="CommentReference"/>
          </w:rPr>
          <w:commentReference w:id="21"/>
        </w:r>
        <w:commentRangeEnd w:id="22"/>
        <w:r w:rsidR="005D2774" w:rsidRPr="00C038C3" w:rsidDel="007F5660">
          <w:rPr>
            <w:rStyle w:val="CommentReference"/>
          </w:rPr>
          <w:commentReference w:id="22"/>
        </w:r>
        <w:r w:rsidR="00B71EDC" w:rsidRPr="00C038C3" w:rsidDel="007F5660">
          <w:delText>and</w:delText>
        </w:r>
      </w:del>
      <w:del w:id="24" w:author="Michele Casini" w:date="2021-11-06T15:01:00Z">
        <w:r w:rsidR="00B71EDC" w:rsidRPr="00C038C3" w:rsidDel="007F5660">
          <w:delText xml:space="preserve"> independent variables</w:delText>
        </w:r>
      </w:del>
      <w:r w:rsidR="00B71EDC" w:rsidRPr="00C038C3">
        <w:t>.</w:t>
      </w:r>
    </w:p>
    <w:p w14:paraId="7E87EC18" w14:textId="57007CE6"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 xml:space="preserve">in the early 1990s </w:t>
      </w:r>
      <w:r w:rsidR="00C31D10" w:rsidRPr="00C038C3">
        <w:fldChar w:fldCharType="begin"/>
      </w:r>
      <w:r w:rsidR="00C31D10" w:rsidRPr="00C038C3">
        <w:instrText xml:space="preserve"> ADDIN ZOTERO_ITEM CSL_CITATION {"citationID":"ZM80cN4Z","properties":{"formattedCitation":"(Casini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C31D10" w:rsidRPr="00C038C3">
        <w:t xml:space="preserve">(Casini </w:t>
      </w:r>
      <w:r w:rsidR="00C31D10" w:rsidRPr="00C038C3">
        <w:rPr>
          <w:i/>
          <w:iCs/>
        </w:rPr>
        <w:t>et al.</w:t>
      </w:r>
      <w:r w:rsidR="00C31D10" w:rsidRPr="00C038C3">
        <w:t xml:space="preserve">, 2016a; Mion </w:t>
      </w:r>
      <w:r w:rsidR="00C31D10" w:rsidRPr="00C038C3">
        <w:rPr>
          <w:i/>
          <w:iCs/>
        </w:rPr>
        <w:t>et al.</w:t>
      </w:r>
      <w:r w:rsidR="00C31D10" w:rsidRPr="00C038C3">
        <w:t>, 2021)</w:t>
      </w:r>
      <w:r w:rsidR="00C31D10" w:rsidRPr="00C038C3">
        <w:fldChar w:fldCharType="end"/>
      </w:r>
      <w:r w:rsidR="002E374A" w:rsidRPr="00C038C3">
        <w:t>.</w:t>
      </w:r>
      <w:r w:rsidR="00FE6B82" w:rsidRPr="00C038C3">
        <w:t xml:space="preserve"> </w:t>
      </w:r>
      <w:r w:rsidR="00E93FF7" w:rsidRPr="00C038C3">
        <w:t xml:space="preserve">This </w:t>
      </w:r>
      <w:commentRangeStart w:id="25"/>
      <w:r w:rsidR="00E93FF7" w:rsidRPr="00C038C3">
        <w:t xml:space="preserve">has compromised the </w:t>
      </w:r>
      <w:r w:rsidR="00263369" w:rsidRPr="00C038C3">
        <w:t xml:space="preserve">stock </w:t>
      </w:r>
      <w:r w:rsidR="00FE6B82" w:rsidRPr="00C038C3">
        <w:t xml:space="preserve">productivity </w:t>
      </w:r>
      <w:r w:rsidR="003F1652" w:rsidRPr="00C038C3">
        <w:t xml:space="preserve">to the </w:t>
      </w:r>
      <w:r w:rsidR="00983BF3" w:rsidRPr="00C038C3">
        <w:t xml:space="preserve">population biomass is expected to </w:t>
      </w:r>
      <w:commentRangeEnd w:id="25"/>
      <w:r w:rsidR="007F5660">
        <w:rPr>
          <w:rStyle w:val="CommentReference"/>
        </w:rPr>
        <w:commentReference w:id="25"/>
      </w:r>
      <w:r w:rsidR="00983BF3" w:rsidRPr="00C038C3">
        <w:t xml:space="preserve">remain below safe limits </w:t>
      </w:r>
      <w:r w:rsidR="00EC7402" w:rsidRPr="00C038C3">
        <w:t xml:space="preserve">despite </w:t>
      </w:r>
      <w:r w:rsidR="0086004B" w:rsidRPr="00C038C3">
        <w:lastRenderedPageBreak/>
        <w:t>banning targeted cod fisheries in 2019</w:t>
      </w:r>
      <w:r w:rsidR="00FE6B82" w:rsidRPr="00C038C3">
        <w:t xml:space="preserve"> </w:t>
      </w:r>
      <w:commentRangeStart w:id="26"/>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commentRangeEnd w:id="26"/>
      <w:r w:rsidR="007F5660">
        <w:rPr>
          <w:rStyle w:val="CommentReference"/>
        </w:rPr>
        <w:commentReference w:id="26"/>
      </w:r>
      <w:r w:rsidR="00FE6B82" w:rsidRPr="00C038C3">
        <w:t xml:space="preserve">. </w:t>
      </w:r>
      <w:commentRangeStart w:id="27"/>
      <w:r w:rsidR="005B4694" w:rsidRPr="00C038C3">
        <w:t>Second</w:t>
      </w:r>
      <w:commentRangeEnd w:id="27"/>
      <w:r w:rsidR="00690422">
        <w:rPr>
          <w:rStyle w:val="CommentReference"/>
        </w:rPr>
        <w:commentReference w:id="27"/>
      </w:r>
      <w:r w:rsidR="005B4694" w:rsidRPr="00C038C3">
        <w:t xml:space="preserve">, the </w:t>
      </w:r>
      <w:r w:rsidR="00FE6B82" w:rsidRPr="00C038C3">
        <w:t xml:space="preserve">Baltic </w:t>
      </w:r>
      <w:r w:rsidR="005B4694" w:rsidRPr="00C038C3">
        <w:t>ecosystem has seen a major change in the abundance of both cod and its potential competitor</w:t>
      </w:r>
      <w:r w:rsidR="00282AFF" w:rsidRPr="00C038C3">
        <w:t>s the</w:t>
      </w:r>
      <w:r w:rsidR="005B4694" w:rsidRPr="00C038C3">
        <w:t xml:space="preserve"> </w:t>
      </w:r>
      <w:ins w:id="28" w:author="Michele Casini" w:date="2021-11-06T15:05:00Z">
        <w:r w:rsidR="00690422">
          <w:t>flounder c</w:t>
        </w:r>
      </w:ins>
      <w:ins w:id="29" w:author="Michele Casini" w:date="2021-11-06T15:06:00Z">
        <w:r w:rsidR="00690422">
          <w:t>omplex (</w:t>
        </w:r>
      </w:ins>
      <w:r w:rsidR="005B4694" w:rsidRPr="00C038C3">
        <w:t xml:space="preserve">European </w:t>
      </w:r>
      <w:ins w:id="30" w:author="Michele Casini" w:date="2021-11-06T15:06:00Z">
        <w:r w:rsidR="00690422">
          <w:t xml:space="preserve">flounder </w:t>
        </w:r>
        <w:proofErr w:type="spellStart"/>
        <w:r w:rsidR="00690422" w:rsidRPr="00C038C3">
          <w:rPr>
            <w:i/>
            <w:iCs/>
          </w:rPr>
          <w:t>Platichthys</w:t>
        </w:r>
        <w:proofErr w:type="spellEnd"/>
        <w:r w:rsidR="00690422" w:rsidRPr="00C038C3">
          <w:rPr>
            <w:i/>
            <w:iCs/>
          </w:rPr>
          <w:t xml:space="preserve"> </w:t>
        </w:r>
        <w:proofErr w:type="spellStart"/>
        <w:r w:rsidR="00690422" w:rsidRPr="00C038C3">
          <w:rPr>
            <w:i/>
            <w:iCs/>
          </w:rPr>
          <w:t>flesus</w:t>
        </w:r>
        <w:proofErr w:type="spellEnd"/>
        <w:r w:rsidR="00690422" w:rsidRPr="00C038C3">
          <w:t xml:space="preserve"> </w:t>
        </w:r>
      </w:ins>
      <w:r w:rsidR="00282AFF" w:rsidRPr="00C038C3">
        <w:t xml:space="preserve">and Baltic </w:t>
      </w:r>
      <w:ins w:id="31" w:author="Michele Casini" w:date="2021-11-06T15:06:00Z">
        <w:r w:rsidR="00690422">
          <w:t>f</w:t>
        </w:r>
      </w:ins>
      <w:del w:id="32" w:author="Michele Casini" w:date="2021-11-06T15:06:00Z">
        <w:r w:rsidR="005B4694" w:rsidRPr="00C038C3" w:rsidDel="00690422">
          <w:delText>F</w:delText>
        </w:r>
      </w:del>
      <w:r w:rsidR="005B4694" w:rsidRPr="00C038C3">
        <w:t>lounder</w:t>
      </w:r>
      <w:r w:rsidR="002D4FB6" w:rsidRPr="00C038C3">
        <w:t xml:space="preserve"> </w:t>
      </w:r>
      <w:del w:id="33" w:author="Michele Casini" w:date="2021-11-06T15:06:00Z">
        <w:r w:rsidR="002D4FB6" w:rsidRPr="00C038C3" w:rsidDel="00690422">
          <w:delText>(</w:delText>
        </w:r>
        <w:r w:rsidR="002D4FB6" w:rsidRPr="00C038C3" w:rsidDel="00690422">
          <w:rPr>
            <w:i/>
            <w:iCs/>
          </w:rPr>
          <w:delText>Platichthys flesus</w:delText>
        </w:r>
        <w:r w:rsidR="00282AFF" w:rsidRPr="00C038C3" w:rsidDel="00690422">
          <w:delText xml:space="preserve"> and </w:delText>
        </w:r>
      </w:del>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del w:id="34" w:author="Michele Casini" w:date="2021-11-06T15:06:00Z">
        <w:r w:rsidR="00282AFF" w:rsidRPr="00C038C3" w:rsidDel="00690422">
          <w:rPr>
            <w:i/>
            <w:iCs/>
          </w:rPr>
          <w:delText xml:space="preserve">, </w:delText>
        </w:r>
        <w:r w:rsidR="00282AFF" w:rsidRPr="00C038C3" w:rsidDel="00690422">
          <w:delText>respectively</w:delText>
        </w:r>
      </w:del>
      <w:r w:rsidR="002D4FB6" w:rsidRPr="00C038C3">
        <w:t>)</w:t>
      </w:r>
      <w:r w:rsidR="00926787" w:rsidRPr="00C038C3">
        <w:t xml:space="preserve"> </w:t>
      </w:r>
      <w:r w:rsidR="00983BF3" w:rsidRPr="00C038C3">
        <w:fldChar w:fldCharType="begin"/>
      </w:r>
      <w:r w:rsidR="00983BF3" w:rsidRPr="00C038C3">
        <w: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instrText>
      </w:r>
      <w:r w:rsidR="00983BF3" w:rsidRPr="00C038C3">
        <w:fldChar w:fldCharType="separate"/>
      </w:r>
      <w:r w:rsidR="00983BF3" w:rsidRPr="00C038C3">
        <w:t>(</w:t>
      </w:r>
      <w:del w:id="35" w:author="Michele Casini" w:date="2021-11-06T15:06:00Z">
        <w:r w:rsidR="00983BF3" w:rsidRPr="00C038C3" w:rsidDel="00690422">
          <w:delText xml:space="preserve">Momigliano </w:delText>
        </w:r>
        <w:r w:rsidR="00983BF3" w:rsidRPr="00C038C3" w:rsidDel="00690422">
          <w:rPr>
            <w:i/>
            <w:iCs/>
          </w:rPr>
          <w:delText>et al.</w:delText>
        </w:r>
        <w:r w:rsidR="00983BF3" w:rsidRPr="00C038C3" w:rsidDel="00690422">
          <w:delText>, 2018</w:delText>
        </w:r>
      </w:del>
      <w:ins w:id="36" w:author="Michele Casini" w:date="2021-11-06T15:06:00Z">
        <w:r w:rsidR="00690422">
          <w:t>Orio et al. 2017</w:t>
        </w:r>
      </w:ins>
      <w:r w:rsidR="00983BF3" w:rsidRPr="00C038C3">
        <w:t>)</w:t>
      </w:r>
      <w:r w:rsidR="00983BF3" w:rsidRPr="00C038C3">
        <w:fldChar w:fldCharType="end"/>
      </w:r>
      <w:r w:rsidR="005B4694" w:rsidRPr="00C038C3">
        <w:t xml:space="preserve">, and in the distribution of its main pelagic prey species (sprat </w:t>
      </w:r>
      <w:proofErr w:type="spellStart"/>
      <w:r w:rsidR="004F65A2" w:rsidRPr="00C038C3">
        <w:rPr>
          <w:i/>
        </w:rPr>
        <w:t>Sprattus</w:t>
      </w:r>
      <w:proofErr w:type="spellEnd"/>
      <w:r w:rsidR="004F65A2" w:rsidRPr="00C038C3">
        <w:rPr>
          <w:i/>
        </w:rPr>
        <w:t xml:space="preserve">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proofErr w:type="spellStart"/>
      <w:r w:rsidR="004F65A2" w:rsidRPr="00C038C3">
        <w:rPr>
          <w:i/>
        </w:rPr>
        <w:t>Clupea</w:t>
      </w:r>
      <w:proofErr w:type="spellEnd"/>
      <w:r w:rsidR="004F65A2" w:rsidRPr="00C038C3">
        <w:rPr>
          <w:i/>
        </w:rPr>
        <w:t xml:space="preserve"> </w:t>
      </w:r>
      <w:proofErr w:type="spellStart"/>
      <w:r w:rsidR="004F65A2" w:rsidRPr="00C038C3">
        <w:rPr>
          <w:i/>
        </w:rPr>
        <w:t>harengus</w:t>
      </w:r>
      <w:proofErr w:type="spellEnd"/>
      <w:r w:rsidR="005B4694" w:rsidRPr="00C038C3">
        <w:t>)</w:t>
      </w:r>
      <w:ins w:id="37" w:author="Michele Casini" w:date="2021-11-06T15:09:00Z">
        <w:r w:rsidR="00690422">
          <w:t xml:space="preserve"> (Casini et al. 2011, ICES advice)</w:t>
        </w:r>
      </w:ins>
      <w:r w:rsidR="005B4694" w:rsidRPr="00C038C3">
        <w:t xml:space="preserve">. Lastly, the irregular inflows of saline and oxygenated water from the North Sea together with a long residence time (25-30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38"/>
      <w:commentRangeStart w:id="39"/>
      <w:proofErr w:type="spellStart"/>
      <w:r w:rsidR="005B4694" w:rsidRPr="00C038C3">
        <w:t>anthropogenically</w:t>
      </w:r>
      <w:proofErr w:type="spellEnd"/>
      <w:r w:rsidR="005B4694" w:rsidRPr="00C038C3">
        <w:t xml:space="preserve"> induced </w:t>
      </w:r>
      <w:commentRangeEnd w:id="38"/>
      <w:r w:rsidR="00586CB1" w:rsidRPr="00C038C3">
        <w:rPr>
          <w:rStyle w:val="CommentReference"/>
        </w:rPr>
        <w:commentReference w:id="38"/>
      </w:r>
      <w:commentRangeEnd w:id="39"/>
      <w:r w:rsidR="00E017E4" w:rsidRPr="00C038C3">
        <w:rPr>
          <w:rStyle w:val="CommentReference"/>
        </w:rPr>
        <w:commentReference w:id="39"/>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w:t>
      </w:r>
      <w:proofErr w:type="spellStart"/>
      <w:r w:rsidR="001E0E04" w:rsidRPr="00C038C3">
        <w:t>analysed</w:t>
      </w:r>
      <w:proofErr w:type="spellEnd"/>
      <w:r w:rsidR="001E0E04" w:rsidRPr="00C038C3">
        <w:t xml:space="preserve"> </w:t>
      </w:r>
      <w:r w:rsidR="006D1E25" w:rsidRPr="00C038C3">
        <w:t xml:space="preserve">directly </w:t>
      </w:r>
      <w:r w:rsidR="001E0E04" w:rsidRPr="00C038C3">
        <w:t xml:space="preserve">in a single framework, and not </w:t>
      </w:r>
      <w:r w:rsidR="001825D5" w:rsidRPr="00C038C3">
        <w:t xml:space="preserve">on </w:t>
      </w:r>
      <w:commentRangeStart w:id="40"/>
      <w:r w:rsidR="008F5A61" w:rsidRPr="00C038C3">
        <w:t>different</w:t>
      </w:r>
      <w:r w:rsidR="001825D5" w:rsidRPr="00C038C3">
        <w:t xml:space="preserve"> spatial scale</w:t>
      </w:r>
      <w:r w:rsidR="008F5A61" w:rsidRPr="00C038C3">
        <w:t>s</w:t>
      </w:r>
      <w:commentRangeEnd w:id="40"/>
      <w:r w:rsidR="008F5A61" w:rsidRPr="00C038C3">
        <w:rPr>
          <w:rStyle w:val="CommentReference"/>
        </w:rPr>
        <w:commentReference w:id="40"/>
      </w:r>
      <w:r w:rsidR="001825D5" w:rsidRPr="00C038C3">
        <w:t>.</w:t>
      </w:r>
    </w:p>
    <w:p w14:paraId="02EE5533" w14:textId="3FB5F0E0"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xml:space="preserve">, </w:t>
      </w:r>
      <w:commentRangeStart w:id="41"/>
      <w:r w:rsidR="00A24963" w:rsidRPr="00C038C3">
        <w:t>as well as their spatiotemporal distribution</w:t>
      </w:r>
      <w:commentRangeEnd w:id="41"/>
      <w:r w:rsidR="00690422">
        <w:rPr>
          <w:rStyle w:val="CommentReference"/>
        </w:rPr>
        <w:commentReference w:id="41"/>
      </w:r>
      <w:r w:rsidRPr="00C038C3">
        <w:t xml:space="preserve">. </w:t>
      </w:r>
      <w:r w:rsidR="005039E7" w:rsidRPr="00C038C3">
        <w:t xml:space="preserve">We use data from the Baltic International Trawl Survey between 1991-2020, which corresponds to a period of initially high but deteriorating condition </w:t>
      </w:r>
      <w:r w:rsidR="005039E7" w:rsidRPr="00C038C3">
        <w:fldChar w:fldCharType="begin"/>
      </w:r>
      <w:r w:rsidR="005039E7" w:rsidRPr="00C038C3">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C038C3">
        <w:fldChar w:fldCharType="separate"/>
      </w:r>
      <w:r w:rsidR="00D67AC4" w:rsidRPr="00C038C3">
        <w:t xml:space="preserve">(Casini </w:t>
      </w:r>
      <w:r w:rsidR="00D67AC4" w:rsidRPr="00C038C3">
        <w:rPr>
          <w:i/>
          <w:iCs/>
        </w:rPr>
        <w:t>et al.</w:t>
      </w:r>
      <w:r w:rsidR="00D67AC4" w:rsidRPr="00C038C3">
        <w:t>, 2016a)</w:t>
      </w:r>
      <w:r w:rsidR="005039E7" w:rsidRPr="00C038C3">
        <w:fldChar w:fldCharType="end"/>
      </w:r>
      <w:r w:rsidR="005039E7" w:rsidRPr="00C038C3">
        <w:t>. We then seek to (1) identify which set of covariates (</w:t>
      </w:r>
      <w:r w:rsidR="00C5437D" w:rsidRPr="00C038C3">
        <w:t xml:space="preserve">local densities </w:t>
      </w:r>
      <w:r w:rsidR="005039E7" w:rsidRPr="00C038C3">
        <w:t>of flounder</w:t>
      </w:r>
      <w:r w:rsidR="001D3FBF" w:rsidRPr="00C038C3">
        <w:t xml:space="preserve"> and </w:t>
      </w:r>
      <w:r w:rsidR="005039E7" w:rsidRPr="00C038C3">
        <w:t xml:space="preserve">cod, availability of pelagic prey </w:t>
      </w:r>
      <w:r w:rsidR="00E72E87" w:rsidRPr="00C038C3">
        <w:t>(sprat and herring)</w:t>
      </w:r>
      <w:r w:rsidR="008460CD" w:rsidRPr="00C038C3">
        <w:t xml:space="preserve">,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w:t>
      </w:r>
      <w:commentRangeStart w:id="42"/>
      <w:r w:rsidR="005039E7" w:rsidRPr="00C038C3">
        <w:t xml:space="preserve">(2) </w:t>
      </w:r>
      <w:r w:rsidR="000C627A" w:rsidRPr="00C038C3">
        <w:t xml:space="preserve">explore how </w:t>
      </w:r>
      <w:r w:rsidR="007B55BE" w:rsidRPr="00C038C3">
        <w:t xml:space="preserve">the </w:t>
      </w:r>
      <w:r w:rsidR="002905AD" w:rsidRPr="00C038C3">
        <w:t xml:space="preserve">average depth and average oxygen </w:t>
      </w:r>
      <w:r w:rsidR="005F648B" w:rsidRPr="00C038C3">
        <w:t xml:space="preserve">experienced by the </w:t>
      </w:r>
      <w:r w:rsidR="005237F4" w:rsidRPr="00C038C3">
        <w:t xml:space="preserve">Baltic </w:t>
      </w:r>
      <w:r w:rsidR="005F648B" w:rsidRPr="00C038C3">
        <w:t xml:space="preserve">cod has </w:t>
      </w:r>
      <w:r w:rsidR="00CD78A0" w:rsidRPr="00C038C3">
        <w:t>changed over time</w:t>
      </w:r>
      <w:r w:rsidR="00461D8A" w:rsidRPr="00C038C3">
        <w:t>.</w:t>
      </w:r>
      <w:commentRangeEnd w:id="42"/>
      <w:r w:rsidR="00690422">
        <w:rPr>
          <w:rStyle w:val="CommentReference"/>
        </w:rPr>
        <w:commentReference w:id="42"/>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6A480616" w:rsidR="002C11B5" w:rsidRPr="00C038C3" w:rsidRDefault="002C11B5" w:rsidP="00552801">
      <w:pPr>
        <w:spacing w:line="480" w:lineRule="auto"/>
        <w:contextualSpacing/>
        <w:mirrorIndents/>
        <w:jc w:val="both"/>
        <w:rPr>
          <w:i/>
        </w:rPr>
      </w:pPr>
      <w:r w:rsidRPr="00C038C3">
        <w:rPr>
          <w:i/>
        </w:rPr>
        <w:t>Survey data</w:t>
      </w:r>
    </w:p>
    <w:p w14:paraId="649860EA" w14:textId="3AB9CC59" w:rsidR="000B7658" w:rsidRPr="00C038C3" w:rsidRDefault="000B7658" w:rsidP="00552801">
      <w:pPr>
        <w:spacing w:line="480" w:lineRule="auto"/>
        <w:contextualSpacing/>
        <w:mirrorIndents/>
        <w:jc w:val="both"/>
      </w:pPr>
      <w:r w:rsidRPr="00C038C3">
        <w:lastRenderedPageBreak/>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 xml:space="preserve">by 10-mm length class from the Baltic International Trawl Survey (BITS) between the years </w:t>
      </w:r>
      <w:commentRangeStart w:id="43"/>
      <w:commentRangeStart w:id="44"/>
      <w:commentRangeStart w:id="45"/>
      <w:r w:rsidRPr="00C038C3">
        <w:t>1993</w:t>
      </w:r>
      <w:commentRangeEnd w:id="43"/>
      <w:r w:rsidRPr="00C038C3">
        <w:rPr>
          <w:rStyle w:val="CommentReference"/>
        </w:rPr>
        <w:commentReference w:id="43"/>
      </w:r>
      <w:commentRangeEnd w:id="44"/>
      <w:r w:rsidRPr="00C038C3">
        <w:rPr>
          <w:rStyle w:val="CommentReference"/>
        </w:rPr>
        <w:commentReference w:id="44"/>
      </w:r>
      <w:commentRangeEnd w:id="45"/>
      <w:r w:rsidR="00690422">
        <w:rPr>
          <w:rStyle w:val="CommentReference"/>
        </w:rPr>
        <w:commentReference w:id="45"/>
      </w:r>
      <w:r w:rsidRPr="00C038C3">
        <w:t>-2019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DB5EC1" w:rsidRPr="00C038C3">
        <w:t xml:space="preserve">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A533A8" w:rsidRPr="00C038C3">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C81B8A" w:rsidRPr="00C038C3">
        <w:rPr>
          <w:iCs/>
        </w:rPr>
        <w:t xml:space="preserve"> instead of </w:t>
      </w:r>
      <m:oMath>
        <m:r>
          <m:rPr>
            <m:sty m:val="p"/>
          </m:rPr>
          <w:rPr>
            <w:rFonts w:ascii="Cambria Math" w:hAnsi="Cambria Math"/>
          </w:rPr>
          <m:t>kg</m:t>
        </m:r>
      </m:oMath>
      <w:r w:rsidR="00A10734" w:rsidRPr="00C038C3">
        <w:rPr>
          <w:iCs/>
        </w:rPr>
        <w:t xml:space="preserve"> </w:t>
      </w:r>
      <w:del w:id="46" w:author="Michele Casini" w:date="2021-11-06T15:15:00Z">
        <w:r w:rsidR="00A10734" w:rsidRPr="00C038C3" w:rsidDel="00D54E31">
          <w:rPr>
            <w:iCs/>
          </w:rPr>
          <w:delText xml:space="preserve">after </w:delText>
        </w:r>
      </w:del>
      <w:ins w:id="47" w:author="Michele Casini" w:date="2021-11-06T15:15:00Z">
        <w:r w:rsidR="00D54E31">
          <w:rPr>
            <w:iCs/>
          </w:rPr>
          <w:t>in</w:t>
        </w:r>
        <w:r w:rsidR="00D54E31" w:rsidRPr="00C038C3">
          <w:rPr>
            <w:iCs/>
          </w:rPr>
          <w:t xml:space="preserve"> </w:t>
        </w:r>
      </w:ins>
      <w:r w:rsidR="00A10734" w:rsidRPr="00C038C3">
        <w:rPr>
          <w:iCs/>
        </w:rPr>
        <w:t xml:space="preserve">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 xml:space="preserve">0.45 </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0" w:history="1">
        <w:r w:rsidRPr="00C038C3">
          <w:rPr>
            <w:rStyle w:val="Hyperlink"/>
          </w:rPr>
          <w:t>https://www.ices.dk/data/data-portals/Pages/DATRAS.aspx</w:t>
        </w:r>
      </w:hyperlink>
      <w:r w:rsidRPr="00C038C3">
        <w:t>.</w:t>
      </w:r>
    </w:p>
    <w:p w14:paraId="743E2D5E" w14:textId="77777777" w:rsidR="00660001" w:rsidRPr="00C038C3" w:rsidRDefault="00660001" w:rsidP="00552801">
      <w:pPr>
        <w:spacing w:line="480" w:lineRule="auto"/>
        <w:contextualSpacing/>
        <w:mirrorIndents/>
        <w:jc w:val="both"/>
        <w:rPr>
          <w:i/>
        </w:rPr>
      </w:pPr>
    </w:p>
    <w:p w14:paraId="676D00AF" w14:textId="56039896" w:rsidR="003A2B41" w:rsidRPr="00C038C3" w:rsidRDefault="00660001" w:rsidP="00552801">
      <w:pPr>
        <w:spacing w:line="480" w:lineRule="auto"/>
        <w:contextualSpacing/>
        <w:mirrorIndents/>
        <w:jc w:val="both"/>
        <w:rPr>
          <w:i/>
        </w:rPr>
      </w:pPr>
      <w:r w:rsidRPr="00C038C3">
        <w:rPr>
          <w:i/>
        </w:rPr>
        <w:t>Covariates</w:t>
      </w:r>
    </w:p>
    <w:p w14:paraId="44CAE5D2" w14:textId="27841985" w:rsidR="000B7658" w:rsidRPr="00C038C3" w:rsidRDefault="000B7658" w:rsidP="00552801">
      <w:pPr>
        <w:spacing w:line="480" w:lineRule="auto"/>
        <w:contextualSpacing/>
        <w:mirrorIndents/>
        <w:jc w:val="both"/>
      </w:pPr>
      <w:r w:rsidRPr="00C038C3">
        <w:t xml:space="preserve">For both models (condition and </w:t>
      </w:r>
      <w:r w:rsidR="00644C5F" w:rsidRPr="00C038C3">
        <w:t>density</w:t>
      </w:r>
      <w:r w:rsidRPr="00C038C3">
        <w:t xml:space="preserve"> model), covariates were chosen to reflect </w:t>
      </w:r>
      <w:proofErr w:type="spellStart"/>
      <w:r w:rsidRPr="00C038C3">
        <w:t>hypothesised</w:t>
      </w:r>
      <w:proofErr w:type="spellEnd"/>
      <w:r w:rsidRPr="00C038C3">
        <w:t xml:space="preserve"> drivers based on published literature</w:t>
      </w:r>
      <w:r w:rsidR="00975A7F" w:rsidRPr="00C038C3">
        <w:t xml:space="preserve"> and </w:t>
      </w:r>
      <w:r w:rsidR="0049033B" w:rsidRPr="00C038C3">
        <w:t xml:space="preserve">the spatial scale of covariates </w:t>
      </w:r>
      <w:r w:rsidR="00AA27F0" w:rsidRPr="00C038C3">
        <w:t>were</w:t>
      </w:r>
      <w:r w:rsidR="0049033B" w:rsidRPr="00C038C3">
        <w:t xml:space="preserve"> chosen to reflect </w:t>
      </w:r>
      <w:r w:rsidR="008566D9" w:rsidRPr="00C038C3">
        <w:t>the local conditions (i.e. haul-level</w:t>
      </w:r>
      <w:r w:rsidR="00CB6957" w:rsidRPr="00C038C3">
        <w:t xml:space="preserve"> covariates for environmental effects, larger scale </w:t>
      </w:r>
      <w:r w:rsidR="006561BA" w:rsidRPr="00C038C3">
        <w:t>covariates</w:t>
      </w:r>
      <w:r w:rsidR="00CB6957" w:rsidRPr="00C038C3">
        <w:t xml:space="preserve"> for mobile pelagic species etc.</w:t>
      </w:r>
      <w:r w:rsidR="008566D9" w:rsidRPr="00C038C3">
        <w:t>)</w:t>
      </w:r>
      <w:r w:rsidRPr="00C038C3">
        <w:t xml:space="preserve">. </w:t>
      </w:r>
      <w:commentRangeStart w:id="48"/>
      <w:commentRangeStart w:id="49"/>
      <w:commentRangeStart w:id="50"/>
      <w:r w:rsidRPr="00C038C3">
        <w:t xml:space="preserve">The covariates </w:t>
      </w:r>
      <w:commentRangeEnd w:id="48"/>
      <w:r w:rsidRPr="00C038C3">
        <w:rPr>
          <w:rStyle w:val="CommentReference"/>
        </w:rPr>
        <w:commentReference w:id="48"/>
      </w:r>
      <w:commentRangeEnd w:id="49"/>
      <w:r w:rsidRPr="00C038C3">
        <w:rPr>
          <w:rStyle w:val="CommentReference"/>
        </w:rPr>
        <w:commentReference w:id="49"/>
      </w:r>
      <w:commentRangeEnd w:id="50"/>
      <w:r w:rsidR="00492329">
        <w:rPr>
          <w:rStyle w:val="CommentReference"/>
        </w:rPr>
        <w:commentReference w:id="50"/>
      </w:r>
      <w:r w:rsidRPr="00C038C3">
        <w:t>for the condition model were abundance of sprat and herring</w:t>
      </w:r>
      <w:r w:rsidR="00997108" w:rsidRPr="00C038C3">
        <w:t xml:space="preserve">, </w:t>
      </w:r>
      <w:r w:rsidR="00834173" w:rsidRPr="00C038C3">
        <w:t xml:space="preserve">which </w:t>
      </w:r>
      <w:r w:rsidR="00067CE1" w:rsidRPr="00C038C3">
        <w:t xml:space="preserve">are </w:t>
      </w:r>
      <w:r w:rsidR="00997108" w:rsidRPr="00C038C3">
        <w:t>important prey</w:t>
      </w:r>
      <w:r w:rsidRPr="00C038C3">
        <w:t xml:space="preserve"> </w:t>
      </w:r>
      <w:r w:rsidR="00574126" w:rsidRPr="00C038C3">
        <w:t xml:space="preserve">species </w:t>
      </w:r>
      <w:r w:rsidR="005C7AE0" w:rsidRPr="00C038C3">
        <w:t xml:space="preserve">for cod </w:t>
      </w:r>
      <w:r w:rsidRPr="00C038C3">
        <w:fldChar w:fldCharType="begin"/>
      </w:r>
      <w:r w:rsidRPr="00C038C3">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Pr="00C038C3">
        <w:fldChar w:fldCharType="separate"/>
      </w:r>
      <w:r w:rsidRPr="00C038C3">
        <w:t xml:space="preserve">(Gårdmark </w:t>
      </w:r>
      <w:r w:rsidRPr="00C038C3">
        <w:rPr>
          <w:i/>
          <w:iCs/>
        </w:rPr>
        <w:t>et al.</w:t>
      </w:r>
      <w:r w:rsidRPr="00C038C3">
        <w:t xml:space="preserve">, 2015; Casini </w:t>
      </w:r>
      <w:r w:rsidRPr="00C038C3">
        <w:rPr>
          <w:i/>
          <w:iCs/>
        </w:rPr>
        <w:t>et al.</w:t>
      </w:r>
      <w:r w:rsidRPr="00C038C3">
        <w:t>, 2016a)</w:t>
      </w:r>
      <w:r w:rsidRPr="00C038C3">
        <w:fldChar w:fldCharType="end"/>
      </w:r>
      <w:r w:rsidRPr="00C038C3">
        <w:t>, available on a ICES rectangle (1° by 30') and ICES sub-division level</w:t>
      </w:r>
      <w:r w:rsidR="007348C2" w:rsidRPr="00C038C3">
        <w:t xml:space="preserve">. </w:t>
      </w:r>
      <w:r w:rsidR="00FA5F87" w:rsidRPr="00C038C3">
        <w:t>S</w:t>
      </w:r>
      <w:r w:rsidR="00EB5A0C" w:rsidRPr="00C038C3">
        <w:t xml:space="preserve">ea bottom temperature and sea bottom concentration of dissolved oxygen in the fourth quarter </w:t>
      </w:r>
      <w:commentRangeStart w:id="51"/>
      <w:commentRangeStart w:id="52"/>
      <w:commentRangeStart w:id="53"/>
      <w:r w:rsidR="00EB5A0C" w:rsidRPr="00C038C3">
        <w:fldChar w:fldCharType="begin"/>
      </w:r>
      <w:r w:rsidR="00EB5A0C" w:rsidRPr="00C038C3">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B5A0C" w:rsidRPr="00C038C3">
        <w:fldChar w:fldCharType="separate"/>
      </w:r>
      <w:r w:rsidR="00EB5A0C" w:rsidRPr="00C038C3">
        <w:t xml:space="preserve">(Casini </w:t>
      </w:r>
      <w:r w:rsidR="00EB5A0C" w:rsidRPr="00C038C3">
        <w:rPr>
          <w:i/>
          <w:iCs/>
        </w:rPr>
        <w:t>et al.</w:t>
      </w:r>
      <w:r w:rsidR="00EB5A0C" w:rsidRPr="00C038C3">
        <w:t>, 2016a, 2021; Limburg and Casini, 2019; Brander, 2020)</w:t>
      </w:r>
      <w:r w:rsidR="00EB5A0C" w:rsidRPr="00C038C3">
        <w:fldChar w:fldCharType="end"/>
      </w:r>
      <w:commentRangeEnd w:id="51"/>
      <w:r w:rsidR="00EB5A0C" w:rsidRPr="00C038C3">
        <w:rPr>
          <w:rStyle w:val="CommentReference"/>
        </w:rPr>
        <w:commentReference w:id="51"/>
      </w:r>
      <w:commentRangeEnd w:id="52"/>
      <w:r w:rsidR="00EB5A0C" w:rsidRPr="00C038C3">
        <w:rPr>
          <w:rStyle w:val="CommentReference"/>
        </w:rPr>
        <w:commentReference w:id="52"/>
      </w:r>
      <w:commentRangeEnd w:id="53"/>
      <w:r w:rsidR="00AB7115">
        <w:rPr>
          <w:rStyle w:val="CommentReference"/>
        </w:rPr>
        <w:commentReference w:id="53"/>
      </w:r>
      <w:r w:rsidR="002A6057" w:rsidRPr="00C038C3">
        <w:t xml:space="preserve"> </w:t>
      </w:r>
      <w:r w:rsidR="004268F8" w:rsidRPr="00C038C3">
        <w:t xml:space="preserve">were derived 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CD51E1" w:rsidRPr="00C038C3">
        <w:t xml:space="preserve"> and </w:t>
      </w:r>
      <w:r w:rsidR="002A6057" w:rsidRPr="00C038C3">
        <w:t>included on a haul-level</w:t>
      </w:r>
      <w:r w:rsidR="00EB5A0C" w:rsidRPr="00C038C3">
        <w:t xml:space="preserve">. </w:t>
      </w:r>
      <w:r w:rsidR="00054396" w:rsidRPr="00C038C3">
        <w:t>D</w:t>
      </w:r>
      <w:r w:rsidR="00EB5A0C" w:rsidRPr="00C038C3">
        <w:t>epth</w:t>
      </w:r>
      <w:r w:rsidR="00F2226C" w:rsidRPr="00C038C3">
        <w:t xml:space="preserve"> (made available by the </w:t>
      </w:r>
      <w:proofErr w:type="spellStart"/>
      <w:r w:rsidR="00F2226C" w:rsidRPr="00C038C3">
        <w:t>EMODnet</w:t>
      </w:r>
      <w:proofErr w:type="spellEnd"/>
      <w:r w:rsidR="00F2226C" w:rsidRPr="00C038C3">
        <w:t xml:space="preserve"> Bathymetry </w:t>
      </w:r>
      <w:r w:rsidR="00F2226C" w:rsidRPr="00C038C3">
        <w:lastRenderedPageBreak/>
        <w:t xml:space="preserve">project, </w:t>
      </w:r>
      <w:hyperlink r:id="rId11"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interactions between oxygen and depth, temperature, and depth, and lastly oxygen and temperature </w:t>
      </w:r>
      <w:r w:rsidR="00301D10" w:rsidRPr="00C038C3">
        <w:t>were also included on a haul-level</w:t>
      </w:r>
      <w:r w:rsidR="00EB5A0C" w:rsidRPr="00C038C3">
        <w:t xml:space="preserve">. </w:t>
      </w:r>
      <w:r w:rsidR="00180D85" w:rsidRPr="00C038C3">
        <w:t>D</w:t>
      </w:r>
      <w:r w:rsidR="008C04F2" w:rsidRPr="00C038C3">
        <w:rPr>
          <w:bCs/>
        </w:rPr>
        <w:t>ensity</w:t>
      </w:r>
      <w:r w:rsidR="008C04F2" w:rsidRPr="00C038C3">
        <w:t xml:space="preserve"> </w:t>
      </w:r>
      <w:r w:rsidRPr="00C038C3">
        <w:t xml:space="preserve">of cod and flounder </w:t>
      </w:r>
      <w:r w:rsidR="00927616" w:rsidRPr="00C038C3">
        <w:t xml:space="preserve">(representing intra- and interspecific competition for mainly benthic food resources </w:t>
      </w:r>
      <w:r w:rsidR="00927616" w:rsidRPr="00C038C3">
        <w:fldChar w:fldCharType="begin"/>
      </w:r>
      <w:r w:rsidR="00927616" w:rsidRPr="00C038C3">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927616" w:rsidRPr="00C038C3">
        <w:fldChar w:fldCharType="separate"/>
      </w:r>
      <w:r w:rsidR="00927616" w:rsidRPr="00C038C3">
        <w:t xml:space="preserve">(Svedäng and Hornborg, 2014; Orio </w:t>
      </w:r>
      <w:r w:rsidR="00927616" w:rsidRPr="00C038C3">
        <w:rPr>
          <w:i/>
          <w:iCs/>
        </w:rPr>
        <w:t>et al.</w:t>
      </w:r>
      <w:r w:rsidR="00927616" w:rsidRPr="00C038C3">
        <w:t xml:space="preserve">, 2019; Neuenfeldt </w:t>
      </w:r>
      <w:r w:rsidR="00927616" w:rsidRPr="00C038C3">
        <w:rPr>
          <w:i/>
          <w:iCs/>
        </w:rPr>
        <w:t>et al.</w:t>
      </w:r>
      <w:r w:rsidR="00927616" w:rsidRPr="00C038C3">
        <w:t>, 2020</w:t>
      </w:r>
      <w:ins w:id="54" w:author="Michele Casini" w:date="2021-11-06T15:21:00Z">
        <w:r w:rsidR="00AB7115">
          <w:t>; Haase et al., 2020</w:t>
        </w:r>
      </w:ins>
      <w:r w:rsidR="00927616" w:rsidRPr="00C038C3">
        <w:t>)</w:t>
      </w:r>
      <w:r w:rsidR="00927616" w:rsidRPr="00C038C3">
        <w:fldChar w:fldCharType="end"/>
      </w:r>
      <w:r w:rsidR="00C37CE1" w:rsidRPr="00C038C3">
        <w:t xml:space="preserve">) were included </w:t>
      </w:r>
      <w:r w:rsidRPr="00C038C3">
        <w:t>on a haul</w:t>
      </w:r>
      <w:r w:rsidR="00E34674" w:rsidRPr="00C038C3">
        <w:t xml:space="preserve">-level </w:t>
      </w:r>
      <w:r w:rsidRPr="00C038C3">
        <w:t>and average per ICES rectangle</w:t>
      </w:r>
      <w:r w:rsidR="00077630" w:rsidRPr="00C038C3">
        <w:t xml:space="preserve">. </w:t>
      </w:r>
      <w:r w:rsidR="00336CC7" w:rsidRPr="00C038C3">
        <w:t xml:space="preserve">As </w:t>
      </w:r>
      <w:r w:rsidR="00F02C46" w:rsidRPr="00C038C3">
        <w:t xml:space="preserve">not all CPUE (density) data could be standardized with respect to gear dimensions, and we did not want to remove condition data, </w:t>
      </w:r>
      <w:r w:rsidR="007709A9" w:rsidRPr="00C038C3">
        <w:t xml:space="preserve">flounder and cod covariates </w:t>
      </w:r>
      <w:r w:rsidR="00075CCA" w:rsidRPr="00C038C3">
        <w:t>were</w:t>
      </w:r>
      <w:r w:rsidR="00B91698" w:rsidRPr="00C038C3">
        <w:t xml:space="preserve"> predicted local densities from </w:t>
      </w:r>
      <w:r w:rsidR="00380FC3" w:rsidRPr="00C038C3">
        <w:t xml:space="preserve">GLMMs </w:t>
      </w:r>
      <w:r w:rsidR="005A4BE4" w:rsidRPr="00C038C3">
        <w:t xml:space="preserve">(described below) </w:t>
      </w:r>
      <w:r w:rsidR="00380FC3" w:rsidRPr="00C038C3">
        <w:t xml:space="preserve">fitted </w:t>
      </w:r>
      <w:r w:rsidR="00C9279C" w:rsidRPr="00C038C3">
        <w:t xml:space="preserve">to </w:t>
      </w:r>
      <w:r w:rsidR="00B91698" w:rsidRPr="00C038C3">
        <w:t xml:space="preserve">density </w:t>
      </w:r>
      <w:r w:rsidR="00C9279C" w:rsidRPr="00C038C3">
        <w:t>data</w:t>
      </w:r>
      <w:r w:rsidR="00C87319" w:rsidRPr="00C038C3">
        <w:t xml:space="preserve">. </w:t>
      </w:r>
      <w:r w:rsidR="00606572" w:rsidRPr="00C038C3">
        <w:t>F</w:t>
      </w:r>
      <w:r w:rsidR="00CE4490" w:rsidRPr="00C038C3">
        <w:t xml:space="preserve">lounder </w:t>
      </w:r>
      <w:ins w:id="55" w:author="Michele Casini" w:date="2021-11-06T15:22:00Z">
        <w:r w:rsidR="00AB7115">
          <w:t xml:space="preserve">CPUE </w:t>
        </w:r>
      </w:ins>
      <w:r w:rsidR="00CE4490" w:rsidRPr="00C038C3">
        <w:t xml:space="preserve">data were standardized in the same way as cod data (described above). </w:t>
      </w:r>
      <w:commentRangeStart w:id="56"/>
      <w:r w:rsidR="003B58FC" w:rsidRPr="00C038C3">
        <w:rPr>
          <w:bCs/>
        </w:rPr>
        <w:t>For the density model</w:t>
      </w:r>
      <w:ins w:id="57" w:author="Michele Casini" w:date="2021-11-06T15:22:00Z">
        <w:r w:rsidR="00AB7115">
          <w:rPr>
            <w:bCs/>
          </w:rPr>
          <w:t>s</w:t>
        </w:r>
      </w:ins>
      <w:r w:rsidR="003B58FC" w:rsidRPr="00C038C3">
        <w:rPr>
          <w:bCs/>
        </w:rPr>
        <w:t xml:space="preserve"> we included depth, oxygen, and temperature as covariates</w:t>
      </w:r>
      <w:r w:rsidR="00B12AC9" w:rsidRPr="00C038C3">
        <w:rPr>
          <w:bCs/>
        </w:rPr>
        <w:t>, using the same sources mentioned above</w:t>
      </w:r>
      <w:r w:rsidR="003A13D1" w:rsidRPr="00C038C3">
        <w:rPr>
          <w:bCs/>
        </w:rPr>
        <w:t>.</w:t>
      </w:r>
      <w:commentRangeEnd w:id="56"/>
      <w:r w:rsidR="00AB7115">
        <w:rPr>
          <w:rStyle w:val="CommentReference"/>
        </w:rPr>
        <w:commentReference w:id="56"/>
      </w:r>
    </w:p>
    <w:p w14:paraId="36DF89F3" w14:textId="3F3A9722"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r w:rsidRPr="00C038C3">
        <w:t>, we rescaled all covariates to have a mean of 0 and a standard deviation of 1. This facilitates comparison between covariates of different units and 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proofErr w:type="gramStart"/>
      <w:r w:rsidR="00F6450E" w:rsidRPr="00C038C3">
        <w:t xml:space="preserve">) </w:t>
      </w:r>
      <w:r w:rsidRPr="00C038C3">
        <w:t xml:space="preserve"> variation</w:t>
      </w:r>
      <w:proofErr w:type="gramEnd"/>
      <w:r w:rsidR="00F6450E" w:rsidRPr="00C038C3">
        <w:t>.</w:t>
      </w:r>
      <w:r w:rsidRPr="00C038C3">
        <w:t xml:space="preserve"> We did not conduct any variable selection</w:t>
      </w:r>
      <w:r w:rsidR="00173843" w:rsidRPr="00C038C3">
        <w:t xml:space="preserve"> for reasons outlined in </w:t>
      </w:r>
      <w:del w:id="58" w:author="Michele Casini" w:date="2021-11-06T15:26:00Z">
        <w:r w:rsidR="00173843" w:rsidRPr="00C038C3" w:rsidDel="00DC6A51">
          <w:delText>this paper</w:delText>
        </w:r>
        <w:r w:rsidR="005F70D9" w:rsidRPr="00C038C3" w:rsidDel="00DC6A51">
          <w:delText xml:space="preserve"> </w:delText>
        </w:r>
      </w:del>
      <w:r w:rsidR="00A12C28" w:rsidRPr="00C038C3">
        <w:fldChar w:fldCharType="begin"/>
      </w:r>
      <w:r w:rsidR="00A12C28" w:rsidRPr="00C038C3">
        <w:instrText xml:space="preserve"> ADDIN ZOTERO_ITEM CSL_CITATION {"citationID":"tOokUZ10","properties":{"formattedCitation":"(Whittingham {\\i{}et al.}, 2006)","plainCitation":"(Whittingham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P."}],"issued":{"date-parts":[["2006"]]}}}],"schema":"https://github.com/citation-style-language/schema/raw/master/csl-citation.json"} </w:instrText>
      </w:r>
      <w:r w:rsidR="00A12C28" w:rsidRPr="00C038C3">
        <w:fldChar w:fldCharType="separate"/>
      </w:r>
      <w:del w:id="59" w:author="Michele Casini" w:date="2021-11-06T15:26:00Z">
        <w:r w:rsidR="00A12C28" w:rsidRPr="00C038C3" w:rsidDel="00DC6A51">
          <w:delText>(</w:delText>
        </w:r>
      </w:del>
      <w:r w:rsidR="00A12C28" w:rsidRPr="00C038C3">
        <w:t xml:space="preserve">Whittingham </w:t>
      </w:r>
      <w:r w:rsidR="00A12C28" w:rsidRPr="00C038C3">
        <w:rPr>
          <w:i/>
          <w:iCs/>
        </w:rPr>
        <w:t>et al.</w:t>
      </w:r>
      <w:del w:id="60" w:author="Michele Casini" w:date="2021-11-06T15:27:00Z">
        <w:r w:rsidR="00A12C28" w:rsidRPr="00C038C3" w:rsidDel="00DC6A51">
          <w:delText>,</w:delText>
        </w:r>
      </w:del>
      <w:r w:rsidR="00A12C28" w:rsidRPr="00C038C3">
        <w:t xml:space="preserve"> </w:t>
      </w:r>
      <w:ins w:id="61" w:author="Michele Casini" w:date="2021-11-06T15:26:00Z">
        <w:r w:rsidR="00DC6A51">
          <w:t>(</w:t>
        </w:r>
      </w:ins>
      <w:r w:rsidR="00A12C28" w:rsidRPr="00C038C3">
        <w:t>2006)</w:t>
      </w:r>
      <w:r w:rsidR="00A12C28" w:rsidRPr="00C038C3">
        <w:fldChar w:fldCharType="end"/>
      </w:r>
      <w:r w:rsidR="00173843" w:rsidRPr="00C038C3">
        <w:t xml:space="preserve">, and </w:t>
      </w:r>
      <w:r w:rsidRPr="00C038C3">
        <w:t xml:space="preserve">because </w:t>
      </w:r>
      <w:ins w:id="62" w:author="Michele Casini" w:date="2021-11-06T15:27:00Z">
        <w:r w:rsidR="00DC6A51">
          <w:t xml:space="preserve">from </w:t>
        </w:r>
      </w:ins>
      <w:r w:rsidRPr="00C038C3">
        <w:t xml:space="preserve">initial model exploration we judged the condition model to be not more </w:t>
      </w:r>
      <w:proofErr w:type="spellStart"/>
      <w:r w:rsidRPr="00C038C3">
        <w:t>overfit</w:t>
      </w:r>
      <w:proofErr w:type="spellEnd"/>
      <w:r w:rsidRPr="00C038C3">
        <w:t xml:space="preserve"> than a model without any additional covariates. </w:t>
      </w:r>
      <w:commentRangeStart w:id="63"/>
      <w:r w:rsidRPr="00C038C3">
        <w:t>This was evaluated by fitting a minimal and a full model to 80% of the data, calculating the mean squared error (MSE) for the same 80% as well as the withheld 20%. Since the MSE model fit was not considerably worse on the withheld 20% for the full model, we proceeded with it. The importance of the covariates was judged by the effect size and confidence interval of the standardized variable.</w:t>
      </w:r>
      <w:commentRangeEnd w:id="63"/>
      <w:r w:rsidR="0017034E" w:rsidRPr="00C038C3">
        <w:rPr>
          <w:rStyle w:val="CommentReference"/>
        </w:rPr>
        <w:commentReference w:id="63"/>
      </w:r>
    </w:p>
    <w:p w14:paraId="48EE781F" w14:textId="77777777" w:rsidR="000B7658" w:rsidRPr="00C038C3" w:rsidRDefault="000B7658" w:rsidP="00552801">
      <w:pPr>
        <w:spacing w:line="480" w:lineRule="auto"/>
        <w:contextualSpacing/>
        <w:mirrorIndents/>
        <w:jc w:val="both"/>
        <w:rPr>
          <w:b/>
          <w:bCs/>
          <w:i/>
        </w:rPr>
      </w:pPr>
    </w:p>
    <w:p w14:paraId="25274BA6" w14:textId="60448C05" w:rsidR="00522CF8" w:rsidRPr="00C038C3" w:rsidRDefault="00C53C0F" w:rsidP="00552801">
      <w:pPr>
        <w:spacing w:line="480" w:lineRule="auto"/>
        <w:contextualSpacing/>
        <w:mirrorIndents/>
        <w:jc w:val="both"/>
        <w:rPr>
          <w:b/>
          <w:bCs/>
          <w:i/>
        </w:rPr>
      </w:pPr>
      <w:r w:rsidRPr="00C038C3">
        <w:rPr>
          <w:b/>
          <w:bCs/>
          <w:i/>
        </w:rPr>
        <w:t>Estimating spatiotemporal development of body condition and catch-per-unit-effort</w:t>
      </w:r>
    </w:p>
    <w:p w14:paraId="060C385E" w14:textId="4274A871" w:rsidR="00555CFC" w:rsidRPr="00C038C3" w:rsidRDefault="00555CFC" w:rsidP="00552801">
      <w:pPr>
        <w:spacing w:line="480" w:lineRule="auto"/>
        <w:contextualSpacing/>
        <w:mirrorIndents/>
        <w:jc w:val="both"/>
        <w:rPr>
          <w:i/>
        </w:rPr>
      </w:pPr>
      <w:r w:rsidRPr="00C038C3">
        <w:rPr>
          <w:i/>
        </w:rPr>
        <w:t>Condition model</w:t>
      </w:r>
    </w:p>
    <w:p w14:paraId="3AEC51B7" w14:textId="3B62404B" w:rsidR="00815A3D" w:rsidRPr="00C038C3" w:rsidRDefault="003440A4" w:rsidP="00552801">
      <w:pPr>
        <w:spacing w:line="480" w:lineRule="auto"/>
        <w:contextualSpacing/>
        <w:mirrorIndents/>
        <w:jc w:val="both"/>
      </w:pPr>
      <w:r w:rsidRPr="00C038C3">
        <w:lastRenderedPageBreak/>
        <w:t>We model</w:t>
      </w:r>
      <w:r w:rsidR="00B83F54" w:rsidRPr="00C038C3">
        <w:t>led</w:t>
      </w:r>
      <w:r w:rsidRPr="00C038C3">
        <w:t xml:space="preserve"> condition by assuming weight </w:t>
      </w:r>
      <w:r w:rsidR="00515F10" w:rsidRPr="00C038C3">
        <w:t xml:space="preserve">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C038C3">
        <w:t>,</w:t>
      </w:r>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is length in cm</w:t>
      </w:r>
      <w:r w:rsidR="002661DC" w:rsidRPr="00C038C3">
        <w:t xml:space="preserve">, </w:t>
      </w:r>
      <m:oMath>
        <m:r>
          <w:rPr>
            <w:rFonts w:ascii="Cambria Math" w:hAnsi="Cambria Math"/>
          </w:rPr>
          <m:t>b</m:t>
        </m:r>
      </m:oMath>
      <w:r w:rsidRPr="00C038C3">
        <w:rPr>
          <w:i/>
        </w:rPr>
        <w:t xml:space="preserve"> </w:t>
      </w:r>
      <w:r w:rsidRPr="00C038C3">
        <w:t xml:space="preserve">is the </w:t>
      </w:r>
      <w:proofErr w:type="spellStart"/>
      <w:r w:rsidRPr="00C038C3">
        <w:t>allometric</w:t>
      </w:r>
      <w:proofErr w:type="spellEnd"/>
      <w:r w:rsidRPr="00C038C3">
        <w:t xml:space="preserve"> length exponent</w:t>
      </w:r>
      <w:r w:rsidR="00A570A7" w:rsidRPr="00C038C3">
        <w:t xml:space="preserve"> and</w:t>
      </w:r>
      <w:r w:rsidR="00A41C3C" w:rsidRPr="00C038C3">
        <w:t xml:space="preserve"> </w:t>
      </w:r>
      <m:oMath>
        <m:r>
          <w:rPr>
            <w:rFonts w:ascii="Cambria Math" w:hAnsi="Cambria Math"/>
          </w:rPr>
          <m:t>a</m:t>
        </m:r>
      </m:oMath>
      <w:r w:rsidRPr="00C038C3">
        <w:rPr>
          <w:i/>
        </w:rPr>
        <w:t xml:space="preserve"> </w:t>
      </w:r>
      <w:r w:rsidRPr="00C038C3">
        <w:t>is the condition factor</w:t>
      </w:r>
      <w:r w:rsidR="00A570A7" w:rsidRPr="00C038C3">
        <w:t xml:space="preserve"> </w:t>
      </w:r>
      <w:r w:rsidR="00CB26CF" w:rsidRPr="00C038C3">
        <w:t xml:space="preserve">in 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F74CD1"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w:t>
      </w:r>
      <w:r w:rsidR="00007708" w:rsidRPr="00C038C3">
        <w:t xml:space="preserve"> </w:t>
      </w:r>
      <w:r w:rsidR="002B111A" w:rsidRPr="00C038C3">
        <w:t xml:space="preserve">In </w:t>
      </w:r>
      <w:r w:rsidR="002F12BB" w:rsidRPr="00C038C3">
        <w:t xml:space="preserve">addition </w:t>
      </w:r>
      <w:r w:rsidR="00646747" w:rsidRPr="00C038C3">
        <w:t xml:space="preserve">to </w:t>
      </w:r>
      <w:r w:rsidR="002B111A" w:rsidRPr="00C038C3">
        <w:t>estimat</w:t>
      </w:r>
      <w:r w:rsidR="00F65AB1" w:rsidRPr="00C038C3">
        <w:t>ing</w:t>
      </w:r>
      <w:r w:rsidR="002B111A" w:rsidRPr="00C038C3">
        <w:t xml:space="preserve"> the </w:t>
      </w:r>
      <m:oMath>
        <m:r>
          <m:rPr>
            <m:sty m:val="p"/>
          </m:rPr>
          <w:rPr>
            <w:rFonts w:ascii="Cambria Math" w:hAnsi="Cambria Math"/>
          </w:rPr>
          <m:t>log</m:t>
        </m:r>
      </m:oMath>
      <w:r w:rsidR="00401333" w:rsidRPr="00C038C3">
        <w:t xml:space="preserve"> </w:t>
      </w:r>
      <w:r w:rsidR="002B111A" w:rsidRPr="00C038C3">
        <w:t xml:space="preserve">condition factor, </w:t>
      </w:r>
      <w:r w:rsidR="004F11A2" w:rsidRPr="00C038C3">
        <w:t xml:space="preserve">we </w:t>
      </w:r>
      <w:r w:rsidR="00A3534E" w:rsidRPr="00C038C3">
        <w:t xml:space="preserve">used this </w:t>
      </w:r>
      <w:r w:rsidR="00D55B87" w:rsidRPr="00C038C3">
        <w:t xml:space="preserve">relationship to calculate Le </w:t>
      </w:r>
      <w:proofErr w:type="spellStart"/>
      <w:r w:rsidR="00D55B87" w:rsidRPr="00C038C3">
        <w:t>Cren</w:t>
      </w:r>
      <w:r w:rsidR="002D5F6A" w:rsidRPr="00C038C3">
        <w:t>’s</w:t>
      </w:r>
      <w:proofErr w:type="spellEnd"/>
      <w:r w:rsidR="002D5F6A" w:rsidRPr="00C038C3">
        <w:t xml:space="preserve"> relative</w:t>
      </w:r>
      <w:r w:rsidR="00D55B87" w:rsidRPr="00C038C3">
        <w:t xml:space="preserve"> condition factor </w:t>
      </w:r>
      <w:r w:rsidR="00441308" w:rsidRPr="00C038C3">
        <w:t xml:space="preserve">for each individual fish </w:t>
      </w:r>
      <m:oMath>
        <m:r>
          <w:rPr>
            <w:rFonts w:ascii="Cambria Math" w:hAnsi="Cambria Math"/>
          </w:rPr>
          <m:t>i</m:t>
        </m:r>
      </m:oMath>
      <w:r w:rsidR="00441308" w:rsidRPr="00C038C3">
        <w:t xml:space="preserve"> </w:t>
      </w:r>
      <w:r w:rsidR="00D55B87" w:rsidRPr="00C038C3">
        <w:t>(</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D55B87" w:rsidRPr="00C038C3">
        <w:t>)</w:t>
      </w:r>
      <w:r w:rsidR="00617891" w:rsidRPr="00C038C3">
        <w:t>.</w:t>
      </w:r>
      <w:r w:rsidR="00AD136D" w:rsidRPr="00C038C3">
        <w:t xml:space="preserve"> </w:t>
      </w:r>
      <w:r w:rsidR="0062021C" w:rsidRPr="00C038C3">
        <w:t xml:space="preserve">Unlike Fulton’s K, </w:t>
      </w:r>
      <w:r w:rsidR="00613E9F" w:rsidRPr="00C038C3">
        <w:t>t</w:t>
      </w:r>
      <w:r w:rsidR="00AD136D" w:rsidRPr="00C038C3">
        <w:t xml:space="preserve">his </w:t>
      </w:r>
      <w:r w:rsidR="00397934" w:rsidRPr="00C038C3">
        <w:t>relative condition facto</w:t>
      </w:r>
      <w:r w:rsidR="00AA4E2E" w:rsidRPr="00C038C3">
        <w:t xml:space="preserve">r </w:t>
      </w:r>
      <w:r w:rsidR="00F803F1" w:rsidRPr="00C038C3">
        <w:t>does not rely on the assumption that growth is isometric (</w:t>
      </w:r>
      <m:oMath>
        <m:r>
          <w:rPr>
            <w:rFonts w:ascii="Cambria Math" w:hAnsi="Cambria Math"/>
          </w:rPr>
          <m:t>b=3</m:t>
        </m:r>
      </m:oMath>
      <w:r w:rsidR="00F803F1" w:rsidRPr="00C038C3">
        <w:t>)</w:t>
      </w:r>
      <w:r w:rsidR="0058486C" w:rsidRPr="00C038C3">
        <w:t xml:space="preserve">, </w:t>
      </w:r>
      <w:r w:rsidR="00F803F1" w:rsidRPr="00C038C3">
        <w:t xml:space="preserve">which if violated leads </w:t>
      </w:r>
      <w:r w:rsidR="002F050B" w:rsidRPr="00C038C3">
        <w:t xml:space="preserve">to </w:t>
      </w:r>
      <w:r w:rsidR="00F1226D" w:rsidRPr="00C038C3">
        <w:t xml:space="preserve">bias </w:t>
      </w:r>
      <w:r w:rsidR="00737294" w:rsidRPr="00C038C3">
        <w:t xml:space="preserve">when comparing </w:t>
      </w:r>
      <w:r w:rsidR="00B8311D" w:rsidRPr="00C038C3">
        <w:t xml:space="preserve">condition </w:t>
      </w:r>
      <w:del w:id="64" w:author="Michele Casini" w:date="2021-11-06T15:28:00Z">
        <w:r w:rsidR="00B8311D" w:rsidRPr="00C038C3" w:rsidDel="00DC6A51">
          <w:delText xml:space="preserve">of cod </w:delText>
        </w:r>
      </w:del>
      <w:r w:rsidR="00B8311D" w:rsidRPr="00C038C3">
        <w:t>of different lengths</w:t>
      </w:r>
      <w:r w:rsidR="0025277F" w:rsidRPr="00C038C3">
        <w:t xml:space="preserve"> as the condition factor </w:t>
      </w:r>
      <w:r w:rsidR="000A3CC5" w:rsidRPr="00C038C3">
        <w:t xml:space="preserve">scales </w:t>
      </w:r>
      <w:r w:rsidR="0025277F" w:rsidRPr="00C038C3">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25277F" w:rsidRPr="00C038C3">
        <w:t xml:space="preserve"> </w:t>
      </w:r>
      <w:r w:rsidR="0025277F" w:rsidRPr="00C038C3">
        <w:fldChar w:fldCharType="begin"/>
      </w:r>
      <w:r w:rsidR="0025277F"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25277F" w:rsidRPr="00C038C3">
        <w:fldChar w:fldCharType="separate"/>
      </w:r>
      <w:r w:rsidR="0025277F" w:rsidRPr="00C038C3">
        <w:t>(Le Cren, 1951)</w:t>
      </w:r>
      <w:r w:rsidR="0025277F" w:rsidRPr="00C038C3">
        <w:fldChar w:fldCharType="end"/>
      </w:r>
      <w:r w:rsidR="00B8311D" w:rsidRPr="00C038C3">
        <w:t>.</w:t>
      </w:r>
    </w:p>
    <w:p w14:paraId="74928D98" w14:textId="1F2388A6" w:rsidR="00E62D6B" w:rsidRPr="00C038C3" w:rsidRDefault="005011C3" w:rsidP="00552801">
      <w:pPr>
        <w:spacing w:line="480" w:lineRule="auto"/>
        <w:ind w:firstLine="284"/>
        <w:contextualSpacing/>
        <w:mirrorIndents/>
        <w:jc w:val="both"/>
      </w:pPr>
      <w:r w:rsidRPr="00C038C3">
        <w:t xml:space="preserve">To acquire a spatiotemporal condition factor, we </w:t>
      </w:r>
      <w:r w:rsidR="00191DE1" w:rsidRPr="00C038C3">
        <w:t xml:space="preserve">fit </w:t>
      </w:r>
      <w:r w:rsidR="002F17F4" w:rsidRPr="00C038C3">
        <w:t xml:space="preserve">a </w:t>
      </w:r>
      <w:r w:rsidR="00522CF8" w:rsidRPr="00C038C3">
        <w:t>GLMM</w:t>
      </w:r>
      <w:r w:rsidR="0005217D" w:rsidRPr="00C038C3">
        <w:t xml:space="preserve"> </w:t>
      </w:r>
      <w:r w:rsidR="00117513" w:rsidRPr="00C038C3">
        <w:t>to the weight-</w:t>
      </w:r>
      <w:r w:rsidR="00E72CDE" w:rsidRPr="00C038C3">
        <w:t>length</w:t>
      </w:r>
      <w:r w:rsidR="00117513" w:rsidRPr="00C038C3">
        <w:t xml:space="preserve"> relationship on </w:t>
      </w:r>
      <m:oMath>
        <m:r>
          <m:rPr>
            <m:sty m:val="p"/>
          </m:rPr>
          <w:rPr>
            <w:rFonts w:ascii="Cambria Math" w:hAnsi="Cambria Math"/>
          </w:rPr>
          <m:t>log</m:t>
        </m:r>
      </m:oMath>
      <w:r w:rsidR="00117513" w:rsidRPr="00C038C3">
        <w:t>-</w:t>
      </w:r>
      <m:oMath>
        <m:r>
          <m:rPr>
            <m:sty m:val="p"/>
          </m:rPr>
          <w:rPr>
            <w:rFonts w:ascii="Cambria Math" w:hAnsi="Cambria Math"/>
          </w:rPr>
          <m:t>log</m:t>
        </m:r>
      </m:oMath>
      <w:r w:rsidR="00117513" w:rsidRPr="00C038C3">
        <w:rPr>
          <w:iCs/>
        </w:rPr>
        <w:t xml:space="preserve"> </w:t>
      </w:r>
      <w:r w:rsidR="00117513" w:rsidRPr="00C038C3">
        <w:t xml:space="preserve">scale, </w:t>
      </w:r>
      <w:r w:rsidR="0005217D" w:rsidRPr="00C038C3">
        <w:t xml:space="preserve">assuming </w:t>
      </w:r>
      <m:oMath>
        <m:r>
          <m:rPr>
            <m:sty m:val="p"/>
          </m:rPr>
          <w:rPr>
            <w:rFonts w:ascii="Cambria Math" w:hAnsi="Cambria Math"/>
          </w:rPr>
          <m:t>Student</m:t>
        </m:r>
      </m:oMath>
      <w:r w:rsidR="0005217D" w:rsidRPr="00C038C3">
        <w:t>-</w:t>
      </w:r>
      <m:oMath>
        <m:r>
          <m:rPr>
            <m:sty m:val="p"/>
          </m:rPr>
          <w:rPr>
            <w:rFonts w:ascii="Cambria Math" w:hAnsi="Cambria Math"/>
          </w:rPr>
          <m:t>t</m:t>
        </m:r>
      </m:oMath>
      <w:r w:rsidR="0005217D" w:rsidRPr="00C038C3">
        <w:t xml:space="preserve"> </w:t>
      </w:r>
      <w:r w:rsidR="00052FD7" w:rsidRPr="00C038C3">
        <w:t xml:space="preserve">distributed </w:t>
      </w:r>
      <w:r w:rsidR="0005217D" w:rsidRPr="00C038C3">
        <w:t xml:space="preserve">residuals </w:t>
      </w:r>
      <w:r w:rsidR="00052FD7" w:rsidRPr="00C038C3">
        <w:t xml:space="preserve">(with </w:t>
      </w:r>
      <w:r w:rsidR="00CA4B61" w:rsidRPr="00C038C3">
        <w:t>5</w:t>
      </w:r>
      <w:r w:rsidR="00052FD7" w:rsidRPr="00C038C3">
        <w:t xml:space="preserve"> degrees of freedom) </w:t>
      </w:r>
      <w:r w:rsidR="0005217D" w:rsidRPr="00C038C3">
        <w:t>due to the presence of extreme values</w:t>
      </w:r>
      <w:r w:rsidR="005204F3" w:rsidRPr="00C038C3">
        <w:t>:</w:t>
      </w:r>
    </w:p>
    <w:p w14:paraId="221EABF2" w14:textId="1094D419" w:rsidR="00BA798B" w:rsidRPr="00C038C3" w:rsidRDefault="00D87F43" w:rsidP="00552801">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899712A" w14:textId="4A6AF383" w:rsidR="00BA798B" w:rsidRPr="00C038C3" w:rsidRDefault="00D87F43"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040CBE16" w14:textId="4D8019EA" w:rsidR="00BA798B" w:rsidRPr="00C038C3" w:rsidRDefault="00D87F43"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66F089D" w14:textId="2E823630" w:rsidR="00BA798B" w:rsidRPr="00C038C3" w:rsidRDefault="00D87F43"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658D67" w14:textId="57DBC840" w:rsidR="00BA798B" w:rsidRPr="00C038C3" w:rsidRDefault="00D87F43" w:rsidP="00552801">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59E32F1" w14:textId="61BF8A75" w:rsidR="00BA798B" w:rsidRPr="00C038C3" w:rsidRDefault="00D87F43" w:rsidP="00552801">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2ACE861E" w14:textId="51B35D46" w:rsidR="00656993" w:rsidRPr="00C038C3" w:rsidRDefault="00A74D2E" w:rsidP="00552801">
      <w:pPr>
        <w:spacing w:line="480" w:lineRule="auto"/>
        <w:contextualSpacing/>
        <w:mirrorIndents/>
        <w:jc w:val="both"/>
      </w:pPr>
      <w:proofErr w:type="gramStart"/>
      <w:r w:rsidRPr="00C038C3">
        <w:t>where</w:t>
      </w:r>
      <w:proofErr w:type="gramEnd"/>
      <w:r w:rsidR="008D0A1E" w:rsidRPr="00C038C3">
        <w:t xml:space="preserve">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8D0A1E" w:rsidRPr="00C038C3">
        <w:t xml:space="preserve"> </w:t>
      </w:r>
      <w:r w:rsidR="00A12F13" w:rsidRPr="00C038C3">
        <w:t>represents</w:t>
      </w:r>
      <w:r w:rsidR="008D0A1E" w:rsidRPr="00C038C3">
        <w:t xml:space="preserve"> the </w:t>
      </w:r>
      <w:r w:rsidR="00666711" w:rsidRPr="00C038C3">
        <w:t>weight</w:t>
      </w:r>
      <w:r w:rsidR="008D0A1E" w:rsidRPr="00C038C3">
        <w:t xml:space="preserve"> at </w:t>
      </w:r>
      <w:r w:rsidR="0069479B" w:rsidRPr="00C038C3">
        <w:t>space</w:t>
      </w:r>
      <w:r w:rsidR="008D0A1E" w:rsidRPr="00C038C3">
        <w:t xml:space="preserve"> </w:t>
      </w:r>
      <m:oMath>
        <m:r>
          <w:rPr>
            <w:rFonts w:ascii="Cambria Math" w:hAnsi="Cambria Math"/>
          </w:rPr>
          <m:t>s</m:t>
        </m:r>
      </m:oMath>
      <w:r w:rsidR="008D0A1E" w:rsidRPr="00C038C3">
        <w:t xml:space="preserve"> a</w:t>
      </w:r>
      <w:proofErr w:type="spellStart"/>
      <w:r w:rsidR="005F77E8" w:rsidRPr="00C038C3">
        <w:t>nd</w:t>
      </w:r>
      <w:proofErr w:type="spellEnd"/>
      <w:r w:rsidR="008D0A1E" w:rsidRPr="00C038C3">
        <w:t xml:space="preserve"> time </w:t>
      </w:r>
      <m:oMath>
        <m:r>
          <w:rPr>
            <w:rFonts w:ascii="Cambria Math" w:hAnsi="Cambria Math"/>
          </w:rPr>
          <m:t>t</m:t>
        </m:r>
      </m:oMath>
      <w:r w:rsidR="008D0A1E" w:rsidRPr="00C038C3">
        <w:t>,</w:t>
      </w:r>
      <w:r w:rsidR="003631E7" w:rsidRPr="00C038C3">
        <w:t xml:space="preserve"> </w:t>
      </w:r>
      <m:oMath>
        <m:r>
          <w:rPr>
            <w:rFonts w:ascii="Cambria Math" w:hAnsi="Cambria Math"/>
          </w:rPr>
          <m:t>μ</m:t>
        </m:r>
      </m:oMath>
      <w:r w:rsidR="003631E7" w:rsidRPr="00C038C3">
        <w:t xml:space="preserve"> represents the mean weight and</w:t>
      </w:r>
      <w:r w:rsidR="008D0A1E" w:rsidRPr="00C038C3">
        <w:t xml:space="preserve"> </w:t>
      </w:r>
      <m:oMath>
        <m:r>
          <w:rPr>
            <w:rFonts w:ascii="Cambria Math" w:hAnsi="Cambria Math"/>
          </w:rPr>
          <m:t>ϕ</m:t>
        </m:r>
      </m:oMath>
      <w:r w:rsidR="002C6DFC" w:rsidRPr="00C038C3">
        <w:t xml:space="preserve"> </w:t>
      </w:r>
      <w:r w:rsidR="00CB140C" w:rsidRPr="00C038C3">
        <w:t>represents</w:t>
      </w:r>
      <w:r w:rsidR="002C6DFC" w:rsidRPr="00C038C3">
        <w:t xml:space="preserve"> the </w:t>
      </w:r>
      <w:r w:rsidR="00484C1D" w:rsidRPr="00C038C3">
        <w:t>scale</w:t>
      </w:r>
      <w:r w:rsidR="00D623C7" w:rsidRPr="00C038C3">
        <w:t xml:space="preserve"> parameter</w:t>
      </w:r>
      <w:r w:rsidR="00556698" w:rsidRPr="00C038C3">
        <w:t xml:space="preserve">. </w:t>
      </w:r>
      <w:r w:rsidR="001616CD" w:rsidRPr="00C038C3">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16C46" w:rsidRPr="00C038C3">
        <w:t xml:space="preserve"> (corresponding to the log condition factor)</w:t>
      </w:r>
      <w:r w:rsidR="00E22F78" w:rsidRPr="00C038C3">
        <w:t xml:space="preserve"> </w:t>
      </w:r>
      <w:r w:rsidR="00AC49E5" w:rsidRPr="00C038C3">
        <w:t>was</w:t>
      </w:r>
      <w:r w:rsidR="002C6DFC" w:rsidRPr="00C038C3">
        <w:t xml:space="preserve"> </w:t>
      </w:r>
      <w:r w:rsidR="007D1F08" w:rsidRPr="00C038C3">
        <w:t xml:space="preserve">modelled </w:t>
      </w:r>
      <w:r w:rsidR="00852281" w:rsidRPr="00C038C3">
        <w:t>as a</w:t>
      </w:r>
      <w:r w:rsidR="002C6DFC" w:rsidRPr="00C038C3">
        <w:t xml:space="preserve"> time-varying intercept</w:t>
      </w:r>
      <w:r w:rsidR="00353D47" w:rsidRPr="00C038C3">
        <w:t xml:space="preserve"> </w:t>
      </w:r>
      <w:r w:rsidR="00367F25" w:rsidRPr="00C038C3">
        <w:t>following</w:t>
      </w:r>
      <w:r w:rsidR="006D7542" w:rsidRPr="00C038C3">
        <w:t xml:space="preserve"> a </w:t>
      </w:r>
      <w:r w:rsidR="00805A2A" w:rsidRPr="00C038C3">
        <w:t xml:space="preserve">random walk </w:t>
      </w:r>
      <w:r w:rsidR="004351A9" w:rsidRPr="00C038C3">
        <w:t xml:space="preserve">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4351A9" w:rsidRPr="00C038C3">
        <w:t xml:space="preserve"> for subsequent values</w:t>
      </w:r>
      <w:r w:rsidR="00212851" w:rsidRPr="00C038C3">
        <w:t>.</w:t>
      </w:r>
      <w:r w:rsidR="00421757"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21757" w:rsidRPr="00C038C3">
        <w:t xml:space="preserve"> </w:t>
      </w:r>
      <w:proofErr w:type="gramStart"/>
      <w:r w:rsidR="00F7675C" w:rsidRPr="00C038C3">
        <w:t>represents</w:t>
      </w:r>
      <w:proofErr w:type="gramEnd"/>
      <w:r w:rsidR="00421757" w:rsidRPr="00C038C3">
        <w:t xml:space="preserve"> the length-coefficient</w:t>
      </w:r>
      <w:r w:rsidR="00AA08C8" w:rsidRPr="00C038C3">
        <w:t xml:space="preserve"> (</w:t>
      </w:r>
      <w:r w:rsidR="00421757" w:rsidRPr="00C038C3">
        <w:t xml:space="preserve">corresponding to the </w:t>
      </w:r>
      <w:proofErr w:type="spellStart"/>
      <w:r w:rsidR="00421757" w:rsidRPr="00C038C3">
        <w:t>allometric</w:t>
      </w:r>
      <w:proofErr w:type="spellEnd"/>
      <w:r w:rsidR="00421757" w:rsidRPr="00C038C3">
        <w:t xml:space="preserve"> exponent </w:t>
      </w:r>
      <m:oMath>
        <m:r>
          <w:rPr>
            <w:rFonts w:ascii="Cambria Math" w:hAnsi="Cambria Math"/>
          </w:rPr>
          <m:t>b</m:t>
        </m:r>
      </m:oMath>
      <w:r w:rsidR="00AA08C8" w:rsidRPr="00C038C3">
        <w:t>)</w:t>
      </w:r>
      <w:r w:rsidR="00B83F54" w:rsidRPr="00C038C3">
        <w:t xml:space="preserve">, </w:t>
      </w:r>
      <w:r w:rsidR="005B72C6" w:rsidRPr="00C038C3">
        <w:t>and</w:t>
      </w:r>
      <w:r w:rsidR="00421757" w:rsidRPr="00C038C3">
        <w:t xml:space="preserv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421757" w:rsidRPr="00C038C3">
        <w:t xml:space="preserve"> </w:t>
      </w:r>
      <w:r w:rsidR="00273E11" w:rsidRPr="00C038C3">
        <w:t xml:space="preserve">represents </w:t>
      </w:r>
      <w:r w:rsidR="00421757" w:rsidRPr="00C038C3">
        <w:t xml:space="preserve">a vector of the </w:t>
      </w:r>
      <m:oMath>
        <m:r>
          <w:rPr>
            <w:rFonts w:ascii="Cambria Math" w:hAnsi="Cambria Math"/>
          </w:rPr>
          <m:t>k</m:t>
        </m:r>
      </m:oMath>
      <w:r w:rsidR="00421757"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421757" w:rsidRPr="00C038C3">
        <w:t xml:space="preserve"> is its effect.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B5E9D" w:rsidRPr="00C038C3">
        <w:rPr>
          <w:b/>
          <w:bCs/>
        </w:rPr>
        <w:t xml:space="preserve"> </w:t>
      </w:r>
      <w:proofErr w:type="gramStart"/>
      <w:r w:rsidR="00605A81" w:rsidRPr="00C038C3">
        <w:t>and</w:t>
      </w:r>
      <w:proofErr w:type="gramEnd"/>
      <w:r w:rsidR="00605A81" w:rsidRPr="00C038C3">
        <w:t xml:space="preserve">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605A81" w:rsidRPr="00C038C3">
        <w:t xml:space="preserve"> represent spatial and spatiotemporal random effects, respectively</w:t>
      </w:r>
      <w:r w:rsidR="00EC5E76" w:rsidRPr="00C038C3">
        <w:t xml:space="preserve">. </w:t>
      </w:r>
      <w:r w:rsidR="002157C3" w:rsidRPr="00C038C3">
        <w:t>These</w:t>
      </w:r>
      <w:r w:rsidR="00656993" w:rsidRPr="00C038C3">
        <w:t xml:space="preserve"> </w:t>
      </w:r>
      <w:r w:rsidR="002157C3" w:rsidRPr="00C038C3">
        <w:t xml:space="preserve">were assumed to be drawn from </w:t>
      </w:r>
      <w:r w:rsidR="00656993" w:rsidRPr="00C038C3">
        <w:t xml:space="preserve">Gaussian </w:t>
      </w:r>
      <w:proofErr w:type="spellStart"/>
      <w:r w:rsidR="00656993" w:rsidRPr="00C038C3">
        <w:lastRenderedPageBreak/>
        <w:t>Markow</w:t>
      </w:r>
      <w:proofErr w:type="spellEnd"/>
      <w:r w:rsidR="00656993" w:rsidRPr="00C038C3">
        <w:t xml:space="preserve"> random fields </w:t>
      </w:r>
      <w:r w:rsidR="00656993" w:rsidRPr="00C038C3">
        <w:fldChar w:fldCharType="begin"/>
      </w:r>
      <w:r w:rsidR="00656993" w:rsidRPr="00C038C3">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656993" w:rsidRPr="00C038C3">
        <w:fldChar w:fldCharType="separate"/>
      </w:r>
      <w:r w:rsidR="00656993" w:rsidRPr="00C038C3">
        <w:t>(Cressie and Wikle, 2015)</w:t>
      </w:r>
      <w:r w:rsidR="00656993" w:rsidRPr="00C038C3">
        <w:fldChar w:fldCharType="end"/>
      </w:r>
      <w:r w:rsidR="00656993"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656993"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274A72" w:rsidRPr="00C038C3">
        <w:t xml:space="preserve">. </w:t>
      </w:r>
      <w:r w:rsidR="00656993" w:rsidRPr="00C038C3">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656993" w:rsidRPr="00C038C3">
        <w:t xml:space="preserve">) between spatial points </w:t>
      </w:r>
      <m:oMath>
        <m:r>
          <w:rPr>
            <w:rFonts w:ascii="Cambria Math" w:hAnsi="Cambria Math"/>
          </w:rPr>
          <m:t>s</m:t>
        </m:r>
      </m:oMath>
      <w:r w:rsidR="00656993"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656993" w:rsidRPr="00C038C3">
        <w:t xml:space="preserve"> in all random fields is given by a Matérn 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0A76C793" w14:textId="008337FB" w:rsidR="00B33A98" w:rsidRPr="00C038C3" w:rsidRDefault="00656993" w:rsidP="00552801">
      <w:pPr>
        <w:spacing w:line="480" w:lineRule="auto"/>
        <w:contextualSpacing/>
        <w:mirrorIndents/>
        <w:jc w:val="both"/>
      </w:pPr>
      <w:proofErr w:type="gramStart"/>
      <w:r w:rsidRPr="00C038C3">
        <w:t>where</w:t>
      </w:r>
      <w:proofErr w:type="gramEnd"/>
      <w:r w:rsidRPr="00C038C3">
        <w:t xml:space="preserve"> </w:t>
      </w:r>
      <m:oMath>
        <m:sSup>
          <m:sSupPr>
            <m:ctrlPr>
              <w:rPr>
                <w:rFonts w:ascii="Cambria Math" w:hAnsi="Cambria Math"/>
                <w:i/>
              </w:rPr>
            </m:ctrlPr>
          </m:sSupPr>
          <m:e>
            <m:r>
              <w:rPr>
                <w:rFonts w:ascii="Cambria Math" w:hAnsi="Cambria Math"/>
              </w:rPr>
              <m:t>τ</m:t>
            </m:r>
          </m:e>
          <m:sup>
            <m:r>
              <w:rPr>
                <w:rFonts w:ascii="Cambria Math" w:hAnsi="Cambria Math"/>
              </w:rPr>
              <m:t>2</m:t>
            </m:r>
          </m:sup>
        </m:sSup>
      </m:oMath>
      <w:r w:rsidRPr="00C038C3">
        <w:t xml:space="preserve"> is the spatial or spatiotemporal (marginal) variance. </w:t>
      </w:r>
      <w:r w:rsidR="00B33A98" w:rsidRPr="00C038C3">
        <w:t>Lastly, we assumed the spatiotemporal random effects to follow an AR1 process:</w:t>
      </w:r>
    </w:p>
    <w:p w14:paraId="45074B49" w14:textId="086B9274" w:rsidR="00D43B35" w:rsidRPr="00C038C3" w:rsidRDefault="00D87F43"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6088B26F" w14:textId="0C6CE74D" w:rsidR="00D43B35" w:rsidRPr="00C038C3" w:rsidRDefault="00D87F43"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4FFBE3BF" w14:textId="6D08076C" w:rsidR="00656993" w:rsidRPr="00C038C3" w:rsidRDefault="00B33A98" w:rsidP="00552801">
      <w:pPr>
        <w:spacing w:line="480" w:lineRule="auto"/>
        <w:contextualSpacing/>
        <w:mirrorIndents/>
        <w:jc w:val="both"/>
      </w:pPr>
      <w:proofErr w:type="gramStart"/>
      <w:r w:rsidRPr="00C038C3">
        <w:t>where</w:t>
      </w:r>
      <w:proofErr w:type="gramEnd"/>
      <w:r w:rsidRPr="00C038C3">
        <w:t xml:space="preserve"> </w:t>
      </w:r>
      <w:r w:rsidRPr="00C038C3">
        <w:rPr>
          <w:rFonts w:ascii="Cambria Math" w:hAnsi="Cambria Math" w:cs="Cambria Math"/>
        </w:rPr>
        <w:t>𝜌</w:t>
      </w:r>
      <w:r w:rsidRPr="00C038C3">
        <w:t xml:space="preserve"> </w:t>
      </w:r>
      <w:r w:rsidR="004C6E33" w:rsidRPr="00C038C3">
        <w:t>represents</w:t>
      </w:r>
      <w:r w:rsidRPr="00C038C3">
        <w:t xml:space="preserve"> the correlation between subsequent spatiotemporal random fields.</w:t>
      </w:r>
    </w:p>
    <w:p w14:paraId="3890DF52" w14:textId="77777777" w:rsidR="00EF404A" w:rsidRPr="00C038C3" w:rsidRDefault="00EF404A" w:rsidP="00552801">
      <w:pPr>
        <w:spacing w:line="480" w:lineRule="auto"/>
        <w:contextualSpacing/>
        <w:mirrorIndents/>
        <w:jc w:val="both"/>
      </w:pPr>
    </w:p>
    <w:p w14:paraId="27B1BF4C" w14:textId="4699E935" w:rsidR="00A16C64" w:rsidRPr="00C038C3" w:rsidRDefault="00CA4B61" w:rsidP="00552801">
      <w:pPr>
        <w:spacing w:line="480" w:lineRule="auto"/>
        <w:contextualSpacing/>
        <w:mirrorIndents/>
        <w:jc w:val="both"/>
        <w:rPr>
          <w:i/>
        </w:rPr>
      </w:pPr>
      <w:r w:rsidRPr="00C038C3">
        <w:rPr>
          <w:i/>
        </w:rPr>
        <w:t>Density</w:t>
      </w:r>
      <w:r w:rsidR="00A16C64" w:rsidRPr="00C038C3">
        <w:rPr>
          <w:i/>
        </w:rPr>
        <w:t xml:space="preserve"> model</w:t>
      </w:r>
    </w:p>
    <w:p w14:paraId="69048BC4" w14:textId="31525B08" w:rsidR="00A16C64" w:rsidRPr="00C038C3" w:rsidRDefault="00D07255" w:rsidP="00552801">
      <w:pPr>
        <w:tabs>
          <w:tab w:val="left" w:pos="3336"/>
        </w:tabs>
        <w:spacing w:line="480" w:lineRule="auto"/>
        <w:contextualSpacing/>
        <w:mirrorIndents/>
        <w:jc w:val="both"/>
        <w:rPr>
          <w:iCs/>
        </w:rPr>
      </w:pPr>
      <w:r w:rsidRPr="00C038C3">
        <w:rPr>
          <w:iCs/>
        </w:rPr>
        <w:t xml:space="preserve">We fit a spatiotemporal model to </w:t>
      </w:r>
      <w:r w:rsidR="00BC1352" w:rsidRPr="00C038C3">
        <w:rPr>
          <w:iCs/>
        </w:rPr>
        <w:t xml:space="preserve">biomass </w:t>
      </w:r>
      <w:r w:rsidR="00D8544E" w:rsidRPr="00C038C3">
        <w:rPr>
          <w:iCs/>
        </w:rPr>
        <w:t>density</w:t>
      </w:r>
      <w:r w:rsidR="0054412C" w:rsidRPr="00C038C3">
        <w:rPr>
          <w:iCs/>
        </w:rPr>
        <w:t xml:space="preserve"> </w:t>
      </w:r>
      <w:r w:rsidRPr="00C038C3">
        <w:rPr>
          <w:iCs/>
        </w:rPr>
        <w:t>data in a similar fashion as for condition</w:t>
      </w:r>
      <w:r w:rsidR="00186649" w:rsidRPr="00C038C3">
        <w:rPr>
          <w:iCs/>
        </w:rPr>
        <w:t xml:space="preserve"> </w:t>
      </w:r>
      <w:commentRangeStart w:id="65"/>
      <w:r w:rsidR="00186649" w:rsidRPr="00C038C3">
        <w:rPr>
          <w:iCs/>
        </w:rPr>
        <w:t>t</w:t>
      </w:r>
      <w:r w:rsidRPr="00C038C3">
        <w:rPr>
          <w:iCs/>
        </w:rPr>
        <w:t>o</w:t>
      </w:r>
      <w:r w:rsidR="00443B3B" w:rsidRPr="00C038C3">
        <w:rPr>
          <w:iCs/>
        </w:rPr>
        <w:t xml:space="preserve"> </w:t>
      </w:r>
      <w:r w:rsidR="00E46AA9" w:rsidRPr="00C038C3">
        <w:rPr>
          <w:iCs/>
        </w:rPr>
        <w:t xml:space="preserve">evaluate </w:t>
      </w:r>
      <w:r w:rsidR="00E21864" w:rsidRPr="00C038C3">
        <w:rPr>
          <w:iCs/>
        </w:rPr>
        <w:t>how the depth distribution</w:t>
      </w:r>
      <w:r w:rsidR="00AF620C" w:rsidRPr="00C038C3">
        <w:rPr>
          <w:iCs/>
        </w:rPr>
        <w:t xml:space="preserve">, temperature </w:t>
      </w:r>
      <w:r w:rsidR="00E21864" w:rsidRPr="00C038C3">
        <w:rPr>
          <w:iCs/>
        </w:rPr>
        <w:t xml:space="preserve">and oxygen conditions </w:t>
      </w:r>
      <w:r w:rsidR="00053E7A" w:rsidRPr="00C038C3">
        <w:rPr>
          <w:iCs/>
        </w:rPr>
        <w:t>have changed</w:t>
      </w:r>
      <w:r w:rsidR="00C24E19" w:rsidRPr="00C038C3">
        <w:rPr>
          <w:iCs/>
        </w:rPr>
        <w:t xml:space="preserve"> of the Baltic cod</w:t>
      </w:r>
      <w:commentRangeEnd w:id="65"/>
      <w:r w:rsidR="00DC6A51">
        <w:rPr>
          <w:rStyle w:val="CommentReference"/>
        </w:rPr>
        <w:commentReference w:id="65"/>
      </w:r>
      <w:r w:rsidR="00071C6E" w:rsidRPr="00C038C3">
        <w:rPr>
          <w:iCs/>
        </w:rPr>
        <w:t xml:space="preserve">. This model was then used to </w:t>
      </w:r>
      <w:r w:rsidR="00563B1D" w:rsidRPr="00C038C3">
        <w:rPr>
          <w:iCs/>
        </w:rPr>
        <w:t xml:space="preserve">predicted </w:t>
      </w:r>
      <w:r w:rsidR="00620629" w:rsidRPr="00C038C3">
        <w:rPr>
          <w:iCs/>
        </w:rPr>
        <w:t xml:space="preserve">density </w:t>
      </w:r>
      <w:r w:rsidR="0042352E" w:rsidRPr="00C038C3">
        <w:rPr>
          <w:iCs/>
        </w:rPr>
        <w:t xml:space="preserve">at space </w:t>
      </w:r>
      <m:oMath>
        <m:r>
          <w:rPr>
            <w:rFonts w:ascii="Cambria Math" w:hAnsi="Cambria Math"/>
          </w:rPr>
          <m:t>s</m:t>
        </m:r>
      </m:oMath>
      <w:r w:rsidR="0042352E" w:rsidRPr="00C038C3">
        <w:rPr>
          <w:iCs/>
        </w:rPr>
        <w:t xml:space="preserve"> and time </w:t>
      </w:r>
      <m:oMath>
        <m:r>
          <w:rPr>
            <w:rFonts w:ascii="Cambria Math" w:hAnsi="Cambria Math"/>
          </w:rPr>
          <m:t>t</m:t>
        </m:r>
      </m:oMath>
      <w:r w:rsidR="00307037" w:rsidRPr="00C038C3">
        <w:rPr>
          <w:iCs/>
        </w:rPr>
        <w:t xml:space="preserve">, and these </w:t>
      </w:r>
      <w:r w:rsidR="0058679B" w:rsidRPr="00C038C3">
        <w:rPr>
          <w:iCs/>
        </w:rPr>
        <w:t xml:space="preserve">were </w:t>
      </w:r>
      <w:r w:rsidR="00307037" w:rsidRPr="00C038C3">
        <w:rPr>
          <w:iCs/>
        </w:rPr>
        <w:t xml:space="preserve">used </w:t>
      </w:r>
      <w:r w:rsidR="00391279" w:rsidRPr="00C038C3">
        <w:rPr>
          <w:iCs/>
        </w:rPr>
        <w:t xml:space="preserve">as weights </w:t>
      </w:r>
      <w:r w:rsidR="00973EB6" w:rsidRPr="00C038C3">
        <w:rPr>
          <w:iCs/>
        </w:rPr>
        <w:t xml:space="preserve">when calculating the average </w:t>
      </w:r>
      <w:r w:rsidR="000926F4" w:rsidRPr="00C038C3">
        <w:rPr>
          <w:iCs/>
        </w:rPr>
        <w:t xml:space="preserve">depth, </w:t>
      </w:r>
      <w:r w:rsidR="00323F9D" w:rsidRPr="00C038C3">
        <w:rPr>
          <w:iCs/>
        </w:rPr>
        <w:t>temperature,</w:t>
      </w:r>
      <w:r w:rsidR="000926F4" w:rsidRPr="00C038C3">
        <w:rPr>
          <w:iCs/>
        </w:rPr>
        <w:t xml:space="preserve"> and oxygen </w:t>
      </w:r>
      <w:r w:rsidR="005D10FD" w:rsidRPr="00C038C3">
        <w:rPr>
          <w:iCs/>
        </w:rPr>
        <w:t>concentration</w:t>
      </w:r>
      <w:ins w:id="66" w:author="Michele Casini" w:date="2021-11-06T15:31:00Z">
        <w:r w:rsidR="00730C6B">
          <w:rPr>
            <w:iCs/>
          </w:rPr>
          <w:t xml:space="preserve"> experienced by the cod population</w:t>
        </w:r>
      </w:ins>
      <w:r w:rsidR="005D10FD" w:rsidRPr="00C038C3">
        <w:rPr>
          <w:iCs/>
        </w:rPr>
        <w:t xml:space="preserve">. </w:t>
      </w:r>
      <w:r w:rsidR="00E16311" w:rsidRPr="00C038C3">
        <w:rPr>
          <w:iCs/>
        </w:rPr>
        <w:t xml:space="preserve">We modelled </w:t>
      </w:r>
      <w:r w:rsidR="00E95D4D" w:rsidRPr="00C038C3">
        <w:rPr>
          <w:iCs/>
        </w:rPr>
        <w:t xml:space="preserve">density </w:t>
      </w:r>
      <w:r w:rsidR="00E16311" w:rsidRPr="00C038C3">
        <w:rPr>
          <w:iCs/>
        </w:rPr>
        <w:t>using a</w:t>
      </w:r>
      <w:r w:rsidR="00F316A2" w:rsidRPr="00C038C3">
        <w:rPr>
          <w:iCs/>
        </w:rPr>
        <w:t xml:space="preserve"> </w:t>
      </w:r>
      <w:r w:rsidR="001B3164" w:rsidRPr="00C038C3">
        <w:rPr>
          <w:iCs/>
        </w:rPr>
        <w:t>Tweedie-distribution</w:t>
      </w:r>
      <w:r w:rsidR="00346793" w:rsidRPr="00C038C3">
        <w:rPr>
          <w:iCs/>
        </w:rPr>
        <w:t xml:space="preserve">, as </w:t>
      </w:r>
      <w:r w:rsidR="00B22F56" w:rsidRPr="00C038C3">
        <w:rPr>
          <w:iCs/>
        </w:rPr>
        <w:t>density</w:t>
      </w:r>
      <w:r w:rsidR="006D518D" w:rsidRPr="00C038C3">
        <w:rPr>
          <w:iCs/>
        </w:rPr>
        <w:t xml:space="preserve"> is </w:t>
      </w:r>
      <w:r w:rsidR="00346793" w:rsidRPr="00C038C3">
        <w:rPr>
          <w:iCs/>
        </w:rPr>
        <w:t>both continuous and contain</w:t>
      </w:r>
      <w:r w:rsidR="002055EF" w:rsidRPr="00C038C3">
        <w:rPr>
          <w:iCs/>
        </w:rPr>
        <w:t>s</w:t>
      </w:r>
      <w:r w:rsidR="00346793" w:rsidRPr="00C038C3">
        <w:rPr>
          <w:iCs/>
        </w:rPr>
        <w:t xml:space="preserve"> 0-values</w:t>
      </w:r>
      <w:r w:rsidR="00527F77" w:rsidRPr="00C038C3">
        <w:rPr>
          <w:iCs/>
        </w:rPr>
        <w:t xml:space="preserve"> </w:t>
      </w:r>
      <w:r w:rsidR="003B6141" w:rsidRPr="00C038C3">
        <w:rPr>
          <w:iCs/>
        </w:rPr>
        <w:fldChar w:fldCharType="begin"/>
      </w:r>
      <w:r w:rsidR="003B6141"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3B6141" w:rsidRPr="00C038C3">
        <w:rPr>
          <w:iCs/>
        </w:rPr>
        <w:fldChar w:fldCharType="separate"/>
      </w:r>
      <w:r w:rsidR="003B6141" w:rsidRPr="00C038C3">
        <w:t xml:space="preserve">(Tweedie, 1984; Shono, 2008; Anderson </w:t>
      </w:r>
      <w:r w:rsidR="003B6141" w:rsidRPr="00C038C3">
        <w:rPr>
          <w:i/>
          <w:iCs/>
        </w:rPr>
        <w:t>et al.</w:t>
      </w:r>
      <w:r w:rsidR="003B6141" w:rsidRPr="00C038C3">
        <w:t>, 2019)</w:t>
      </w:r>
      <w:r w:rsidR="003B6141" w:rsidRPr="00C038C3">
        <w:rPr>
          <w:iCs/>
        </w:rPr>
        <w:fldChar w:fldCharType="end"/>
      </w:r>
      <w:r w:rsidR="005569AD" w:rsidRPr="00C038C3">
        <w:rPr>
          <w:iCs/>
        </w:rPr>
        <w:t>:</w:t>
      </w:r>
    </w:p>
    <w:p w14:paraId="63075FAD" w14:textId="5D9D0F70" w:rsidR="008737FE" w:rsidRPr="00C038C3" w:rsidRDefault="00D87F43"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6D662DA7" w14:textId="28A136C5" w:rsidR="008737FE" w:rsidRPr="00C038C3" w:rsidRDefault="00D87F43"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73A27AD" w14:textId="55F63BAF" w:rsidR="006053FE" w:rsidRPr="00C038C3" w:rsidRDefault="006053FE" w:rsidP="00552801">
      <w:pPr>
        <w:spacing w:line="480" w:lineRule="auto"/>
        <w:contextualSpacing/>
        <w:mirrorIndents/>
        <w:jc w:val="both"/>
      </w:pPr>
      <w:proofErr w:type="gramStart"/>
      <w:r w:rsidRPr="00C038C3">
        <w:t>where</w:t>
      </w:r>
      <w:proofErr w:type="gramEnd"/>
      <w:r w:rsidR="002933DE" w:rsidRPr="00C038C3">
        <w:t xml:space="preserv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00DA6BCC" w:rsidRPr="00C038C3">
        <w:t xml:space="preserve"> represents </w:t>
      </w:r>
      <w:r w:rsidR="008F7415" w:rsidRPr="00C038C3">
        <w:t xml:space="preserve">density </w:t>
      </w:r>
      <w:r w:rsidR="006309E4" w:rsidRPr="00C038C3">
        <w:rPr>
          <w:iCs/>
        </w:rPr>
        <w:t>[</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006309E4" w:rsidRPr="00C038C3">
        <w:rPr>
          <w:iCs/>
        </w:rPr>
        <w:t xml:space="preserve">] </w:t>
      </w:r>
      <w:r w:rsidR="00DA6BCC" w:rsidRPr="00C038C3">
        <w:t xml:space="preserve">at space </w:t>
      </w:r>
      <m:oMath>
        <m:r>
          <w:rPr>
            <w:rFonts w:ascii="Cambria Math" w:hAnsi="Cambria Math"/>
          </w:rPr>
          <m:t>s</m:t>
        </m:r>
      </m:oMath>
      <w:r w:rsidR="00DA6BCC" w:rsidRPr="00C038C3">
        <w:t xml:space="preserve"> and time </w:t>
      </w:r>
      <m:oMath>
        <m:r>
          <w:rPr>
            <w:rFonts w:ascii="Cambria Math" w:hAnsi="Cambria Math"/>
          </w:rPr>
          <m:t>t</m:t>
        </m:r>
      </m:oMath>
      <w:r w:rsidR="00DA6BCC" w:rsidRPr="00C038C3">
        <w:t xml:space="preserve">, </w:t>
      </w:r>
      <m:oMath>
        <m:r>
          <w:rPr>
            <w:rFonts w:ascii="Cambria Math" w:hAnsi="Cambria Math"/>
          </w:rPr>
          <m:t>μ</m:t>
        </m:r>
      </m:oMath>
      <w:r w:rsidR="00DA6BCC" w:rsidRPr="00C038C3">
        <w:t xml:space="preserve"> is the mean </w:t>
      </w:r>
      <w:r w:rsidR="00487A7A" w:rsidRPr="00C038C3">
        <w:t>density</w:t>
      </w:r>
      <w:r w:rsidR="00DA6BCC" w:rsidRPr="00C038C3">
        <w:t xml:space="preserve">, </w:t>
      </w:r>
      <m:oMath>
        <m:r>
          <w:rPr>
            <w:rFonts w:ascii="Cambria Math" w:hAnsi="Cambria Math"/>
          </w:rPr>
          <m:t>p</m:t>
        </m:r>
      </m:oMath>
      <w:r w:rsidR="00583397" w:rsidRPr="00C038C3">
        <w:t xml:space="preserve"> and </w:t>
      </w:r>
      <m:oMath>
        <m:r>
          <w:rPr>
            <w:rFonts w:ascii="Cambria Math" w:hAnsi="Cambria Math"/>
          </w:rPr>
          <m:t>ϕ</m:t>
        </m:r>
      </m:oMath>
      <w:r w:rsidR="00583397" w:rsidRPr="00C038C3">
        <w:t xml:space="preserve"> represents the power and dispersion parameters, respectively.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proofErr w:type="gramStart"/>
      <w:r w:rsidRPr="00C038C3">
        <w:t>is</w:t>
      </w:r>
      <w:proofErr w:type="gramEnd"/>
      <w:r w:rsidRPr="00C038C3">
        <w:t xml:space="preserve"> an independent mean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C038C3">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933DE" w:rsidRPr="00C038C3">
        <w:rPr>
          <w:b/>
          <w:bCs/>
        </w:rPr>
        <w:t xml:space="preserve"> </w:t>
      </w:r>
      <w:r w:rsidR="002933DE"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2933DE" w:rsidRPr="00C038C3">
        <w:t xml:space="preserve"> represent spatial and </w:t>
      </w:r>
      <w:r w:rsidR="002933DE" w:rsidRPr="00C038C3">
        <w:lastRenderedPageBreak/>
        <w:t>spatiotemporal random effects</w:t>
      </w:r>
      <w:r w:rsidR="008230F5" w:rsidRPr="00C038C3">
        <w:t xml:space="preserve"> and have the same definition as in </w:t>
      </w:r>
      <w:r w:rsidR="00B4145C" w:rsidRPr="00C038C3">
        <w:t>the condition model</w:t>
      </w:r>
      <w:r w:rsidR="00A638AD" w:rsidRPr="00C038C3">
        <w:t xml:space="preserve"> (Eqns. 5-6)</w:t>
      </w:r>
      <w:r w:rsidR="001569BB" w:rsidRPr="00C038C3">
        <w:t>.</w:t>
      </w:r>
    </w:p>
    <w:p w14:paraId="0E05B3DA" w14:textId="2BB90E84" w:rsidR="0042081D" w:rsidRPr="00C038C3" w:rsidRDefault="0042081D" w:rsidP="00552801">
      <w:pPr>
        <w:spacing w:line="480" w:lineRule="auto"/>
        <w:contextualSpacing/>
        <w:mirrorIndents/>
        <w:jc w:val="both"/>
      </w:pPr>
    </w:p>
    <w:p w14:paraId="0854903A" w14:textId="77777777" w:rsidR="00522CF8" w:rsidRPr="00C038C3" w:rsidRDefault="00522CF8" w:rsidP="00552801">
      <w:pPr>
        <w:spacing w:line="480" w:lineRule="auto"/>
        <w:contextualSpacing/>
        <w:mirrorIndents/>
        <w:jc w:val="both"/>
        <w:rPr>
          <w:i/>
        </w:rPr>
      </w:pPr>
      <w:r w:rsidRPr="00C038C3">
        <w:rPr>
          <w:i/>
        </w:rPr>
        <w:t>Model fitting</w:t>
      </w:r>
    </w:p>
    <w:p w14:paraId="65144E37" w14:textId="407417AE" w:rsidR="00F50326" w:rsidRPr="00C038C3" w:rsidRDefault="00FE40A0" w:rsidP="00552801">
      <w:pPr>
        <w:spacing w:line="480" w:lineRule="auto"/>
        <w:contextualSpacing/>
        <w:mirrorIndents/>
        <w:jc w:val="both"/>
      </w:pPr>
      <w:r w:rsidRPr="00C038C3">
        <w:t xml:space="preserve">For computational efficiency, we fit the model in a ”predictive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t>
      </w:r>
      <w:r w:rsidR="00DF140D" w:rsidRPr="00C038C3">
        <w:t xml:space="preserve">where </w:t>
      </w:r>
      <w:r w:rsidRPr="00C038C3">
        <w:t xml:space="preserve">spatial and spatiotemporal random </w:t>
      </w:r>
      <w:r w:rsidR="00C228BF" w:rsidRPr="00C038C3">
        <w:t>fields are approximated using a triangulated mesh</w:t>
      </w:r>
      <w:r w:rsidR="003D6C50" w:rsidRPr="00C038C3">
        <w:t xml:space="preserve"> </w:t>
      </w:r>
      <w:r w:rsidR="00285C1E" w:rsidRPr="00C038C3">
        <w:fldChar w:fldCharType="begin"/>
      </w:r>
      <w:r w:rsidR="00285C1E"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C038C3">
        <w:fldChar w:fldCharType="separate"/>
      </w:r>
      <w:r w:rsidR="00285C1E" w:rsidRPr="00C038C3">
        <w:t xml:space="preserve">(Lindgren </w:t>
      </w:r>
      <w:r w:rsidR="00285C1E" w:rsidRPr="00C038C3">
        <w:rPr>
          <w:i/>
          <w:iCs/>
        </w:rPr>
        <w:t>et al.</w:t>
      </w:r>
      <w:r w:rsidR="00285C1E" w:rsidRPr="00C038C3">
        <w:t>, 2011)</w:t>
      </w:r>
      <w:r w:rsidR="00285C1E" w:rsidRPr="00C038C3">
        <w:fldChar w:fldCharType="end"/>
      </w:r>
      <w:r w:rsidR="007113BF" w:rsidRPr="00C038C3">
        <w:t xml:space="preserve"> (</w:t>
      </w:r>
      <w:r w:rsidR="00932D92" w:rsidRPr="00C038C3">
        <w:rPr>
          <w:i/>
          <w:iCs/>
        </w:rPr>
        <w:t>SI Appendix</w:t>
      </w:r>
      <w:r w:rsidR="00932D92" w:rsidRPr="00C038C3">
        <w:t xml:space="preserve">, </w:t>
      </w:r>
      <w:r w:rsidR="007113BF" w:rsidRPr="00C038C3">
        <w:t xml:space="preserve">Fig. </w:t>
      </w:r>
      <w:r w:rsidR="007113BF" w:rsidRPr="00C038C3">
        <w:rPr>
          <w:color w:val="000000" w:themeColor="text1"/>
        </w:rPr>
        <w:t>S</w:t>
      </w:r>
      <w:r w:rsidR="00084F86" w:rsidRPr="00C038C3">
        <w:rPr>
          <w:color w:val="000000" w:themeColor="text1"/>
        </w:rPr>
        <w:t>2</w:t>
      </w:r>
      <w:r w:rsidR="00AA5670" w:rsidRPr="00C038C3">
        <w:rPr>
          <w:color w:val="000000" w:themeColor="text1"/>
        </w:rPr>
        <w:t>, S12</w:t>
      </w:r>
      <w:r w:rsidR="007113BF" w:rsidRPr="00C038C3">
        <w:t>)</w:t>
      </w:r>
      <w:r w:rsidR="00D47C4C" w:rsidRPr="00C038C3">
        <w:t>, created using the R-package ’</w:t>
      </w:r>
      <w:r w:rsidR="00EE6E29" w:rsidRPr="00C038C3">
        <w:t>R-</w:t>
      </w:r>
      <w:r w:rsidR="00D47C4C" w:rsidRPr="00C038C3">
        <w:t xml:space="preserve">INLA’ </w:t>
      </w:r>
      <w:r w:rsidR="00D47C4C" w:rsidRPr="00C038C3">
        <w:fldChar w:fldCharType="begin"/>
      </w:r>
      <w:r w:rsidR="00D47C4C"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C038C3">
        <w:fldChar w:fldCharType="separate"/>
      </w:r>
      <w:r w:rsidR="00D47C4C" w:rsidRPr="00C038C3">
        <w:t xml:space="preserve">(Rue </w:t>
      </w:r>
      <w:r w:rsidR="00D47C4C" w:rsidRPr="00C038C3">
        <w:rPr>
          <w:i/>
          <w:iCs/>
        </w:rPr>
        <w:t>et al.</w:t>
      </w:r>
      <w:r w:rsidR="00D47C4C" w:rsidRPr="00C038C3">
        <w:t>, 2009)</w:t>
      </w:r>
      <w:r w:rsidR="00D47C4C" w:rsidRPr="00C038C3">
        <w:fldChar w:fldCharType="end"/>
      </w:r>
      <w:r w:rsidR="00C228BF" w:rsidRPr="00C038C3">
        <w:t>.</w:t>
      </w:r>
      <w:commentRangeStart w:id="67"/>
      <w:r w:rsidR="00C228BF" w:rsidRPr="00C038C3">
        <w:t xml:space="preserve"> </w:t>
      </w:r>
      <w:commentRangeEnd w:id="67"/>
      <w:r w:rsidR="00E43A5D" w:rsidRPr="00C038C3">
        <w:rPr>
          <w:rStyle w:val="CommentReference"/>
        </w:rPr>
        <w:commentReference w:id="67"/>
      </w:r>
      <w:r w:rsidR="00C228BF" w:rsidRPr="00C038C3">
        <w:t xml:space="preserve">The random effects are estimated at the </w:t>
      </w:r>
      <w:r w:rsidR="00053858" w:rsidRPr="00C038C3">
        <w:t>vertices</w:t>
      </w:r>
      <w:r w:rsidR="00C228BF" w:rsidRPr="00C038C3">
        <w:t xml:space="preserve"> (”knots”) of this mesh</w:t>
      </w:r>
      <w:r w:rsidR="00B5780E" w:rsidRPr="00C038C3">
        <w:t xml:space="preserve">. </w:t>
      </w:r>
      <w:r w:rsidR="006E4D15" w:rsidRPr="00C038C3">
        <w:t>T</w:t>
      </w:r>
      <w:r w:rsidR="00C228BF" w:rsidRPr="00C038C3">
        <w:t xml:space="preserve">he </w:t>
      </w:r>
      <w:r w:rsidR="00DB1826" w:rsidRPr="00C038C3">
        <w:t xml:space="preserve">locations of the </w:t>
      </w:r>
      <w:r w:rsidR="00E63667" w:rsidRPr="00C038C3">
        <w:t>knot</w:t>
      </w:r>
      <w:r w:rsidR="00DB1826" w:rsidRPr="00C038C3">
        <w:t xml:space="preserve">s </w:t>
      </w:r>
      <w:r w:rsidR="00156349" w:rsidRPr="00C038C3">
        <w:t>were</w:t>
      </w:r>
      <w:r w:rsidRPr="00C038C3">
        <w:t xml:space="preserve"> chosen using a </w:t>
      </w:r>
      <m:oMath>
        <m:r>
          <w:rPr>
            <w:rFonts w:ascii="Cambria Math" w:hAnsi="Cambria Math"/>
          </w:rPr>
          <m:t>k</m:t>
        </m:r>
      </m:oMath>
      <w:r w:rsidR="00DF70B2" w:rsidRPr="00C038C3">
        <w:t xml:space="preserve">-means clustering algorithm </w:t>
      </w:r>
      <w:r w:rsidR="00FD135A" w:rsidRPr="00C038C3">
        <w:t>(</w:t>
      </w:r>
      <w:r w:rsidR="004B6B77" w:rsidRPr="00C038C3">
        <w:t>with a fixed seed for reproducibility</w:t>
      </w:r>
      <w:r w:rsidR="00FD135A" w:rsidRPr="00C038C3">
        <w:t>)</w:t>
      </w:r>
      <w:r w:rsidR="00B90C35" w:rsidRPr="00C038C3">
        <w:t xml:space="preserve">, which </w:t>
      </w:r>
      <w:r w:rsidR="00EA58B4" w:rsidRPr="00C038C3">
        <w:t xml:space="preserve">minimizes </w:t>
      </w:r>
      <w:r w:rsidR="005C4EC8" w:rsidRPr="00C038C3">
        <w:t>the total distance between data points and knots</w:t>
      </w:r>
      <w:r w:rsidR="00A33C83" w:rsidRPr="00C038C3">
        <w:t>.</w:t>
      </w:r>
      <w:r w:rsidR="00E2680B" w:rsidRPr="00C038C3">
        <w:t xml:space="preserve"> </w:t>
      </w:r>
      <w:r w:rsidR="008373C7" w:rsidRPr="00C038C3">
        <w:t>As the knot random effects are projected to the locations of the observation</w:t>
      </w:r>
      <w:r w:rsidR="00F852BC" w:rsidRPr="00C038C3">
        <w:t xml:space="preserve">s, more knots </w:t>
      </w:r>
      <w:r w:rsidR="00CE5F28" w:rsidRPr="00C038C3">
        <w:t xml:space="preserve">increase </w:t>
      </w:r>
      <w:r w:rsidR="008D03FC" w:rsidRPr="00C038C3">
        <w:t>accuracy</w:t>
      </w:r>
      <w:r w:rsidR="00986880" w:rsidRPr="00C038C3">
        <w:t xml:space="preserve"> at the cost of computational time.</w:t>
      </w:r>
      <w:r w:rsidR="00F94728" w:rsidRPr="00C038C3">
        <w:t xml:space="preserve"> After initial exploration </w:t>
      </w:r>
      <w:r w:rsidR="004C6AA0" w:rsidRPr="00C038C3">
        <w:t xml:space="preserve">we chose </w:t>
      </w:r>
      <w:r w:rsidR="007F7F18" w:rsidRPr="00C038C3">
        <w:t xml:space="preserve">200 </w:t>
      </w:r>
      <w:r w:rsidR="004C6AA0" w:rsidRPr="00C038C3">
        <w:t xml:space="preserve">knots for this </w:t>
      </w:r>
      <w:r w:rsidR="007F7F18" w:rsidRPr="00C038C3">
        <w:t xml:space="preserve">application. </w:t>
      </w:r>
      <w:r w:rsidR="00B528B2" w:rsidRPr="00C038C3">
        <w:t xml:space="preserve">The </w:t>
      </w:r>
      <w:r w:rsidR="00E2680B" w:rsidRPr="00C038C3">
        <w:t xml:space="preserve">models where fit using </w:t>
      </w:r>
      <w:r w:rsidR="002D4618" w:rsidRPr="00C038C3">
        <w:t>‘</w:t>
      </w:r>
      <w:r w:rsidR="00C606C0" w:rsidRPr="00C038C3">
        <w:t>TMB</w:t>
      </w:r>
      <w:r w:rsidR="002D4618" w:rsidRPr="00C038C3">
        <w:t>’</w:t>
      </w:r>
      <w:r w:rsidR="00C606C0" w:rsidRPr="00C038C3">
        <w:t xml:space="preserve"> </w:t>
      </w:r>
      <w:r w:rsidR="00C606C0" w:rsidRPr="00C038C3">
        <w:fldChar w:fldCharType="begin"/>
      </w:r>
      <w:r w:rsidR="00C606C0" w:rsidRPr="00C038C3">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w:instrText>
      </w:r>
      <w:r w:rsidR="00C606C0" w:rsidRPr="002D0A4C">
        <w:rPr>
          <w:lang w:val="sv-SE"/>
          <w:rPrChange w:id="68" w:author="Michele Casini" w:date="2021-11-11T12:06:00Z">
            <w:rPr/>
          </w:rPrChange>
        </w:rPr>
        <w:instrText xml:space="preserve">son"} </w:instrText>
      </w:r>
      <w:r w:rsidR="00C606C0" w:rsidRPr="00C038C3">
        <w:fldChar w:fldCharType="separate"/>
      </w:r>
      <w:r w:rsidR="00C606C0" w:rsidRPr="002D0A4C">
        <w:rPr>
          <w:lang w:val="sv-SE"/>
          <w:rPrChange w:id="69" w:author="Michele Casini" w:date="2021-11-11T12:06:00Z">
            <w:rPr/>
          </w:rPrChange>
        </w:rPr>
        <w:t xml:space="preserve">(Kristensen </w:t>
      </w:r>
      <w:r w:rsidR="00C606C0" w:rsidRPr="002D0A4C">
        <w:rPr>
          <w:i/>
          <w:iCs/>
          <w:lang w:val="sv-SE"/>
          <w:rPrChange w:id="70" w:author="Michele Casini" w:date="2021-11-11T12:06:00Z">
            <w:rPr>
              <w:i/>
              <w:iCs/>
            </w:rPr>
          </w:rPrChange>
        </w:rPr>
        <w:t>et al.</w:t>
      </w:r>
      <w:r w:rsidR="00C606C0" w:rsidRPr="002D0A4C">
        <w:rPr>
          <w:lang w:val="sv-SE"/>
          <w:rPrChange w:id="71" w:author="Michele Casini" w:date="2021-11-11T12:06:00Z">
            <w:rPr/>
          </w:rPrChange>
        </w:rPr>
        <w:t>, 2016)</w:t>
      </w:r>
      <w:r w:rsidR="00C606C0" w:rsidRPr="00C038C3">
        <w:fldChar w:fldCharType="end"/>
      </w:r>
      <w:r w:rsidR="00E2680B" w:rsidRPr="002D0A4C">
        <w:rPr>
          <w:lang w:val="sv-SE"/>
          <w:rPrChange w:id="72" w:author="Michele Casini" w:date="2021-11-11T12:06:00Z">
            <w:rPr/>
          </w:rPrChange>
        </w:rPr>
        <w:t xml:space="preserve"> </w:t>
      </w:r>
      <w:r w:rsidR="00C606C0" w:rsidRPr="002D0A4C">
        <w:rPr>
          <w:lang w:val="sv-SE"/>
          <w:rPrChange w:id="73" w:author="Michele Casini" w:date="2021-11-11T12:06:00Z">
            <w:rPr/>
          </w:rPrChange>
        </w:rPr>
        <w:t xml:space="preserve">via </w:t>
      </w:r>
      <w:r w:rsidR="008875E4" w:rsidRPr="002D0A4C">
        <w:rPr>
          <w:lang w:val="sv-SE"/>
          <w:rPrChange w:id="74" w:author="Michele Casini" w:date="2021-11-11T12:06:00Z">
            <w:rPr/>
          </w:rPrChange>
        </w:rPr>
        <w:t xml:space="preserve">the R-package </w:t>
      </w:r>
      <w:r w:rsidR="002D4618" w:rsidRPr="002D0A4C">
        <w:rPr>
          <w:lang w:val="sv-SE"/>
          <w:rPrChange w:id="75" w:author="Michele Casini" w:date="2021-11-11T12:06:00Z">
            <w:rPr/>
          </w:rPrChange>
        </w:rPr>
        <w:t>‘</w:t>
      </w:r>
      <w:r w:rsidR="00E2680B" w:rsidRPr="002D0A4C">
        <w:rPr>
          <w:lang w:val="sv-SE"/>
          <w:rPrChange w:id="76" w:author="Michele Casini" w:date="2021-11-11T12:06:00Z">
            <w:rPr/>
          </w:rPrChange>
        </w:rPr>
        <w:t>sdmTMB</w:t>
      </w:r>
      <w:r w:rsidR="002D4618" w:rsidRPr="002D0A4C">
        <w:rPr>
          <w:lang w:val="sv-SE"/>
          <w:rPrChange w:id="77" w:author="Michele Casini" w:date="2021-11-11T12:06:00Z">
            <w:rPr/>
          </w:rPrChange>
        </w:rPr>
        <w:t>’</w:t>
      </w:r>
      <w:r w:rsidR="006C44EE" w:rsidRPr="002D0A4C">
        <w:rPr>
          <w:lang w:val="sv-SE"/>
          <w:rPrChange w:id="78" w:author="Michele Casini" w:date="2021-11-11T12:06:00Z">
            <w:rPr/>
          </w:rPrChange>
        </w:rPr>
        <w:t xml:space="preserve"> (version </w:t>
      </w:r>
      <w:r w:rsidR="00681E76" w:rsidRPr="002D0A4C">
        <w:rPr>
          <w:lang w:val="sv-SE"/>
          <w:rPrChange w:id="79" w:author="Michele Casini" w:date="2021-11-11T12:06:00Z">
            <w:rPr/>
          </w:rPrChange>
        </w:rPr>
        <w:t>0.0.1</w:t>
      </w:r>
      <w:r w:rsidR="006A23F1" w:rsidRPr="002D0A4C">
        <w:rPr>
          <w:lang w:val="sv-SE"/>
          <w:rPrChange w:id="80" w:author="Michele Casini" w:date="2021-11-11T12:06:00Z">
            <w:rPr/>
          </w:rPrChange>
        </w:rPr>
        <w:t>8</w:t>
      </w:r>
      <w:r w:rsidR="00681E76" w:rsidRPr="002D0A4C">
        <w:rPr>
          <w:lang w:val="sv-SE"/>
          <w:rPrChange w:id="81" w:author="Michele Casini" w:date="2021-11-11T12:06:00Z">
            <w:rPr/>
          </w:rPrChange>
        </w:rPr>
        <w:t>.900</w:t>
      </w:r>
      <w:r w:rsidR="00165EBE" w:rsidRPr="002D0A4C">
        <w:rPr>
          <w:lang w:val="sv-SE"/>
          <w:rPrChange w:id="82" w:author="Michele Casini" w:date="2021-11-11T12:06:00Z">
            <w:rPr/>
          </w:rPrChange>
        </w:rPr>
        <w:t>1</w:t>
      </w:r>
      <w:r w:rsidR="006C44EE" w:rsidRPr="002D0A4C">
        <w:rPr>
          <w:lang w:val="sv-SE"/>
          <w:rPrChange w:id="83" w:author="Michele Casini" w:date="2021-11-11T12:06:00Z">
            <w:rPr/>
          </w:rPrChange>
        </w:rPr>
        <w:t>)</w:t>
      </w:r>
      <w:r w:rsidR="00E2680B" w:rsidRPr="002D0A4C">
        <w:rPr>
          <w:lang w:val="sv-SE"/>
          <w:rPrChange w:id="84" w:author="Michele Casini" w:date="2021-11-11T12:06:00Z">
            <w:rPr/>
          </w:rPrChange>
        </w:rPr>
        <w:t xml:space="preserve"> </w:t>
      </w:r>
      <w:r w:rsidR="0095619C" w:rsidRPr="00C038C3">
        <w:fldChar w:fldCharType="begin"/>
      </w:r>
      <w:r w:rsidR="003B6141" w:rsidRPr="002D0A4C">
        <w:rPr>
          <w:lang w:val="sv-SE"/>
          <w:rPrChange w:id="85" w:author="Michele Casini" w:date="2021-11-11T12:06:00Z">
            <w:rPr/>
          </w:rPrChange>
        </w:rPr>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w:instrText>
      </w:r>
      <w:r w:rsidR="003B6141" w:rsidRPr="00F63093">
        <w:rPr>
          <w:lang w:val="sv-SE"/>
          <w:rPrChange w:id="86" w:author="Michele Casini" w:date="2021-11-06T13:20:00Z">
            <w:rPr/>
          </w:rPrChange>
        </w:rPr>
        <w:instrText xml:space="preserve">: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95619C" w:rsidRPr="00C038C3">
        <w:fldChar w:fldCharType="separate"/>
      </w:r>
      <w:r w:rsidR="003B6141" w:rsidRPr="00F63093">
        <w:rPr>
          <w:lang w:val="sv-SE"/>
          <w:rPrChange w:id="87" w:author="Michele Casini" w:date="2021-11-06T13:20:00Z">
            <w:rPr/>
          </w:rPrChange>
        </w:rPr>
        <w:t xml:space="preserve">(Anderson </w:t>
      </w:r>
      <w:r w:rsidR="003B6141" w:rsidRPr="00F63093">
        <w:rPr>
          <w:i/>
          <w:iCs/>
          <w:lang w:val="sv-SE"/>
          <w:rPrChange w:id="88" w:author="Michele Casini" w:date="2021-11-06T13:20:00Z">
            <w:rPr>
              <w:i/>
              <w:iCs/>
            </w:rPr>
          </w:rPrChange>
        </w:rPr>
        <w:t>et al.</w:t>
      </w:r>
      <w:r w:rsidR="003B6141" w:rsidRPr="00F63093">
        <w:rPr>
          <w:lang w:val="sv-SE"/>
          <w:rPrChange w:id="89" w:author="Michele Casini" w:date="2021-11-06T13:20:00Z">
            <w:rPr/>
          </w:rPrChange>
        </w:rPr>
        <w:t>, 2019, 2021)</w:t>
      </w:r>
      <w:r w:rsidR="0095619C" w:rsidRPr="00C038C3">
        <w:fldChar w:fldCharType="end"/>
      </w:r>
      <w:r w:rsidR="00377E15" w:rsidRPr="00F63093">
        <w:rPr>
          <w:lang w:val="sv-SE"/>
          <w:rPrChange w:id="90" w:author="Michele Casini" w:date="2021-11-06T13:20:00Z">
            <w:rPr/>
          </w:rPrChange>
        </w:rPr>
        <w:t>.</w:t>
      </w:r>
      <w:r w:rsidR="00445CE7" w:rsidRPr="00F63093">
        <w:rPr>
          <w:lang w:val="sv-SE"/>
          <w:rPrChange w:id="91" w:author="Michele Casini" w:date="2021-11-06T13:20:00Z">
            <w:rPr/>
          </w:rPrChange>
        </w:rPr>
        <w:t xml:space="preserve"> </w:t>
      </w:r>
      <w:r w:rsidR="00445CE7" w:rsidRPr="00C038C3">
        <w:t xml:space="preserve">We checked the models had converged by confirming the maximum absolute gradient was </w:t>
      </w:r>
      <w:commentRangeStart w:id="92"/>
      <w:r w:rsidR="00445CE7" w:rsidRPr="00C038C3">
        <w:t>&lt; 0.005</w:t>
      </w:r>
      <w:r w:rsidR="00245615" w:rsidRPr="00C038C3">
        <w:t xml:space="preserve"> </w:t>
      </w:r>
      <w:commentRangeEnd w:id="92"/>
      <w:r w:rsidR="002E05A0" w:rsidRPr="00C038C3">
        <w:rPr>
          <w:rStyle w:val="CommentReference"/>
        </w:rPr>
        <w:commentReference w:id="92"/>
      </w:r>
      <w:r w:rsidR="00245615" w:rsidRPr="00C038C3">
        <w:t>and that the Hessian matrix was positive</w:t>
      </w:r>
      <w:r w:rsidR="008070C5" w:rsidRPr="00C038C3">
        <w:t>-</w:t>
      </w:r>
      <w:r w:rsidR="00245615" w:rsidRPr="00C038C3">
        <w:t>definitive</w:t>
      </w:r>
      <w:r w:rsidR="00445CE7" w:rsidRPr="00C038C3">
        <w:t>.</w:t>
      </w:r>
      <w:r w:rsidR="00377E15" w:rsidRPr="00C038C3">
        <w:t xml:space="preserve"> </w:t>
      </w:r>
      <w:r w:rsidR="00FB6F73" w:rsidRPr="00C038C3">
        <w:t>We used packages in the ’</w:t>
      </w:r>
      <w:proofErr w:type="spellStart"/>
      <w:r w:rsidR="002A5B47" w:rsidRPr="00C038C3">
        <w:t>t</w:t>
      </w:r>
      <w:r w:rsidR="00FB6F73" w:rsidRPr="00C038C3">
        <w:t>idyverse</w:t>
      </w:r>
      <w:proofErr w:type="spellEnd"/>
      <w:r w:rsidR="00FB6F73" w:rsidRPr="00C038C3">
        <w:t xml:space="preserve">’ </w:t>
      </w:r>
      <w:r w:rsidR="00980B68" w:rsidRPr="00C038C3">
        <w:fldChar w:fldCharType="begin"/>
      </w:r>
      <w:r w:rsidR="00980B68"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80B68" w:rsidRPr="00C038C3">
        <w:fldChar w:fldCharType="separate"/>
      </w:r>
      <w:r w:rsidR="00980B68" w:rsidRPr="00C038C3">
        <w:t xml:space="preserve">(Wickham </w:t>
      </w:r>
      <w:r w:rsidR="00980B68" w:rsidRPr="00C038C3">
        <w:rPr>
          <w:i/>
          <w:iCs/>
        </w:rPr>
        <w:t>et al.</w:t>
      </w:r>
      <w:r w:rsidR="00980B68" w:rsidRPr="00C038C3">
        <w:t>, 2019)</w:t>
      </w:r>
      <w:r w:rsidR="00980B68" w:rsidRPr="00C038C3">
        <w:fldChar w:fldCharType="end"/>
      </w:r>
      <w:r w:rsidR="00116C3F" w:rsidRPr="00C038C3">
        <w:t xml:space="preserve"> </w:t>
      </w:r>
      <w:r w:rsidR="00263E37" w:rsidRPr="00C038C3">
        <w:t xml:space="preserve">for data </w:t>
      </w:r>
      <w:r w:rsidR="00C40D82" w:rsidRPr="00C038C3">
        <w:t xml:space="preserve">processing and </w:t>
      </w:r>
      <w:r w:rsidR="002214F8" w:rsidRPr="00C038C3">
        <w:t xml:space="preserve">plotting. </w:t>
      </w:r>
    </w:p>
    <w:p w14:paraId="41CCFBDC" w14:textId="77777777" w:rsidR="008C7AFB" w:rsidRPr="00C038C3" w:rsidRDefault="008C7AFB" w:rsidP="00552801">
      <w:pPr>
        <w:spacing w:line="480" w:lineRule="auto"/>
        <w:contextualSpacing/>
        <w:mirrorIndents/>
        <w:jc w:val="both"/>
      </w:pPr>
      <w:bookmarkStart w:id="93" w:name="_lsaj7w4aunr7" w:colFirst="0" w:colLast="0"/>
      <w:bookmarkEnd w:id="93"/>
    </w:p>
    <w:p w14:paraId="6E11B788" w14:textId="71031579"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090EF351"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r w:rsidR="00B72C9C" w:rsidRPr="00C038C3">
        <w:t>i.e., (</w:t>
      </w:r>
      <w:r w:rsidR="006B5D57" w:rsidRPr="00C038C3">
        <w:t>i.e.</w:t>
      </w:r>
      <w:proofErr w:type="gramStart"/>
      <w:r w:rsidR="006B5D57" w:rsidRPr="00C038C3">
        <w:t>,</w:t>
      </w:r>
      <w:r w:rsidR="00FE2D08" w:rsidRPr="00C038C3">
        <w:t xml:space="preserve"> </w:t>
      </w:r>
      <w:proofErr w:type="gramEnd"/>
      <m:oMath>
        <m:r>
          <m:rPr>
            <m:sty m:val="p"/>
          </m:rPr>
          <w:rPr>
            <w:rFonts w:ascii="Cambria Math" w:hAnsi="Cambria Math"/>
          </w:rPr>
          <m:t>log⁡</m:t>
        </m:r>
        <m:r>
          <w:rPr>
            <w:rFonts w:ascii="Cambria Math" w:hAnsi="Cambria Math"/>
          </w:rPr>
          <m:t>(a)</m:t>
        </m:r>
      </m:oMath>
      <w:r w:rsidR="006B5D57" w:rsidRPr="00C038C3">
        <w:t>, the log weight when all covariates are zero</w:t>
      </w:r>
      <w:r w:rsidR="00360E7F" w:rsidRPr="00C038C3">
        <w:t xml:space="preserve">) </w:t>
      </w:r>
      <w:r w:rsidR="00752A0D" w:rsidRPr="00C038C3">
        <w:t>of 3.3%</w:t>
      </w:r>
      <w:r w:rsidR="008C0B8F" w:rsidRPr="00C038C3">
        <w:t xml:space="preserve">, </w:t>
      </w:r>
      <w:r w:rsidR="00556E35" w:rsidRPr="00C038C3">
        <w:t xml:space="preserve">from </w:t>
      </w:r>
      <w:r w:rsidR="00980B68" w:rsidRPr="00C038C3">
        <w:t xml:space="preserve">approximately </w:t>
      </w:r>
      <w:r w:rsidR="00556E35" w:rsidRPr="00C038C3">
        <w:t>-4.5 to -4.65</w:t>
      </w:r>
      <w:r w:rsidR="00360E7F" w:rsidRPr="00C038C3">
        <w:t xml:space="preserve"> between 1993 and </w:t>
      </w:r>
      <w:r w:rsidR="00F27464" w:rsidRPr="00C038C3">
        <w:t>200</w:t>
      </w:r>
      <w:r w:rsidR="000A324D" w:rsidRPr="00C038C3">
        <w:t>8</w:t>
      </w:r>
      <w:r w:rsidR="00360E7F" w:rsidRPr="00C038C3">
        <w:t xml:space="preserve">, </w:t>
      </w:r>
      <w:r w:rsidR="00550CF7" w:rsidRPr="00C038C3">
        <w:t>after which a plateau was reached</w:t>
      </w:r>
      <w:r w:rsidR="00345F06" w:rsidRPr="00C038C3">
        <w:t xml:space="preserve"> (Fig</w:t>
      </w:r>
      <w:r w:rsidR="00A45BE8" w:rsidRPr="00C038C3">
        <w:t xml:space="preserve">. </w:t>
      </w:r>
      <w:r w:rsidR="00345F06" w:rsidRPr="00C038C3">
        <w:t>1</w:t>
      </w:r>
      <w:r w:rsidR="00D77399" w:rsidRPr="00C038C3">
        <w:t>A</w:t>
      </w:r>
      <w:r w:rsidR="00345F06" w:rsidRPr="00C038C3">
        <w:t>)</w:t>
      </w:r>
      <w:r w:rsidR="00550CF7" w:rsidRPr="00C038C3">
        <w:t xml:space="preserve">. </w:t>
      </w:r>
      <w:r w:rsidR="0041454C" w:rsidRPr="00C038C3">
        <w:t xml:space="preserve">This corresponds to a </w:t>
      </w:r>
      <w:commentRangeStart w:id="94"/>
      <w:r w:rsidR="001C24CF" w:rsidRPr="00C038C3">
        <w:t>1</w:t>
      </w:r>
      <w:commentRangeEnd w:id="94"/>
      <w:r w:rsidR="00F67354" w:rsidRPr="00C038C3">
        <w:t>4</w:t>
      </w:r>
      <w:r w:rsidR="007B169C" w:rsidRPr="00C038C3">
        <w:rPr>
          <w:rStyle w:val="CommentReference"/>
        </w:rPr>
        <w:commentReference w:id="94"/>
      </w:r>
      <w:r w:rsidR="001C24CF" w:rsidRPr="00C038C3">
        <w:t xml:space="preserve">% decline in weight for a </w:t>
      </w:r>
      <w:r w:rsidR="004B4D68" w:rsidRPr="00C038C3">
        <w:t>cod</w:t>
      </w:r>
      <w:r w:rsidR="00B15F6C" w:rsidRPr="00C038C3">
        <w:t xml:space="preserve"> </w:t>
      </w:r>
      <w:commentRangeStart w:id="95"/>
      <w:r w:rsidR="00143FBC" w:rsidRPr="00C038C3">
        <w:t xml:space="preserve">of </w:t>
      </w:r>
      <w:r w:rsidR="00901FAA" w:rsidRPr="00C038C3">
        <w:t>any length</w:t>
      </w:r>
      <w:commentRangeEnd w:id="95"/>
      <w:r w:rsidR="005814E6">
        <w:rPr>
          <w:rStyle w:val="CommentReference"/>
        </w:rPr>
        <w:commentReference w:id="95"/>
      </w:r>
      <w:r w:rsidR="001C24CF" w:rsidRPr="00C038C3">
        <w:t>.</w:t>
      </w:r>
      <w:r w:rsidR="00126322" w:rsidRPr="00C038C3">
        <w:t xml:space="preserve"> </w:t>
      </w:r>
      <w:r w:rsidR="00DC753B" w:rsidRPr="00C038C3">
        <w:t xml:space="preserve">Calculating </w:t>
      </w:r>
      <w:r w:rsidR="00DF70D5" w:rsidRPr="00C038C3">
        <w:t xml:space="preserve">change </w:t>
      </w:r>
      <w:r w:rsidR="003F23A6" w:rsidRPr="00C038C3">
        <w:t xml:space="preserve">over time </w:t>
      </w:r>
      <w:r w:rsidR="00DF70D5" w:rsidRPr="00C038C3">
        <w:t xml:space="preserve">in </w:t>
      </w:r>
      <w:r w:rsidR="00F42867" w:rsidRPr="00C038C3">
        <w:t xml:space="preserve">Le </w:t>
      </w:r>
      <w:proofErr w:type="spellStart"/>
      <w:r w:rsidR="00F42867" w:rsidRPr="00C038C3">
        <w:t>Cren’s</w:t>
      </w:r>
      <w:proofErr w:type="spellEnd"/>
      <w:r w:rsidR="00F42867" w:rsidRPr="00C038C3">
        <w:t xml:space="preserve"> condition </w:t>
      </w:r>
      <w:r w:rsidR="00A641B4" w:rsidRPr="00C038C3">
        <w:t>index</w:t>
      </w:r>
      <w:r w:rsidR="00F42867" w:rsidRPr="00C038C3">
        <w:t xml:space="preserve"> </w:t>
      </w:r>
      <w:r w:rsidR="00E27B18" w:rsidRPr="00C038C3">
        <w:t>for discrete 10</w:t>
      </w:r>
      <w:r w:rsidR="00CE2A6F" w:rsidRPr="00C038C3">
        <w:t xml:space="preserve"> </w:t>
      </w:r>
      <w:r w:rsidR="00E27B18" w:rsidRPr="00C038C3">
        <w:t>cm length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shows </w:t>
      </w:r>
      <w:r w:rsidR="00960CB7" w:rsidRPr="00C038C3">
        <w:t>that</w:t>
      </w:r>
      <w:r w:rsidR="00C2054F" w:rsidRPr="00C038C3">
        <w:t xml:space="preserve"> </w:t>
      </w:r>
      <w:r w:rsidR="00A641B4" w:rsidRPr="00C038C3">
        <w:t xml:space="preserve">the </w:t>
      </w:r>
      <w:r w:rsidR="000B0FD6" w:rsidRPr="00C038C3">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lastRenderedPageBreak/>
        <w:t xml:space="preserve">approximately </w:t>
      </w:r>
      <w:commentRangeStart w:id="96"/>
      <w:r w:rsidR="00F56A4E" w:rsidRPr="00C038C3">
        <w:t>-0.00</w:t>
      </w:r>
      <w:r w:rsidR="006C2ED4" w:rsidRPr="00C038C3">
        <w:t>7</w:t>
      </w:r>
      <w:r w:rsidR="006B49AB" w:rsidRPr="00C038C3">
        <w:t xml:space="preserve"> </w:t>
      </w:r>
      <w:r w:rsidR="00293E8E" w:rsidRPr="00C038C3">
        <w:t>annually</w:t>
      </w:r>
      <w:commentRangeEnd w:id="96"/>
      <w:r w:rsidR="005814E6">
        <w:rPr>
          <w:rStyle w:val="CommentReference"/>
        </w:rPr>
        <w:commentReference w:id="96"/>
      </w:r>
      <w:r w:rsidR="00956917" w:rsidRPr="00C038C3">
        <w:t>.</w:t>
      </w:r>
      <w:r w:rsidR="00046AF1" w:rsidRPr="00C038C3">
        <w:t xml:space="preserve"> </w:t>
      </w:r>
      <w:r w:rsidR="00CB2B04" w:rsidRPr="00C038C3">
        <w:t>T</w:t>
      </w:r>
      <w:r w:rsidR="00021EF6" w:rsidRPr="00C038C3">
        <w:t xml:space="preserve">he decline for cod </w:t>
      </w:r>
      <w:r w:rsidR="00CB2B04" w:rsidRPr="00C038C3">
        <w:t xml:space="preserve">in the size-class 10-20cm </w:t>
      </w:r>
      <w:r w:rsidR="009552FC" w:rsidRPr="00C038C3">
        <w:t>was more modest (</w:t>
      </w:r>
      <w:r w:rsidR="00692074" w:rsidRPr="00C038C3">
        <w:t>-0.0</w:t>
      </w:r>
      <w:ins w:id="97" w:author="Michele Casini" w:date="2021-11-06T15:32:00Z">
        <w:r w:rsidR="005814E6">
          <w:t>0</w:t>
        </w:r>
      </w:ins>
      <w:r w:rsidR="00692074" w:rsidRPr="00C038C3">
        <w:t xml:space="preserve">12 </w:t>
      </w:r>
      <w:r w:rsidR="004B39D4" w:rsidRPr="00C038C3">
        <w:t>annual</w:t>
      </w:r>
      <w:r w:rsidR="005E4AAA" w:rsidRPr="00C038C3">
        <w:t xml:space="preserve"> decline</w:t>
      </w:r>
      <w:r w:rsidR="009552FC" w:rsidRPr="00C038C3">
        <w:t>)</w:t>
      </w:r>
      <w:r w:rsidR="00106EFE" w:rsidRPr="00C038C3">
        <w:t xml:space="preserve"> (Fig. 1</w:t>
      </w:r>
      <w:ins w:id="98" w:author="Michele Casini" w:date="2021-11-06T15:32:00Z">
        <w:r w:rsidR="005814E6">
          <w:t>B</w:t>
        </w:r>
      </w:ins>
      <w:del w:id="99" w:author="Michele Casini" w:date="2021-11-06T15:32:00Z">
        <w:r w:rsidR="00106EFE" w:rsidRPr="00C038C3" w:rsidDel="005814E6">
          <w:delText>C</w:delText>
        </w:r>
      </w:del>
      <w:r w:rsidR="00106EFE" w:rsidRPr="00C038C3">
        <w:t>)</w:t>
      </w:r>
      <w:r w:rsidR="009552FC" w:rsidRPr="00C038C3">
        <w:t xml:space="preserve">. </w:t>
      </w:r>
      <w:r w:rsidR="003C6473" w:rsidRPr="00C038C3">
        <w:t>As the condition factor declines (</w:t>
      </w:r>
      <w:r w:rsidR="0032626E" w:rsidRPr="00C038C3">
        <w:t>Fig. 1A</w:t>
      </w:r>
      <w:r w:rsidR="003C6473" w:rsidRPr="00C038C3">
        <w:t>)</w:t>
      </w:r>
      <w:r w:rsidR="0032626E" w:rsidRPr="00C038C3">
        <w:t xml:space="preserve">, the coefficient of variation </w:t>
      </w:r>
      <w:r w:rsidR="00A228B8" w:rsidRPr="00C038C3">
        <w:t xml:space="preserve">(standard deviation of Le </w:t>
      </w:r>
      <w:proofErr w:type="spellStart"/>
      <w:r w:rsidR="00A228B8" w:rsidRPr="00C038C3">
        <w:t>Cren’s</w:t>
      </w:r>
      <w:proofErr w:type="spellEnd"/>
      <w:r w:rsidR="00A228B8" w:rsidRPr="00C038C3">
        <w:t xml:space="preserve"> condition index</w:t>
      </w:r>
      <w:r w:rsidR="00B43728" w:rsidRPr="00C038C3">
        <w:t xml:space="preserve"> </w:t>
      </w:r>
      <w:r w:rsidR="004B7032" w:rsidRPr="00C038C3">
        <w:t xml:space="preserve">over </w:t>
      </w:r>
      <w:r w:rsidR="00B43728" w:rsidRPr="00C038C3">
        <w:t>the mean</w:t>
      </w:r>
      <w:ins w:id="100" w:author="Michele Casini" w:date="2021-11-06T15:33:00Z">
        <w:r w:rsidR="005814E6">
          <w:t>)</w:t>
        </w:r>
      </w:ins>
      <w:r w:rsidR="00D41073" w:rsidRPr="00C038C3">
        <w:t xml:space="preserve"> </w:t>
      </w:r>
      <w:commentRangeStart w:id="101"/>
      <w:r w:rsidR="00D41073" w:rsidRPr="00C038C3">
        <w:t>increas</w:t>
      </w:r>
      <w:r w:rsidR="004F7E97" w:rsidRPr="00C038C3">
        <w:t>ed</w:t>
      </w:r>
      <w:commentRangeEnd w:id="101"/>
      <w:r w:rsidR="00024E42">
        <w:rPr>
          <w:rStyle w:val="CommentReference"/>
        </w:rPr>
        <w:commentReference w:id="101"/>
      </w:r>
      <w:del w:id="102" w:author="Michele Casini" w:date="2021-11-06T15:33:00Z">
        <w:r w:rsidR="00A228B8" w:rsidRPr="00C038C3" w:rsidDel="005814E6">
          <w:delText>)</w:delText>
        </w:r>
      </w:del>
      <w:r w:rsidR="00806EE9" w:rsidRPr="00C038C3">
        <w:t xml:space="preserve">, indicating that </w:t>
      </w:r>
      <w:r w:rsidR="002D475E" w:rsidRPr="00C038C3">
        <w:t xml:space="preserve">the variation did not decline </w:t>
      </w:r>
      <w:r w:rsidR="00FB5173" w:rsidRPr="00C038C3">
        <w:t>as steadily as the mean and that the relative variation</w:t>
      </w:r>
      <w:r w:rsidR="0049726C" w:rsidRPr="00C038C3">
        <w:t xml:space="preserve"> is now larger than in the beginning of the time series</w:t>
      </w:r>
      <w:r w:rsidR="00035AAC" w:rsidRPr="00C038C3">
        <w:t xml:space="preserve"> (Fig. 1C)</w:t>
      </w:r>
      <w:r w:rsidR="003C6473" w:rsidRPr="00C038C3">
        <w:t>.</w:t>
      </w:r>
      <w:r w:rsidR="004165CC" w:rsidRPr="00C038C3">
        <w:t xml:space="preserve"> We also find the different conditions deciles (1</w:t>
      </w:r>
      <w:r w:rsidR="004165CC" w:rsidRPr="00C038C3">
        <w:rPr>
          <w:vertAlign w:val="superscript"/>
        </w:rPr>
        <w:t>st</w:t>
      </w:r>
      <w:r w:rsidR="004165CC" w:rsidRPr="00C038C3">
        <w:t>, 5</w:t>
      </w:r>
      <w:r w:rsidR="004165CC" w:rsidRPr="00C038C3">
        <w:rPr>
          <w:vertAlign w:val="superscript"/>
        </w:rPr>
        <w:t>th</w:t>
      </w:r>
      <w:r w:rsidR="004165CC" w:rsidRPr="00C038C3">
        <w:t xml:space="preserve"> and 9</w:t>
      </w:r>
      <w:r w:rsidR="004165CC" w:rsidRPr="00C038C3">
        <w:rPr>
          <w:vertAlign w:val="superscript"/>
        </w:rPr>
        <w:t>th</w:t>
      </w:r>
      <w:r w:rsidR="004165CC" w:rsidRPr="00C038C3">
        <w:t>) declined at the same rate</w:t>
      </w:r>
      <w:r w:rsidR="00F803DB" w:rsidRPr="00C038C3">
        <w:t xml:space="preserve"> over time</w:t>
      </w:r>
      <w:r w:rsidR="008C2969" w:rsidRPr="00C038C3">
        <w:t xml:space="preserve"> (</w:t>
      </w:r>
      <w:r w:rsidR="005F42E3" w:rsidRPr="00C038C3">
        <w:rPr>
          <w:i/>
          <w:iCs/>
        </w:rPr>
        <w:t>SI Appendix</w:t>
      </w:r>
      <w:r w:rsidR="005F42E3" w:rsidRPr="00C038C3">
        <w:rPr>
          <w:color w:val="000000" w:themeColor="text1"/>
        </w:rPr>
        <w:t xml:space="preserve">, </w:t>
      </w:r>
      <w:r w:rsidR="008C2969" w:rsidRPr="00C038C3">
        <w:rPr>
          <w:color w:val="000000" w:themeColor="text1"/>
        </w:rPr>
        <w:t>Fig. S</w:t>
      </w:r>
      <w:r w:rsidR="00886D2A" w:rsidRPr="00C038C3">
        <w:rPr>
          <w:color w:val="000000" w:themeColor="text1"/>
        </w:rPr>
        <w:t>1</w:t>
      </w:r>
      <w:r w:rsidR="000709C7" w:rsidRPr="00C038C3">
        <w:rPr>
          <w:color w:val="000000" w:themeColor="text1"/>
        </w:rPr>
        <w:t>1</w:t>
      </w:r>
      <w:r w:rsidR="008C2969" w:rsidRPr="00C038C3">
        <w:rPr>
          <w:color w:val="000000" w:themeColor="text1"/>
        </w:rPr>
        <w:t>)</w:t>
      </w:r>
      <w:r w:rsidR="00483CD7" w:rsidRPr="00C038C3">
        <w:rPr>
          <w:color w:val="000000" w:themeColor="text1"/>
        </w:rPr>
        <w:t xml:space="preserve">. </w:t>
      </w:r>
      <w:commentRangeStart w:id="103"/>
      <w:r w:rsidR="00483CD7" w:rsidRPr="00C038C3">
        <w:rPr>
          <w:color w:val="000000" w:themeColor="text1"/>
        </w:rPr>
        <w:t xml:space="preserve">This means </w:t>
      </w:r>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commentRangeEnd w:id="103"/>
      <w:r w:rsidR="007611D2">
        <w:rPr>
          <w:rStyle w:val="CommentReference"/>
        </w:rPr>
        <w:commentReference w:id="103"/>
      </w:r>
    </w:p>
    <w:p w14:paraId="2CB344D7" w14:textId="59312BFE"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 xml:space="preserve">(east of Bornholm, south of Gotland and between </w:t>
      </w:r>
      <w:proofErr w:type="spellStart"/>
      <w:r w:rsidR="00002952" w:rsidRPr="00C038C3">
        <w:rPr>
          <w:color w:val="000000" w:themeColor="text1"/>
        </w:rPr>
        <w:t>Öland</w:t>
      </w:r>
      <w:proofErr w:type="spellEnd"/>
      <w:r w:rsidR="00002952" w:rsidRPr="00C038C3">
        <w:rPr>
          <w:color w:val="000000" w:themeColor="text1"/>
        </w:rPr>
        <w:t xml:space="preserve">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proofErr w:type="gramStart"/>
      <w:r w:rsidR="0058759B" w:rsidRPr="00C038C3">
        <w:rPr>
          <w:color w:val="000000" w:themeColor="text1"/>
        </w:rPr>
        <w:t>Fig</w:t>
      </w:r>
      <w:proofErr w:type="gramEnd"/>
      <w:r w:rsidR="0058759B" w:rsidRPr="00C038C3">
        <w:rPr>
          <w:color w:val="000000" w:themeColor="text1"/>
        </w:rPr>
        <w:t>. S</w:t>
      </w:r>
      <w:r w:rsidR="007278C8" w:rsidRPr="00C038C3">
        <w:rPr>
          <w:color w:val="000000" w:themeColor="text1"/>
        </w:rPr>
        <w:t>8, S10</w:t>
      </w:r>
      <w:r w:rsidR="000458DA" w:rsidRPr="00C038C3">
        <w:rPr>
          <w:color w:val="000000" w:themeColor="text1"/>
        </w:rPr>
        <w:t>)</w:t>
      </w:r>
      <w:r w:rsidR="007168C8" w:rsidRPr="00C038C3">
        <w:rPr>
          <w:color w:val="000000" w:themeColor="text1"/>
        </w:rPr>
        <w:t>.</w:t>
      </w:r>
    </w:p>
    <w:p w14:paraId="5FEA9A40" w14:textId="4376FE1B" w:rsidR="009E78DD" w:rsidRPr="00C038C3" w:rsidRDefault="001B67EF" w:rsidP="00552801">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 xml:space="preserve">temperature, </w:t>
      </w:r>
      <w:r w:rsidRPr="00C038C3">
        <w:t xml:space="preserve">oxygen, </w:t>
      </w:r>
      <w:r w:rsidR="00346960" w:rsidRPr="00C038C3">
        <w:t xml:space="preserve">the interaction between depth and temperature </w:t>
      </w:r>
      <w:r w:rsidR="009E1BBA" w:rsidRPr="00C038C3">
        <w:t xml:space="preserve">and </w:t>
      </w:r>
      <w:r w:rsidRPr="00C038C3">
        <w:t xml:space="preserve">sub-division level sprat abundance </w:t>
      </w:r>
      <w:r w:rsidR="009717B0" w:rsidRPr="00C038C3">
        <w:t>(Fig. 3)</w:t>
      </w:r>
      <w:r w:rsidR="00252967" w:rsidRPr="00C038C3">
        <w:t>.</w:t>
      </w:r>
      <w:r w:rsidR="00772D50" w:rsidRPr="00C038C3">
        <w:t xml:space="preserve"> D</w:t>
      </w:r>
      <w:r w:rsidRPr="00C038C3">
        <w:t>epth</w:t>
      </w:r>
      <w:r w:rsidR="00BF7E3D" w:rsidRPr="00C038C3">
        <w:t xml:space="preserve"> and cod density </w:t>
      </w:r>
      <w:r w:rsidR="00DA1CED" w:rsidRPr="00C038C3">
        <w:t xml:space="preserve">are </w:t>
      </w:r>
      <w:r w:rsidR="00BF7E3D" w:rsidRPr="00C038C3">
        <w:t xml:space="preserve">both </w:t>
      </w:r>
      <w:r w:rsidR="00DA1CED" w:rsidRPr="00C038C3">
        <w:t xml:space="preserve">negatively associated with </w:t>
      </w:r>
      <w:r w:rsidR="00177F2B" w:rsidRPr="00C038C3">
        <w:t>condition (</w:t>
      </w:r>
      <w:r w:rsidR="00DA1CED" w:rsidRPr="00C038C3">
        <w:t>weight</w:t>
      </w:r>
      <w:r w:rsidR="00177F2B" w:rsidRPr="00C038C3">
        <w:t>)</w:t>
      </w:r>
      <w:r w:rsidR="00DA1CED" w:rsidRPr="00C038C3">
        <w:t xml:space="preserve"> </w:t>
      </w:r>
      <w:r w:rsidR="00B62E10" w:rsidRPr="00C038C3">
        <w:t>(Fig. 3)</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AB4CDC" w:rsidRPr="00C038C3">
        <w:rPr>
          <w:color w:val="000000" w:themeColor="text1"/>
        </w:rPr>
        <w:t>9</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877F42" w:rsidRPr="00C038C3">
        <w:rPr>
          <w:color w:val="000000" w:themeColor="text1"/>
        </w:rPr>
        <w:t xml:space="preserve">However, </w:t>
      </w:r>
      <w:r w:rsidR="0039571E" w:rsidRPr="00C038C3">
        <w:rPr>
          <w:color w:val="000000" w:themeColor="text1"/>
        </w:rPr>
        <w:t xml:space="preserve">the magnitude of </w:t>
      </w:r>
      <w:r w:rsidR="00B25B68" w:rsidRPr="00C038C3">
        <w:rPr>
          <w:color w:val="000000" w:themeColor="text1"/>
        </w:rPr>
        <w:t xml:space="preserve">covariate </w:t>
      </w:r>
      <w:r w:rsidR="00D37635" w:rsidRPr="00C038C3">
        <w:rPr>
          <w:color w:val="000000" w:themeColor="text1"/>
        </w:rPr>
        <w:t>effect sizes</w:t>
      </w:r>
      <w:r w:rsidR="00904417" w:rsidRPr="00C038C3">
        <w:rPr>
          <w:color w:val="000000" w:themeColor="text1"/>
        </w:rPr>
        <w:t xml:space="preserve"> </w:t>
      </w:r>
      <w:r w:rsidR="00904417" w:rsidRPr="00C038C3">
        <w:t xml:space="preserve">is </w:t>
      </w:r>
      <w:r w:rsidR="00D37635" w:rsidRPr="00C038C3">
        <w:t xml:space="preserve">several </w:t>
      </w:r>
      <w:r w:rsidR="009D51A7" w:rsidRPr="00C038C3">
        <w:t>times</w:t>
      </w:r>
      <w:r w:rsidR="00D37635" w:rsidRPr="00C038C3">
        <w:t xml:space="preserve"> smaller than </w:t>
      </w:r>
      <w:r w:rsidR="002F1385" w:rsidRPr="00C038C3">
        <w:t>residual spatiotemporal and spatial variation</w:t>
      </w:r>
      <w:r w:rsidR="00F120C5" w:rsidRPr="00C038C3">
        <w:t xml:space="preserve">. This </w:t>
      </w:r>
      <w:r w:rsidR="00F50FCD" w:rsidRPr="00C038C3">
        <w:t>mean</w:t>
      </w:r>
      <w:r w:rsidR="00F120C5" w:rsidRPr="00C038C3">
        <w:t>s</w:t>
      </w:r>
      <w:r w:rsidR="00F50FCD" w:rsidRPr="00C038C3">
        <w:t xml:space="preserve"> </w:t>
      </w:r>
      <w:r w:rsidR="00F120C5" w:rsidRPr="00C038C3">
        <w:t xml:space="preserve">there is considerable variation in space, and </w:t>
      </w:r>
      <w:r w:rsidR="001B78B4" w:rsidRPr="00C038C3">
        <w:t>variation in space that changes through time, that the covariates cannot explain.</w:t>
      </w:r>
    </w:p>
    <w:p w14:paraId="1CD83A5D" w14:textId="6C517E71" w:rsidR="00FA2041" w:rsidRPr="00C038C3" w:rsidRDefault="008652F6" w:rsidP="00552801">
      <w:pPr>
        <w:spacing w:line="480" w:lineRule="auto"/>
        <w:ind w:firstLine="284"/>
        <w:contextualSpacing/>
        <w:mirrorIndents/>
        <w:jc w:val="both"/>
      </w:pPr>
      <w:r w:rsidRPr="00C038C3">
        <w:t>C</w:t>
      </w:r>
      <w:r w:rsidR="00145695" w:rsidRPr="00C038C3">
        <w:t xml:space="preserve">od </w:t>
      </w:r>
      <w:r w:rsidR="0013581A" w:rsidRPr="00C038C3">
        <w:t xml:space="preserve">at the end of the time series </w:t>
      </w:r>
      <w:r w:rsidR="00813707" w:rsidRPr="00C038C3">
        <w:t xml:space="preserve">are found in deeper </w:t>
      </w:r>
      <w:r w:rsidR="00274187" w:rsidRPr="00C038C3">
        <w:t>and less oxygenated areas (</w:t>
      </w:r>
      <w:commentRangeStart w:id="104"/>
      <w:r w:rsidR="00274187" w:rsidRPr="00C038C3">
        <w:t>Fig. 5</w:t>
      </w:r>
      <w:commentRangeEnd w:id="104"/>
      <w:r w:rsidR="00990F97">
        <w:rPr>
          <w:rStyle w:val="CommentReference"/>
        </w:rPr>
        <w:commentReference w:id="104"/>
      </w:r>
      <w:r w:rsidR="00274187" w:rsidRPr="00C038C3">
        <w:t>)</w:t>
      </w:r>
      <w:r w:rsidR="0002138D" w:rsidRPr="00C038C3">
        <w:t xml:space="preserve">. However, their contribution to the </w:t>
      </w:r>
      <w:r w:rsidR="00AD641F" w:rsidRPr="00C038C3">
        <w:t>decline over time</w:t>
      </w:r>
      <w:r w:rsidR="000A639B" w:rsidRPr="00C038C3">
        <w:t xml:space="preserve"> is likely quite minor</w:t>
      </w:r>
      <w:r w:rsidR="001F54E5" w:rsidRPr="00C038C3">
        <w:t xml:space="preserve">. For instance, </w:t>
      </w:r>
      <w:r w:rsidR="00EA6AE7" w:rsidRPr="00C038C3">
        <w:t>t</w:t>
      </w:r>
      <w:r w:rsidR="00F71A4A" w:rsidRPr="00C038C3">
        <w:t>he standardized effect size for o</w:t>
      </w:r>
      <w:r w:rsidR="00857314" w:rsidRPr="00C038C3">
        <w:t xml:space="preserve">xygen is </w:t>
      </w:r>
      <w:r w:rsidR="00600CCA" w:rsidRPr="00C038C3">
        <w:t>0.0044 [</w:t>
      </w:r>
      <w:r w:rsidR="002B5374" w:rsidRPr="00C038C3">
        <w:t xml:space="preserve">95% confidence interval: </w:t>
      </w:r>
      <w:r w:rsidR="00E9109E" w:rsidRPr="00C038C3">
        <w:t>0.00042, 0.0084</w:t>
      </w:r>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105"/>
      <w:commentRangeStart w:id="106"/>
      <w:r w:rsidR="00471717" w:rsidRPr="00C038C3">
        <w:t xml:space="preserve">log </w:t>
      </w:r>
      <w:commentRangeStart w:id="107"/>
      <w:commentRangeStart w:id="108"/>
      <w:r w:rsidR="00B31670" w:rsidRPr="00C038C3">
        <w:t>weight</w:t>
      </w:r>
      <w:commentRangeEnd w:id="107"/>
      <w:r w:rsidR="0059485B" w:rsidRPr="00C038C3">
        <w:rPr>
          <w:rStyle w:val="CommentReference"/>
        </w:rPr>
        <w:commentReference w:id="107"/>
      </w:r>
      <w:commentRangeEnd w:id="108"/>
      <w:r w:rsidR="00FC0154" w:rsidRPr="00C038C3">
        <w:rPr>
          <w:rStyle w:val="CommentReference"/>
        </w:rPr>
        <w:commentReference w:id="108"/>
      </w:r>
      <w:r w:rsidR="00B31670" w:rsidRPr="00C038C3">
        <w:t xml:space="preserve"> increases by </w:t>
      </w:r>
      <w:r w:rsidR="004B5771" w:rsidRPr="00C038C3">
        <w:t>0.44</w:t>
      </w:r>
      <w:r w:rsidR="00B31670" w:rsidRPr="00C038C3">
        <w:t>%</w:t>
      </w:r>
      <w:commentRangeEnd w:id="105"/>
      <w:r w:rsidR="00150557" w:rsidRPr="00C038C3">
        <w:rPr>
          <w:rStyle w:val="CommentReference"/>
        </w:rPr>
        <w:commentReference w:id="105"/>
      </w:r>
      <w:commentRangeEnd w:id="106"/>
      <w:r w:rsidR="00D649B9" w:rsidRPr="00C038C3">
        <w:rPr>
          <w:rStyle w:val="CommentReference"/>
        </w:rPr>
        <w:commentReference w:id="106"/>
      </w:r>
      <w:r w:rsidR="00B31670" w:rsidRPr="00C038C3">
        <w:t xml:space="preserve">. </w:t>
      </w:r>
      <w:r w:rsidR="00D2662D" w:rsidRPr="00C038C3">
        <w:t>As a comparison, t</w:t>
      </w:r>
      <w:r w:rsidR="007A6A37" w:rsidRPr="00C038C3">
        <w:t xml:space="preserve">he average oxygen </w:t>
      </w:r>
      <w:r w:rsidR="007A6A37" w:rsidRPr="00C038C3">
        <w:lastRenderedPageBreak/>
        <w:t xml:space="preserve">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A63329" w:rsidRPr="00C038C3">
        <w:t>5C-D</w:t>
      </w:r>
      <w:r w:rsidR="00AF57A4" w:rsidRPr="00C038C3">
        <w:t>)</w:t>
      </w:r>
      <w:r w:rsidR="00E1313C" w:rsidRPr="00C038C3">
        <w:t>, which is less than half a standard deviation</w:t>
      </w:r>
      <w:r w:rsidR="008B7214" w:rsidRPr="00C038C3">
        <w:t xml:space="preserve">. </w:t>
      </w:r>
      <w:r w:rsidR="00FD31C4" w:rsidRPr="00C038C3">
        <w:t xml:space="preserve">Since cod are not evenly distributed in space, we </w:t>
      </w:r>
      <w:commentRangeStart w:id="109"/>
      <w:r w:rsidR="00FD31C4" w:rsidRPr="00C038C3">
        <w:t xml:space="preserve">also </w:t>
      </w:r>
      <w:commentRangeEnd w:id="109"/>
      <w:r w:rsidR="003B7294">
        <w:rPr>
          <w:rStyle w:val="CommentReference"/>
        </w:rPr>
        <w:commentReference w:id="109"/>
      </w:r>
      <w:r w:rsidR="00FD31C4" w:rsidRPr="00C038C3">
        <w:t>calculated t</w:t>
      </w:r>
      <w:r w:rsidR="00B243C7" w:rsidRPr="00C038C3">
        <w:t xml:space="preserve">he biomass-weighted median oxygen concentration </w:t>
      </w:r>
      <w:r w:rsidR="0012688C" w:rsidRPr="00C038C3">
        <w:t>for cod</w:t>
      </w:r>
      <w:r w:rsidR="006F53B7" w:rsidRPr="00C038C3">
        <w:t xml:space="preserve"> </w:t>
      </w:r>
      <w:r w:rsidR="00562115" w:rsidRPr="00C038C3">
        <w:t>(</w:t>
      </w:r>
      <w:r w:rsidR="006F53B7" w:rsidRPr="00C038C3">
        <w:t>Fig. 4-</w:t>
      </w:r>
      <w:r w:rsidR="00703ABD" w:rsidRPr="00C038C3">
        <w:t>5C-D</w:t>
      </w:r>
      <w:r w:rsidR="00B955DF" w:rsidRPr="00C038C3">
        <w:t>)</w:t>
      </w:r>
      <w:r w:rsidR="00C667F9" w:rsidRPr="00C038C3">
        <w:t xml:space="preserve">. </w:t>
      </w:r>
      <w:r w:rsidR="00152ED1" w:rsidRPr="00C038C3">
        <w:t xml:space="preserve">The mean </w:t>
      </w:r>
      <w:r w:rsidR="00166A15" w:rsidRPr="00C038C3">
        <w:t xml:space="preserve">oxygen </w:t>
      </w:r>
      <w:r w:rsidR="00BE7843" w:rsidRPr="00C038C3">
        <w:t xml:space="preserve">concentration experienced by cod </w:t>
      </w:r>
      <w:r w:rsidR="00166A15" w:rsidRPr="00C038C3">
        <w:t xml:space="preserve">was not only considerably larger than the average in the environment, </w:t>
      </w:r>
      <w:r w:rsidR="00C23008" w:rsidRPr="00C038C3">
        <w:t>but it</w:t>
      </w:r>
      <w:r w:rsidR="00166A15" w:rsidRPr="00C038C3">
        <w:t xml:space="preserve"> also </w:t>
      </w:r>
      <w:r w:rsidR="009A01C7" w:rsidRPr="00C038C3">
        <w:t>decline</w:t>
      </w:r>
      <w:r w:rsidR="00A114DB" w:rsidRPr="00C038C3">
        <w:t>d</w:t>
      </w:r>
      <w:r w:rsidR="009A01C7" w:rsidRPr="00C038C3">
        <w:t xml:space="preserve"> more </w:t>
      </w:r>
      <w:r w:rsidR="00166A15" w:rsidRPr="00C038C3">
        <w:t>continuously</w:t>
      </w:r>
      <w:r w:rsidR="001430DF" w:rsidRPr="00C038C3">
        <w:t xml:space="preserve"> than in the environment</w:t>
      </w:r>
      <w:r w:rsidR="009A01C7" w:rsidRPr="00C038C3">
        <w:t xml:space="preserve">, with approximately 1 </w:t>
      </w:r>
      <w:r w:rsidR="00760A3C" w:rsidRPr="00C038C3">
        <w:rPr>
          <w:iCs/>
        </w:rPr>
        <w:t>ml/L</w:t>
      </w:r>
      <w:r w:rsidR="00BC6A75" w:rsidRPr="00C038C3">
        <w:rPr>
          <w:iCs/>
        </w:rPr>
        <w:t xml:space="preserve"> between </w:t>
      </w:r>
      <w:r w:rsidR="00113938" w:rsidRPr="00C038C3">
        <w:t>1993 and 2019</w:t>
      </w:r>
      <w:r w:rsidR="00DE1AD3" w:rsidRPr="00C038C3">
        <w:t xml:space="preserve"> (Fig. 5C-D).</w:t>
      </w:r>
      <w:r w:rsidR="005F6C13" w:rsidRPr="00C038C3">
        <w:t xml:space="preserve"> Still, </w:t>
      </w:r>
      <w:r w:rsidR="00534469" w:rsidRPr="00C038C3">
        <w:t xml:space="preserve">the contribution to the </w:t>
      </w:r>
      <w:commentRangeStart w:id="110"/>
      <w:r w:rsidR="00065488" w:rsidRPr="00C038C3">
        <w:t>3.</w:t>
      </w:r>
      <w:r w:rsidR="00AD3E99" w:rsidRPr="00C038C3">
        <w:t>3</w:t>
      </w:r>
      <w:r w:rsidR="00534469" w:rsidRPr="00C038C3">
        <w:t xml:space="preserve">% decline in the </w:t>
      </w:r>
      <m:oMath>
        <m:r>
          <m:rPr>
            <m:sty m:val="p"/>
          </m:rPr>
          <w:rPr>
            <w:rFonts w:ascii="Cambria Math" w:hAnsi="Cambria Math"/>
          </w:rPr>
          <m:t>log</m:t>
        </m:r>
      </m:oMath>
      <w:r w:rsidR="00534469" w:rsidRPr="00C038C3">
        <w:t xml:space="preserve"> condition factor </w:t>
      </w:r>
      <w:commentRangeEnd w:id="110"/>
      <w:r w:rsidR="003B7294">
        <w:rPr>
          <w:rStyle w:val="CommentReference"/>
        </w:rPr>
        <w:commentReference w:id="110"/>
      </w:r>
      <w:r w:rsidR="00534469" w:rsidRPr="00C038C3">
        <w:t>is likely minor</w:t>
      </w:r>
      <w:r w:rsidR="008053FD" w:rsidRPr="00C038C3">
        <w:t xml:space="preserve">, as </w:t>
      </w:r>
      <w:r w:rsidR="003D32AC" w:rsidRPr="00C038C3">
        <w:t>the change in experienced oxygen</w:t>
      </w:r>
      <w:r w:rsidR="00A6307E" w:rsidRPr="00C038C3">
        <w:t xml:space="preserve"> only corresponds to a </w:t>
      </w:r>
      <w:r w:rsidR="00BA0609" w:rsidRPr="00C038C3">
        <w:t xml:space="preserve">change </w:t>
      </w:r>
      <w:r w:rsidR="00967CBE" w:rsidRPr="00C038C3">
        <w:t xml:space="preserve">that is slightly larger than half a </w:t>
      </w:r>
      <w:r w:rsidR="00EB2C82" w:rsidRPr="00C038C3">
        <w:t>standard deviation</w:t>
      </w:r>
      <w:r w:rsidR="002E3DF9" w:rsidRPr="00C038C3">
        <w:t xml:space="preserve"> in change</w:t>
      </w:r>
      <w:r w:rsidR="001F58A4" w:rsidRPr="00C038C3">
        <w:t xml:space="preserve">, and oxygen trends vary in space </w:t>
      </w:r>
      <w:r w:rsidR="00E93EA3" w:rsidRPr="00C038C3">
        <w:t>whereas</w:t>
      </w:r>
      <w:r w:rsidR="001F58A4" w:rsidRPr="00C038C3">
        <w:t xml:space="preserve"> condition declined everywhere</w:t>
      </w:r>
      <w:r w:rsidR="00BB3FA4" w:rsidRPr="00C038C3">
        <w:t xml:space="preserve"> </w:t>
      </w:r>
      <w:r w:rsidR="00567BE1" w:rsidRPr="00C038C3">
        <w:t>(</w:t>
      </w:r>
      <w:r w:rsidR="002C7FAA" w:rsidRPr="00C038C3">
        <w:rPr>
          <w:i/>
          <w:iCs/>
          <w:color w:val="000000" w:themeColor="text1"/>
        </w:rPr>
        <w:t>SI Appendix</w:t>
      </w:r>
      <w:r w:rsidR="002C7FAA" w:rsidRPr="00C038C3">
        <w:rPr>
          <w:color w:val="000000" w:themeColor="text1"/>
        </w:rPr>
        <w:t>, Fig. S</w:t>
      </w:r>
      <w:r w:rsidR="00E839A0" w:rsidRPr="00C038C3">
        <w:rPr>
          <w:color w:val="000000" w:themeColor="text1"/>
        </w:rPr>
        <w:t>10</w:t>
      </w:r>
      <w:r w:rsidR="00E839A0" w:rsidRPr="00C038C3">
        <w:rPr>
          <w:color w:val="000000" w:themeColor="text1"/>
          <w:highlight w:val="yellow"/>
        </w:rPr>
        <w:t>, SX</w:t>
      </w:r>
      <w:r w:rsidR="00567BE1" w:rsidRPr="00C038C3">
        <w:rPr>
          <w:color w:val="000000" w:themeColor="text1"/>
        </w:rPr>
        <w:t>)</w:t>
      </w:r>
      <w:r w:rsidR="001F58A4" w:rsidRPr="00C038C3">
        <w:t xml:space="preserve">. </w:t>
      </w:r>
      <w:r w:rsidR="00DB05F9" w:rsidRPr="00C038C3">
        <w:t>This is comparable to the change in depth distribution, which is likely contributing to the change in experience oxygen</w:t>
      </w:r>
      <w:r w:rsidR="005F0848" w:rsidRPr="00C038C3">
        <w:t xml:space="preserve"> (</w:t>
      </w:r>
      <w:r w:rsidR="003B4DBF" w:rsidRPr="00C038C3">
        <w:t xml:space="preserve">the median density-weighted depth </w:t>
      </w:r>
      <w:r w:rsidR="00FE7CA4" w:rsidRPr="00C038C3">
        <w:t>changed from 40 m in 1993 to</w:t>
      </w:r>
      <w:r w:rsidR="00B75FC3" w:rsidRPr="00C038C3">
        <w:t xml:space="preserve"> </w:t>
      </w:r>
      <w:r w:rsidR="006C3587" w:rsidRPr="00C038C3">
        <w:t>4</w:t>
      </w:r>
      <w:r w:rsidR="004901CE" w:rsidRPr="00C038C3">
        <w:t>5</w:t>
      </w:r>
      <w:r w:rsidR="008A766B" w:rsidRPr="00C038C3">
        <w:t xml:space="preserve"> </w:t>
      </w:r>
      <w:r w:rsidR="00B75FC3" w:rsidRPr="00C038C3">
        <w:t>m in 2019</w:t>
      </w:r>
      <w:r w:rsidR="00AD3DFC" w:rsidRPr="00C038C3">
        <w:t>.</w:t>
      </w:r>
      <w:r w:rsidR="00B34914" w:rsidRPr="00C038C3">
        <w:t xml:space="preserve"> Between these depths, </w:t>
      </w:r>
      <w:r w:rsidR="00A23319" w:rsidRPr="00C038C3">
        <w:t xml:space="preserve">the difference in </w:t>
      </w:r>
      <w:r w:rsidR="004C19E5" w:rsidRPr="00C038C3">
        <w:t xml:space="preserve">average </w:t>
      </w:r>
      <w:r w:rsidR="00A23319" w:rsidRPr="00C038C3">
        <w:t xml:space="preserve">oxygen concentration is </w:t>
      </w:r>
      <w:r w:rsidR="00BC1FD7" w:rsidRPr="00C038C3">
        <w:t xml:space="preserve">approximately </w:t>
      </w:r>
      <w:r w:rsidR="00214BE5" w:rsidRPr="00C038C3">
        <w:t>-</w:t>
      </w:r>
      <w:r w:rsidR="00B75FC3" w:rsidRPr="00C038C3">
        <w:t>0.</w:t>
      </w:r>
      <w:r w:rsidR="00214BE5" w:rsidRPr="00C038C3">
        <w:t>25</w:t>
      </w:r>
      <w:r w:rsidR="00B75FC3" w:rsidRPr="00C038C3">
        <w:t xml:space="preserve"> </w:t>
      </w:r>
      <w:r w:rsidR="00B2434D" w:rsidRPr="00C038C3">
        <w:t>ml/L</w:t>
      </w:r>
      <w:r w:rsidR="00250E08" w:rsidRPr="00C038C3">
        <w:t>)</w:t>
      </w:r>
      <w:r w:rsidR="00B75FC3" w:rsidRPr="00C038C3">
        <w:t xml:space="preserve">. </w:t>
      </w:r>
      <w:r w:rsidR="00A45FD4" w:rsidRPr="00C038C3">
        <w:t>The effect size of depth is -0.02</w:t>
      </w:r>
      <w:r w:rsidR="00505581" w:rsidRPr="00C038C3">
        <w:t xml:space="preserve">, corresponding to </w:t>
      </w:r>
      <w:r w:rsidR="00515AC6" w:rsidRPr="00C038C3">
        <w:t xml:space="preserve">a change in </w:t>
      </w:r>
      <w:r w:rsidR="003C471E" w:rsidRPr="00C038C3">
        <w:t xml:space="preserve">-2% </w:t>
      </w:r>
      <w:r w:rsidR="007748F4" w:rsidRPr="00C038C3">
        <w:t xml:space="preserve">when depth increase with a </w:t>
      </w:r>
      <w:r w:rsidR="003C471E" w:rsidRPr="00C038C3">
        <w:t xml:space="preserve">standard deviation </w:t>
      </w:r>
      <w:r w:rsidR="00514B3A" w:rsidRPr="00C038C3">
        <w:t>(</w:t>
      </w:r>
      <w:r w:rsidR="008864F6" w:rsidRPr="00C038C3">
        <w:t>22</w:t>
      </w:r>
      <w:r w:rsidR="006F1698" w:rsidRPr="00C038C3">
        <w:t xml:space="preserve"> m</w:t>
      </w:r>
      <w:r w:rsidR="00486524" w:rsidRPr="00C038C3">
        <w:t xml:space="preserve">, </w:t>
      </w:r>
      <w:r w:rsidR="00096C3D" w:rsidRPr="00C038C3">
        <w:t xml:space="preserve">which can be </w:t>
      </w:r>
      <w:r w:rsidR="00486524" w:rsidRPr="00C038C3">
        <w:t>compared to the median increase in depth of 5 m</w:t>
      </w:r>
      <w:r w:rsidR="00514B3A" w:rsidRPr="00C038C3">
        <w:t>)</w:t>
      </w:r>
      <w:r w:rsidR="00085B66" w:rsidRPr="00C038C3">
        <w:t>.</w:t>
      </w:r>
      <w:r w:rsidR="008C166F" w:rsidRPr="00C038C3">
        <w:t xml:space="preserve"> </w:t>
      </w:r>
      <w:r w:rsidR="00392ED4" w:rsidRPr="00C038C3">
        <w:t xml:space="preserve">Temperature is positively related to condition (Fig. 3), and this is likely a spatial (rather than temporal) effect, reflecting higher body condition in shallower and warmer waters. </w:t>
      </w:r>
      <w:commentRangeStart w:id="111"/>
      <w:r w:rsidR="008C166F" w:rsidRPr="00C038C3">
        <w:t xml:space="preserve">Hence, </w:t>
      </w:r>
      <w:r w:rsidR="00D41230" w:rsidRPr="00C038C3">
        <w:t xml:space="preserve">there is probably limited support for covariates </w:t>
      </w:r>
      <w:r w:rsidR="008314C9" w:rsidRPr="00C038C3">
        <w:t>to explain</w:t>
      </w:r>
      <w:r w:rsidR="008F405C" w:rsidRPr="00C038C3">
        <w:t xml:space="preserve"> the change over time</w:t>
      </w:r>
      <w:r w:rsidR="00626357" w:rsidRPr="00C038C3">
        <w:t>, as opposed to e.g.</w:t>
      </w:r>
      <w:r w:rsidR="001D1AA1" w:rsidRPr="00C038C3">
        <w:t>,</w:t>
      </w:r>
      <w:r w:rsidR="00626357" w:rsidRPr="00C038C3">
        <w:t xml:space="preserve"> over space </w:t>
      </w:r>
      <w:commentRangeEnd w:id="111"/>
      <w:r w:rsidR="00201B60">
        <w:rPr>
          <w:rStyle w:val="CommentReference"/>
        </w:rPr>
        <w:commentReference w:id="111"/>
      </w:r>
      <w:r w:rsidR="00626357" w:rsidRPr="00C038C3">
        <w:t>(</w:t>
      </w:r>
      <w:r w:rsidR="003B7788" w:rsidRPr="00C038C3">
        <w:t>the 1</w:t>
      </w:r>
      <w:r w:rsidR="003B7788" w:rsidRPr="00C038C3">
        <w:rPr>
          <w:vertAlign w:val="superscript"/>
        </w:rPr>
        <w:t>st</w:t>
      </w:r>
      <w:r w:rsidR="003B7788" w:rsidRPr="00C038C3">
        <w:t xml:space="preserve"> and 9</w:t>
      </w:r>
      <w:r w:rsidR="003B7788" w:rsidRPr="00C038C3">
        <w:rPr>
          <w:vertAlign w:val="superscript"/>
        </w:rPr>
        <w:t>th</w:t>
      </w:r>
      <w:r w:rsidR="003B7788" w:rsidRPr="00C038C3">
        <w:t xml:space="preserve"> density-weighted decile of depth and oxygen </w:t>
      </w:r>
      <w:r w:rsidR="00CC2D7C" w:rsidRPr="00C038C3">
        <w:t xml:space="preserve">are </w:t>
      </w:r>
      <w:r w:rsidR="00F8297C" w:rsidRPr="00C038C3">
        <w:t>approximately 20 and 85, and 3.8 and 7.5, respectively</w:t>
      </w:r>
      <w:r w:rsidR="0039276C" w:rsidRPr="00C038C3">
        <w:t xml:space="preserve"> – </w:t>
      </w:r>
      <w:r w:rsidR="004E78D5" w:rsidRPr="00C038C3">
        <w:t>which are considerably larger ranges than the change over time</w:t>
      </w:r>
      <w:r w:rsidR="00DB6E40" w:rsidRPr="00C038C3">
        <w:t>)</w:t>
      </w:r>
      <w:r w:rsidR="00F8297C" w:rsidRPr="00C038C3">
        <w:t>.</w:t>
      </w:r>
    </w:p>
    <w:p w14:paraId="2977CE03" w14:textId="0C84EF6F" w:rsidR="0068088F" w:rsidRPr="00C038C3" w:rsidRDefault="00E253ED" w:rsidP="00552801">
      <w:pPr>
        <w:spacing w:line="480" w:lineRule="auto"/>
        <w:ind w:firstLine="284"/>
        <w:contextualSpacing/>
        <w:mirrorIndents/>
        <w:jc w:val="both"/>
      </w:pPr>
      <w:r w:rsidRPr="00C038C3">
        <w:t>The local (haul-level)</w:t>
      </w:r>
      <w:r w:rsidR="00A22608" w:rsidRPr="00C038C3">
        <w:t xml:space="preserve"> </w:t>
      </w:r>
      <w:r w:rsidRPr="00C038C3">
        <w:t xml:space="preserve">density </w:t>
      </w:r>
      <w:r w:rsidR="007D5520" w:rsidRPr="00C038C3">
        <w:t xml:space="preserve">flounder and the sub-division abundance of </w:t>
      </w:r>
      <w:r w:rsidR="00C846BC" w:rsidRPr="00C038C3">
        <w:t>herring did not have any effects on the weight of cod</w:t>
      </w:r>
      <w:r w:rsidR="00A21F40" w:rsidRPr="00C038C3">
        <w:t xml:space="preserve">. </w:t>
      </w:r>
      <w:r w:rsidR="00087459" w:rsidRPr="00C038C3">
        <w:t>Sub-division abundance of s</w:t>
      </w:r>
      <w:r w:rsidR="00A21F40" w:rsidRPr="00C038C3">
        <w:t xml:space="preserve">prat </w:t>
      </w:r>
      <w:r w:rsidR="00881634" w:rsidRPr="00C038C3">
        <w:t xml:space="preserve">abundance </w:t>
      </w:r>
      <w:r w:rsidR="00F97DAC" w:rsidRPr="00C038C3">
        <w:t xml:space="preserve">had a slightly </w:t>
      </w:r>
      <w:proofErr w:type="gramStart"/>
      <w:r w:rsidR="00F97DAC" w:rsidRPr="00C038C3">
        <w:t>more clear</w:t>
      </w:r>
      <w:proofErr w:type="gramEnd"/>
      <w:r w:rsidR="00C07C69" w:rsidRPr="00C038C3">
        <w:t xml:space="preserve">, </w:t>
      </w:r>
      <w:r w:rsidR="00444441" w:rsidRPr="00C038C3">
        <w:t xml:space="preserve">positive </w:t>
      </w:r>
      <w:r w:rsidR="00F97DAC" w:rsidRPr="00C038C3">
        <w:t xml:space="preserve">effect </w:t>
      </w:r>
      <w:r w:rsidR="00F34F01" w:rsidRPr="00C038C3">
        <w:t xml:space="preserve">than flounder and sprat, </w:t>
      </w:r>
      <w:commentRangeStart w:id="112"/>
      <w:r w:rsidR="00F34F01" w:rsidRPr="00C038C3">
        <w:t xml:space="preserve">but it is still a small effect </w:t>
      </w:r>
      <w:r w:rsidR="00F97DAC" w:rsidRPr="00C038C3">
        <w:t>(</w:t>
      </w:r>
      <w:r w:rsidR="00AF1ED7" w:rsidRPr="00C038C3">
        <w:t>0</w:t>
      </w:r>
      <w:commentRangeEnd w:id="112"/>
      <w:r w:rsidR="003B7294">
        <w:rPr>
          <w:rStyle w:val="CommentReference"/>
        </w:rPr>
        <w:commentReference w:id="112"/>
      </w:r>
      <w:r w:rsidR="00AF1ED7" w:rsidRPr="00C038C3">
        <w:t>.003 [95% confidence interval</w:t>
      </w:r>
      <w:r w:rsidR="00FB787E" w:rsidRPr="00C038C3">
        <w:t xml:space="preserve">: </w:t>
      </w:r>
      <w:r w:rsidR="00AF1ED7" w:rsidRPr="00C038C3">
        <w:t>-0.0012, 0.0083])</w:t>
      </w:r>
      <w:r w:rsidR="002C1F98" w:rsidRPr="00C038C3">
        <w:t xml:space="preserve">. </w:t>
      </w:r>
      <w:r w:rsidR="00847976" w:rsidRPr="00C038C3">
        <w:t xml:space="preserve">To estimate </w:t>
      </w:r>
      <w:r w:rsidR="00D30690" w:rsidRPr="00C038C3">
        <w:t>body condition</w:t>
      </w:r>
      <w:r w:rsidR="00956E48" w:rsidRPr="00C038C3">
        <w:t xml:space="preserve"> without </w:t>
      </w:r>
      <w:r w:rsidR="002204C7" w:rsidRPr="00C038C3">
        <w:t xml:space="preserve">it scaling </w:t>
      </w:r>
      <w:r w:rsidR="002204C7" w:rsidRPr="00C038C3">
        <w:lastRenderedPageBreak/>
        <w:t xml:space="preserve">with length, </w:t>
      </w:r>
      <w:r w:rsidR="00956E48" w:rsidRPr="00C038C3">
        <w:t xml:space="preserve">we </w:t>
      </w:r>
      <w:r w:rsidR="0024202F" w:rsidRPr="00C038C3">
        <w:t xml:space="preserve">first estimated </w:t>
      </w:r>
      <w:r w:rsidR="00956E48" w:rsidRPr="00C038C3">
        <w:t>empirical weight-length relationships</w:t>
      </w:r>
      <w:r w:rsidR="0000003C" w:rsidRPr="00C038C3">
        <w:t xml:space="preserve"> using the </w:t>
      </w:r>
      <w:r w:rsidR="0041568A" w:rsidRPr="00C038C3">
        <w:t xml:space="preserve">whole size-range of the cod population. </w:t>
      </w:r>
      <w:r w:rsidR="003A2585" w:rsidRPr="00C038C3">
        <w:t xml:space="preserve">However, the covariates related to competition or food availability (such as cod and flounder density, or sprat and </w:t>
      </w:r>
      <w:r w:rsidR="00FA144E" w:rsidRPr="00C038C3">
        <w:t>herring</w:t>
      </w:r>
      <w:r w:rsidR="003A2585" w:rsidRPr="00C038C3">
        <w:t xml:space="preserve"> abundance)</w:t>
      </w:r>
      <w:r w:rsidR="00FA144E" w:rsidRPr="00C038C3">
        <w:t xml:space="preserve"> are likely mostly important for specific size-ranges of the cod population</w:t>
      </w:r>
      <w:r w:rsidR="003B22D7" w:rsidRPr="00C038C3">
        <w:t>, rather than all sizes of cod</w:t>
      </w:r>
      <w:r w:rsidR="00E276F0" w:rsidRPr="00C038C3">
        <w:t>.</w:t>
      </w:r>
      <w:r w:rsidR="00180F32" w:rsidRPr="00C038C3">
        <w:t xml:space="preserve"> </w:t>
      </w:r>
      <w:r w:rsidR="00EA5AB4" w:rsidRPr="00C038C3">
        <w:t xml:space="preserve">Therefore, we also </w:t>
      </w:r>
      <w:r w:rsidR="0004486B" w:rsidRPr="00C038C3">
        <w:t xml:space="preserve">fit the same condition model </w:t>
      </w:r>
      <w:r w:rsidR="00015850" w:rsidRPr="00C038C3">
        <w:t xml:space="preserve">to cod above </w:t>
      </w:r>
      <w:r w:rsidR="003437E3" w:rsidRPr="00C038C3">
        <w:t>and</w:t>
      </w:r>
      <w:r w:rsidR="00015850" w:rsidRPr="00C038C3">
        <w:t xml:space="preserve"> below </w:t>
      </w:r>
      <w:r w:rsidR="006D7426" w:rsidRPr="00C038C3">
        <w:t>30 cm</w:t>
      </w:r>
      <w:r w:rsidR="00903583" w:rsidRPr="00C038C3">
        <w:t xml:space="preserve"> (where cod below 30 cm are more likely to compete with flounder</w:t>
      </w:r>
      <w:r w:rsidR="0062608F" w:rsidRPr="00C038C3">
        <w:t xml:space="preserve"> and other cod</w:t>
      </w:r>
      <w:r w:rsidR="00903583" w:rsidRPr="00C038C3">
        <w:t xml:space="preserve"> for benthic resources</w:t>
      </w:r>
      <w:r w:rsidR="00171F70" w:rsidRPr="00C038C3">
        <w:t xml:space="preserve"> </w:t>
      </w:r>
      <w:r w:rsidR="0081301A" w:rsidRPr="00C038C3">
        <w:fldChar w:fldCharType="begin"/>
      </w:r>
      <w:r w:rsidR="0081301A" w:rsidRPr="00C038C3">
        <w:instrText xml:space="preserve"> ADDIN ZOTERO_ITEM CSL_CITATION {"citationID":"AvjOKdYe","properties":{"formattedCitation":"(Haase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81301A" w:rsidRPr="00C038C3">
        <w:fldChar w:fldCharType="separate"/>
      </w:r>
      <w:r w:rsidR="0081301A" w:rsidRPr="00C038C3">
        <w:t xml:space="preserve">(Haase </w:t>
      </w:r>
      <w:r w:rsidR="0081301A" w:rsidRPr="00C038C3">
        <w:rPr>
          <w:i/>
          <w:iCs/>
        </w:rPr>
        <w:t>et al.</w:t>
      </w:r>
      <w:r w:rsidR="0081301A" w:rsidRPr="00C038C3">
        <w:t>, 2020)</w:t>
      </w:r>
      <w:r w:rsidR="0081301A" w:rsidRPr="00C038C3">
        <w:fldChar w:fldCharType="end"/>
      </w:r>
      <w:r w:rsidR="00903583" w:rsidRPr="00C038C3">
        <w:t>, and cod above 30 are</w:t>
      </w:r>
      <w:r w:rsidR="006D7426" w:rsidRPr="00C038C3">
        <w:t xml:space="preserve"> able to feed on the entire </w:t>
      </w:r>
      <w:r w:rsidR="00663FC0" w:rsidRPr="00C038C3">
        <w:t>size-distribution of the herring</w:t>
      </w:r>
      <w:r w:rsidR="00455A54" w:rsidRPr="00C038C3">
        <w:t xml:space="preserve"> </w:t>
      </w:r>
      <w:r w:rsidR="00671C00" w:rsidRPr="00C038C3">
        <w:fldChar w:fldCharType="begin"/>
      </w:r>
      <w:r w:rsidR="00671C00" w:rsidRPr="00C038C3">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sidRPr="00C038C3">
        <w:fldChar w:fldCharType="separate"/>
      </w:r>
      <w:r w:rsidR="00671C00" w:rsidRPr="00C038C3">
        <w:t xml:space="preserve">(Niiranen </w:t>
      </w:r>
      <w:r w:rsidR="00671C00" w:rsidRPr="00C038C3">
        <w:rPr>
          <w:i/>
          <w:iCs/>
        </w:rPr>
        <w:t>et al.</w:t>
      </w:r>
      <w:r w:rsidR="00671C00" w:rsidRPr="00C038C3">
        <w:t>, 2019)</w:t>
      </w:r>
      <w:r w:rsidR="00671C00" w:rsidRPr="00C038C3">
        <w:fldChar w:fldCharType="end"/>
      </w:r>
      <w:r w:rsidR="00955403" w:rsidRPr="00C038C3">
        <w:t xml:space="preserve"> (</w:t>
      </w:r>
      <w:commentRangeStart w:id="113"/>
      <w:r w:rsidR="00955403" w:rsidRPr="00C038C3">
        <w:rPr>
          <w:i/>
          <w:iCs/>
          <w:color w:val="000000" w:themeColor="text1"/>
          <w:highlight w:val="yellow"/>
        </w:rPr>
        <w:t>SI Appendix</w:t>
      </w:r>
      <w:r w:rsidR="00955403" w:rsidRPr="00C038C3">
        <w:rPr>
          <w:color w:val="000000" w:themeColor="text1"/>
          <w:highlight w:val="yellow"/>
        </w:rPr>
        <w:t>, Fig. SX</w:t>
      </w:r>
      <w:commentRangeEnd w:id="113"/>
      <w:r w:rsidR="00E500CE" w:rsidRPr="00C038C3">
        <w:rPr>
          <w:rStyle w:val="CommentReference"/>
          <w:color w:val="000000" w:themeColor="text1"/>
          <w:highlight w:val="yellow"/>
        </w:rPr>
        <w:commentReference w:id="113"/>
      </w:r>
      <w:r w:rsidR="00955403" w:rsidRPr="00C038C3">
        <w:t xml:space="preserve">).  These results </w:t>
      </w:r>
      <w:r w:rsidR="00447EC8" w:rsidRPr="00C038C3">
        <w:t xml:space="preserve">showed that the </w:t>
      </w:r>
      <w:r w:rsidR="00F36251" w:rsidRPr="00C038C3">
        <w:t xml:space="preserve">neither the </w:t>
      </w:r>
      <w:r w:rsidR="00447EC8" w:rsidRPr="00C038C3">
        <w:t xml:space="preserve">parameter estimates </w:t>
      </w:r>
      <w:r w:rsidR="00B1734E" w:rsidRPr="00C038C3">
        <w:t xml:space="preserve">nor </w:t>
      </w:r>
      <w:r w:rsidR="000050FB" w:rsidRPr="00C038C3">
        <w:t xml:space="preserve">the trends over time </w:t>
      </w:r>
      <w:r w:rsidR="00447EC8" w:rsidRPr="00C038C3">
        <w:t>change</w:t>
      </w:r>
      <w:r w:rsidR="000050FB" w:rsidRPr="00C038C3">
        <w:t>d</w:t>
      </w:r>
      <w:r w:rsidR="00EA6D35" w:rsidRPr="00C038C3">
        <w:t xml:space="preserve"> drastically</w:t>
      </w:r>
      <w:r w:rsidR="00653284" w:rsidRPr="00C038C3">
        <w:t>.</w:t>
      </w:r>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1B487F1F"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CDCAEF" w:rsidR="00A06E13" w:rsidRPr="00C038C3" w:rsidRDefault="00C72907" w:rsidP="00552801">
      <w:pPr>
        <w:spacing w:line="480" w:lineRule="auto"/>
        <w:contextualSpacing/>
        <w:mirrorIndents/>
        <w:jc w:val="both"/>
      </w:pPr>
      <w:r w:rsidRPr="00C038C3">
        <w:t xml:space="preserve">Using a </w:t>
      </w:r>
      <w:r w:rsidR="00AA3680" w:rsidRPr="00C038C3">
        <w:t xml:space="preserve">fine-scale spatiotemporal </w:t>
      </w:r>
      <w:r w:rsidR="0078349B" w:rsidRPr="00C038C3">
        <w:t xml:space="preserve">condition </w:t>
      </w:r>
      <w:r w:rsidRPr="00C038C3">
        <w:t xml:space="preserve">model, we show that the </w:t>
      </w:r>
      <w:r w:rsidR="001B2620" w:rsidRPr="00C038C3">
        <w:t>weight given its length</w:t>
      </w:r>
      <w:r w:rsidR="00A930CC" w:rsidRPr="00C038C3">
        <w:t xml:space="preserve"> </w:t>
      </w:r>
      <w:r w:rsidRPr="00C038C3">
        <w:t xml:space="preserve">of cod in the Baltic Sea has </w:t>
      </w:r>
      <w:commentRangeStart w:id="114"/>
      <w:r w:rsidRPr="00C038C3">
        <w:t xml:space="preserve">declined </w:t>
      </w:r>
      <w:r w:rsidR="006A6516" w:rsidRPr="00C038C3">
        <w:t>by 16</w:t>
      </w:r>
      <w:r w:rsidRPr="00C038C3">
        <w:t>%</w:t>
      </w:r>
      <w:commentRangeEnd w:id="114"/>
      <w:r w:rsidR="00E71B9F">
        <w:rPr>
          <w:rStyle w:val="CommentReference"/>
        </w:rPr>
        <w:commentReference w:id="114"/>
      </w:r>
      <w:r w:rsidR="003B2246" w:rsidRPr="00C038C3">
        <w:t>, primarily between the years 1993-200</w:t>
      </w:r>
      <w:r w:rsidR="00264C08" w:rsidRPr="00C038C3">
        <w:t>8</w:t>
      </w:r>
      <w:r w:rsidR="00A67C3D" w:rsidRPr="00C038C3">
        <w:t>, that there are persistent low-spots of body condition (deep and low oxygen areas</w:t>
      </w:r>
      <w:r w:rsidR="008832A3" w:rsidRPr="00C038C3">
        <w:t xml:space="preserve">), and that the condition has decline in the whole </w:t>
      </w:r>
      <w:r w:rsidR="00D900DB" w:rsidRPr="00C038C3">
        <w:t>area</w:t>
      </w:r>
      <w:r w:rsidR="008832A3" w:rsidRPr="00C038C3">
        <w:t>.</w:t>
      </w:r>
      <w:r w:rsidR="00C710F7" w:rsidRPr="00C038C3">
        <w:t xml:space="preserve"> Furthermore, we </w:t>
      </w:r>
      <w:r w:rsidR="002B0FC0" w:rsidRPr="00C038C3">
        <w:t xml:space="preserve">identify </w:t>
      </w:r>
      <w:r w:rsidR="00527125" w:rsidRPr="00C038C3">
        <w:t xml:space="preserve">a </w:t>
      </w:r>
      <w:r w:rsidR="00945B01" w:rsidRPr="00C038C3">
        <w:t xml:space="preserve">complex picture regarding the cause of the decline in </w:t>
      </w:r>
      <w:r w:rsidR="00580B70" w:rsidRPr="00C038C3">
        <w:t xml:space="preserve">body </w:t>
      </w:r>
      <w:r w:rsidR="00945B01" w:rsidRPr="00C038C3">
        <w:t>condition</w:t>
      </w:r>
      <w:r w:rsidR="000741F4" w:rsidRPr="00C038C3">
        <w:t xml:space="preserve">, </w:t>
      </w:r>
      <w:r w:rsidR="00415BDB" w:rsidRPr="00C038C3">
        <w:t xml:space="preserve">with </w:t>
      </w:r>
      <w:r w:rsidR="00DB04D5" w:rsidRPr="00C038C3">
        <w:t xml:space="preserve">changes in the environmental </w:t>
      </w:r>
      <w:r w:rsidR="00C70EB9" w:rsidRPr="00C038C3">
        <w:t xml:space="preserve">variables </w:t>
      </w:r>
      <w:r w:rsidR="00F24EB0" w:rsidRPr="00C038C3">
        <w:t>(such as deepening and reduced oxygen)</w:t>
      </w:r>
      <w:r w:rsidR="008A671C" w:rsidRPr="00C038C3">
        <w:t xml:space="preserve"> </w:t>
      </w:r>
      <w:r w:rsidR="000F55DF" w:rsidRPr="00C038C3">
        <w:t>having the largest, but still relatively modest</w:t>
      </w:r>
      <w:r w:rsidR="003E5EB3" w:rsidRPr="00C038C3">
        <w:t xml:space="preserve"> </w:t>
      </w:r>
      <w:r w:rsidR="000F55DF" w:rsidRPr="00C038C3">
        <w:t>effect sizes</w:t>
      </w:r>
      <w:r w:rsidR="00264C08" w:rsidRPr="00C038C3">
        <w:t xml:space="preserve"> and </w:t>
      </w:r>
      <w:r w:rsidR="00153EE3" w:rsidRPr="00C038C3">
        <w:t xml:space="preserve">overall, </w:t>
      </w:r>
      <w:r w:rsidR="00264C08" w:rsidRPr="00C038C3">
        <w:t xml:space="preserve">residual spatial and spatiotemporal variation </w:t>
      </w:r>
      <w:r w:rsidR="00A7367F" w:rsidRPr="00C038C3">
        <w:t xml:space="preserve">having several time larger </w:t>
      </w:r>
      <w:r w:rsidR="00EA5330" w:rsidRPr="00C038C3">
        <w:t>magnitudes</w:t>
      </w:r>
      <w:r w:rsidR="006105B4" w:rsidRPr="00C038C3">
        <w:t xml:space="preserve"> than covariates</w:t>
      </w:r>
      <w:r w:rsidR="000F55DF" w:rsidRPr="00C038C3">
        <w:t>.</w:t>
      </w:r>
    </w:p>
    <w:p w14:paraId="30DF823B" w14:textId="1B3217D0"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effects </w:t>
      </w:r>
      <w:r w:rsidR="00E1658F" w:rsidRPr="00C038C3">
        <w:fldChar w:fldCharType="begin"/>
      </w:r>
      <w:r w:rsidR="00D67AC4" w:rsidRPr="00C038C3">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D67AC4" w:rsidRPr="00C038C3">
        <w:t xml:space="preserve">(Neuenfeldt </w:t>
      </w:r>
      <w:r w:rsidR="00D67AC4" w:rsidRPr="00C038C3">
        <w:rPr>
          <w:i/>
          <w:iCs/>
        </w:rPr>
        <w:t>et al.</w:t>
      </w:r>
      <w:r w:rsidR="00D67AC4" w:rsidRPr="00C038C3">
        <w:t xml:space="preserve">, 2020; Orio </w:t>
      </w:r>
      <w:r w:rsidR="00D67AC4" w:rsidRPr="00C038C3">
        <w:rPr>
          <w:i/>
          <w:iCs/>
        </w:rPr>
        <w:t>et al.</w:t>
      </w:r>
      <w:r w:rsidR="00D67AC4" w:rsidRPr="00C038C3">
        <w:t>, 2020)</w:t>
      </w:r>
      <w:r w:rsidR="00E1658F" w:rsidRPr="00C038C3">
        <w:fldChar w:fldCharType="end"/>
      </w:r>
      <w:r w:rsidR="009043D3" w:rsidRPr="00C038C3">
        <w:t xml:space="preserve">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they 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 xml:space="preserve">3.8 and </w:t>
      </w:r>
      <w:r w:rsidR="00EF46AF" w:rsidRPr="00C038C3">
        <w:lastRenderedPageBreak/>
        <w:t>7.5</w:t>
      </w:r>
      <w:r w:rsidR="001645A8" w:rsidRPr="00C038C3">
        <w:t>)</w:t>
      </w:r>
      <w:r w:rsidR="00B11A2C" w:rsidRPr="00C038C3">
        <w:t xml:space="preserve">. This is </w:t>
      </w:r>
      <w:r w:rsidR="00764658" w:rsidRPr="00C038C3">
        <w:t xml:space="preserve">higher than </w:t>
      </w:r>
      <w:r w:rsidR="009F56F7" w:rsidRPr="00C038C3">
        <w:t xml:space="preserve">a recent </w:t>
      </w:r>
      <w:r w:rsidR="00DD5C9F" w:rsidRPr="00C038C3">
        <w:t xml:space="preserve">estimate of </w:t>
      </w:r>
      <w:r w:rsidR="00F25348" w:rsidRPr="00C038C3">
        <w:t xml:space="preserve">4.5 </w:t>
      </w:r>
      <w:r w:rsidR="00A339F0" w:rsidRPr="00C038C3">
        <w:t>ml/L</w:t>
      </w:r>
      <w:r w:rsidR="00D055A3" w:rsidRPr="00C038C3">
        <w:t xml:space="preserve"> as the average oxygen concentration</w:t>
      </w:r>
      <w:r w:rsidR="0004143F" w:rsidRPr="00C038C3">
        <w:t xml:space="preserve"> </w:t>
      </w:r>
      <w:ins w:id="115" w:author="Michele Casini" w:date="2021-11-08T09:15:00Z">
        <w:r w:rsidR="00C54DF2">
          <w:t xml:space="preserve">experienced by cod </w:t>
        </w:r>
      </w:ins>
      <w:r w:rsidR="001B15BB" w:rsidRPr="00C038C3">
        <w:t>in recent years</w:t>
      </w:r>
      <w:r w:rsidR="00AB395D" w:rsidRPr="00C038C3">
        <w:t xml:space="preserve"> (for the eastern Baltic cod)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4.5 ml/L</w:t>
      </w:r>
      <w:r w:rsidR="00537CE6" w:rsidRPr="00C038C3">
        <w:t xml:space="preserve"> </w:t>
      </w:r>
      <w:r w:rsidR="008E5185" w:rsidRPr="00C038C3">
        <w:t xml:space="preserve">has also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commentRangeStart w:id="116"/>
      <w:r w:rsidR="0027002B" w:rsidRPr="00C038C3">
        <w:fldChar w:fldCharType="begin"/>
      </w:r>
      <w:r w:rsidR="0027002B" w:rsidRPr="00C038C3">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27002B" w:rsidRPr="00C038C3">
        <w:t xml:space="preserve">(Hrycik </w:t>
      </w:r>
      <w:r w:rsidR="0027002B" w:rsidRPr="00C038C3">
        <w:rPr>
          <w:i/>
          <w:iCs/>
        </w:rPr>
        <w:t>et al.</w:t>
      </w:r>
      <w:r w:rsidR="0027002B" w:rsidRPr="00C038C3">
        <w:t>, 2017)</w:t>
      </w:r>
      <w:r w:rsidR="0027002B" w:rsidRPr="00C038C3">
        <w:fldChar w:fldCharType="end"/>
      </w:r>
      <w:commentRangeEnd w:id="116"/>
      <w:r w:rsidR="00930758">
        <w:rPr>
          <w:rStyle w:val="CommentReference"/>
        </w:rPr>
        <w:commentReference w:id="116"/>
      </w:r>
      <w:r w:rsidR="00FE205D" w:rsidRPr="00C038C3">
        <w:t>.</w:t>
      </w:r>
      <w:r w:rsidR="00746818" w:rsidRPr="00C038C3">
        <w:t xml:space="preserve"> </w:t>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across the prediction grid (populated with sea bottom oxygen concentration from the ocean model NEMO-Nordic-SCOBI), and then calculate the average experienced </w:t>
      </w:r>
      <w:r w:rsidR="00F37E02" w:rsidRPr="00C038C3">
        <w:t xml:space="preserve">oxygen </w:t>
      </w:r>
      <w:r w:rsidR="00746818" w:rsidRPr="00C038C3">
        <w:t xml:space="preserve">by weighting the average </w:t>
      </w:r>
      <w:r w:rsidR="008F0A92" w:rsidRPr="00C038C3">
        <w:t xml:space="preserve">oxygen per grid cell </w:t>
      </w:r>
      <w:r w:rsidR="00746818" w:rsidRPr="00C038C3">
        <w:t xml:space="preserve">by the predicted densities from the </w:t>
      </w:r>
      <w:r w:rsidR="00DB0ADF" w:rsidRPr="00C038C3">
        <w:t xml:space="preserve">density </w:t>
      </w:r>
      <w:r w:rsidR="00746818" w:rsidRPr="00C038C3">
        <w:t xml:space="preserve">model. </w:t>
      </w:r>
      <w:commentRangeStart w:id="117"/>
      <w:commentRangeStart w:id="118"/>
      <w:r w:rsidR="00746818" w:rsidRPr="00C038C3">
        <w:t xml:space="preserve">This should be a more precise </w:t>
      </w:r>
      <w:r w:rsidR="001579BC" w:rsidRPr="00C038C3">
        <w:t>approach;</w:t>
      </w:r>
      <w:r w:rsidR="00746818" w:rsidRPr="00C038C3">
        <w:t xml:space="preserve"> oxygen </w:t>
      </w:r>
      <w:r w:rsidR="00FA0A66" w:rsidRPr="00C038C3">
        <w:t xml:space="preserve">concentrations span a large range for any given </w:t>
      </w:r>
      <w:r w:rsidR="00746818" w:rsidRPr="00C038C3">
        <w:t>depth</w:t>
      </w:r>
      <w:commentRangeEnd w:id="117"/>
      <w:r w:rsidR="00306414" w:rsidRPr="00C038C3">
        <w:rPr>
          <w:rStyle w:val="CommentReference"/>
        </w:rPr>
        <w:commentReference w:id="117"/>
      </w:r>
      <w:commentRangeEnd w:id="118"/>
      <w:r w:rsidR="00BB7E04" w:rsidRPr="00C038C3">
        <w:rPr>
          <w:rStyle w:val="CommentReference"/>
        </w:rPr>
        <w:commentReference w:id="118"/>
      </w:r>
      <w:r w:rsidR="00746818" w:rsidRPr="00C038C3">
        <w:t xml:space="preserve">. </w:t>
      </w:r>
      <w:commentRangeStart w:id="119"/>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w:t>
      </w:r>
      <w:ins w:id="120" w:author="Michele Casini" w:date="2021-11-08T09:15:00Z">
        <w:r w:rsidR="00C54DF2">
          <w:t>)</w:t>
        </w:r>
      </w:ins>
      <w:r w:rsidR="002D116B" w:rsidRPr="00C038C3">
        <w:t xml:space="preserve"> in 2005</w:t>
      </w:r>
      <w:del w:id="121" w:author="Michele Casini" w:date="2021-11-08T09:15:00Z">
        <w:r w:rsidR="002D116B" w:rsidRPr="00C038C3" w:rsidDel="00C54DF2">
          <w:delText>)</w:delText>
        </w:r>
      </w:del>
      <w:r w:rsidR="002D116B" w:rsidRPr="00C038C3">
        <w:t xml:space="preserve">, and then steadily increased, suggesting the average decline in oxygen concentration </w:t>
      </w:r>
      <w:r w:rsidR="00E53F04" w:rsidRPr="00C038C3">
        <w:t xml:space="preserve">is not driven by a decline </w:t>
      </w:r>
      <w:r w:rsidR="007110BB" w:rsidRPr="00C038C3">
        <w:t>in the lowest oxygen concentrations</w:t>
      </w:r>
      <w:commentRangeEnd w:id="119"/>
      <w:r w:rsidR="002F72A1">
        <w:rPr>
          <w:rStyle w:val="CommentReference"/>
        </w:rPr>
        <w:commentReference w:id="119"/>
      </w:r>
      <w:r w:rsidR="002D116B" w:rsidRPr="00C038C3">
        <w:t xml:space="preserve">. </w:t>
      </w:r>
      <w:r w:rsidR="002C60AB" w:rsidRPr="00C038C3">
        <w:t xml:space="preserve">Interestingly, we still find a </w:t>
      </w:r>
      <w:r w:rsidR="004D29A0" w:rsidRPr="00C038C3">
        <w:t>positive effect of oxygen</w:t>
      </w:r>
      <w:r w:rsidR="00305736" w:rsidRPr="00C038C3">
        <w:t xml:space="preserve">, though 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r w:rsidR="00AC17F5" w:rsidRPr="00C038C3">
        <w:t>and the progressive deepening of the cod stock</w:t>
      </w:r>
      <w:r w:rsidR="00A368D8" w:rsidRPr="00C038C3">
        <w:t xml:space="preserve"> </w:t>
      </w:r>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commentRangeStart w:id="122"/>
      <w:r w:rsidR="006D057D" w:rsidRPr="00C038C3">
        <w:t>.</w:t>
      </w:r>
      <w:commentRangeEnd w:id="122"/>
      <w:r w:rsidR="002D0A4C">
        <w:rPr>
          <w:rStyle w:val="CommentReference"/>
        </w:rPr>
        <w:commentReference w:id="122"/>
      </w:r>
    </w:p>
    <w:p w14:paraId="0591261B" w14:textId="5E76D93F"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proofErr w:type="spellStart"/>
      <w:r w:rsidR="00FD65EC" w:rsidRPr="00C038C3">
        <w:rPr>
          <w:i/>
        </w:rPr>
        <w:t>Saduria</w:t>
      </w:r>
      <w:proofErr w:type="spellEnd"/>
      <w:r w:rsidR="00FD65EC"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the habitat contraction caused by the expansion of </w:t>
      </w:r>
      <w:r w:rsidR="005E3A64" w:rsidRPr="00C038C3">
        <w:t>“dead zones”</w:t>
      </w:r>
      <w:r w:rsidR="009B5C72" w:rsidRPr="00C038C3">
        <w:t xml:space="preserve"> </w:t>
      </w:r>
      <w:r w:rsidR="002B4F9A" w:rsidRPr="00C038C3">
        <w:fldChar w:fldCharType="begin"/>
      </w:r>
      <w:r w:rsidR="00D67AC4" w:rsidRPr="00C038C3">
        <w:instrText xml:space="preserve"> ADDIN ZOTERO_ITEM CSL_CITATION {"citationID":"YdqFqI24","properties":{"formattedCitation":"(Casini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D67AC4" w:rsidRPr="00C038C3">
        <w:t xml:space="preserve">(Casini </w:t>
      </w:r>
      <w:r w:rsidR="00D67AC4" w:rsidRPr="00C038C3">
        <w:rPr>
          <w:i/>
          <w:iCs/>
        </w:rPr>
        <w:t>et al.</w:t>
      </w:r>
      <w:r w:rsidR="00D67AC4" w:rsidRPr="00C038C3">
        <w:t xml:space="preserve">, 2016a; Orio </w:t>
      </w:r>
      <w:r w:rsidR="00D67AC4" w:rsidRPr="00C038C3">
        <w:rPr>
          <w:i/>
          <w:iCs/>
        </w:rPr>
        <w:t>et al.</w:t>
      </w:r>
      <w:r w:rsidR="00D67AC4" w:rsidRPr="00C038C3">
        <w:t xml:space="preserve">, 2019; Haase </w:t>
      </w:r>
      <w:r w:rsidR="00D67AC4" w:rsidRPr="00C038C3">
        <w:rPr>
          <w:i/>
          <w:iCs/>
        </w:rPr>
        <w:t>et al.</w:t>
      </w:r>
      <w:r w:rsidR="00D67AC4" w:rsidRPr="00C038C3">
        <w:t>, 2020)</w:t>
      </w:r>
      <w:r w:rsidR="002B4F9A" w:rsidRPr="00C038C3">
        <w:fldChar w:fldCharType="end"/>
      </w:r>
      <w:r w:rsidR="005E3A64" w:rsidRPr="00C038C3">
        <w:t>.</w:t>
      </w:r>
      <w:r w:rsidR="00E22457" w:rsidRPr="00C038C3">
        <w:t xml:space="preserve"> We d</w:t>
      </w:r>
      <w:r w:rsidR="001F7117" w:rsidRPr="00C038C3">
        <w:t>id</w:t>
      </w:r>
      <w:r w:rsidR="00E22457" w:rsidRPr="00C038C3">
        <w:t xml:space="preserve"> not include the extent of hypoxic areas </w:t>
      </w:r>
      <w:r w:rsidR="00386BF5" w:rsidRPr="00C038C3">
        <w:t xml:space="preserve">not spatial overlap </w:t>
      </w:r>
      <w:r w:rsidR="00E22457" w:rsidRPr="00C038C3">
        <w:t>as covariate</w:t>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to include “crowding” 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 xml:space="preserve">(Svedäng and </w:t>
      </w:r>
      <w:r w:rsidR="00C66156" w:rsidRPr="00C038C3">
        <w:lastRenderedPageBreak/>
        <w:t>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3B41AC" w:rsidRPr="00C038C3">
        <w:t>negative effects of local (haul)</w:t>
      </w:r>
      <w:r w:rsidR="00D86474" w:rsidRPr="00C038C3">
        <w:t xml:space="preserve"> density of cod, but not flounder</w:t>
      </w:r>
      <w:r w:rsidR="00657761" w:rsidRPr="00C038C3">
        <w:t>.</w:t>
      </w:r>
      <w:r w:rsidR="0045000B" w:rsidRPr="00C038C3">
        <w:t xml:space="preserve"> 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45000B" w:rsidRPr="00C038C3">
        <w:t xml:space="preserve"> </w:t>
      </w:r>
      <w:r w:rsidR="00A62F51" w:rsidRPr="00C038C3">
        <w:t xml:space="preserve">Hence, we cannot rule out that </w:t>
      </w:r>
      <w:r w:rsidR="00726247" w:rsidRPr="00C038C3">
        <w:t xml:space="preserve">that competition </w:t>
      </w:r>
      <w:r w:rsidR="001632B7" w:rsidRPr="00C038C3">
        <w:t>occurring</w:t>
      </w:r>
      <w:r w:rsidR="00AF504E" w:rsidRPr="00C038C3">
        <w:t xml:space="preserve">, </w:t>
      </w:r>
      <w:r w:rsidR="005561F9" w:rsidRPr="00C038C3">
        <w:t>only that cod are not skinnier in areas with high density of flounder</w:t>
      </w:r>
      <w:r w:rsidR="00D67AC4" w:rsidRPr="00C038C3">
        <w:t>.</w:t>
      </w:r>
      <w:r w:rsidR="00997102" w:rsidRPr="00C038C3">
        <w:t xml:space="preserve"> To properly test for competition, we would need data of the benthic </w:t>
      </w:r>
      <w:r w:rsidR="00E33BAF" w:rsidRPr="00C038C3">
        <w:t xml:space="preserve">invertebrate </w:t>
      </w:r>
      <w:r w:rsidR="00997102" w:rsidRPr="00C038C3">
        <w:t xml:space="preserve">community, which does not exist on this spatial and temporal resolution. </w:t>
      </w:r>
      <w:commentRangeStart w:id="124"/>
      <w:commentRangeStart w:id="125"/>
      <w:r w:rsidR="00E61261" w:rsidRPr="00C038C3">
        <w:rPr>
          <w:iCs/>
        </w:rPr>
        <w:t>Moreover</w:t>
      </w:r>
      <w:r w:rsidR="007A5751" w:rsidRPr="00C038C3">
        <w:rPr>
          <w:iCs/>
        </w:rPr>
        <w:t xml:space="preserve">, </w:t>
      </w:r>
      <w:r w:rsidR="00AB164E" w:rsidRPr="00C038C3">
        <w:rPr>
          <w:iCs/>
        </w:rPr>
        <w:t>the pro</w:t>
      </w:r>
      <w:r w:rsidR="00AA3420" w:rsidRPr="00C038C3">
        <w:rPr>
          <w:iCs/>
        </w:rPr>
        <w:t xml:space="preserve">portion of </w:t>
      </w:r>
      <w:proofErr w:type="spellStart"/>
      <w:r w:rsidR="00930F6F" w:rsidRPr="00C038C3">
        <w:rPr>
          <w:i/>
        </w:rPr>
        <w:t>Saduria</w:t>
      </w:r>
      <w:proofErr w:type="spellEnd"/>
      <w:r w:rsidR="00930F6F" w:rsidRPr="00C038C3">
        <w:rPr>
          <w:i/>
        </w:rPr>
        <w:t xml:space="preserve"> </w:t>
      </w:r>
      <w:proofErr w:type="spellStart"/>
      <w:r w:rsidR="00930F6F" w:rsidRPr="00C038C3">
        <w:rPr>
          <w:i/>
        </w:rPr>
        <w:t>entomon</w:t>
      </w:r>
      <w:proofErr w:type="spellEnd"/>
      <w:r w:rsidR="00930F6F" w:rsidRPr="00C038C3">
        <w:rPr>
          <w:iCs/>
        </w:rPr>
        <w:t xml:space="preserve"> </w:t>
      </w:r>
      <w:r w:rsidR="00AA3420" w:rsidRPr="00C038C3">
        <w:rPr>
          <w:iCs/>
        </w:rPr>
        <w:t xml:space="preserve">in the diet </w:t>
      </w:r>
      <w:r w:rsidR="001E6E98" w:rsidRPr="00C038C3">
        <w:rPr>
          <w:iCs/>
        </w:rPr>
        <w:t xml:space="preserve">declined more </w:t>
      </w:r>
      <w:r w:rsidR="00C60B59" w:rsidRPr="00C038C3">
        <w:rPr>
          <w:iCs/>
        </w:rPr>
        <w:t>(</w:t>
      </w:r>
      <w:r w:rsidR="00A10573" w:rsidRPr="00C038C3">
        <w:rPr>
          <w:iCs/>
        </w:rPr>
        <w:t>from average 0.18</w:t>
      </w:r>
      <w:r w:rsidR="0003001F" w:rsidRPr="00C038C3">
        <w:rPr>
          <w:iCs/>
        </w:rPr>
        <w:t xml:space="preserve"> to 0.09</w:t>
      </w:r>
      <w:r w:rsidR="00C31105" w:rsidRPr="00C038C3">
        <w:rPr>
          <w:iCs/>
        </w:rPr>
        <w:t xml:space="preserve"> across size </w:t>
      </w:r>
      <w:r w:rsidR="009F508F" w:rsidRPr="00C038C3">
        <w:rPr>
          <w:iCs/>
        </w:rPr>
        <w:t xml:space="preserve">all </w:t>
      </w:r>
      <w:r w:rsidR="00C31105" w:rsidRPr="00C038C3">
        <w:rPr>
          <w:iCs/>
        </w:rPr>
        <w:t>groups</w:t>
      </w:r>
      <w:r w:rsidR="00C60B59" w:rsidRPr="00C038C3">
        <w:rPr>
          <w:iCs/>
        </w:rPr>
        <w:t xml:space="preserve">) </w:t>
      </w:r>
      <w:r w:rsidR="00FF4CFE" w:rsidRPr="00C038C3">
        <w:rPr>
          <w:iCs/>
        </w:rPr>
        <w:t xml:space="preserve">in </w:t>
      </w:r>
      <w:r w:rsidR="001E6E98" w:rsidRPr="00C038C3">
        <w:rPr>
          <w:iCs/>
        </w:rPr>
        <w:t xml:space="preserve">2007-2013 </w:t>
      </w:r>
      <w:r w:rsidR="00E17E68" w:rsidRPr="00C038C3">
        <w:rPr>
          <w:iCs/>
        </w:rPr>
        <w:t xml:space="preserve">relative to </w:t>
      </w:r>
      <w:r w:rsidR="001E6E98" w:rsidRPr="00C038C3">
        <w:rPr>
          <w:iCs/>
        </w:rPr>
        <w:t>1989-200</w:t>
      </w:r>
      <w:r w:rsidR="00FD647F" w:rsidRPr="00C038C3">
        <w:rPr>
          <w:iCs/>
        </w:rPr>
        <w:t xml:space="preserve">6 </w:t>
      </w:r>
      <w:r w:rsidR="00605B8A" w:rsidRPr="00C038C3">
        <w:rPr>
          <w:iCs/>
        </w:rPr>
        <w:t xml:space="preserve"> than </w:t>
      </w:r>
      <w:r w:rsidR="00297F12" w:rsidRPr="00C038C3">
        <w:rPr>
          <w:iCs/>
        </w:rPr>
        <w:t xml:space="preserve">the decline in </w:t>
      </w:r>
      <w:r w:rsidR="00A07B52" w:rsidRPr="00C038C3">
        <w:rPr>
          <w:iCs/>
        </w:rPr>
        <w:t xml:space="preserve">1989-2006 </w:t>
      </w:r>
      <w:r w:rsidR="00167C22" w:rsidRPr="00C038C3">
        <w:rPr>
          <w:iCs/>
        </w:rPr>
        <w:t>relative to 1974-1988</w:t>
      </w:r>
      <w:r w:rsidR="00A3637C" w:rsidRPr="00C038C3">
        <w:rPr>
          <w:iCs/>
        </w:rPr>
        <w:t xml:space="preserve"> (</w:t>
      </w:r>
      <w:r w:rsidR="00927FAD" w:rsidRPr="00C038C3">
        <w:rPr>
          <w:iCs/>
        </w:rPr>
        <w:t xml:space="preserve">from </w:t>
      </w:r>
      <w:r w:rsidR="00C35404" w:rsidRPr="00C038C3">
        <w:rPr>
          <w:iCs/>
        </w:rPr>
        <w:t>0.</w:t>
      </w:r>
      <w:r w:rsidR="00125CED" w:rsidRPr="00C038C3">
        <w:rPr>
          <w:iCs/>
        </w:rPr>
        <w:t>3</w:t>
      </w:r>
      <w:r w:rsidR="001C3606" w:rsidRPr="00C038C3">
        <w:rPr>
          <w:iCs/>
        </w:rPr>
        <w:t xml:space="preserve"> to 0.18</w:t>
      </w:r>
      <w:r w:rsidR="00A3637C" w:rsidRPr="00C038C3">
        <w:rPr>
          <w:iCs/>
        </w:rPr>
        <w:t>)</w:t>
      </w:r>
      <w:r w:rsidR="005C3FE1" w:rsidRPr="00C038C3">
        <w:rPr>
          <w:iCs/>
        </w:rPr>
        <w:t xml:space="preserve"> </w:t>
      </w:r>
      <w:commentRangeStart w:id="126"/>
      <w:r w:rsidR="005C3FE1" w:rsidRPr="00C038C3">
        <w:rPr>
          <w:iCs/>
        </w:rPr>
        <w:fldChar w:fldCharType="begin"/>
      </w:r>
      <w:r w:rsidR="005C3FE1" w:rsidRPr="00C038C3">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sidRPr="00C038C3">
        <w:rPr>
          <w:iCs/>
        </w:rPr>
        <w:fldChar w:fldCharType="separate"/>
      </w:r>
      <w:r w:rsidR="005C3FE1" w:rsidRPr="00C038C3">
        <w:t xml:space="preserve">(Kulatska </w:t>
      </w:r>
      <w:r w:rsidR="005C3FE1" w:rsidRPr="00C038C3">
        <w:rPr>
          <w:i/>
          <w:iCs/>
        </w:rPr>
        <w:t>et al.</w:t>
      </w:r>
      <w:r w:rsidR="005C3FE1" w:rsidRPr="00C038C3">
        <w:t>, 2019)</w:t>
      </w:r>
      <w:r w:rsidR="005C3FE1" w:rsidRPr="00C038C3">
        <w:rPr>
          <w:iCs/>
        </w:rPr>
        <w:fldChar w:fldCharType="end"/>
      </w:r>
      <w:commentRangeEnd w:id="126"/>
      <w:r w:rsidR="00F56EE2">
        <w:rPr>
          <w:rStyle w:val="CommentReference"/>
        </w:rPr>
        <w:commentReference w:id="126"/>
      </w:r>
      <w:r w:rsidR="00A3637C" w:rsidRPr="00C038C3">
        <w:rPr>
          <w:iCs/>
        </w:rPr>
        <w:t xml:space="preserve">. </w:t>
      </w:r>
      <w:r w:rsidR="00B66761" w:rsidRPr="00C038C3">
        <w:rPr>
          <w:iCs/>
        </w:rPr>
        <w:t>This is interesting because we find a stable (but low)</w:t>
      </w:r>
      <w:r w:rsidR="00764B72" w:rsidRPr="00C038C3">
        <w:rPr>
          <w:iCs/>
        </w:rPr>
        <w:t xml:space="preserve"> </w:t>
      </w:r>
      <w:r w:rsidR="002D5C6C" w:rsidRPr="00C038C3">
        <w:rPr>
          <w:iCs/>
        </w:rPr>
        <w:t xml:space="preserve">condition in </w:t>
      </w:r>
      <w:r w:rsidR="00764B72" w:rsidRPr="00C038C3">
        <w:rPr>
          <w:iCs/>
        </w:rPr>
        <w:t>2007-2013</w:t>
      </w:r>
      <w:r w:rsidR="002744D1" w:rsidRPr="00C038C3">
        <w:rPr>
          <w:iCs/>
        </w:rPr>
        <w:t xml:space="preserve">, when the proportion </w:t>
      </w:r>
      <w:r w:rsidR="00865098" w:rsidRPr="00C038C3">
        <w:rPr>
          <w:iCs/>
        </w:rPr>
        <w:t>declined fastest</w:t>
      </w:r>
      <w:commentRangeEnd w:id="124"/>
      <w:r w:rsidR="00C45F4C" w:rsidRPr="00C038C3">
        <w:rPr>
          <w:rStyle w:val="CommentReference"/>
        </w:rPr>
        <w:commentReference w:id="124"/>
      </w:r>
      <w:commentRangeEnd w:id="125"/>
      <w:r w:rsidR="00726071" w:rsidRPr="00C038C3">
        <w:rPr>
          <w:rStyle w:val="CommentReference"/>
        </w:rPr>
        <w:commentReference w:id="125"/>
      </w:r>
      <w:r w:rsidR="004C2CA0" w:rsidRPr="00C038C3">
        <w:rPr>
          <w:iCs/>
        </w:rPr>
        <w:t>.</w:t>
      </w:r>
      <w:r w:rsidR="005E68C7" w:rsidRPr="00C038C3">
        <w:rPr>
          <w:iCs/>
        </w:rPr>
        <w:t xml:space="preserve"> </w:t>
      </w:r>
      <w:r w:rsidR="000851C7" w:rsidRPr="00C038C3">
        <w:rPr>
          <w:iCs/>
        </w:rPr>
        <w:t xml:space="preserve">More studies need to be done </w:t>
      </w:r>
      <w:r w:rsidR="00527E3F" w:rsidRPr="00C038C3">
        <w:rPr>
          <w:iCs/>
        </w:rPr>
        <w:t xml:space="preserve">to </w:t>
      </w:r>
      <w:r w:rsidR="00AC57A9" w:rsidRPr="00C038C3">
        <w:rPr>
          <w:iCs/>
        </w:rPr>
        <w:t>evaluate</w:t>
      </w:r>
      <w:r w:rsidR="00892ED3" w:rsidRPr="00C038C3">
        <w:rPr>
          <w:iCs/>
        </w:rPr>
        <w:t xml:space="preserve"> </w:t>
      </w:r>
      <w:r w:rsidR="00FE580D" w:rsidRPr="00C038C3">
        <w:rPr>
          <w:iCs/>
        </w:rPr>
        <w:t xml:space="preserve">if the </w:t>
      </w:r>
      <w:r w:rsidR="00C45F4C" w:rsidRPr="00C038C3">
        <w:rPr>
          <w:iCs/>
        </w:rPr>
        <w:t xml:space="preserve">lasting </w:t>
      </w:r>
      <w:r w:rsidR="00FE580D" w:rsidRPr="00C038C3">
        <w:rPr>
          <w:iCs/>
        </w:rPr>
        <w:t xml:space="preserve">low </w:t>
      </w:r>
      <w:r w:rsidR="00DF6BF3" w:rsidRPr="00C038C3">
        <w:rPr>
          <w:iCs/>
        </w:rPr>
        <w:t xml:space="preserve">feeding </w:t>
      </w:r>
      <w:r w:rsidR="00FE580D" w:rsidRPr="00C038C3">
        <w:rPr>
          <w:iCs/>
        </w:rPr>
        <w:t>rates of</w:t>
      </w:r>
      <w:ins w:id="127" w:author="Michele Casini" w:date="2021-11-11T11:10:00Z">
        <w:r w:rsidR="002F72A1">
          <w:rPr>
            <w:iCs/>
          </w:rPr>
          <w:t xml:space="preserve"> cod on</w:t>
        </w:r>
      </w:ins>
      <w:r w:rsidR="00FE580D" w:rsidRPr="00C038C3">
        <w:rPr>
          <w:iCs/>
        </w:rPr>
        <w:t xml:space="preserve"> </w:t>
      </w:r>
      <w:proofErr w:type="spellStart"/>
      <w:r w:rsidR="00DF6BF3" w:rsidRPr="00C038C3">
        <w:rPr>
          <w:i/>
        </w:rPr>
        <w:t>Saduria</w:t>
      </w:r>
      <w:proofErr w:type="spellEnd"/>
      <w:r w:rsidR="00DF6BF3" w:rsidRPr="00C038C3">
        <w:rPr>
          <w:i/>
        </w:rPr>
        <w:t xml:space="preserve"> </w:t>
      </w:r>
      <w:proofErr w:type="spellStart"/>
      <w:r w:rsidR="00DF6BF3" w:rsidRPr="00C038C3">
        <w:rPr>
          <w:i/>
        </w:rPr>
        <w:t>entomon</w:t>
      </w:r>
      <w:proofErr w:type="spellEnd"/>
      <w:r w:rsidR="00DF6BF3" w:rsidRPr="00C038C3">
        <w:rPr>
          <w:iCs/>
        </w:rPr>
        <w:t xml:space="preserve"> </w:t>
      </w:r>
      <w:r w:rsidR="00FE580D" w:rsidRPr="00C038C3">
        <w:rPr>
          <w:iCs/>
        </w:rPr>
        <w:t xml:space="preserve">in recent years </w:t>
      </w:r>
      <w:r w:rsidR="000F4726" w:rsidRPr="00C038C3">
        <w:rPr>
          <w:iCs/>
        </w:rPr>
        <w:t>are d</w:t>
      </w:r>
      <w:r w:rsidR="006A101A" w:rsidRPr="00C038C3">
        <w:rPr>
          <w:iCs/>
        </w:rPr>
        <w:t xml:space="preserve">ue to </w:t>
      </w:r>
      <w:r w:rsidR="00C45F4C" w:rsidRPr="00C038C3">
        <w:rPr>
          <w:iCs/>
        </w:rPr>
        <w:t xml:space="preserve">the high flounder densities and therefore to </w:t>
      </w:r>
      <w:r w:rsidR="00892ED3" w:rsidRPr="00C038C3">
        <w:rPr>
          <w:iCs/>
        </w:rPr>
        <w:t xml:space="preserve">competition </w:t>
      </w:r>
      <w:r w:rsidR="000A2925" w:rsidRPr="00C038C3">
        <w:rPr>
          <w:iCs/>
        </w:rPr>
        <w:t>with flounder</w:t>
      </w:r>
      <w:r w:rsidR="00F30B99" w:rsidRPr="00C038C3">
        <w:rPr>
          <w:iCs/>
        </w:rPr>
        <w:t>.</w:t>
      </w:r>
    </w:p>
    <w:p w14:paraId="66BC9C6D" w14:textId="44BB553B"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and herring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3765F6" w:rsidRPr="00C038C3">
        <w:t xml:space="preserve"> </w:t>
      </w:r>
      <w:r w:rsidR="00ED4820" w:rsidRPr="00C038C3">
        <w:fldChar w:fldCharType="begin"/>
      </w:r>
      <w:r w:rsidR="00ED4820" w:rsidRPr="00C038C3">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ED4820" w:rsidRPr="00C038C3">
        <w:t xml:space="preserve">(Gårdmark </w:t>
      </w:r>
      <w:r w:rsidR="00ED4820" w:rsidRPr="00C038C3">
        <w:rPr>
          <w:i/>
          <w:iCs/>
        </w:rPr>
        <w:t>et al.</w:t>
      </w:r>
      <w:r w:rsidR="00ED4820" w:rsidRPr="00C038C3">
        <w:t xml:space="preserve">, 2015; Casini </w:t>
      </w:r>
      <w:r w:rsidR="00ED4820" w:rsidRPr="00C038C3">
        <w:rPr>
          <w:i/>
          <w:iCs/>
        </w:rPr>
        <w:t>et al.</w:t>
      </w:r>
      <w:r w:rsidR="00ED4820" w:rsidRPr="00C038C3">
        <w:t>, 2016a)</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w:t>
      </w:r>
      <w:proofErr w:type="spellStart"/>
      <w:r w:rsidR="002E4DFF" w:rsidRPr="00C038C3">
        <w:t>tonnes</w:t>
      </w:r>
      <w:proofErr w:type="spellEnd"/>
      <w:r w:rsidR="002E4DFF" w:rsidRPr="00C038C3">
        <w:t xml:space="preserve"> in the whole Baltic</w:t>
      </w:r>
      <w:r w:rsidR="00155AB5" w:rsidRPr="00C038C3">
        <w:t xml:space="preserve"> in 1994 to 1.05 </w:t>
      </w:r>
      <w:r w:rsidR="00B505FB" w:rsidRPr="00C038C3">
        <w:t>million</w:t>
      </w:r>
      <w:r w:rsidR="00155AB5" w:rsidRPr="00C038C3">
        <w:t xml:space="preserve"> </w:t>
      </w:r>
      <w:proofErr w:type="spellStart"/>
      <w:r w:rsidR="00155AB5" w:rsidRPr="00C038C3">
        <w:t>tonnes</w:t>
      </w:r>
      <w:proofErr w:type="spellEnd"/>
      <w:r w:rsidR="00155AB5" w:rsidRPr="00C038C3">
        <w:t xml:space="preserve"> in 2006</w:t>
      </w:r>
      <w:r w:rsidR="002E4DFF" w:rsidRPr="00C038C3">
        <w:t>,</w:t>
      </w:r>
      <w:r w:rsidR="00600D02" w:rsidRPr="00C038C3">
        <w:t xml:space="preserve"> </w:t>
      </w:r>
      <w:commentRangeStart w:id="128"/>
      <w:r w:rsidR="00600D02" w:rsidRPr="00C038C3">
        <w:t>most of the decline occurred in subdivision 26-2</w:t>
      </w:r>
      <w:r w:rsidR="007B6892" w:rsidRPr="00C038C3">
        <w:t xml:space="preserve">8 </w:t>
      </w:r>
      <w:commentRangeEnd w:id="128"/>
      <w:r w:rsidR="002F29CA">
        <w:rPr>
          <w:rStyle w:val="CommentReference"/>
        </w:rPr>
        <w:commentReference w:id="128"/>
      </w:r>
      <w:r w:rsidR="007B6892" w:rsidRPr="00C038C3">
        <w:t xml:space="preserve">whereas </w:t>
      </w:r>
      <w:r w:rsidR="001D1AA6" w:rsidRPr="00C038C3">
        <w:t>t</w:t>
      </w:r>
      <w:commentRangeStart w:id="129"/>
      <w:commentRangeStart w:id="130"/>
      <w:r w:rsidR="00AA343C" w:rsidRPr="00C038C3">
        <w:t xml:space="preserve">he condition of cod </w:t>
      </w:r>
      <w:r w:rsidR="00D42BFD" w:rsidRPr="00C038C3">
        <w:t>on the other hand has declined in the whole Baltic</w:t>
      </w:r>
      <w:commentRangeEnd w:id="129"/>
      <w:r w:rsidR="00270C6C" w:rsidRPr="00C038C3">
        <w:rPr>
          <w:rStyle w:val="CommentReference"/>
        </w:rPr>
        <w:commentReference w:id="129"/>
      </w:r>
      <w:commentRangeEnd w:id="130"/>
      <w:r w:rsidR="001C390C" w:rsidRPr="00C038C3">
        <w:rPr>
          <w:rStyle w:val="CommentReference"/>
        </w:rPr>
        <w:commentReference w:id="130"/>
      </w:r>
      <w:r w:rsidR="00D42BFD" w:rsidRPr="00C038C3">
        <w:t>.</w:t>
      </w:r>
    </w:p>
    <w:p w14:paraId="155BA261" w14:textId="3D24B67D" w:rsidR="006F7CDE" w:rsidRPr="00C038C3" w:rsidRDefault="003934E2" w:rsidP="00552801">
      <w:pPr>
        <w:spacing w:line="480" w:lineRule="auto"/>
        <w:ind w:firstLine="284"/>
        <w:contextualSpacing/>
        <w:mirrorIndents/>
        <w:jc w:val="both"/>
      </w:pPr>
      <w:commentRangeStart w:id="131"/>
      <w:r w:rsidRPr="00C038C3">
        <w:t xml:space="preserve">The last piece of </w:t>
      </w:r>
      <w:r w:rsidR="009544F6" w:rsidRPr="00C038C3">
        <w:t xml:space="preserve">evidence </w:t>
      </w:r>
      <w:r w:rsidR="005C2E34" w:rsidRPr="00C038C3">
        <w:t xml:space="preserve">(although </w:t>
      </w:r>
      <w:r w:rsidR="004F7D6F" w:rsidRPr="00C038C3">
        <w:t>indirect</w:t>
      </w:r>
      <w:r w:rsidR="005C2E34" w:rsidRPr="00C038C3">
        <w:t xml:space="preserve">) </w:t>
      </w:r>
      <w:r w:rsidR="00410EC7" w:rsidRPr="00C038C3">
        <w:t xml:space="preserve">against </w:t>
      </w:r>
      <w:r w:rsidR="002F3AE9" w:rsidRPr="00C038C3">
        <w:t xml:space="preserve">a </w:t>
      </w:r>
      <w:r w:rsidR="00410EC7" w:rsidRPr="00C038C3">
        <w:t>food</w:t>
      </w:r>
      <w:r w:rsidR="00607DC7" w:rsidRPr="00C038C3">
        <w:t>-</w:t>
      </w:r>
      <w:r w:rsidR="00E85C09" w:rsidRPr="00C038C3">
        <w:t xml:space="preserve">shortage </w:t>
      </w:r>
      <w:commentRangeEnd w:id="131"/>
      <w:r w:rsidR="0097353F">
        <w:rPr>
          <w:rStyle w:val="CommentReference"/>
        </w:rPr>
        <w:commentReference w:id="131"/>
      </w:r>
      <w:r w:rsidR="00A04D52" w:rsidRPr="00C038C3">
        <w:t xml:space="preserve">for the decline in condition </w:t>
      </w:r>
      <w:r w:rsidR="00F14D43" w:rsidRPr="00C038C3">
        <w:t xml:space="preserve">is </w:t>
      </w:r>
      <w:r w:rsidR="00A93FB8" w:rsidRPr="00C038C3">
        <w:t xml:space="preserve">that </w:t>
      </w:r>
      <w:r w:rsidR="00E15B86" w:rsidRPr="00C038C3">
        <w:t xml:space="preserve">our </w:t>
      </w:r>
      <w:r w:rsidR="00C26BE1" w:rsidRPr="00C038C3">
        <w:t xml:space="preserve">model predicts a </w:t>
      </w:r>
      <w:r w:rsidR="00CE4497" w:rsidRPr="00C038C3">
        <w:t>decline</w:t>
      </w:r>
      <w:r w:rsidR="00C26BE1" w:rsidRPr="00C038C3">
        <w:t xml:space="preserve"> in condition </w:t>
      </w:r>
      <w:r w:rsidR="00CE4497" w:rsidRPr="00C038C3">
        <w:t xml:space="preserve">for </w:t>
      </w:r>
      <w:r w:rsidR="006F18C4" w:rsidRPr="00C038C3">
        <w:t>cod of all sizes</w:t>
      </w:r>
      <w:r w:rsidR="00D258BD" w:rsidRPr="00C038C3">
        <w:t xml:space="preserve">. </w:t>
      </w:r>
      <w:r w:rsidR="00576C06" w:rsidRPr="00C038C3">
        <w:t xml:space="preserve">Hence, </w:t>
      </w:r>
      <w:r w:rsidR="00754350" w:rsidRPr="00C038C3">
        <w:t>for</w:t>
      </w:r>
      <w:r w:rsidR="00576C06" w:rsidRPr="00C038C3">
        <w:t xml:space="preserve"> the decline to still be related to competition or food availability, all food sources utilized by cod over 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w:t>
      </w:r>
      <w:r w:rsidR="007D4204" w:rsidRPr="00C038C3">
        <w:lastRenderedPageBreak/>
        <w:t xml:space="preserve">if that </w:t>
      </w:r>
      <w:r w:rsidR="00033C79" w:rsidRPr="00C038C3">
        <w:t xml:space="preserve">is </w:t>
      </w:r>
      <w:r w:rsidR="007D4204" w:rsidRPr="00C038C3">
        <w:t>possible,</w:t>
      </w:r>
      <w:r w:rsidR="00FE6843" w:rsidRPr="00C038C3">
        <w:t xml:space="preserve"> Neuenfeldt </w:t>
      </w:r>
      <w:r w:rsidR="00FE6843" w:rsidRPr="00C038C3">
        <w:rPr>
          <w:i/>
          <w:iCs/>
        </w:rPr>
        <w:t>et al.</w:t>
      </w:r>
      <w:r w:rsidR="00FE6843" w:rsidRPr="00C038C3">
        <w:t xml:space="preserve">, </w:t>
      </w:r>
      <w:r w:rsidR="007B076C" w:rsidRPr="00C038C3">
        <w:fldChar w:fldCharType="begin"/>
      </w:r>
      <w:r w:rsidR="00FE6843" w:rsidRPr="00C038C3">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FE6843" w:rsidRPr="00C038C3">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w:t>
      </w:r>
      <w:commentRangeStart w:id="132"/>
      <w:r w:rsidR="003F4E71" w:rsidRPr="00C038C3">
        <w:t xml:space="preserve">and the </w:t>
      </w:r>
      <w:r w:rsidR="002B3A1A" w:rsidRPr="00C038C3">
        <w:t xml:space="preserve">growth rates had not yet declined to the lowest in seven decades </w:t>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commentRangeEnd w:id="132"/>
      <w:r w:rsidR="0097353F">
        <w:rPr>
          <w:rStyle w:val="CommentReference"/>
        </w:rPr>
        <w:commentReference w:id="132"/>
      </w:r>
      <w:r w:rsidR="004C382B" w:rsidRPr="00C038C3">
        <w:t>.</w:t>
      </w:r>
      <w:r w:rsidR="005D50C1" w:rsidRPr="00C038C3">
        <w:t xml:space="preserve"> </w:t>
      </w:r>
      <w:r w:rsidR="00BA2D28" w:rsidRPr="00C038C3">
        <w:t>H</w:t>
      </w:r>
      <w:r w:rsidR="00CA7BE3" w:rsidRPr="00C038C3">
        <w:t>ence</w:t>
      </w:r>
      <w:r w:rsidR="00765D5C" w:rsidRPr="00C038C3">
        <w:t xml:space="preserve">, a decade of </w:t>
      </w:r>
      <w:r w:rsidR="00301C92" w:rsidRPr="00C038C3">
        <w:t xml:space="preserve">deteriorating </w:t>
      </w:r>
      <w:r w:rsidR="00765D5C" w:rsidRPr="00C038C3">
        <w:t xml:space="preserve">condition </w:t>
      </w:r>
      <w:r w:rsidR="00812337" w:rsidRPr="00C038C3">
        <w:t xml:space="preserve">under </w:t>
      </w:r>
      <w:r w:rsidR="00BC08F8" w:rsidRPr="00C038C3">
        <w:t xml:space="preserve">normal </w:t>
      </w:r>
      <w:r w:rsidR="00AE53F9" w:rsidRPr="00C038C3">
        <w:t>feeding</w:t>
      </w:r>
      <w:r w:rsidR="001F7D44" w:rsidRPr="00C038C3">
        <w:t xml:space="preserve">- </w:t>
      </w:r>
      <w:commentRangeStart w:id="133"/>
      <w:r w:rsidR="001F7D44" w:rsidRPr="00C038C3">
        <w:t xml:space="preserve">and growth rates </w:t>
      </w:r>
      <w:r w:rsidR="000C6224" w:rsidRPr="00C038C3">
        <w:t>preceded</w:t>
      </w:r>
      <w:r w:rsidR="00A86624" w:rsidRPr="00C038C3">
        <w:t xml:space="preserve"> the poor growth </w:t>
      </w:r>
      <w:r w:rsidR="00051F71" w:rsidRPr="00C038C3">
        <w:t>in recent years</w:t>
      </w:r>
      <w:commentRangeEnd w:id="133"/>
      <w:r w:rsidR="0097353F">
        <w:rPr>
          <w:rStyle w:val="CommentReference"/>
        </w:rPr>
        <w:commentReference w:id="133"/>
      </w:r>
      <w:r w:rsidR="00A86624" w:rsidRPr="00C038C3">
        <w:t>.</w:t>
      </w:r>
      <w:r w:rsidR="00EF08C5" w:rsidRPr="00C038C3">
        <w:t xml:space="preserve"> </w:t>
      </w:r>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C5070A" w:rsidRPr="00C038C3">
        <w:t>This</w:t>
      </w:r>
      <w:r w:rsidR="007E0F19" w:rsidRPr="00C038C3">
        <w:t xml:space="preserve">, </w:t>
      </w:r>
      <w:r w:rsidR="0059356E" w:rsidRPr="00C038C3">
        <w:t xml:space="preserve">to </w:t>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commentRangeStart w:id="134"/>
      <w:r w:rsidR="00852074" w:rsidRPr="00C038C3">
        <w:t>.</w:t>
      </w:r>
      <w:commentRangeEnd w:id="134"/>
      <w:r w:rsidR="00143C7E">
        <w:rPr>
          <w:rStyle w:val="CommentReference"/>
        </w:rPr>
        <w:commentReference w:id="134"/>
      </w:r>
      <w:r w:rsidR="005733D6" w:rsidRPr="00C038C3">
        <w:t xml:space="preserve"> </w:t>
      </w:r>
      <w:r w:rsidR="00852074" w:rsidRPr="00C038C3">
        <w:t xml:space="preserve"> </w:t>
      </w:r>
    </w:p>
    <w:p w14:paraId="27F253D9" w14:textId="7108F1C7" w:rsidR="00C02158" w:rsidRPr="00C038C3" w:rsidRDefault="00A6241E" w:rsidP="00552801">
      <w:pPr>
        <w:spacing w:line="480" w:lineRule="auto"/>
        <w:ind w:firstLine="284"/>
        <w:contextualSpacing/>
        <w:mirrorIndents/>
        <w:jc w:val="both"/>
      </w:pPr>
      <w:commentRangeStart w:id="135"/>
      <w:r w:rsidRPr="00C038C3">
        <w:t>In conclusion</w:t>
      </w:r>
      <w:commentRangeEnd w:id="135"/>
      <w:r w:rsidR="00E85AF5" w:rsidRPr="00C038C3">
        <w:rPr>
          <w:rStyle w:val="CommentReference"/>
        </w:rPr>
        <w:commentReference w:id="135"/>
      </w:r>
      <w:r w:rsidRPr="00C038C3">
        <w:t xml:space="preserve">, </w:t>
      </w:r>
      <w:r w:rsidR="00DD11FD" w:rsidRPr="00C038C3">
        <w:t xml:space="preserve">our </w:t>
      </w:r>
      <w:r w:rsidR="00447296" w:rsidRPr="00C038C3">
        <w:t xml:space="preserve">study </w:t>
      </w:r>
      <w:r w:rsidR="00743AC4" w:rsidRPr="00C038C3">
        <w:t xml:space="preserve">provides </w:t>
      </w:r>
      <w:r w:rsidR="00207CC2" w:rsidRPr="00C038C3">
        <w:t xml:space="preserve">illustrates the </w:t>
      </w:r>
      <w:r w:rsidR="008C108E" w:rsidRPr="00C038C3">
        <w:t xml:space="preserve">fine 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 xml:space="preserve">We show, in line with </w:t>
      </w:r>
      <w:r w:rsidR="000E5AE5" w:rsidRPr="00C038C3">
        <w:fldChar w:fldCharType="begin"/>
      </w:r>
      <w:r w:rsidR="000E5AE5" w:rsidRPr="00C038C3">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rsidRPr="00C038C3">
        <w:fldChar w:fldCharType="separate"/>
      </w:r>
      <w:r w:rsidR="000E5AE5" w:rsidRPr="00C038C3">
        <w:t xml:space="preserve">(Casini </w:t>
      </w:r>
      <w:r w:rsidR="000E5AE5" w:rsidRPr="00C038C3">
        <w:rPr>
          <w:i/>
          <w:iCs/>
        </w:rPr>
        <w:t>et al.</w:t>
      </w:r>
      <w:r w:rsidR="000E5AE5" w:rsidRPr="00C038C3">
        <w:t>, 2016b)</w:t>
      </w:r>
      <w:r w:rsidR="000E5AE5" w:rsidRPr="00C038C3">
        <w:fldChar w:fldCharType="end"/>
      </w:r>
      <w:r w:rsidR="00422382" w:rsidRPr="00C038C3">
        <w:t xml:space="preserve">, that </w:t>
      </w:r>
      <w:r w:rsidR="00A106A3" w:rsidRPr="00C038C3">
        <w:t xml:space="preserve">the decline in body condition </w:t>
      </w:r>
      <w:r w:rsidR="00694309" w:rsidRPr="00C038C3">
        <w:t>started in the early 1990’s and reached a bottom in the mid 2000’s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r w:rsidR="005329F0" w:rsidRPr="00C038C3">
        <w:t xml:space="preserve"> </w:t>
      </w:r>
      <w:r w:rsidR="007D3779" w:rsidRPr="00C038C3">
        <w:t xml:space="preserve">suggest that </w:t>
      </w:r>
      <w:r w:rsidR="00DE42A0" w:rsidRPr="00C038C3">
        <w:t xml:space="preserve">food limitation </w:t>
      </w:r>
      <w:r w:rsidR="00C729D2" w:rsidRPr="00C038C3">
        <w:t xml:space="preserve">likely has not </w:t>
      </w:r>
      <w:r w:rsidR="002F3BCF" w:rsidRPr="00C038C3">
        <w:t xml:space="preserve">driven the decline in body condition </w:t>
      </w:r>
      <w:r w:rsidR="00AF6F9F" w:rsidRPr="00C038C3">
        <w:t>of the stock</w:t>
      </w:r>
      <w:r w:rsidR="00A14939" w:rsidRPr="00C038C3">
        <w:t>s</w:t>
      </w:r>
      <w:r w:rsidR="006532D8" w:rsidRPr="00C038C3">
        <w:t>.</w:t>
      </w:r>
      <w:r w:rsidR="00E5456B" w:rsidRPr="00C038C3">
        <w:t xml:space="preserve"> </w:t>
      </w:r>
      <w:r w:rsidR="00C13B02" w:rsidRPr="00C038C3">
        <w:t xml:space="preserve">However, </w:t>
      </w:r>
      <w:r w:rsidR="005F3C73" w:rsidRPr="00C038C3">
        <w:t xml:space="preserve">it is possible </w:t>
      </w:r>
      <w:r w:rsidR="006270C4" w:rsidRPr="00C038C3">
        <w:t xml:space="preserve">these factors </w:t>
      </w:r>
      <w:r w:rsidR="00D0158E" w:rsidRPr="00C038C3">
        <w:t>(</w:t>
      </w:r>
      <w:r w:rsidR="00547953" w:rsidRPr="00C038C3">
        <w:t>food availability, density dependence and environmental condition</w:t>
      </w:r>
      <w:r w:rsidR="00D0158E" w:rsidRPr="00C038C3">
        <w:t xml:space="preserve">) </w:t>
      </w:r>
      <w:r w:rsidR="003C1362" w:rsidRPr="00C038C3">
        <w:t xml:space="preserve">still limit </w:t>
      </w:r>
      <w:r w:rsidR="002B6813" w:rsidRPr="00C038C3">
        <w:t xml:space="preserve">a </w:t>
      </w:r>
      <w:r w:rsidR="00514469" w:rsidRPr="00C038C3">
        <w:t>“physiological” recovery</w:t>
      </w:r>
      <w:r w:rsidR="002B6813" w:rsidRPr="00C038C3">
        <w:t xml:space="preserve"> of cod in </w:t>
      </w:r>
      <w:r w:rsidR="00790A1B" w:rsidRPr="00C038C3">
        <w:t xml:space="preserve">more </w:t>
      </w:r>
      <w:r w:rsidR="002B6813" w:rsidRPr="00C038C3">
        <w:t>recent years</w:t>
      </w:r>
      <w:r w:rsidR="00B07D2C">
        <w:t xml:space="preserve"> </w:t>
      </w:r>
      <w:r w:rsidR="009205A4">
        <w:fldChar w:fldCharType="begin"/>
      </w:r>
      <w:r w:rsidR="009205A4">
        <w: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9205A4">
        <w:fldChar w:fldCharType="separate"/>
      </w:r>
      <w:r w:rsidR="009205A4" w:rsidRPr="009205A4">
        <w:rPr>
          <w:lang w:val="en-GB"/>
        </w:rPr>
        <w:t xml:space="preserve">(Haase </w:t>
      </w:r>
      <w:r w:rsidR="009205A4" w:rsidRPr="009205A4">
        <w:rPr>
          <w:i/>
          <w:iCs/>
          <w:lang w:val="en-GB"/>
        </w:rPr>
        <w:t>et al.</w:t>
      </w:r>
      <w:r w:rsidR="009205A4" w:rsidRPr="009205A4">
        <w:rPr>
          <w:lang w:val="en-GB"/>
        </w:rPr>
        <w:t>, 2020)</w:t>
      </w:r>
      <w:r w:rsidR="009205A4">
        <w:fldChar w:fldCharType="end"/>
      </w:r>
      <w:r w:rsidR="006270C4" w:rsidRPr="00C038C3">
        <w:t xml:space="preserve">. </w:t>
      </w:r>
      <w:r w:rsidR="00F61996" w:rsidRPr="00C038C3">
        <w:t xml:space="preserve">I.e., </w:t>
      </w:r>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r w:rsidR="006270C4" w:rsidRPr="00C038C3">
        <w:t>M</w:t>
      </w:r>
      <w:r w:rsidR="00C13B02" w:rsidRPr="00C038C3">
        <w:t xml:space="preserve">ore research is needed to </w:t>
      </w:r>
      <w:r w:rsidR="00D607CE" w:rsidRPr="00C038C3">
        <w:t xml:space="preserve">understand the role of </w:t>
      </w:r>
      <w:r w:rsidR="002032C3" w:rsidRPr="00C038C3">
        <w:t>fine 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not predicted to grow even in the absence of fishing</w:t>
      </w:r>
      <w:r w:rsidR="00A908BA" w:rsidRPr="00C038C3">
        <w:t xml:space="preserve"> </w:t>
      </w:r>
      <w:r w:rsidR="00D177DA" w:rsidRPr="00C038C3">
        <w:t xml:space="preserve">mortality.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interactions</w:t>
      </w:r>
      <w:r w:rsidR="008C3B26" w:rsidRPr="00C038C3">
        <w:t xml:space="preserve"> </w:t>
      </w:r>
      <w:r w:rsidR="001635C7" w:rsidRPr="00C038C3">
        <w:fldChar w:fldCharType="begin"/>
      </w:r>
      <w:r w:rsidR="001635C7"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1635C7" w:rsidRPr="00C038C3">
        <w:fldChar w:fldCharType="separate"/>
      </w:r>
      <w:r w:rsidR="001635C7" w:rsidRPr="00C038C3">
        <w:t xml:space="preserve">(Eero </w:t>
      </w:r>
      <w:r w:rsidR="001635C7" w:rsidRPr="00C038C3">
        <w:rPr>
          <w:i/>
          <w:iCs/>
        </w:rPr>
        <w:t>et al.</w:t>
      </w:r>
      <w:r w:rsidR="001635C7" w:rsidRPr="00C038C3">
        <w:t>, 2020)</w:t>
      </w:r>
      <w:r w:rsidR="001635C7" w:rsidRPr="00C038C3">
        <w:fldChar w:fldCharType="end"/>
      </w:r>
      <w:r w:rsidR="009A7717" w:rsidRPr="00C038C3">
        <w:t xml:space="preserve"> </w:t>
      </w:r>
      <w:r w:rsidR="00D32973" w:rsidRPr="00C038C3">
        <w:t xml:space="preserve">for the body condition of </w:t>
      </w:r>
      <w:r w:rsidR="00352134" w:rsidRPr="00C038C3">
        <w:t>cod</w:t>
      </w:r>
      <w:r w:rsidR="00EE105C" w:rsidRPr="00C038C3">
        <w:t xml:space="preserve">, as that 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1ABFCD2A"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FE4919" w:rsidRPr="00C038C3">
        <w:t xml:space="preserve">, </w:t>
      </w:r>
      <w:r w:rsidR="0099190C" w:rsidRPr="00C038C3">
        <w:t xml:space="preserve">James Thorson and </w:t>
      </w:r>
      <w:r w:rsidR="00FE4919" w:rsidRPr="00C038C3">
        <w:t>Federico</w:t>
      </w:r>
      <w:r w:rsidR="00F551EE" w:rsidRPr="00C038C3">
        <w:t xml:space="preserve"> Maioli for </w:t>
      </w:r>
      <w:commentRangeStart w:id="136"/>
      <w:r w:rsidR="0099190C" w:rsidRPr="00C038C3">
        <w:t xml:space="preserve">helpful </w:t>
      </w:r>
      <w:r w:rsidR="00460848" w:rsidRPr="00C038C3">
        <w:t>input</w:t>
      </w:r>
      <w:r w:rsidR="00401B29" w:rsidRPr="00C038C3">
        <w:t xml:space="preserve">, </w:t>
      </w:r>
      <w:commentRangeEnd w:id="136"/>
      <w:r w:rsidR="00632AC6">
        <w:rPr>
          <w:rStyle w:val="CommentReference"/>
        </w:rPr>
        <w:commentReference w:id="136"/>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del w:id="137" w:author="Michele Casini" w:date="2021-11-06T15:50:00Z">
        <w:r w:rsidR="00401B29" w:rsidRPr="00C038C3" w:rsidDel="00632AC6">
          <w:delText>at SMHI</w:delText>
        </w:r>
        <w:r w:rsidR="009A364F" w:rsidRPr="00C038C3" w:rsidDel="00632AC6">
          <w:delText xml:space="preserve"> </w:delText>
        </w:r>
      </w:del>
      <w:r w:rsidR="009A364F" w:rsidRPr="00C038C3">
        <w:t xml:space="preserve">for assistance with </w:t>
      </w:r>
      <w:r w:rsidR="0003088F" w:rsidRPr="00C038C3">
        <w:t xml:space="preserve">environmental data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ins w:id="138" w:author="Michele Casini" w:date="2021-11-06T15:50:00Z">
        <w:r w:rsidR="00632AC6">
          <w:t xml:space="preserve">the </w:t>
        </w:r>
      </w:ins>
      <w:r w:rsidR="007C5EF9" w:rsidRPr="00C038C3">
        <w:t xml:space="preserve">staff involved in </w:t>
      </w:r>
      <w:r w:rsidR="0055190B" w:rsidRPr="00C038C3">
        <w:t xml:space="preserve">the </w:t>
      </w:r>
      <w:ins w:id="139" w:author="Michele Casini" w:date="2021-11-06T15:51:00Z">
        <w:r w:rsidR="00632AC6">
          <w:t xml:space="preserve">BITS </w:t>
        </w:r>
      </w:ins>
      <w:r w:rsidR="0055190B" w:rsidRPr="00C038C3">
        <w:t>scientific sampling and analysis</w:t>
      </w:r>
      <w:r w:rsidR="00991015" w:rsidRPr="00C038C3">
        <w:t xml:space="preserve"> of biological </w:t>
      </w:r>
      <w:r w:rsidR="001A660A" w:rsidRPr="00C038C3">
        <w:t>data.</w:t>
      </w:r>
      <w:r w:rsidR="004E3906" w:rsidRPr="00C038C3">
        <w:t xml:space="preserve"> </w:t>
      </w:r>
      <w:ins w:id="140" w:author="Michele Casini" w:date="2021-11-06T15:48:00Z">
        <w:r w:rsidR="00632AC6">
          <w:t xml:space="preserve">The study was financed by the Swedish Research Council </w:t>
        </w:r>
        <w:proofErr w:type="spellStart"/>
        <w:r w:rsidR="00632AC6">
          <w:t>Formas</w:t>
        </w:r>
        <w:proofErr w:type="spellEnd"/>
        <w:r w:rsidR="00632AC6">
          <w:t xml:space="preserve"> (grant no. 2018-00775 to M.C.).</w:t>
        </w:r>
      </w:ins>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141"/>
      <w:commentRangeStart w:id="142"/>
      <w:r w:rsidRPr="00C038C3">
        <w:rPr>
          <w:b/>
          <w:sz w:val="28"/>
          <w:szCs w:val="28"/>
        </w:rPr>
        <w:t>Author Contributions</w:t>
      </w:r>
      <w:commentRangeEnd w:id="141"/>
      <w:r w:rsidR="00952402" w:rsidRPr="00C038C3">
        <w:rPr>
          <w:rStyle w:val="CommentReference"/>
        </w:rPr>
        <w:commentReference w:id="141"/>
      </w:r>
      <w:commentRangeEnd w:id="142"/>
      <w:r w:rsidR="004A1652">
        <w:rPr>
          <w:rStyle w:val="CommentReference"/>
        </w:rPr>
        <w:commentReference w:id="142"/>
      </w:r>
    </w:p>
    <w:p w14:paraId="294C7242" w14:textId="09F2FB7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ins w:id="143" w:author="Michele Casini" w:date="2021-11-11T12:01:00Z">
        <w:r w:rsidR="002D254E">
          <w:t xml:space="preserve">acquired the funding and </w:t>
        </w:r>
      </w:ins>
      <w:r w:rsidR="00754FC0" w:rsidRPr="00C038C3">
        <w:t>coordinated the study</w:t>
      </w:r>
      <w:r w:rsidR="004E579E" w:rsidRPr="00C038C3">
        <w:t xml:space="preserve">, </w:t>
      </w:r>
      <w:r w:rsidR="008638B8" w:rsidRPr="00C038C3">
        <w:t xml:space="preserve">M.L. prepared the raw 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D2B89" w:rsidRPr="00C038C3">
        <w:t xml:space="preserve"> 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144"/>
      <w:commentRangeStart w:id="145"/>
      <w:r w:rsidRPr="00C038C3">
        <w:t xml:space="preserve">and data </w:t>
      </w:r>
      <w:commentRangeEnd w:id="144"/>
      <w:r w:rsidRPr="00C038C3">
        <w:rPr>
          <w:rStyle w:val="CommentReference"/>
        </w:rPr>
        <w:commentReference w:id="144"/>
      </w:r>
      <w:commentRangeEnd w:id="145"/>
      <w:r w:rsidRPr="00C038C3">
        <w:rPr>
          <w:rStyle w:val="CommentReference"/>
        </w:rPr>
        <w:commentReference w:id="145"/>
      </w:r>
      <w:r w:rsidRPr="00C038C3">
        <w:t xml:space="preserve">are publicly available at </w:t>
      </w:r>
      <w:hyperlink r:id="rId12"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4D1352A1" w:rsidR="00300BEC" w:rsidRPr="00C038C3" w:rsidRDefault="00300BEC" w:rsidP="00552801">
      <w:pPr>
        <w:spacing w:line="480" w:lineRule="auto"/>
        <w:contextualSpacing/>
        <w:mirrorIndents/>
        <w:jc w:val="both"/>
      </w:pPr>
    </w:p>
    <w:p w14:paraId="7955D602" w14:textId="6D000921" w:rsidR="00300BEC" w:rsidRPr="00C038C3" w:rsidRDefault="00300BEC" w:rsidP="00552801">
      <w:pPr>
        <w:spacing w:line="480" w:lineRule="auto"/>
        <w:contextualSpacing/>
        <w:mirrorIndents/>
        <w:jc w:val="both"/>
      </w:pPr>
    </w:p>
    <w:p w14:paraId="356B2150" w14:textId="69E9CA4F" w:rsidR="00300BEC" w:rsidRPr="00C038C3" w:rsidRDefault="00300BEC" w:rsidP="00552801">
      <w:pPr>
        <w:spacing w:line="480" w:lineRule="auto"/>
        <w:contextualSpacing/>
        <w:mirrorIndents/>
        <w:jc w:val="both"/>
      </w:pPr>
    </w:p>
    <w:p w14:paraId="49032725" w14:textId="1901863E" w:rsidR="00300BEC" w:rsidRPr="00C038C3" w:rsidRDefault="00300BEC" w:rsidP="00552801">
      <w:pPr>
        <w:spacing w:line="480" w:lineRule="auto"/>
        <w:contextualSpacing/>
        <w:mirrorIndents/>
        <w:jc w:val="both"/>
      </w:pPr>
    </w:p>
    <w:p w14:paraId="6A87BD28" w14:textId="7470900E" w:rsidR="00300BEC" w:rsidRPr="00C038C3" w:rsidRDefault="00300BEC" w:rsidP="00552801">
      <w:pPr>
        <w:spacing w:line="480" w:lineRule="auto"/>
        <w:contextualSpacing/>
        <w:mirrorIndents/>
        <w:jc w:val="both"/>
      </w:pPr>
    </w:p>
    <w:p w14:paraId="1D5351D7" w14:textId="20775630" w:rsidR="00300BEC" w:rsidRPr="00C038C3" w:rsidRDefault="00300BEC"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46" w:name="_jwygf3u2rl9s" w:colFirst="0" w:colLast="0"/>
      <w:bookmarkEnd w:id="146"/>
      <w:r w:rsidRPr="00C038C3">
        <w:rPr>
          <w:b/>
          <w:sz w:val="28"/>
          <w:szCs w:val="28"/>
        </w:rPr>
        <w:t>Literature cited</w:t>
      </w:r>
    </w:p>
    <w:p w14:paraId="618677E2" w14:textId="77777777" w:rsidR="009205A4" w:rsidRPr="009205A4" w:rsidRDefault="00C20AB4" w:rsidP="009205A4">
      <w:pPr>
        <w:pStyle w:val="Bibliography"/>
        <w:rPr>
          <w:lang w:val="en-GB"/>
        </w:rPr>
      </w:pPr>
      <w:r w:rsidRPr="00C038C3">
        <w:fldChar w:fldCharType="begin"/>
      </w:r>
      <w:r w:rsidR="00194AAA" w:rsidRPr="00C038C3">
        <w:instrText xml:space="preserve"> ADDIN ZOTERO_BIBL {"uncited":[],"omitted":[],"custom":[]} CSL_BIBLIOGRAPHY </w:instrText>
      </w:r>
      <w:r w:rsidRPr="00C038C3">
        <w:fldChar w:fldCharType="separate"/>
      </w:r>
      <w:r w:rsidR="009205A4" w:rsidRPr="009205A4">
        <w:rPr>
          <w:lang w:val="en-GB"/>
        </w:rPr>
        <w:t>Almroth-Rosell, E., Eilola, K., Hordoir, R., Meier, H. E. M., and Hall, P. O. J. 2011. Transport of fresh and resuspended particulate organic material in the Baltic Sea — a model study. Journal of Marine Systems, 87: 1–12.</w:t>
      </w:r>
    </w:p>
    <w:p w14:paraId="7EB1F33D" w14:textId="77777777" w:rsidR="009205A4" w:rsidRPr="009205A4" w:rsidRDefault="009205A4" w:rsidP="009205A4">
      <w:pPr>
        <w:pStyle w:val="Bibliography"/>
        <w:rPr>
          <w:lang w:val="en-GB"/>
        </w:rPr>
      </w:pPr>
      <w:r w:rsidRPr="009205A4">
        <w:rPr>
          <w:lang w:val="en-GB"/>
        </w:rPr>
        <w:t>Anderson, S. C., and Ward, E. J. 2019. Black swans in space: modeling spatiotemporal processes with extremes. Ecology, 100: e02403.</w:t>
      </w:r>
    </w:p>
    <w:p w14:paraId="0BCD58B5" w14:textId="77777777" w:rsidR="009205A4" w:rsidRPr="009205A4" w:rsidRDefault="009205A4" w:rsidP="009205A4">
      <w:pPr>
        <w:pStyle w:val="Bibliography"/>
        <w:rPr>
          <w:lang w:val="en-GB"/>
        </w:rPr>
      </w:pPr>
      <w:r w:rsidRPr="009205A4">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5FD0E0CF" w14:textId="77777777" w:rsidR="009205A4" w:rsidRPr="009205A4" w:rsidRDefault="009205A4" w:rsidP="009205A4">
      <w:pPr>
        <w:pStyle w:val="Bibliography"/>
        <w:rPr>
          <w:lang w:val="en-GB"/>
        </w:rPr>
      </w:pPr>
      <w:r w:rsidRPr="009205A4">
        <w:rPr>
          <w:lang w:val="en-GB"/>
        </w:rPr>
        <w:t>Anderson, S. C., Ward, E. J., Barnett, L. A. K., and English, P. A. 2021. sdmTMB: spatiotemporal species distribution GLMMs with ‘TMB’. https://pbs-assess.github.io/sdmTMB/index.html.</w:t>
      </w:r>
    </w:p>
    <w:p w14:paraId="6B4D42DB" w14:textId="77777777" w:rsidR="009205A4" w:rsidRPr="009205A4" w:rsidRDefault="009205A4" w:rsidP="009205A4">
      <w:pPr>
        <w:pStyle w:val="Bibliography"/>
        <w:rPr>
          <w:lang w:val="en-GB"/>
        </w:rPr>
      </w:pPr>
      <w:r w:rsidRPr="009205A4">
        <w:rPr>
          <w:lang w:val="en-GB"/>
        </w:rPr>
        <w:t>Aro, E. 1989. A review of fish migration patterns in the Baltic. Rap. Proc.-verb. Re. Cons. Int. Explor. Mer, 190: 72–96.</w:t>
      </w:r>
    </w:p>
    <w:p w14:paraId="0E0ACDB6" w14:textId="77777777" w:rsidR="009205A4" w:rsidRPr="009205A4" w:rsidRDefault="009205A4" w:rsidP="009205A4">
      <w:pPr>
        <w:pStyle w:val="Bibliography"/>
        <w:rPr>
          <w:lang w:val="en-GB"/>
        </w:rPr>
      </w:pPr>
      <w:r w:rsidRPr="009205A4">
        <w:rPr>
          <w:lang w:val="en-GB"/>
        </w:rPr>
        <w:t>Barnett, L. A. K., Ward, E. J., and Anderson, S. C. 2021. Improving estimates of species distribution change by incorporating local trends. Ecography, 44: 427–439.</w:t>
      </w:r>
    </w:p>
    <w:p w14:paraId="4F828639" w14:textId="77777777" w:rsidR="009205A4" w:rsidRPr="009205A4" w:rsidRDefault="009205A4" w:rsidP="009205A4">
      <w:pPr>
        <w:pStyle w:val="Bibliography"/>
        <w:rPr>
          <w:lang w:val="en-GB"/>
        </w:rPr>
      </w:pPr>
      <w:r w:rsidRPr="009205A4">
        <w:rPr>
          <w:lang w:val="en-GB"/>
        </w:rPr>
        <w:t>Belkin, I. M. 2009. Rapid warming of large marine ecosystems. Progress in Oceanography, 81: 207–213.</w:t>
      </w:r>
    </w:p>
    <w:p w14:paraId="5D642101" w14:textId="77777777" w:rsidR="009205A4" w:rsidRPr="009205A4" w:rsidRDefault="009205A4" w:rsidP="009205A4">
      <w:pPr>
        <w:pStyle w:val="Bibliography"/>
        <w:rPr>
          <w:lang w:val="en-GB"/>
        </w:rPr>
      </w:pPr>
      <w:r w:rsidRPr="009205A4">
        <w:rPr>
          <w:lang w:val="en-GB"/>
        </w:rPr>
        <w:t>Brander, K. 2020. Reduced growth in Baltic Sea cod may be due to mild hypoxia. ICES Journal of Marine Science, 77: 2003–2005. Oxford Academic.</w:t>
      </w:r>
    </w:p>
    <w:p w14:paraId="65531D92" w14:textId="77777777" w:rsidR="009205A4" w:rsidRPr="009205A4" w:rsidRDefault="009205A4" w:rsidP="009205A4">
      <w:pPr>
        <w:pStyle w:val="Bibliography"/>
        <w:rPr>
          <w:lang w:val="en-GB"/>
        </w:rPr>
      </w:pPr>
      <w:r w:rsidRPr="009205A4">
        <w:rPr>
          <w:lang w:val="en-GB"/>
        </w:rPr>
        <w:t>Breitburg, D. 2002. Effects of hypoxia, and the balance between hypoxia and enrichment, on coastal fishes and fisheries. Estuaries, 25: 767–781.</w:t>
      </w:r>
    </w:p>
    <w:p w14:paraId="40A24DB2" w14:textId="77777777" w:rsidR="009205A4" w:rsidRPr="009205A4" w:rsidRDefault="009205A4" w:rsidP="009205A4">
      <w:pPr>
        <w:pStyle w:val="Bibliography"/>
        <w:rPr>
          <w:lang w:val="en-GB"/>
        </w:rPr>
      </w:pPr>
      <w:r w:rsidRPr="009205A4">
        <w:rPr>
          <w:lang w:val="en-GB"/>
        </w:rPr>
        <w:t>Cardinale, M., and Arrhenius, F. 2000. Decreasing weight-at-age of Atlantic herring (Clupea harengus) from the Baltic Sea between 1986 and 1996: a statistical analysis. ICES Journal of Marine Science, 57: 882–893. Oxford Academic.</w:t>
      </w:r>
    </w:p>
    <w:p w14:paraId="2D8B6F78" w14:textId="77777777" w:rsidR="009205A4" w:rsidRPr="009205A4" w:rsidRDefault="009205A4" w:rsidP="009205A4">
      <w:pPr>
        <w:pStyle w:val="Bibliography"/>
        <w:rPr>
          <w:lang w:val="en-GB"/>
        </w:rPr>
      </w:pPr>
      <w:r w:rsidRPr="009205A4">
        <w:rPr>
          <w:lang w:val="en-GB"/>
        </w:rPr>
        <w:t>Carstensen, J., Andersen, J. H., Gustafsson, B. G., and Conley, D. J. 2014. Deoxygenation of the Baltic Sea during the last century. Proceedings of the National Academy of Sciences, 111: 5628–5633. National Academy of Sciences.</w:t>
      </w:r>
    </w:p>
    <w:p w14:paraId="59402536" w14:textId="77777777" w:rsidR="009205A4" w:rsidRPr="00F63093" w:rsidRDefault="009205A4" w:rsidP="009205A4">
      <w:pPr>
        <w:pStyle w:val="Bibliography"/>
        <w:rPr>
          <w:lang w:val="sv-SE"/>
          <w:rPrChange w:id="147" w:author="Michele Casini" w:date="2021-11-06T13:20:00Z">
            <w:rPr>
              <w:lang w:val="en-GB"/>
            </w:rPr>
          </w:rPrChange>
        </w:rPr>
      </w:pPr>
      <w:r w:rsidRPr="009205A4">
        <w:rPr>
          <w:lang w:val="en-GB"/>
        </w:rPr>
        <w:t xml:space="preserve">Casini, M., Cardinale, M., and Hjelm, J. 2006. Inter-annual variation in herring, Clupea harengus, and sprat, Sprattus sprattus, condition in the central Baltic Sea: what gives the tune? </w:t>
      </w:r>
      <w:r w:rsidRPr="00F63093">
        <w:rPr>
          <w:lang w:val="sv-SE"/>
          <w:rPrChange w:id="148" w:author="Michele Casini" w:date="2021-11-06T13:20:00Z">
            <w:rPr>
              <w:lang w:val="en-GB"/>
            </w:rPr>
          </w:rPrChange>
        </w:rPr>
        <w:t>Oikos, 112: 638–650.</w:t>
      </w:r>
    </w:p>
    <w:p w14:paraId="0CE0618F" w14:textId="77777777" w:rsidR="009205A4" w:rsidRPr="009205A4" w:rsidRDefault="009205A4" w:rsidP="009205A4">
      <w:pPr>
        <w:pStyle w:val="Bibliography"/>
        <w:rPr>
          <w:lang w:val="en-GB"/>
        </w:rPr>
      </w:pPr>
      <w:r w:rsidRPr="00F63093">
        <w:rPr>
          <w:lang w:val="sv-SE"/>
          <w:rPrChange w:id="149" w:author="Michele Casini" w:date="2021-11-06T13:20:00Z">
            <w:rPr>
              <w:lang w:val="en-GB"/>
            </w:rPr>
          </w:rPrChange>
        </w:rPr>
        <w:t xml:space="preserve">Casini, M., Käll, F., Hansson, M., Plikshs, M., Baranova, T., Karlsson, O., Lundström, K., </w:t>
      </w:r>
      <w:r w:rsidRPr="00F63093">
        <w:rPr>
          <w:i/>
          <w:iCs/>
          <w:lang w:val="sv-SE"/>
          <w:rPrChange w:id="150" w:author="Michele Casini" w:date="2021-11-06T13:20:00Z">
            <w:rPr>
              <w:i/>
              <w:iCs/>
              <w:lang w:val="en-GB"/>
            </w:rPr>
          </w:rPrChange>
        </w:rPr>
        <w:t>et al.</w:t>
      </w:r>
      <w:r w:rsidRPr="00F63093">
        <w:rPr>
          <w:lang w:val="sv-SE"/>
          <w:rPrChange w:id="151" w:author="Michele Casini" w:date="2021-11-06T13:20:00Z">
            <w:rPr>
              <w:lang w:val="en-GB"/>
            </w:rPr>
          </w:rPrChange>
        </w:rPr>
        <w:t xml:space="preserve"> 2016a. </w:t>
      </w:r>
      <w:r w:rsidRPr="009205A4">
        <w:rPr>
          <w:lang w:val="en-GB"/>
        </w:rPr>
        <w:t>Hypoxic areas, density-dependence and food limitation drive the body condition of a heavily exploited marine fish predator. Royal Society Open Science, 3: 160416.</w:t>
      </w:r>
    </w:p>
    <w:p w14:paraId="170B75BB" w14:textId="77777777" w:rsidR="009205A4" w:rsidRPr="009205A4" w:rsidRDefault="009205A4" w:rsidP="009205A4">
      <w:pPr>
        <w:pStyle w:val="Bibliography"/>
        <w:rPr>
          <w:lang w:val="en-GB"/>
        </w:rPr>
      </w:pPr>
      <w:r w:rsidRPr="009205A4">
        <w:rPr>
          <w:lang w:val="en-GB"/>
        </w:rPr>
        <w:t>Casini, M., Eero, M., Carlshamre, S., and Lövgren, J. 2016b. Using alternative biological information in stock assessment: condition-corrected natural mortality of Eastern Baltic cod. ICES Journal of Marine Science, 73: 2625–2631. Oxford Academic.</w:t>
      </w:r>
    </w:p>
    <w:p w14:paraId="2DB0450D" w14:textId="77777777" w:rsidR="009205A4" w:rsidRPr="009205A4" w:rsidRDefault="009205A4" w:rsidP="009205A4">
      <w:pPr>
        <w:pStyle w:val="Bibliography"/>
        <w:rPr>
          <w:lang w:val="en-GB"/>
        </w:rPr>
      </w:pPr>
      <w:r w:rsidRPr="009205A4">
        <w:rPr>
          <w:lang w:val="en-GB"/>
        </w:rPr>
        <w:lastRenderedPageBreak/>
        <w:t>Casini, M., Hansson, M., Orio, A., and Limburg, K. 2021. Changes in population depth distribution and oxygen stratification are involved in the current low condition of the eastern Baltic Sea cod (</w:t>
      </w:r>
      <w:r w:rsidRPr="009205A4">
        <w:rPr>
          <w:i/>
          <w:iCs/>
          <w:lang w:val="en-GB"/>
        </w:rPr>
        <w:t>Gadus morhua</w:t>
      </w:r>
      <w:r w:rsidRPr="009205A4">
        <w:rPr>
          <w:lang w:val="en-GB"/>
        </w:rPr>
        <w:t>). Biogeosciences, 18: 1321–1331. Copernicus GmbH.</w:t>
      </w:r>
    </w:p>
    <w:p w14:paraId="5E55CD73" w14:textId="77777777" w:rsidR="009205A4" w:rsidRPr="009205A4" w:rsidRDefault="009205A4" w:rsidP="009205A4">
      <w:pPr>
        <w:pStyle w:val="Bibliography"/>
        <w:rPr>
          <w:lang w:val="en-GB"/>
        </w:rPr>
      </w:pPr>
      <w:r w:rsidRPr="009205A4">
        <w:rPr>
          <w:lang w:val="en-GB"/>
        </w:rPr>
        <w:t>Chabot, D., and Dutil, J.-D. 1999. Reduced growth of Atlantic cod in non-lethal hypoxic conditions. Journal of Fish Biology, 55: 472–491.</w:t>
      </w:r>
    </w:p>
    <w:p w14:paraId="1CB7AACB" w14:textId="77777777" w:rsidR="009205A4" w:rsidRPr="009205A4" w:rsidRDefault="009205A4" w:rsidP="009205A4">
      <w:pPr>
        <w:pStyle w:val="Bibliography"/>
        <w:rPr>
          <w:lang w:val="en-GB"/>
        </w:rPr>
      </w:pPr>
      <w:r w:rsidRPr="009205A4">
        <w:rPr>
          <w:lang w:val="en-GB"/>
        </w:rPr>
        <w:t>Claireaux, G., Webber, D. M., Lagardère, J.-P., and Kerr, S. R. 2000. Influence of water temperature and oxygenation on the aerobic metabolic scope of Atlantic cod (Gadus morhua). Journal of Sea Research, 44: 257–265.</w:t>
      </w:r>
    </w:p>
    <w:p w14:paraId="4D1FE471" w14:textId="77777777" w:rsidR="009205A4" w:rsidRPr="009205A4" w:rsidRDefault="009205A4" w:rsidP="009205A4">
      <w:pPr>
        <w:pStyle w:val="Bibliography"/>
        <w:rPr>
          <w:lang w:val="en-GB"/>
        </w:rPr>
      </w:pPr>
      <w:r w:rsidRPr="009205A4">
        <w:rPr>
          <w:lang w:val="en-GB"/>
        </w:rPr>
        <w:t>Cressie, N., and Wikle, C. K. 2015. Statistics for Spatio-Temporal Data. John Wiley &amp; Sons. 612 pp.</w:t>
      </w:r>
    </w:p>
    <w:p w14:paraId="5B8BB3D1" w14:textId="77777777" w:rsidR="009205A4" w:rsidRPr="009205A4" w:rsidRDefault="009205A4" w:rsidP="009205A4">
      <w:pPr>
        <w:pStyle w:val="Bibliography"/>
        <w:rPr>
          <w:lang w:val="en-GB"/>
        </w:rPr>
      </w:pPr>
      <w:r w:rsidRPr="009205A4">
        <w:rPr>
          <w:lang w:val="en-GB"/>
        </w:rPr>
        <w:t>Diaz, R. J. 2001. Overview of Hypoxia around the World. Journal of Environmental Quality, 30: 275–281.</w:t>
      </w:r>
    </w:p>
    <w:p w14:paraId="197E40EE" w14:textId="77777777" w:rsidR="009205A4" w:rsidRPr="009205A4" w:rsidRDefault="009205A4" w:rsidP="009205A4">
      <w:pPr>
        <w:pStyle w:val="Bibliography"/>
        <w:rPr>
          <w:lang w:val="en-GB"/>
        </w:rPr>
      </w:pPr>
      <w:r w:rsidRPr="009205A4">
        <w:rPr>
          <w:lang w:val="en-GB"/>
        </w:rPr>
        <w:t>Diaz, R. J., and Rosenberg, R. 2008. Spreading Dead Zones and Consequences for Marine Ecosystems. Science, 321: 926–929. American Association for the Advancement of Science.</w:t>
      </w:r>
    </w:p>
    <w:p w14:paraId="1B8DA26F" w14:textId="77777777" w:rsidR="009205A4" w:rsidRPr="009205A4" w:rsidRDefault="009205A4" w:rsidP="009205A4">
      <w:pPr>
        <w:pStyle w:val="Bibliography"/>
        <w:rPr>
          <w:lang w:val="en-GB"/>
        </w:rPr>
      </w:pPr>
      <w:r w:rsidRPr="009205A4">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239D4A1A" w14:textId="77777777" w:rsidR="009205A4" w:rsidRPr="009205A4" w:rsidRDefault="009205A4" w:rsidP="009205A4">
      <w:pPr>
        <w:pStyle w:val="Bibliography"/>
        <w:rPr>
          <w:lang w:val="en-GB"/>
        </w:rPr>
      </w:pPr>
      <w:r w:rsidRPr="009205A4">
        <w:rPr>
          <w:lang w:val="en-GB"/>
        </w:rPr>
        <w:t>Eero, M., Cardinale, M., and Storr-Paulsen, M. 2020. Emerging challenges for resource management under ecosystem change: Example of cod in the Baltic Sea. Ocean &amp; Coastal Management, 198: 105314.</w:t>
      </w:r>
    </w:p>
    <w:p w14:paraId="64308FC0" w14:textId="77777777" w:rsidR="009205A4" w:rsidRPr="009205A4" w:rsidRDefault="009205A4" w:rsidP="009205A4">
      <w:pPr>
        <w:pStyle w:val="Bibliography"/>
        <w:rPr>
          <w:lang w:val="en-GB"/>
        </w:rPr>
      </w:pPr>
      <w:r w:rsidRPr="009205A4">
        <w:rPr>
          <w:lang w:val="en-GB"/>
        </w:rPr>
        <w:t>Eilola, K., Meier, H. E. M., and Almroth, E. 2009. On the dynamics of oxygen, phosphorus and cyanobacteria in the Baltic Sea; A model study. Journal of Marine Systems, 75: 163–184.</w:t>
      </w:r>
    </w:p>
    <w:p w14:paraId="36079D74" w14:textId="77777777" w:rsidR="009205A4" w:rsidRPr="009205A4" w:rsidRDefault="009205A4" w:rsidP="009205A4">
      <w:pPr>
        <w:pStyle w:val="Bibliography"/>
        <w:rPr>
          <w:lang w:val="en-GB"/>
        </w:rPr>
      </w:pPr>
      <w:r w:rsidRPr="009205A4">
        <w:rPr>
          <w:lang w:val="en-GB"/>
        </w:rPr>
        <w:t>Froese, R., Thorson, J. T., and Reyes, R. B. 2014. A Bayesian approach for estimating length-weight relationships in fishes. Journal of Applied Ichthyology, 30: 78–85.</w:t>
      </w:r>
    </w:p>
    <w:p w14:paraId="5D3049C6" w14:textId="77777777" w:rsidR="009205A4" w:rsidRPr="009205A4" w:rsidRDefault="009205A4" w:rsidP="009205A4">
      <w:pPr>
        <w:pStyle w:val="Bibliography"/>
        <w:rPr>
          <w:lang w:val="en-GB"/>
        </w:rPr>
      </w:pPr>
      <w:r w:rsidRPr="009205A4">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208B1A95" w14:textId="77777777" w:rsidR="009205A4" w:rsidRPr="009205A4" w:rsidRDefault="009205A4" w:rsidP="009205A4">
      <w:pPr>
        <w:pStyle w:val="Bibliography"/>
        <w:rPr>
          <w:lang w:val="en-GB"/>
        </w:rPr>
      </w:pPr>
      <w:r w:rsidRPr="009205A4">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3877DF4" w14:textId="77777777" w:rsidR="009205A4" w:rsidRPr="009205A4" w:rsidRDefault="009205A4" w:rsidP="009205A4">
      <w:pPr>
        <w:pStyle w:val="Bibliography"/>
        <w:rPr>
          <w:lang w:val="en-GB"/>
        </w:rPr>
      </w:pPr>
      <w:r w:rsidRPr="009205A4">
        <w:rPr>
          <w:lang w:val="en-GB"/>
        </w:rPr>
        <w:t>Grüss, A., Gao, J., Thorson, J., Rooper, C., Thompson, G., Boldt, J., and Lauth, R. 2020. Estimating synchronous changes in condition and density in eastern Bering Sea fishes. Marine Ecology Progress Series, 635: 169–185.</w:t>
      </w:r>
    </w:p>
    <w:p w14:paraId="4FF7B97B" w14:textId="77777777" w:rsidR="009205A4" w:rsidRPr="009205A4" w:rsidRDefault="009205A4" w:rsidP="009205A4">
      <w:pPr>
        <w:pStyle w:val="Bibliography"/>
        <w:rPr>
          <w:lang w:val="en-GB"/>
        </w:rPr>
      </w:pPr>
      <w:r w:rsidRPr="009205A4">
        <w:rPr>
          <w:lang w:val="en-GB"/>
        </w:rPr>
        <w:t>Haase, K., Orio, A., Pawlak, J., Pachur, M., and Casini, M. 2020. Diet of dominant demersal fish species in the Baltic Sea: Is flounder stealing benthic food from cod? Marine Ecology Progress Series, 645: 159–170.</w:t>
      </w:r>
    </w:p>
    <w:p w14:paraId="6D93743B" w14:textId="77777777" w:rsidR="009205A4" w:rsidRPr="009205A4" w:rsidRDefault="009205A4" w:rsidP="009205A4">
      <w:pPr>
        <w:pStyle w:val="Bibliography"/>
        <w:rPr>
          <w:lang w:val="en-GB"/>
        </w:rPr>
      </w:pPr>
      <w:r w:rsidRPr="009205A4">
        <w:rPr>
          <w:lang w:val="en-GB"/>
        </w:rPr>
        <w:t>Hislop, J. R. G., Robb, A. P., and Gauld, J. A. 1978. Observations on effects of feeding level on growth and reproduction in haddock, Melanogrammus aeglefinus (L.) in captivity. Journal of Fish Biology, 13: 85–98.</w:t>
      </w:r>
    </w:p>
    <w:p w14:paraId="4CDEDF63" w14:textId="77777777" w:rsidR="009205A4" w:rsidRPr="009205A4" w:rsidRDefault="009205A4" w:rsidP="009205A4">
      <w:pPr>
        <w:pStyle w:val="Bibliography"/>
        <w:rPr>
          <w:lang w:val="en-GB"/>
        </w:rPr>
      </w:pPr>
      <w:r w:rsidRPr="009205A4">
        <w:rPr>
          <w:lang w:val="en-GB"/>
        </w:rPr>
        <w:t xml:space="preserve">Hordoir, R., Axell, L., Höglund, A., Dieterich, C., Fransner, F., Gröger, M., Liu, Y., </w:t>
      </w:r>
      <w:r w:rsidRPr="009205A4">
        <w:rPr>
          <w:i/>
          <w:iCs/>
          <w:lang w:val="en-GB"/>
        </w:rPr>
        <w:t>et al.</w:t>
      </w:r>
      <w:r w:rsidRPr="009205A4">
        <w:rPr>
          <w:lang w:val="en-GB"/>
        </w:rPr>
        <w:t xml:space="preserve"> 2019. Nemo-Nordic 1.0: a NEMO-based ocean model for the Baltic and North seas – </w:t>
      </w:r>
      <w:r w:rsidRPr="009205A4">
        <w:rPr>
          <w:lang w:val="en-GB"/>
        </w:rPr>
        <w:lastRenderedPageBreak/>
        <w:t>research and operational applications. Geoscientific Model Development, 12: 363–386. Copernicus GmbH.</w:t>
      </w:r>
    </w:p>
    <w:p w14:paraId="1D2CBECB" w14:textId="77777777" w:rsidR="009205A4" w:rsidRPr="009205A4" w:rsidRDefault="009205A4" w:rsidP="009205A4">
      <w:pPr>
        <w:pStyle w:val="Bibliography"/>
        <w:rPr>
          <w:lang w:val="en-GB"/>
        </w:rPr>
      </w:pPr>
      <w:r w:rsidRPr="009205A4">
        <w:rPr>
          <w:lang w:val="en-GB"/>
        </w:rPr>
        <w:t>Hrycik, A. R., Almeida, L. Z., and Höök, T. O. 2017. Sub-lethal effects on fish provide insight into a biologically-relevant threshold of hypoxia. Oikos, 126: 307–317.</w:t>
      </w:r>
    </w:p>
    <w:p w14:paraId="58A045D1" w14:textId="77777777" w:rsidR="009205A4" w:rsidRPr="009205A4" w:rsidRDefault="009205A4" w:rsidP="009205A4">
      <w:pPr>
        <w:pStyle w:val="Bibliography"/>
        <w:rPr>
          <w:lang w:val="en-GB"/>
        </w:rPr>
      </w:pPr>
      <w:r w:rsidRPr="009205A4">
        <w:rPr>
          <w:lang w:val="en-GB"/>
        </w:rPr>
        <w:t xml:space="preserve">ICES. 2021a. Cod </w:t>
      </w:r>
      <w:r w:rsidRPr="009205A4">
        <w:rPr>
          <w:i/>
          <w:iCs/>
          <w:lang w:val="en-GB"/>
        </w:rPr>
        <w:t>(Gadus morhua)</w:t>
      </w:r>
      <w:r w:rsidRPr="009205A4">
        <w:rPr>
          <w:lang w:val="en-GB"/>
        </w:rPr>
        <w:t xml:space="preserve"> in subdivisions 24-32, eastern Baltic stock (eastern Baltic Sea). </w:t>
      </w:r>
      <w:r w:rsidRPr="009205A4">
        <w:rPr>
          <w:i/>
          <w:iCs/>
          <w:lang w:val="en-GB"/>
        </w:rPr>
        <w:t>In</w:t>
      </w:r>
      <w:r w:rsidRPr="009205A4">
        <w:rPr>
          <w:lang w:val="en-GB"/>
        </w:rPr>
        <w:t xml:space="preserve"> Report of the ICES Advisory Committee. ICES ADVICE 2021 cod.27.24-32. https://doi.org/10.17895/ices.advice.7745.</w:t>
      </w:r>
    </w:p>
    <w:p w14:paraId="17A33520" w14:textId="77777777" w:rsidR="009205A4" w:rsidRPr="00F63093" w:rsidRDefault="009205A4" w:rsidP="009205A4">
      <w:pPr>
        <w:pStyle w:val="Bibliography"/>
        <w:rPr>
          <w:lang w:val="sv-SE"/>
          <w:rPrChange w:id="152" w:author="Michele Casini" w:date="2021-11-06T13:20:00Z">
            <w:rPr>
              <w:lang w:val="en-GB"/>
            </w:rPr>
          </w:rPrChange>
        </w:rPr>
      </w:pPr>
      <w:r w:rsidRPr="009205A4">
        <w:rPr>
          <w:lang w:val="en-GB"/>
        </w:rPr>
        <w:t xml:space="preserve">ICES. 2021b. Report of the Baltic Fisheries Assessment Working Group (WGBFAS). </w:t>
      </w:r>
      <w:r w:rsidRPr="00F63093">
        <w:rPr>
          <w:lang w:val="sv-SE"/>
          <w:rPrChange w:id="153" w:author="Michele Casini" w:date="2021-11-06T13:20:00Z">
            <w:rPr>
              <w:lang w:val="en-GB"/>
            </w:rPr>
          </w:rPrChange>
        </w:rPr>
        <w:t>3:53. https://doi.org/10.17895/ices.pub.8187.</w:t>
      </w:r>
    </w:p>
    <w:p w14:paraId="6B39CA10" w14:textId="77777777" w:rsidR="009205A4" w:rsidRPr="009205A4" w:rsidRDefault="009205A4" w:rsidP="009205A4">
      <w:pPr>
        <w:pStyle w:val="Bibliography"/>
        <w:rPr>
          <w:lang w:val="en-GB"/>
        </w:rPr>
      </w:pPr>
      <w:r w:rsidRPr="00F63093">
        <w:rPr>
          <w:lang w:val="sv-SE"/>
          <w:rPrChange w:id="154" w:author="Michele Casini" w:date="2021-11-06T13:20:00Z">
            <w:rPr>
              <w:lang w:val="en-GB"/>
            </w:rPr>
          </w:rPrChange>
        </w:rPr>
        <w:t xml:space="preserve">Jørgensen, C., Ernande, B., Fiksen, Ø., and Dieckmann, U. 2006. </w:t>
      </w:r>
      <w:r w:rsidRPr="009205A4">
        <w:rPr>
          <w:lang w:val="en-GB"/>
        </w:rPr>
        <w:t>The logic of skipped spawning in fish. Canadian Journal of Fisheries and Aquatic Sciences, 63: 200–211. NRC Research Press.</w:t>
      </w:r>
    </w:p>
    <w:p w14:paraId="2309C5EB" w14:textId="77777777" w:rsidR="009205A4" w:rsidRPr="009205A4" w:rsidRDefault="009205A4" w:rsidP="009205A4">
      <w:pPr>
        <w:pStyle w:val="Bibliography"/>
        <w:rPr>
          <w:lang w:val="en-GB"/>
        </w:rPr>
      </w:pPr>
      <w:r w:rsidRPr="009205A4">
        <w:rPr>
          <w:lang w:val="en-GB"/>
        </w:rPr>
        <w:t>Kramer, D. L. 1987. Dissolved oxygen and fish behavior. Environmental Biology of Fishes, 18: 81–92.</w:t>
      </w:r>
    </w:p>
    <w:p w14:paraId="48FA96D2" w14:textId="77777777" w:rsidR="009205A4" w:rsidRPr="009205A4" w:rsidRDefault="009205A4" w:rsidP="009205A4">
      <w:pPr>
        <w:pStyle w:val="Bibliography"/>
        <w:rPr>
          <w:lang w:val="en-GB"/>
        </w:rPr>
      </w:pPr>
      <w:r w:rsidRPr="009205A4">
        <w:rPr>
          <w:lang w:val="en-GB"/>
        </w:rPr>
        <w:t>Kristensen, K., Nielsen, A., Berg, C. W., Skaug, H., and Bell, B. M. 2016. TMB: Automatic Differentiation and Laplace Approximation. Journal of Statistical Software, 70: 1–21.</w:t>
      </w:r>
    </w:p>
    <w:p w14:paraId="5078D6F2" w14:textId="77777777" w:rsidR="009205A4" w:rsidRPr="009205A4" w:rsidRDefault="009205A4" w:rsidP="009205A4">
      <w:pPr>
        <w:pStyle w:val="Bibliography"/>
        <w:rPr>
          <w:lang w:val="en-GB"/>
        </w:rPr>
      </w:pPr>
      <w:r w:rsidRPr="009205A4">
        <w:rPr>
          <w:lang w:val="en-GB"/>
        </w:rPr>
        <w:t>Kulatska, N., Neuenfeldt, S., Beier, U., Elvarsson, B. Þ., Wennhage, H., Stefansson, G., and Bartolino, V. 2019. Understanding ontogenetic and temporal variability of Eastern Baltic cod diet using a multispecies model and stomach data. Fisheries Research, 211: 338–349.</w:t>
      </w:r>
    </w:p>
    <w:p w14:paraId="46DAE7E4" w14:textId="77777777" w:rsidR="009205A4" w:rsidRPr="009205A4" w:rsidRDefault="009205A4" w:rsidP="009205A4">
      <w:pPr>
        <w:pStyle w:val="Bibliography"/>
        <w:rPr>
          <w:lang w:val="en-GB"/>
        </w:rPr>
      </w:pPr>
      <w:r w:rsidRPr="009205A4">
        <w:rPr>
          <w:lang w:val="en-GB"/>
        </w:rPr>
        <w:t>Latimer, A. M., Banerjee, S., Jr, H. S., Mosher, E. S., and Jr, J. A. S. 2009. Hierarchical models facilitate spatial analysis of large data sets: a case study on invasive plant species in the northeastern United States. Ecology Letters, 12: 144–154.</w:t>
      </w:r>
    </w:p>
    <w:p w14:paraId="56FEF7D5" w14:textId="77777777" w:rsidR="009205A4" w:rsidRPr="009205A4" w:rsidRDefault="009205A4" w:rsidP="009205A4">
      <w:pPr>
        <w:pStyle w:val="Bibliography"/>
        <w:rPr>
          <w:lang w:val="en-GB"/>
        </w:rPr>
      </w:pPr>
      <w:r w:rsidRPr="009205A4">
        <w:rPr>
          <w:lang w:val="en-GB"/>
        </w:rPr>
        <w:t>Le Cren, E. D. 1951. The Length-Weight Relationship and Seasonal Cycle in Gonad Weight and Condition in the Perch (Perca fluviatilis). Journal of Animal Ecology, 20: 201–219. [Wiley, British Ecological Society].</w:t>
      </w:r>
    </w:p>
    <w:p w14:paraId="0E7696B3" w14:textId="77777777" w:rsidR="009205A4" w:rsidRPr="009205A4" w:rsidRDefault="009205A4" w:rsidP="009205A4">
      <w:pPr>
        <w:pStyle w:val="Bibliography"/>
        <w:rPr>
          <w:lang w:val="en-GB"/>
        </w:rPr>
      </w:pPr>
      <w:r w:rsidRPr="009205A4">
        <w:rPr>
          <w:lang w:val="en-GB"/>
        </w:rPr>
        <w:t>Limburg, K. E., and Casini, M. 2019. Otolith chemistry indicates recent worsened Baltic cod condition is linked to hypoxia exposure. Biology Letters, 15: 20190352. Royal Society.</w:t>
      </w:r>
    </w:p>
    <w:p w14:paraId="76800F37" w14:textId="77777777" w:rsidR="009205A4" w:rsidRPr="009205A4" w:rsidRDefault="009205A4" w:rsidP="009205A4">
      <w:pPr>
        <w:pStyle w:val="Bibliography"/>
        <w:rPr>
          <w:lang w:val="en-GB"/>
        </w:rPr>
      </w:pPr>
      <w:r w:rsidRPr="009205A4">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29D4A80B" w14:textId="77777777" w:rsidR="009205A4" w:rsidRPr="009205A4" w:rsidRDefault="009205A4" w:rsidP="009205A4">
      <w:pPr>
        <w:pStyle w:val="Bibliography"/>
        <w:rPr>
          <w:lang w:val="en-GB"/>
        </w:rPr>
      </w:pPr>
      <w:r w:rsidRPr="009205A4">
        <w:rPr>
          <w:lang w:val="en-GB"/>
        </w:rPr>
        <w:t>Marshall, C. T., and Frank, K. T. 1999. The effect of interannual variation in growth and condition on haddock recruitment. Canadian Journal of Fisheries and Aquatic Sciences, 56: 347–355. NRC Research Press.</w:t>
      </w:r>
    </w:p>
    <w:p w14:paraId="5E3F7999" w14:textId="77777777" w:rsidR="009205A4" w:rsidRPr="009205A4" w:rsidRDefault="009205A4" w:rsidP="009205A4">
      <w:pPr>
        <w:pStyle w:val="Bibliography"/>
        <w:rPr>
          <w:lang w:val="en-GB"/>
        </w:rPr>
      </w:pPr>
      <w:r w:rsidRPr="009205A4">
        <w:rPr>
          <w:lang w:val="en-GB"/>
        </w:rPr>
        <w:t xml:space="preserve">Mion, M., Thorsen, A., Vitale, F., Dierking, J., Herrmann, J. P., Huwer, B., von Dewitz, B., </w:t>
      </w:r>
      <w:r w:rsidRPr="009205A4">
        <w:rPr>
          <w:i/>
          <w:iCs/>
          <w:lang w:val="en-GB"/>
        </w:rPr>
        <w:t>et al.</w:t>
      </w:r>
      <w:r w:rsidRPr="009205A4">
        <w:rPr>
          <w:lang w:val="en-GB"/>
        </w:rPr>
        <w:t xml:space="preserve"> 2018. Effect of fish length and nutritional condition on the fecundity of distressed Atlantic cod </w:t>
      </w:r>
      <w:r w:rsidRPr="009205A4">
        <w:rPr>
          <w:i/>
          <w:iCs/>
          <w:lang w:val="en-GB"/>
        </w:rPr>
        <w:t>Gadus morhua</w:t>
      </w:r>
      <w:r w:rsidRPr="009205A4">
        <w:rPr>
          <w:lang w:val="en-GB"/>
        </w:rPr>
        <w:t xml:space="preserve"> from the Baltic Sea: POTENTIAL FECUNDITY OF BALTIC </w:t>
      </w:r>
      <w:r w:rsidRPr="009205A4">
        <w:rPr>
          <w:i/>
          <w:iCs/>
          <w:lang w:val="en-GB"/>
        </w:rPr>
        <w:t>G. MORHUA</w:t>
      </w:r>
      <w:r w:rsidRPr="009205A4">
        <w:rPr>
          <w:lang w:val="en-GB"/>
        </w:rPr>
        <w:t>. Journal of Fish Biology, 92: 1016–1034.</w:t>
      </w:r>
    </w:p>
    <w:p w14:paraId="4428C6FC" w14:textId="77777777" w:rsidR="009205A4" w:rsidRPr="009205A4" w:rsidRDefault="009205A4" w:rsidP="009205A4">
      <w:pPr>
        <w:pStyle w:val="Bibliography"/>
        <w:rPr>
          <w:lang w:val="en-GB"/>
        </w:rPr>
      </w:pPr>
      <w:r w:rsidRPr="009205A4">
        <w:rPr>
          <w:lang w:val="en-GB"/>
        </w:rPr>
        <w:t xml:space="preserve">Mion, M., Haase, S., Hemmer‐Hansen, J., Hilvarsson, A., Hüssy, K., Krüger‐Johnsen, M., Krumme, U., </w:t>
      </w:r>
      <w:r w:rsidRPr="009205A4">
        <w:rPr>
          <w:i/>
          <w:iCs/>
          <w:lang w:val="en-GB"/>
        </w:rPr>
        <w:t>et al.</w:t>
      </w:r>
      <w:r w:rsidRPr="009205A4">
        <w:rPr>
          <w:lang w:val="en-GB"/>
        </w:rPr>
        <w:t xml:space="preserve"> 2021. Multidecadal changes in fish growth rates estimated from tagging data: A case study from the Eastern Baltic cod (Gadus morhua, Gadidae). Fish and Fisheries, 22: 413–427.</w:t>
      </w:r>
    </w:p>
    <w:p w14:paraId="6B669AAB" w14:textId="77777777" w:rsidR="009205A4" w:rsidRPr="009205A4" w:rsidRDefault="009205A4" w:rsidP="009205A4">
      <w:pPr>
        <w:pStyle w:val="Bibliography"/>
        <w:rPr>
          <w:lang w:val="en-GB"/>
        </w:rPr>
      </w:pPr>
      <w:r w:rsidRPr="009205A4">
        <w:rPr>
          <w:lang w:val="en-GB"/>
        </w:rPr>
        <w:t>Möllmann, C., Kornilovs, G., Fetter, M., Köster, F. W., and Hinrichsen, H.-H. 2003. The marine copepod, Pseudocalanus elongatus, as a mediator between climate variability and fisheries in the Central Baltic Sea. Fisheries Oceanography, 12: 360–368.</w:t>
      </w:r>
    </w:p>
    <w:p w14:paraId="5A488C41" w14:textId="77777777" w:rsidR="009205A4" w:rsidRPr="009205A4" w:rsidRDefault="009205A4" w:rsidP="009205A4">
      <w:pPr>
        <w:pStyle w:val="Bibliography"/>
        <w:rPr>
          <w:lang w:val="en-GB"/>
        </w:rPr>
      </w:pPr>
      <w:r w:rsidRPr="009205A4">
        <w:rPr>
          <w:lang w:val="en-GB"/>
        </w:rPr>
        <w:t>Momigliano, P., Denys, G. P. J., Jokinen, H., and Merilä, J. 2018. Platichthys solemdali sp. nov. (Actinopterygii, Pleuronectiformes): A New Flounder Species From the Baltic Sea. Frontiers in Marine Science, 5: 225.</w:t>
      </w:r>
    </w:p>
    <w:p w14:paraId="2C397673" w14:textId="77777777" w:rsidR="009205A4" w:rsidRPr="00F63093" w:rsidRDefault="009205A4" w:rsidP="009205A4">
      <w:pPr>
        <w:pStyle w:val="Bibliography"/>
        <w:rPr>
          <w:lang w:val="sv-SE"/>
          <w:rPrChange w:id="155" w:author="Michele Casini" w:date="2021-11-06T13:20:00Z">
            <w:rPr>
              <w:lang w:val="en-GB"/>
            </w:rPr>
          </w:rPrChange>
        </w:rPr>
      </w:pPr>
      <w:r w:rsidRPr="009205A4">
        <w:rPr>
          <w:lang w:val="en-GB"/>
        </w:rPr>
        <w:lastRenderedPageBreak/>
        <w:t xml:space="preserve">Morgan, M. J., Rideout, R. M., and Colbourne, E. B. 2010. Impact of environmental temperature on Atlantic cod Gadus morhua energy allocation to growth, condition and reproduction. </w:t>
      </w:r>
      <w:r w:rsidRPr="00F63093">
        <w:rPr>
          <w:lang w:val="sv-SE"/>
          <w:rPrChange w:id="156" w:author="Michele Casini" w:date="2021-11-06T13:20:00Z">
            <w:rPr>
              <w:lang w:val="en-GB"/>
            </w:rPr>
          </w:rPrChange>
        </w:rPr>
        <w:t>Marine Ecology Progress Series, 404: 185–195.</w:t>
      </w:r>
    </w:p>
    <w:p w14:paraId="3381F5A4" w14:textId="77777777" w:rsidR="009205A4" w:rsidRPr="009205A4" w:rsidRDefault="009205A4" w:rsidP="009205A4">
      <w:pPr>
        <w:pStyle w:val="Bibliography"/>
        <w:rPr>
          <w:lang w:val="en-GB"/>
        </w:rPr>
      </w:pPr>
      <w:r w:rsidRPr="00F63093">
        <w:rPr>
          <w:lang w:val="sv-SE"/>
          <w:rPrChange w:id="157" w:author="Michele Casini" w:date="2021-11-06T13:20:00Z">
            <w:rPr>
              <w:lang w:val="en-GB"/>
            </w:rPr>
          </w:rPrChange>
        </w:rPr>
        <w:t xml:space="preserve">Neuenfeldt, S., Bartolino, V., Orio, A., Andersen, K. H., Andersen, N. G., Niiranen, S., Bergström, U., </w:t>
      </w:r>
      <w:r w:rsidRPr="00F63093">
        <w:rPr>
          <w:i/>
          <w:iCs/>
          <w:lang w:val="sv-SE"/>
          <w:rPrChange w:id="158" w:author="Michele Casini" w:date="2021-11-06T13:20:00Z">
            <w:rPr>
              <w:i/>
              <w:iCs/>
              <w:lang w:val="en-GB"/>
            </w:rPr>
          </w:rPrChange>
        </w:rPr>
        <w:t>et al.</w:t>
      </w:r>
      <w:r w:rsidRPr="00F63093">
        <w:rPr>
          <w:lang w:val="sv-SE"/>
          <w:rPrChange w:id="159" w:author="Michele Casini" w:date="2021-11-06T13:20:00Z">
            <w:rPr>
              <w:lang w:val="en-GB"/>
            </w:rPr>
          </w:rPrChange>
        </w:rPr>
        <w:t xml:space="preserve"> 2020. </w:t>
      </w:r>
      <w:r w:rsidRPr="009205A4">
        <w:rPr>
          <w:lang w:val="en-GB"/>
        </w:rPr>
        <w:t>Feeding and growth of Atlantic cod (</w:t>
      </w:r>
      <w:r w:rsidRPr="009205A4">
        <w:rPr>
          <w:i/>
          <w:iCs/>
          <w:lang w:val="en-GB"/>
        </w:rPr>
        <w:t>Gadus morhua</w:t>
      </w:r>
      <w:r w:rsidRPr="009205A4">
        <w:rPr>
          <w:lang w:val="en-GB"/>
        </w:rPr>
        <w:t xml:space="preserve"> L.) in the eastern Baltic Sea under environmental change. ICES Journal of Marine Science, 77: 624–632.</w:t>
      </w:r>
    </w:p>
    <w:p w14:paraId="1BB96295" w14:textId="77777777" w:rsidR="009205A4" w:rsidRPr="009205A4" w:rsidRDefault="009205A4" w:rsidP="009205A4">
      <w:pPr>
        <w:pStyle w:val="Bibliography"/>
        <w:rPr>
          <w:lang w:val="en-GB"/>
        </w:rPr>
      </w:pPr>
      <w:r w:rsidRPr="009205A4">
        <w:rPr>
          <w:lang w:val="en-GB"/>
        </w:rPr>
        <w:t xml:space="preserve">Niiranen, S., Orio, A., Bartolino, V., Bergström, U., Kallasvuo, M., Neuenfeldt, S., Ustups, D., </w:t>
      </w:r>
      <w:r w:rsidRPr="009205A4">
        <w:rPr>
          <w:i/>
          <w:iCs/>
          <w:lang w:val="en-GB"/>
        </w:rPr>
        <w:t>et al.</w:t>
      </w:r>
      <w:r w:rsidRPr="009205A4">
        <w:rPr>
          <w:lang w:val="en-GB"/>
        </w:rPr>
        <w:t xml:space="preserve"> 2019. Predator-prey body size relationships of cod in a low-diversity marine system. Marine Ecology Progress Series, 627: 201–206.</w:t>
      </w:r>
    </w:p>
    <w:p w14:paraId="3207A4FA" w14:textId="77777777" w:rsidR="009205A4" w:rsidRPr="009205A4" w:rsidRDefault="009205A4" w:rsidP="009205A4">
      <w:pPr>
        <w:pStyle w:val="Bibliography"/>
        <w:rPr>
          <w:lang w:val="en-GB"/>
        </w:rPr>
      </w:pPr>
      <w:r w:rsidRPr="009205A4">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6A50E329" w14:textId="77777777" w:rsidR="009205A4" w:rsidRPr="009205A4" w:rsidRDefault="009205A4" w:rsidP="009205A4">
      <w:pPr>
        <w:pStyle w:val="Bibliography"/>
        <w:rPr>
          <w:lang w:val="en-GB"/>
        </w:rPr>
      </w:pPr>
      <w:r w:rsidRPr="009205A4">
        <w:rPr>
          <w:lang w:val="en-GB"/>
        </w:rPr>
        <w:t>Orio, A., Bergström, U., Florin, A.-B., Lehmann, A., Šics, I., and Casini, M. 2019. Spatial contraction of demersal fish populations in a large marine ecosystem. Journal of Biogeography, 46: 633–645. John Wiley &amp; Sons, Ltd.</w:t>
      </w:r>
    </w:p>
    <w:p w14:paraId="3C277BA7" w14:textId="77777777" w:rsidR="009205A4" w:rsidRPr="009205A4" w:rsidRDefault="009205A4" w:rsidP="009205A4">
      <w:pPr>
        <w:pStyle w:val="Bibliography"/>
        <w:rPr>
          <w:lang w:val="en-GB"/>
        </w:rPr>
      </w:pPr>
      <w:r w:rsidRPr="009205A4">
        <w:rPr>
          <w:lang w:val="en-GB"/>
        </w:rPr>
        <w:t>Orio, A., Bergström, U., Florin, A.-B., Šics, I., and Casini, M. 2020. Long-term changes in spatial overlap betweeninteracting cod and flounder in the Baltic Sea. Hydrobiologia, 847: 2541–2553.</w:t>
      </w:r>
    </w:p>
    <w:p w14:paraId="51BF94C0" w14:textId="77777777" w:rsidR="009205A4" w:rsidRPr="009205A4" w:rsidRDefault="009205A4" w:rsidP="009205A4">
      <w:pPr>
        <w:pStyle w:val="Bibliography"/>
        <w:rPr>
          <w:lang w:val="en-GB"/>
        </w:rPr>
      </w:pPr>
      <w:r w:rsidRPr="009205A4">
        <w:rPr>
          <w:lang w:val="en-GB"/>
        </w:rPr>
        <w:t xml:space="preserve">Reusch, T. B. H., Dierking, J., Andersson, H. C., Bonsdorff, E., Carstensen, J., Casini, M., Czajkowski, M., </w:t>
      </w:r>
      <w:r w:rsidRPr="009205A4">
        <w:rPr>
          <w:i/>
          <w:iCs/>
          <w:lang w:val="en-GB"/>
        </w:rPr>
        <w:t>et al.</w:t>
      </w:r>
      <w:r w:rsidRPr="009205A4">
        <w:rPr>
          <w:lang w:val="en-GB"/>
        </w:rPr>
        <w:t xml:space="preserve"> 2018. The Baltic Sea as a time machine for the future coastal ocean. Science Advances. American Association for the Advancement of Science. https://www.science.org/doi/abs/10.1126/sciadv.aar8195 (Accessed 1 September 2021).</w:t>
      </w:r>
    </w:p>
    <w:p w14:paraId="3DBA76D9" w14:textId="77777777" w:rsidR="009205A4" w:rsidRPr="009205A4" w:rsidRDefault="009205A4" w:rsidP="009205A4">
      <w:pPr>
        <w:pStyle w:val="Bibliography"/>
        <w:rPr>
          <w:lang w:val="en-GB"/>
        </w:rPr>
      </w:pPr>
      <w:r w:rsidRPr="009205A4">
        <w:rPr>
          <w:lang w:val="en-GB"/>
        </w:rPr>
        <w:t>Rue, H., Martino, S., and Chopin, N. 2009. Approximate Bayesian inference for latent Gaussian models by using integrated nested Laplace approximations. Journal of the Royal Statistical Society: Series B (Statistical Methodology), 71: 319–392.</w:t>
      </w:r>
    </w:p>
    <w:p w14:paraId="356E284B" w14:textId="77777777" w:rsidR="009205A4" w:rsidRPr="009205A4" w:rsidRDefault="009205A4" w:rsidP="009205A4">
      <w:pPr>
        <w:pStyle w:val="Bibliography"/>
        <w:rPr>
          <w:lang w:val="en-GB"/>
        </w:rPr>
      </w:pPr>
      <w:r w:rsidRPr="009205A4">
        <w:rPr>
          <w:lang w:val="en-GB"/>
        </w:rPr>
        <w:t xml:space="preserve">Sampaio, E., Santos, C., Rosa, I. C., Ferreira, V., Pörtner, H.-O., Duarte, C. M., Levin, L. A., </w:t>
      </w:r>
      <w:r w:rsidRPr="009205A4">
        <w:rPr>
          <w:i/>
          <w:iCs/>
          <w:lang w:val="en-GB"/>
        </w:rPr>
        <w:t>et al.</w:t>
      </w:r>
      <w:r w:rsidRPr="009205A4">
        <w:rPr>
          <w:lang w:val="en-GB"/>
        </w:rPr>
        <w:t xml:space="preserve"> 2021. Impacts of hypoxic events surpass those of future ocean warming and acidification. Nature Ecology &amp; Evolution: 1–11. Nature Publishing Group.</w:t>
      </w:r>
    </w:p>
    <w:p w14:paraId="5E0C8755" w14:textId="77777777" w:rsidR="009205A4" w:rsidRPr="009205A4" w:rsidRDefault="009205A4" w:rsidP="009205A4">
      <w:pPr>
        <w:pStyle w:val="Bibliography"/>
        <w:rPr>
          <w:lang w:val="en-GB"/>
        </w:rPr>
      </w:pPr>
      <w:r w:rsidRPr="009205A4">
        <w:rPr>
          <w:lang w:val="en-GB"/>
        </w:rPr>
        <w:t>Shono, H. 2008. Application of the Tweedie distribution to zero-catch data in CPUE analysis. Fisheries Research, 93: 154–162.</w:t>
      </w:r>
    </w:p>
    <w:p w14:paraId="21B0A9AA" w14:textId="77777777" w:rsidR="009205A4" w:rsidRPr="009205A4" w:rsidRDefault="009205A4" w:rsidP="009205A4">
      <w:pPr>
        <w:pStyle w:val="Bibliography"/>
        <w:rPr>
          <w:lang w:val="en-GB"/>
        </w:rPr>
      </w:pPr>
      <w:r w:rsidRPr="009205A4">
        <w:rPr>
          <w:lang w:val="en-GB"/>
        </w:rPr>
        <w:t>Svedäng, H., and Hornborg, S. 2014. Selective fishing induces density-dependent growth. Nature Communications, 5: 4152.</w:t>
      </w:r>
    </w:p>
    <w:p w14:paraId="116993CF" w14:textId="77777777" w:rsidR="009205A4" w:rsidRPr="009205A4" w:rsidRDefault="009205A4" w:rsidP="009205A4">
      <w:pPr>
        <w:pStyle w:val="Bibliography"/>
        <w:rPr>
          <w:lang w:val="en-GB"/>
        </w:rPr>
      </w:pPr>
      <w:r w:rsidRPr="009205A4">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1A5836C1" w14:textId="77777777" w:rsidR="009205A4" w:rsidRPr="009205A4" w:rsidRDefault="009205A4" w:rsidP="009205A4">
      <w:pPr>
        <w:pStyle w:val="Bibliography"/>
        <w:rPr>
          <w:lang w:val="en-GB"/>
        </w:rPr>
      </w:pPr>
      <w:r w:rsidRPr="009205A4">
        <w:rPr>
          <w:lang w:val="en-GB"/>
        </w:rPr>
        <w:t>Thorson, J. T. 2015. Spatio-temporal variation in fish condition is not consistently explained by density, temperature, or season for California Current groundfishes. Marine Ecology Progress Series, 526: 101–112.</w:t>
      </w:r>
    </w:p>
    <w:p w14:paraId="453959B0" w14:textId="77777777" w:rsidR="009205A4" w:rsidRPr="009205A4" w:rsidRDefault="009205A4" w:rsidP="009205A4">
      <w:pPr>
        <w:pStyle w:val="Bibliography"/>
        <w:rPr>
          <w:lang w:val="en-GB"/>
        </w:rPr>
      </w:pPr>
      <w:r w:rsidRPr="009205A4">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44328B08" w14:textId="77777777" w:rsidR="009205A4" w:rsidRPr="009205A4" w:rsidRDefault="009205A4" w:rsidP="009205A4">
      <w:pPr>
        <w:pStyle w:val="Bibliography"/>
        <w:rPr>
          <w:lang w:val="en-GB"/>
        </w:rPr>
      </w:pPr>
      <w:r w:rsidRPr="009205A4">
        <w:rPr>
          <w:lang w:val="en-GB"/>
        </w:rPr>
        <w:t xml:space="preserve">Thorson, J. T., Scheuerell, M. D., Shelton, A. O., See, K. E., Skaug, H. J., and Kristensen, K. 2015b. Spatial factor analysis: a new tool for estimating joint species distributions and </w:t>
      </w:r>
      <w:r w:rsidRPr="009205A4">
        <w:rPr>
          <w:lang w:val="en-GB"/>
        </w:rPr>
        <w:lastRenderedPageBreak/>
        <w:t>correlations in species range. Methods in Ecology and Evolution, 6: 627–637. John Wiley &amp; Sons, Ltd.</w:t>
      </w:r>
    </w:p>
    <w:p w14:paraId="620C806E" w14:textId="77777777" w:rsidR="009205A4" w:rsidRPr="009205A4" w:rsidRDefault="009205A4" w:rsidP="009205A4">
      <w:pPr>
        <w:pStyle w:val="Bibliography"/>
        <w:rPr>
          <w:lang w:val="en-GB"/>
        </w:rPr>
      </w:pPr>
      <w:r w:rsidRPr="009205A4">
        <w:rPr>
          <w:lang w:val="en-GB"/>
        </w:rPr>
        <w:t>Thorson, J. T. 2019. Guidance for decisions using the Vector Autoregressive Spatio-Temporal (VAST) package in stock, ecosystem, habitat and climate assessments. Fisheries Research, 210: 143–161.</w:t>
      </w:r>
    </w:p>
    <w:p w14:paraId="14A7E397" w14:textId="77777777" w:rsidR="009205A4" w:rsidRPr="009205A4" w:rsidRDefault="009205A4" w:rsidP="009205A4">
      <w:pPr>
        <w:pStyle w:val="Bibliography"/>
        <w:rPr>
          <w:lang w:val="en-GB"/>
        </w:rPr>
      </w:pPr>
      <w:r w:rsidRPr="009205A4">
        <w:rPr>
          <w:lang w:val="en-GB"/>
        </w:rPr>
        <w:t xml:space="preserve">Tweedie, M. C. 1984. An index which distinguishes between some important exponential families. </w:t>
      </w:r>
      <w:r w:rsidRPr="009205A4">
        <w:rPr>
          <w:i/>
          <w:iCs/>
          <w:lang w:val="en-GB"/>
        </w:rPr>
        <w:t>In</w:t>
      </w:r>
      <w:r w:rsidRPr="009205A4">
        <w:rPr>
          <w:lang w:val="en-GB"/>
        </w:rPr>
        <w:t xml:space="preserve"> Statistics: Applications and new directions: Proc. Indian statistical institute golden Jubilee International conference, pp. 579–604.</w:t>
      </w:r>
    </w:p>
    <w:p w14:paraId="07D2D35A" w14:textId="77777777" w:rsidR="009205A4" w:rsidRPr="009205A4" w:rsidRDefault="009205A4" w:rsidP="009205A4">
      <w:pPr>
        <w:pStyle w:val="Bibliography"/>
        <w:rPr>
          <w:lang w:val="en-GB"/>
        </w:rPr>
      </w:pPr>
      <w:r w:rsidRPr="009205A4">
        <w:rPr>
          <w:lang w:val="en-GB"/>
        </w:rPr>
        <w:t>Whittingham, M. J., Stephens, P. A., Bradbury, R. B., and Freckleton, R. P. 2006. Why do we still use stepwise modelling in ecology and behaviour? Journal of Animal Ecology, 75: 1182–1189.</w:t>
      </w:r>
    </w:p>
    <w:p w14:paraId="3E02DFB7" w14:textId="77777777" w:rsidR="009205A4" w:rsidRPr="009205A4" w:rsidRDefault="009205A4" w:rsidP="009205A4">
      <w:pPr>
        <w:pStyle w:val="Bibliography"/>
        <w:rPr>
          <w:lang w:val="en-GB"/>
        </w:rPr>
      </w:pPr>
      <w:r w:rsidRPr="009205A4">
        <w:rPr>
          <w:lang w:val="en-GB"/>
        </w:rPr>
        <w:t xml:space="preserve">Wickham, H., Averick, M., Bryan, J., Chang, W., D’Agostino McGowan, L., François, R., Grolemund, G., </w:t>
      </w:r>
      <w:r w:rsidRPr="009205A4">
        <w:rPr>
          <w:i/>
          <w:iCs/>
          <w:lang w:val="en-GB"/>
        </w:rPr>
        <w:t>et al.</w:t>
      </w:r>
      <w:r w:rsidRPr="009205A4">
        <w:rPr>
          <w:lang w:val="en-GB"/>
        </w:rPr>
        <w:t xml:space="preserve"> 2019. Welcome to the tidyverse: 1686.</w:t>
      </w:r>
    </w:p>
    <w:p w14:paraId="2A4665D7" w14:textId="746DCB5A" w:rsidR="00EC6DA2" w:rsidRPr="00C038C3" w:rsidRDefault="00C20AB4" w:rsidP="00042EEC">
      <w:pPr>
        <w:contextualSpacing/>
        <w:mirrorIndents/>
        <w:jc w:val="both"/>
      </w:pPr>
      <w:r w:rsidRPr="00C038C3">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E84C7E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83BCEF6"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B7331C8"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D4A735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7A86FE2"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820F5B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772AC33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A50094E" w14:textId="038096ED"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1B81F577" w14:textId="77777777" w:rsidR="00E27003" w:rsidRPr="00C038C3" w:rsidRDefault="00E27003" w:rsidP="00E27003">
      <w:pPr>
        <w:spacing w:line="480" w:lineRule="auto"/>
        <w:contextualSpacing/>
        <w:mirrorIndents/>
        <w:jc w:val="both"/>
      </w:pPr>
      <w:r w:rsidRPr="00C038C3">
        <w:rPr>
          <w:noProof/>
          <w:lang w:val="sv-SE" w:eastAsia="sv-SE"/>
        </w:rPr>
        <w:drawing>
          <wp:inline distT="0" distB="0" distL="0" distR="0" wp14:anchorId="1C613C17" wp14:editId="594AFDF8">
            <wp:extent cx="5733338" cy="5358810"/>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t="3709" b="2823"/>
                    <a:stretch/>
                  </pic:blipFill>
                  <pic:spPr bwMode="auto">
                    <a:xfrm>
                      <a:off x="0" y="0"/>
                      <a:ext cx="5733415" cy="5358882"/>
                    </a:xfrm>
                    <a:prstGeom prst="rect">
                      <a:avLst/>
                    </a:prstGeom>
                    <a:ln>
                      <a:noFill/>
                    </a:ln>
                    <a:extLst>
                      <a:ext uri="{53640926-AAD7-44D8-BBD7-CCE9431645EC}">
                        <a14:shadowObscured xmlns:a14="http://schemas.microsoft.com/office/drawing/2010/main"/>
                      </a:ext>
                    </a:extLst>
                  </pic:spPr>
                </pic:pic>
              </a:graphicData>
            </a:graphic>
          </wp:inline>
        </w:drawing>
      </w:r>
    </w:p>
    <w:p w14:paraId="63B2A0EF" w14:textId="77777777" w:rsidR="00E27003" w:rsidRPr="00C038C3" w:rsidRDefault="00E27003" w:rsidP="00E27003">
      <w:pPr>
        <w:spacing w:line="480" w:lineRule="auto"/>
        <w:contextualSpacing/>
        <w:mirrorIndents/>
        <w:jc w:val="both"/>
        <w:rPr>
          <w:b/>
          <w:bCs/>
        </w:rPr>
      </w:pPr>
      <w:bookmarkStart w:id="160" w:name="_qea8h0e4kq36" w:colFirst="0" w:colLast="0"/>
      <w:bookmarkEnd w:id="160"/>
      <w:r w:rsidRPr="00C038C3">
        <w:rPr>
          <w:b/>
          <w:bCs/>
        </w:rPr>
        <w:t>Fig. 1.</w:t>
      </w:r>
      <w:r w:rsidRPr="00C038C3">
        <w:t xml:space="preserve"> A) Logarithm of the condition factor (</w:t>
      </w:r>
      <m:oMath>
        <m:r>
          <w:rPr>
            <w:rFonts w:ascii="Cambria Math" w:hAnsi="Cambria Math"/>
          </w:rPr>
          <m:t>α</m:t>
        </m:r>
      </m:oMath>
      <w:r w:rsidRPr="00C038C3">
        <w:t xml:space="preserve"> in Eq. 2) survey domain for years 1993-2019, acquired by predicting from the spatiotemporal condition model with all covariates held at zero (i.e., their means). Vertical lines depict the 95% confidence interval. B) Slope of the linear regression relating Le </w:t>
      </w:r>
      <w:proofErr w:type="spellStart"/>
      <w:r w:rsidRPr="00C038C3">
        <w:t>Cren’s</w:t>
      </w:r>
      <w:proofErr w:type="spellEnd"/>
      <w:r w:rsidRPr="00C038C3">
        <w:t xml:space="preserve"> condition index and year by 10 cm length-classes (vertical lines depict the 95% credible interval). C) Coefficient of variation in Le </w:t>
      </w:r>
      <w:proofErr w:type="spellStart"/>
      <w:r w:rsidRPr="00C038C3">
        <w:t>Cren’s</w:t>
      </w:r>
      <w:proofErr w:type="spellEnd"/>
      <w:r w:rsidRPr="00C038C3">
        <w:t xml:space="preserve"> condition index as a </w:t>
      </w:r>
      <w:r w:rsidRPr="00C038C3">
        <w:lastRenderedPageBreak/>
        <w:t xml:space="preserve">function of </w:t>
      </w:r>
      <w:proofErr w:type="spellStart"/>
      <w:r w:rsidRPr="00C038C3">
        <w:t>yead</w:t>
      </w:r>
      <w:proofErr w:type="spellEnd"/>
      <w:r w:rsidRPr="00C038C3">
        <w:t xml:space="preserve"> (shaded band corresponding to the 95% credible interval) and D) Density-plot of the size-distribution (all years pooled) of cod (note it has the same x-axis as panel B).</w:t>
      </w:r>
    </w:p>
    <w:p w14:paraId="56D4CE55" w14:textId="77777777" w:rsidR="00E27003" w:rsidRPr="00C038C3" w:rsidRDefault="00E27003" w:rsidP="00E27003">
      <w:pPr>
        <w:spacing w:line="480" w:lineRule="auto"/>
        <w:contextualSpacing/>
        <w:mirrorIndents/>
        <w:jc w:val="both"/>
        <w:rPr>
          <w:b/>
          <w:bCs/>
        </w:rPr>
      </w:pPr>
    </w:p>
    <w:p w14:paraId="3CFC8718" w14:textId="77777777" w:rsidR="00E27003" w:rsidRPr="00C038C3" w:rsidRDefault="00E27003" w:rsidP="00E27003">
      <w:pPr>
        <w:spacing w:line="480" w:lineRule="auto"/>
        <w:contextualSpacing/>
        <w:mirrorIndents/>
        <w:jc w:val="both"/>
      </w:pPr>
      <w:r w:rsidRPr="00C038C3">
        <w:rPr>
          <w:noProof/>
          <w:lang w:val="sv-SE" w:eastAsia="sv-SE"/>
        </w:rPr>
        <w:drawing>
          <wp:inline distT="0" distB="0" distL="0" distR="0" wp14:anchorId="2CFDF51A" wp14:editId="25B0B067">
            <wp:extent cx="5732728" cy="3421294"/>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rotWithShape="1">
                    <a:blip r:embed="rId14" cstate="print">
                      <a:extLst>
                        <a:ext uri="{28A0092B-C50C-407E-A947-70E740481C1C}">
                          <a14:useLocalDpi xmlns:a14="http://schemas.microsoft.com/office/drawing/2010/main" val="0"/>
                        </a:ext>
                      </a:extLst>
                    </a:blip>
                    <a:srcRect t="20070" b="20249"/>
                    <a:stretch/>
                  </pic:blipFill>
                  <pic:spPr bwMode="auto">
                    <a:xfrm>
                      <a:off x="0" y="0"/>
                      <a:ext cx="5733415" cy="3421704"/>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233FA630" w:rsidR="00E27003" w:rsidRPr="00C038C3" w:rsidRDefault="00E27003" w:rsidP="00E27003">
      <w:pPr>
        <w:spacing w:line="480" w:lineRule="auto"/>
        <w:contextualSpacing/>
        <w:mirrorIndents/>
        <w:jc w:val="both"/>
        <w:rPr>
          <w:b/>
          <w:bCs/>
        </w:rPr>
      </w:pPr>
      <w:r w:rsidRPr="00C038C3">
        <w:rPr>
          <w:b/>
          <w:bCs/>
        </w:rPr>
        <w:t xml:space="preserve">Fig. 2. </w:t>
      </w:r>
      <w:r w:rsidRPr="00C038C3">
        <w:t xml:space="preserve">Predicted condition with all co-variates set to zero (i.e., their means), such that the prediction corresponds to the depth, temperature, and oxygen-dependent log-condition factor </w:t>
      </w:r>
      <w:r w:rsidRPr="00C038C3">
        <w:rPr>
          <w:color w:val="000000" w:themeColor="text1"/>
        </w:rPr>
        <w:t xml:space="preserve">for years 1993, 2001, 2008, 2018. For all years in the series, see </w:t>
      </w:r>
      <w:r w:rsidRPr="00C038C3">
        <w:rPr>
          <w:i/>
          <w:iCs/>
          <w:color w:val="000000" w:themeColor="text1"/>
        </w:rPr>
        <w:t>SI Appendix</w:t>
      </w:r>
      <w:r w:rsidRPr="00C038C3">
        <w:rPr>
          <w:color w:val="000000" w:themeColor="text1"/>
        </w:rPr>
        <w:t>, Fig. S</w:t>
      </w:r>
      <w:r w:rsidR="00DB1E48" w:rsidRPr="00C038C3">
        <w:rPr>
          <w:color w:val="000000" w:themeColor="text1"/>
        </w:rPr>
        <w:t>8</w:t>
      </w:r>
      <w:r w:rsidRPr="00C038C3">
        <w:t>.</w:t>
      </w:r>
    </w:p>
    <w:p w14:paraId="6A635ADB" w14:textId="77777777" w:rsidR="00E27003" w:rsidRPr="00C038C3" w:rsidRDefault="00E27003" w:rsidP="00E27003">
      <w:pPr>
        <w:spacing w:line="480" w:lineRule="auto"/>
        <w:contextualSpacing/>
        <w:mirrorIndents/>
        <w:jc w:val="both"/>
      </w:pPr>
    </w:p>
    <w:p w14:paraId="00A16292" w14:textId="77777777" w:rsidR="00E27003" w:rsidRPr="00C038C3" w:rsidRDefault="00E27003" w:rsidP="00E27003">
      <w:pPr>
        <w:spacing w:line="480" w:lineRule="auto"/>
        <w:contextualSpacing/>
        <w:mirrorIndents/>
        <w:jc w:val="both"/>
      </w:pPr>
    </w:p>
    <w:p w14:paraId="4A4F3ACE" w14:textId="77777777" w:rsidR="00E27003" w:rsidRPr="00C038C3" w:rsidRDefault="00E27003" w:rsidP="00E27003">
      <w:pPr>
        <w:spacing w:line="480" w:lineRule="auto"/>
        <w:contextualSpacing/>
        <w:mirrorIndents/>
        <w:jc w:val="both"/>
      </w:pPr>
    </w:p>
    <w:p w14:paraId="5C8FBA6A" w14:textId="77777777" w:rsidR="00E27003" w:rsidRPr="00C038C3" w:rsidRDefault="00E27003" w:rsidP="00E27003">
      <w:pPr>
        <w:spacing w:line="480" w:lineRule="auto"/>
        <w:contextualSpacing/>
        <w:mirrorIndents/>
        <w:jc w:val="both"/>
      </w:pPr>
      <w:r w:rsidRPr="00C038C3">
        <w:rPr>
          <w:noProof/>
          <w:lang w:val="sv-SE" w:eastAsia="sv-SE"/>
        </w:rPr>
        <w:lastRenderedPageBreak/>
        <w:drawing>
          <wp:inline distT="0" distB="0" distL="0" distR="0" wp14:anchorId="066C1D9D" wp14:editId="7CB8BA5E">
            <wp:extent cx="3633292" cy="5226079"/>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4329" t="2142" r="-1" b="2588"/>
                    <a:stretch/>
                  </pic:blipFill>
                  <pic:spPr bwMode="auto">
                    <a:xfrm>
                      <a:off x="0" y="0"/>
                      <a:ext cx="3638257" cy="523322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7335BD92" w:rsidR="00E27003" w:rsidRPr="00C038C3" w:rsidRDefault="00E27003" w:rsidP="00E27003">
      <w:pPr>
        <w:spacing w:line="480" w:lineRule="auto"/>
        <w:contextualSpacing/>
        <w:mirrorIndents/>
        <w:jc w:val="both"/>
      </w:pPr>
      <w:r w:rsidRPr="00C038C3">
        <w:rPr>
          <w:b/>
          <w:bCs/>
        </w:rPr>
        <w:t>Fig. 3.</w:t>
      </w:r>
      <w:r w:rsidRPr="00C038C3">
        <w:t xml:space="preserve"> Mean and 95% confidence interval of the standardized coefficients and the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C038C3">
        <w:t xml:space="preserve"> </w:t>
      </w:r>
      <w:proofErr w:type="gramStart"/>
      <w:r w:rsidRPr="00C038C3">
        <w:t xml:space="preserve">and </w:t>
      </w:r>
      <w:proofErr w:type="gramEnd"/>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C038C3">
        <w:t xml:space="preserve">, respectively) in the condition model. The subscript </w:t>
      </w:r>
      <w:r w:rsidRPr="00C038C3">
        <w:rPr>
          <w:i/>
          <w:iCs/>
        </w:rPr>
        <w:t>haul</w:t>
      </w:r>
      <w:r w:rsidRPr="00C038C3">
        <w:t xml:space="preserve"> refers to a covariate estimated at the location of the haul, </w:t>
      </w:r>
      <w:r w:rsidRPr="00C038C3">
        <w:rPr>
          <w:i/>
          <w:iCs/>
        </w:rPr>
        <w:t>rec</w:t>
      </w:r>
      <w:r w:rsidRPr="00C038C3">
        <w:t xml:space="preserve"> refers to a covariate that is averaged by ICES statistical rectangle and </w:t>
      </w:r>
      <w:proofErr w:type="spellStart"/>
      <w:proofErr w:type="gramStart"/>
      <w:r w:rsidRPr="00C038C3">
        <w:rPr>
          <w:i/>
          <w:iCs/>
        </w:rPr>
        <w:t>sd</w:t>
      </w:r>
      <w:proofErr w:type="spellEnd"/>
      <w:proofErr w:type="gramEnd"/>
      <w:r w:rsidRPr="00C038C3">
        <w:t xml:space="preserve"> refers to a covariate that is averaged over </w:t>
      </w:r>
      <w:r w:rsidRPr="00C038C3">
        <w:rPr>
          <w:color w:val="000000" w:themeColor="text1"/>
        </w:rPr>
        <w:t>ICES subdivision (</w:t>
      </w:r>
      <w:r w:rsidRPr="00C038C3">
        <w:rPr>
          <w:i/>
          <w:iCs/>
          <w:color w:val="000000" w:themeColor="text1"/>
        </w:rPr>
        <w:t>SI Appendix</w:t>
      </w:r>
      <w:r w:rsidRPr="00C038C3">
        <w:rPr>
          <w:color w:val="000000" w:themeColor="text1"/>
        </w:rPr>
        <w:t>, Fig. S</w:t>
      </w:r>
      <w:r w:rsidR="003D58D8" w:rsidRPr="00C038C3">
        <w:rPr>
          <w:color w:val="000000" w:themeColor="text1"/>
        </w:rPr>
        <w:t>1</w:t>
      </w:r>
      <w:r w:rsidRPr="00C038C3">
        <w:rPr>
          <w:color w:val="000000" w:themeColor="text1"/>
        </w:rPr>
        <w:t>).</w:t>
      </w:r>
    </w:p>
    <w:p w14:paraId="4B7771A5" w14:textId="77777777" w:rsidR="00E27003" w:rsidRPr="00C038C3" w:rsidRDefault="00E27003" w:rsidP="00E27003">
      <w:pPr>
        <w:spacing w:line="480" w:lineRule="auto"/>
        <w:contextualSpacing/>
        <w:mirrorIndents/>
        <w:jc w:val="both"/>
        <w:rPr>
          <w:b/>
          <w:bCs/>
        </w:rPr>
      </w:pPr>
    </w:p>
    <w:p w14:paraId="404FA640" w14:textId="77777777" w:rsidR="00E27003" w:rsidRPr="00C038C3" w:rsidRDefault="00E27003" w:rsidP="00E27003">
      <w:pPr>
        <w:spacing w:line="480" w:lineRule="auto"/>
        <w:contextualSpacing/>
        <w:mirrorIndents/>
        <w:jc w:val="both"/>
        <w:rPr>
          <w:b/>
          <w:bCs/>
        </w:rPr>
      </w:pPr>
    </w:p>
    <w:p w14:paraId="4AA9C0E3" w14:textId="77777777" w:rsidR="00E27003" w:rsidRPr="00C038C3" w:rsidRDefault="00E27003" w:rsidP="00E27003">
      <w:pPr>
        <w:spacing w:line="480" w:lineRule="auto"/>
        <w:contextualSpacing/>
        <w:mirrorIndents/>
        <w:jc w:val="both"/>
      </w:pPr>
    </w:p>
    <w:p w14:paraId="6D59A3EC" w14:textId="77777777" w:rsidR="00E27003" w:rsidRPr="00C038C3" w:rsidRDefault="00E27003" w:rsidP="00E27003">
      <w:pPr>
        <w:spacing w:line="480" w:lineRule="auto"/>
        <w:contextualSpacing/>
        <w:mirrorIndents/>
        <w:jc w:val="both"/>
      </w:pPr>
    </w:p>
    <w:p w14:paraId="22F27E4F" w14:textId="77777777" w:rsidR="00E27003" w:rsidRPr="00C038C3" w:rsidRDefault="00E27003" w:rsidP="00E27003">
      <w:pPr>
        <w:spacing w:line="480" w:lineRule="auto"/>
        <w:contextualSpacing/>
        <w:mirrorIndents/>
        <w:jc w:val="both"/>
      </w:pPr>
    </w:p>
    <w:p w14:paraId="4BE473FE" w14:textId="77777777" w:rsidR="00E27003" w:rsidRPr="00C038C3" w:rsidRDefault="00E27003" w:rsidP="00E27003">
      <w:pPr>
        <w:spacing w:line="480" w:lineRule="auto"/>
        <w:contextualSpacing/>
        <w:mirrorIndents/>
        <w:jc w:val="both"/>
      </w:pPr>
      <w:r w:rsidRPr="00C038C3">
        <w:rPr>
          <w:noProof/>
          <w:lang w:val="sv-SE" w:eastAsia="sv-SE"/>
        </w:rPr>
        <w:lastRenderedPageBreak/>
        <w:drawing>
          <wp:inline distT="0" distB="0" distL="0" distR="0" wp14:anchorId="55D29A0A" wp14:editId="0B6C4F12">
            <wp:extent cx="5732873" cy="5511567"/>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194" b="1666"/>
                    <a:stretch/>
                  </pic:blipFill>
                  <pic:spPr bwMode="auto">
                    <a:xfrm>
                      <a:off x="0" y="0"/>
                      <a:ext cx="5733415" cy="5512088"/>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51DAE361"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Predicted biomass (</w:t>
      </w:r>
      <w:proofErr w:type="spellStart"/>
      <w:r w:rsidRPr="00C038C3">
        <w:t>tonnes</w:t>
      </w:r>
      <w:proofErr w:type="spellEnd"/>
      <w:r w:rsidRPr="00C038C3">
        <w:t>) from the spatiotemporal CPUE model (Eq. 10-11), (B) Predicted density [</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Pr="00C038C3">
        <w:rPr>
          <w:iCs/>
        </w:rPr>
        <w:t>]</w:t>
      </w:r>
      <w:r w:rsidRPr="00C038C3">
        <w:t xml:space="preserve"> in select years 1995 and 2017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17</w:t>
      </w:r>
      <w:r w:rsidRPr="00C038C3">
        <w:rPr>
          <w:color w:val="000000" w:themeColor="text1"/>
        </w:rPr>
        <w:t>), with oxygen, depth and temperature covariates.</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77777777" w:rsidR="00E27003" w:rsidRPr="00C038C3" w:rsidRDefault="00E27003" w:rsidP="00E27003">
      <w:pPr>
        <w:spacing w:line="480" w:lineRule="auto"/>
        <w:contextualSpacing/>
        <w:mirrorIndents/>
        <w:jc w:val="both"/>
      </w:pPr>
    </w:p>
    <w:p w14:paraId="6A633678" w14:textId="77777777" w:rsidR="00E27003" w:rsidRPr="00C038C3" w:rsidRDefault="00E27003" w:rsidP="00E27003">
      <w:pPr>
        <w:spacing w:line="480" w:lineRule="auto"/>
        <w:contextualSpacing/>
        <w:mirrorIndents/>
        <w:jc w:val="both"/>
        <w:rPr>
          <w:b/>
          <w:bCs/>
        </w:rPr>
      </w:pPr>
      <w:r w:rsidRPr="00C038C3">
        <w:rPr>
          <w:b/>
          <w:bCs/>
          <w:noProof/>
          <w:lang w:val="sv-SE" w:eastAsia="sv-SE"/>
        </w:rPr>
        <w:lastRenderedPageBreak/>
        <w:drawing>
          <wp:inline distT="0" distB="0" distL="0" distR="0" wp14:anchorId="55222C6C" wp14:editId="1B0EFEA2">
            <wp:extent cx="5733227" cy="5198724"/>
            <wp:effectExtent l="0" t="0" r="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t="15759" b="14898"/>
                    <a:stretch/>
                  </pic:blipFill>
                  <pic:spPr bwMode="auto">
                    <a:xfrm>
                      <a:off x="0" y="0"/>
                      <a:ext cx="5733415" cy="519889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7F1C05F4" w:rsidR="00E27003" w:rsidRPr="00C038C3" w:rsidRDefault="00E27003" w:rsidP="00E27003">
      <w:pPr>
        <w:spacing w:line="480" w:lineRule="auto"/>
        <w:contextualSpacing/>
        <w:mirrorIndents/>
        <w:jc w:val="both"/>
      </w:pPr>
      <w:r w:rsidRPr="00C038C3">
        <w:rPr>
          <w:b/>
          <w:bCs/>
        </w:rPr>
        <w:t xml:space="preserve">Fig. 5. </w:t>
      </w:r>
      <w:r w:rsidRPr="00C038C3">
        <w:t>A) Bathymetry of the study area, B) depth weighted by predicted cod density. Lines correspond to the 1</w:t>
      </w:r>
      <w:r w:rsidRPr="00C038C3">
        <w:rPr>
          <w:vertAlign w:val="superscript"/>
        </w:rPr>
        <w:t>st</w:t>
      </w:r>
      <w:r w:rsidRPr="00C038C3">
        <w:t>, 5</w:t>
      </w:r>
      <w:r w:rsidRPr="00C038C3">
        <w:rPr>
          <w:vertAlign w:val="superscript"/>
        </w:rPr>
        <w:t>th</w:t>
      </w:r>
      <w:r w:rsidRPr="00C038C3">
        <w:t xml:space="preserve"> (i.e., median) and 9</w:t>
      </w:r>
      <w:r w:rsidRPr="00C038C3">
        <w:rPr>
          <w:vertAlign w:val="superscript"/>
        </w:rPr>
        <w:t>th</w:t>
      </w:r>
      <w:r w:rsidRPr="00C038C3">
        <w:t xml:space="preserve"> </w:t>
      </w:r>
      <w:commentRangeStart w:id="161"/>
      <w:r w:rsidRPr="00C038C3">
        <w:t>decile</w:t>
      </w:r>
      <w:commentRangeEnd w:id="161"/>
      <w:r w:rsidRPr="00C038C3">
        <w:rPr>
          <w:rStyle w:val="CommentReference"/>
        </w:rPr>
        <w:commentReference w:id="161"/>
      </w:r>
      <w:r w:rsidRPr="00C038C3">
        <w:t>. C) Oxygen concentration in space (</w:t>
      </w:r>
      <w:r w:rsidR="006E6487" w:rsidRPr="00C038C3">
        <w:t>using year 1999 as an example</w:t>
      </w:r>
      <w:r w:rsidRPr="00C038C3">
        <w:t>) (D) oxygen concentration weighted by predicted cod density. Lines correspond to the 1</w:t>
      </w:r>
      <w:r w:rsidRPr="00C038C3">
        <w:rPr>
          <w:vertAlign w:val="superscript"/>
        </w:rPr>
        <w:t>st</w:t>
      </w:r>
      <w:r w:rsidRPr="00C038C3">
        <w:t>, 5</w:t>
      </w:r>
      <w:r w:rsidRPr="00C038C3">
        <w:rPr>
          <w:vertAlign w:val="superscript"/>
        </w:rPr>
        <w:t>th</w:t>
      </w:r>
      <w:r w:rsidRPr="00C038C3">
        <w:t xml:space="preserve"> and 9</w:t>
      </w:r>
      <w:r w:rsidRPr="00C038C3">
        <w:rPr>
          <w:vertAlign w:val="superscript"/>
        </w:rPr>
        <w:t>th</w:t>
      </w:r>
      <w:r w:rsidRPr="00C038C3">
        <w:t xml:space="preserve"> decile.</w:t>
      </w:r>
    </w:p>
    <w:p w14:paraId="176B450A" w14:textId="77777777" w:rsidR="00E27003" w:rsidRPr="00C038C3" w:rsidRDefault="00E27003" w:rsidP="00042EEC">
      <w:pPr>
        <w:contextualSpacing/>
        <w:mirrorIndents/>
        <w:jc w:val="both"/>
      </w:pPr>
    </w:p>
    <w:sectPr w:rsidR="00E27003" w:rsidRPr="00C038C3" w:rsidSect="00B127D1">
      <w:footerReference w:type="even" r:id="rId18"/>
      <w:footerReference w:type="default" r:id="rId19"/>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Michele Casini" w:date="2021-05-10T15:49:00Z" w:initials="MC">
    <w:p w14:paraId="26CD85E6" w14:textId="7D2BCB2A" w:rsidR="0097353F" w:rsidRPr="006C5638" w:rsidRDefault="0097353F">
      <w:pPr>
        <w:pStyle w:val="CommentText"/>
      </w:pPr>
      <w:r>
        <w:rPr>
          <w:rStyle w:val="CommentReference"/>
        </w:rPr>
        <w:annotationRef/>
      </w:r>
      <w:r w:rsidRPr="006C5638">
        <w:t>Casini et al</w:t>
      </w:r>
      <w:proofErr w:type="gramStart"/>
      <w:r w:rsidRPr="006C5638">
        <w:t>. ”</w:t>
      </w:r>
      <w:proofErr w:type="gramEnd"/>
      <w:r w:rsidRPr="006C5638">
        <w:t>a”</w:t>
      </w:r>
      <w:r>
        <w:t xml:space="preserve"> as is the first to be mentioned.</w:t>
      </w:r>
    </w:p>
  </w:comment>
  <w:comment w:id="9" w:author="Max Lindmark" w:date="2021-10-11T13:42:00Z" w:initials="MOU">
    <w:p w14:paraId="6A4D0557" w14:textId="3F807CE3" w:rsidR="0097353F" w:rsidRDefault="0097353F">
      <w:pPr>
        <w:pStyle w:val="CommentText"/>
      </w:pPr>
      <w:r>
        <w:t xml:space="preserve">Hmm yeah </w:t>
      </w:r>
      <w:r>
        <w:rPr>
          <w:rStyle w:val="CommentReference"/>
        </w:rPr>
        <w:annotationRef/>
      </w:r>
      <w:r>
        <w:t xml:space="preserve">I don’t know why </w:t>
      </w:r>
      <w:proofErr w:type="spellStart"/>
      <w:r>
        <w:t>Zotero</w:t>
      </w:r>
      <w:proofErr w:type="spellEnd"/>
      <w:r>
        <w:t xml:space="preserve"> calls it b here actually. I won’t change it manually do until the very last end because if I do it becomes unconnected.</w:t>
      </w:r>
    </w:p>
  </w:comment>
  <w:comment w:id="10" w:author="Michele Casini" w:date="2021-11-06T14:57:00Z" w:initials="MC">
    <w:p w14:paraId="43EB51DC" w14:textId="126ECAFE" w:rsidR="0097353F" w:rsidRDefault="0097353F">
      <w:pPr>
        <w:pStyle w:val="CommentText"/>
      </w:pPr>
      <w:r>
        <w:rPr>
          <w:rStyle w:val="CommentReference"/>
        </w:rPr>
        <w:annotationRef/>
      </w:r>
      <w:r>
        <w:t>This paragraph below should be general and therefore I would avoid too many Baltic references. I would insert them later when we start to speak about the Baltic and what have been the hypotheses there, but there have never been put together in the same framework (more or less as in the abstract).</w:t>
      </w:r>
    </w:p>
  </w:comment>
  <w:comment w:id="11" w:author="Michele Casini" w:date="2021-11-06T15:00:00Z" w:initials="MC">
    <w:p w14:paraId="5A4482B4" w14:textId="5D190589" w:rsidR="0097353F" w:rsidRDefault="0097353F">
      <w:pPr>
        <w:pStyle w:val="CommentText"/>
      </w:pPr>
      <w:r>
        <w:rPr>
          <w:rStyle w:val="CommentReference"/>
        </w:rPr>
        <w:annotationRef/>
      </w:r>
      <w:r>
        <w:t>Correct?</w:t>
      </w:r>
    </w:p>
  </w:comment>
  <w:comment w:id="16" w:author="Michele Casini" w:date="2021-05-10T16:02:00Z" w:initials="MC">
    <w:p w14:paraId="4642C554" w14:textId="7F46ED44" w:rsidR="0097353F" w:rsidRPr="00865376" w:rsidRDefault="0097353F">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17" w:author="Max Lindmark" w:date="2021-08-27T10:22:00Z" w:initials="MOU">
    <w:p w14:paraId="5EEAB3A5" w14:textId="0A056B63" w:rsidR="0097353F" w:rsidRDefault="0097353F">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21" w:author="Michele Casini" w:date="2021-05-10T16:02:00Z" w:initials="MC">
    <w:p w14:paraId="635C84D2" w14:textId="5F0952F8" w:rsidR="0097353F" w:rsidRPr="00865376" w:rsidRDefault="0097353F">
      <w:pPr>
        <w:pStyle w:val="CommentText"/>
      </w:pPr>
      <w:r>
        <w:rPr>
          <w:rStyle w:val="CommentReference"/>
        </w:rPr>
        <w:annotationRef/>
      </w:r>
      <w:r w:rsidRPr="00865376">
        <w:t>Uncle</w:t>
      </w:r>
      <w:r>
        <w:t>a</w:t>
      </w:r>
      <w:r w:rsidRPr="00865376">
        <w:t>r to me what this means.</w:t>
      </w:r>
    </w:p>
  </w:comment>
  <w:comment w:id="22" w:author="Max Lindmark" w:date="2021-08-27T10:23:00Z" w:initials="MOU">
    <w:p w14:paraId="4C6B1330" w14:textId="64A3972A" w:rsidR="0097353F" w:rsidRDefault="0097353F">
      <w:pPr>
        <w:pStyle w:val="CommentText"/>
      </w:pPr>
      <w:r>
        <w:rPr>
          <w:rStyle w:val="CommentReference"/>
        </w:rPr>
        <w:annotationRef/>
      </w:r>
      <w:r>
        <w:t>Basically, the random effects can capture variation in space or space*time that is otherwise unaccounted for by the covariates. Likely they emerge from many sources of environmental and biological processes</w:t>
      </w:r>
    </w:p>
  </w:comment>
  <w:comment w:id="25" w:author="Michele Casini" w:date="2021-11-06T15:04:00Z" w:initials="MC">
    <w:p w14:paraId="62711680" w14:textId="0BC10D0E" w:rsidR="0097353F" w:rsidRDefault="0097353F">
      <w:pPr>
        <w:pStyle w:val="CommentText"/>
      </w:pPr>
      <w:r>
        <w:rPr>
          <w:rStyle w:val="CommentReference"/>
        </w:rPr>
        <w:annotationRef/>
      </w:r>
      <w:r>
        <w:t>Something wrong here?</w:t>
      </w:r>
    </w:p>
  </w:comment>
  <w:comment w:id="26" w:author="Michele Casini" w:date="2021-11-06T15:04:00Z" w:initials="MC">
    <w:p w14:paraId="675426F8" w14:textId="19F553E0" w:rsidR="0097353F" w:rsidRDefault="0097353F">
      <w:pPr>
        <w:pStyle w:val="CommentText"/>
      </w:pPr>
      <w:r>
        <w:rPr>
          <w:rStyle w:val="CommentReference"/>
        </w:rPr>
        <w:annotationRef/>
      </w:r>
      <w:r>
        <w:t>I would use or add Eero and Cardinale 2020.</w:t>
      </w:r>
    </w:p>
  </w:comment>
  <w:comment w:id="27" w:author="Michele Casini" w:date="2021-11-06T15:06:00Z" w:initials="MC">
    <w:p w14:paraId="518D7E64" w14:textId="701A81E0" w:rsidR="0097353F" w:rsidRDefault="0097353F">
      <w:pPr>
        <w:pStyle w:val="CommentText"/>
      </w:pPr>
      <w:r>
        <w:rPr>
          <w:rStyle w:val="CommentReference"/>
        </w:rPr>
        <w:annotationRef/>
      </w:r>
      <w:r>
        <w:t>I changed this sentence because we actually do not know if both species have changed, since the separation between species has never been done in the monitoring.</w:t>
      </w:r>
    </w:p>
  </w:comment>
  <w:comment w:id="38" w:author="Michele Casini" w:date="2021-05-10T16:28:00Z" w:initials="MC">
    <w:p w14:paraId="0326FE38" w14:textId="3D18A786" w:rsidR="0097353F" w:rsidRPr="00586CB1" w:rsidRDefault="0097353F">
      <w:pPr>
        <w:pStyle w:val="CommentText"/>
      </w:pPr>
      <w:r>
        <w:rPr>
          <w:rStyle w:val="CommentReference"/>
        </w:rPr>
        <w:annotationRef/>
      </w:r>
      <w:r w:rsidRPr="00586CB1">
        <w:t xml:space="preserve">But you speak also about inflows, that can be also due to </w:t>
      </w:r>
      <w:r>
        <w:t>“natural” variations?</w:t>
      </w:r>
    </w:p>
  </w:comment>
  <w:comment w:id="39" w:author="Max Lindmark" w:date="2021-08-27T11:10:00Z" w:initials="MOU">
    <w:p w14:paraId="3958DE16" w14:textId="2FB34ED4" w:rsidR="0097353F" w:rsidRDefault="0097353F">
      <w:pPr>
        <w:pStyle w:val="CommentText"/>
      </w:pPr>
      <w:r>
        <w:rPr>
          <w:rStyle w:val="CommentReference"/>
        </w:rPr>
        <w:annotationRef/>
      </w:r>
      <w:r>
        <w:t>Yes, I (&amp; they) probably mean that these features make it extra sensitive to hypoxia. Added “are features that […]”</w:t>
      </w:r>
    </w:p>
  </w:comment>
  <w:comment w:id="40" w:author="Michele Casini" w:date="2021-05-10T16:19:00Z" w:initials="MC">
    <w:p w14:paraId="74C7109C" w14:textId="2658BAD4" w:rsidR="0097353F" w:rsidRPr="008F5A61" w:rsidRDefault="0097353F">
      <w:pPr>
        <w:pStyle w:val="CommentText"/>
      </w:pPr>
      <w:r>
        <w:rPr>
          <w:rStyle w:val="CommentReference"/>
        </w:rPr>
        <w:annotationRef/>
      </w:r>
      <w:r w:rsidRPr="008F5A61">
        <w:t>I think this is what we should aim at.</w:t>
      </w:r>
    </w:p>
  </w:comment>
  <w:comment w:id="41" w:author="Michele Casini" w:date="2021-11-06T15:10:00Z" w:initials="MC">
    <w:p w14:paraId="5307903D" w14:textId="3FDD8D77" w:rsidR="0097353F" w:rsidRDefault="0097353F">
      <w:pPr>
        <w:pStyle w:val="CommentText"/>
      </w:pPr>
      <w:r>
        <w:rPr>
          <w:rStyle w:val="CommentReference"/>
        </w:rPr>
        <w:annotationRef/>
      </w:r>
      <w:r>
        <w:t>I would delete this, since it is done to provide data for the condition model.</w:t>
      </w:r>
    </w:p>
  </w:comment>
  <w:comment w:id="42" w:author="Michele Casini" w:date="2021-11-06T15:11:00Z" w:initials="MC">
    <w:p w14:paraId="3EFC75F7" w14:textId="246B1623" w:rsidR="0097353F" w:rsidRDefault="0097353F">
      <w:pPr>
        <w:pStyle w:val="CommentText"/>
      </w:pPr>
      <w:r>
        <w:rPr>
          <w:rStyle w:val="CommentReference"/>
        </w:rPr>
        <w:annotationRef/>
      </w:r>
      <w:r>
        <w:t>We can delete this, it has been done before in Casini et al, 2021.</w:t>
      </w:r>
    </w:p>
  </w:comment>
  <w:comment w:id="43" w:author="Michele Casini" w:date="2021-05-10T17:21:00Z" w:initials="MC">
    <w:p w14:paraId="38BBEEE4" w14:textId="77777777" w:rsidR="0097353F" w:rsidRPr="004C317E" w:rsidRDefault="0097353F" w:rsidP="000B7658">
      <w:pPr>
        <w:pStyle w:val="CommentText"/>
      </w:pPr>
      <w:r>
        <w:rPr>
          <w:rStyle w:val="CommentReference"/>
        </w:rPr>
        <w:annotationRef/>
      </w:r>
      <w:r w:rsidRPr="004C317E">
        <w:t xml:space="preserve">Earlier </w:t>
      </w:r>
      <w:proofErr w:type="spellStart"/>
      <w:r w:rsidRPr="004C317E">
        <w:t>i</w:t>
      </w:r>
      <w:proofErr w:type="spellEnd"/>
      <w:r w:rsidRPr="004C317E">
        <w:t xml:space="preserve"> think it is written </w:t>
      </w:r>
      <w:r>
        <w:t xml:space="preserve">1990 or </w:t>
      </w:r>
      <w:r w:rsidRPr="004C317E">
        <w:t>1991.</w:t>
      </w:r>
    </w:p>
  </w:comment>
  <w:comment w:id="44" w:author="Max Lindmark" w:date="2021-08-26T17:06:00Z" w:initials="MOU">
    <w:p w14:paraId="1CC882D6" w14:textId="4DABA534" w:rsidR="0097353F" w:rsidRDefault="0097353F" w:rsidP="000B7658">
      <w:pPr>
        <w:pStyle w:val="CommentText"/>
      </w:pPr>
      <w:r>
        <w:rPr>
          <w:rStyle w:val="CommentReference"/>
        </w:rPr>
        <w:annotationRef/>
      </w:r>
      <w:r>
        <w:t>Yes, but I had to discard those since I only have environmental data from 1993 and onwards. The spatial resolution wasn’t great in those first two years either, so I don’t feel it’s a big loss!</w:t>
      </w:r>
    </w:p>
  </w:comment>
  <w:comment w:id="45" w:author="Michele Casini" w:date="2021-11-06T15:12:00Z" w:initials="MC">
    <w:p w14:paraId="03365F36" w14:textId="585A33B8" w:rsidR="0097353F" w:rsidRDefault="0097353F">
      <w:pPr>
        <w:pStyle w:val="CommentText"/>
      </w:pPr>
      <w:r>
        <w:rPr>
          <w:rStyle w:val="CommentReference"/>
        </w:rPr>
        <w:annotationRef/>
      </w:r>
      <w:r>
        <w:t>Yes I know, but we need to be consistent. If we say some lines above that the data are between 1991-2020, we need to explain why we start from 1993. I suggest to be more vague above (like from the early 1990s), and here just say 1993-2019 because it is the time period for which we have also the predictors at the right spatial scales we want to use.</w:t>
      </w:r>
    </w:p>
  </w:comment>
  <w:comment w:id="48" w:author="Michele Casini" w:date="2021-05-31T15:30:00Z" w:initials="MC">
    <w:p w14:paraId="535015B2" w14:textId="77777777" w:rsidR="0097353F" w:rsidRDefault="0097353F" w:rsidP="000B7658">
      <w:pPr>
        <w:pStyle w:val="CommentText"/>
      </w:pPr>
      <w:r>
        <w:rPr>
          <w:rStyle w:val="CommentReference"/>
        </w:rPr>
        <w:annotationRef/>
      </w:r>
      <w:r>
        <w:t>The reason of the different spatial resolution used for different predictors should be explained.</w:t>
      </w:r>
    </w:p>
    <w:p w14:paraId="425D3238" w14:textId="77777777" w:rsidR="0097353F" w:rsidRDefault="0097353F"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49" w:author="Max Lindmark" w:date="2021-08-26T17:16:00Z" w:initials="MOU">
    <w:p w14:paraId="0C5C5F0C" w14:textId="0A3D4683" w:rsidR="0097353F" w:rsidRDefault="0097353F" w:rsidP="000B7658">
      <w:pPr>
        <w:pStyle w:val="CommentText"/>
      </w:pPr>
      <w:r>
        <w:rPr>
          <w:rStyle w:val="CommentReference"/>
        </w:rPr>
        <w:annotationRef/>
      </w:r>
      <w:r>
        <w:rPr>
          <w:rStyle w:val="CommentReference"/>
        </w:rPr>
        <w:t>I’m leaning towards keeping the covariates we have now and simply state that the scale was chosen to reflect both data availability and biology (e.g., pelagic species on a larger scale, whereas environmental conditions and benthic species on either haul or ices rectangle, which corresponds roughly to movement patterns of cod.</w:t>
      </w:r>
    </w:p>
  </w:comment>
  <w:comment w:id="50" w:author="Michele Casini" w:date="2021-11-06T15:16:00Z" w:initials="MC">
    <w:p w14:paraId="32E55882" w14:textId="611AD7BD" w:rsidR="0097353F" w:rsidRDefault="0097353F">
      <w:pPr>
        <w:pStyle w:val="CommentText"/>
      </w:pPr>
      <w:r>
        <w:rPr>
          <w:rStyle w:val="CommentReference"/>
        </w:rPr>
        <w:annotationRef/>
      </w:r>
      <w:r>
        <w:t>Yes correct, that is why I would do the analyses at increasing spatial scale, coordinates, rectangles and subdivisions. Fish move, also cod, so it is a very strong assumption to expect that they respond in condition to the very local circumstances. This would constitute a great novelty of the study not done before.</w:t>
      </w:r>
    </w:p>
  </w:comment>
  <w:comment w:id="51" w:author="Michele Casini" w:date="2021-05-10T17:38:00Z" w:initials="MC">
    <w:p w14:paraId="355EDC52" w14:textId="77777777" w:rsidR="0097353F" w:rsidRPr="00AF645A" w:rsidRDefault="0097353F" w:rsidP="00EB5A0C">
      <w:pPr>
        <w:pStyle w:val="CommentText"/>
      </w:pPr>
      <w:r>
        <w:rPr>
          <w:rStyle w:val="CommentReference"/>
        </w:rPr>
        <w:annotationRef/>
      </w:r>
      <w:r w:rsidRPr="00AF645A">
        <w:t>These refs are only for oxygen, not for temperature, right</w:t>
      </w:r>
      <w:r>
        <w:t>?</w:t>
      </w:r>
    </w:p>
  </w:comment>
  <w:comment w:id="52" w:author="Max Lindmark" w:date="2021-09-01T16:03:00Z" w:initials="MOU">
    <w:p w14:paraId="13371301" w14:textId="77777777" w:rsidR="0097353F" w:rsidRDefault="0097353F" w:rsidP="00EB5A0C">
      <w:pPr>
        <w:pStyle w:val="CommentText"/>
      </w:pPr>
      <w:r>
        <w:rPr>
          <w:rStyle w:val="CommentReference"/>
        </w:rPr>
        <w:annotationRef/>
      </w:r>
      <w:r>
        <w:t>Yes!</w:t>
      </w:r>
    </w:p>
  </w:comment>
  <w:comment w:id="53" w:author="Michele Casini" w:date="2021-11-06T15:20:00Z" w:initials="MC">
    <w:p w14:paraId="0F0D2EB5" w14:textId="5E7ACD6D" w:rsidR="0097353F" w:rsidRDefault="0097353F">
      <w:pPr>
        <w:pStyle w:val="CommentText"/>
      </w:pPr>
      <w:r>
        <w:rPr>
          <w:rStyle w:val="CommentReference"/>
        </w:rPr>
        <w:annotationRef/>
      </w:r>
      <w:r>
        <w:t>Ok then we need to add references for temperature too, since in the sentences we speak about both oxygen and temperature, and explain why we use those.</w:t>
      </w:r>
    </w:p>
  </w:comment>
  <w:comment w:id="56" w:author="Michele Casini" w:date="2021-11-06T15:22:00Z" w:initials="MC">
    <w:p w14:paraId="1BD8AF2A" w14:textId="2B4A4809" w:rsidR="0097353F" w:rsidRPr="00AB7115" w:rsidRDefault="0097353F">
      <w:pPr>
        <w:pStyle w:val="CommentText"/>
        <w:rPr>
          <w:vertAlign w:val="superscript"/>
        </w:rPr>
      </w:pPr>
      <w:r>
        <w:rPr>
          <w:rStyle w:val="CommentReference"/>
        </w:rPr>
        <w:annotationRef/>
      </w:r>
      <w:r>
        <w:t>The same variables as for the condition model were used here, can it be a problem? I suggest a sensitivity run where the missing data are not modelled, to show that the results with and without the missing data are not different.</w:t>
      </w:r>
    </w:p>
  </w:comment>
  <w:comment w:id="63" w:author="Max Lindmark" w:date="2021-10-12T15:58:00Z" w:initials="MOU">
    <w:p w14:paraId="752EA4F2" w14:textId="3241AEA7" w:rsidR="0097353F" w:rsidRDefault="0097353F">
      <w:pPr>
        <w:pStyle w:val="CommentText"/>
      </w:pPr>
      <w:r>
        <w:rPr>
          <w:rStyle w:val="CommentReference"/>
        </w:rPr>
        <w:annotationRef/>
      </w:r>
      <w:r>
        <w:t>I will redo this with the new data…</w:t>
      </w:r>
    </w:p>
  </w:comment>
  <w:comment w:id="65" w:author="Michele Casini" w:date="2021-11-06T15:29:00Z" w:initials="MC">
    <w:p w14:paraId="2B9B0B7A" w14:textId="6C1FB36C" w:rsidR="0097353F" w:rsidRDefault="0097353F">
      <w:pPr>
        <w:pStyle w:val="CommentText"/>
      </w:pPr>
      <w:r>
        <w:rPr>
          <w:rStyle w:val="CommentReference"/>
        </w:rPr>
        <w:annotationRef/>
      </w:r>
      <w:r>
        <w:t>Not only for this, also to be used to predict the missing CPUE data to be matched to condition data. I would delete this underlined part since it is all explained in the next sentence.</w:t>
      </w:r>
    </w:p>
  </w:comment>
  <w:comment w:id="67" w:author="Max Lindmark" w:date="2021-09-01T15:15:00Z" w:initials="MOU">
    <w:p w14:paraId="4A240CF2" w14:textId="1BA8FC62" w:rsidR="0097353F" w:rsidRDefault="0097353F">
      <w:pPr>
        <w:pStyle w:val="CommentText"/>
      </w:pPr>
      <w:r>
        <w:t xml:space="preserve">Note that </w:t>
      </w:r>
      <w:r>
        <w:rPr>
          <w:rStyle w:val="CommentReference"/>
        </w:rPr>
        <w:annotationRef/>
      </w:r>
      <w:r>
        <w:t>I omitted the barrier mesh since we don’t include the islands in the Danish straits anymore.</w:t>
      </w:r>
    </w:p>
  </w:comment>
  <w:comment w:id="92" w:author="Max Lindmark" w:date="2021-10-11T16:30:00Z" w:initials="MOU">
    <w:p w14:paraId="46CD482A" w14:textId="55AD0427" w:rsidR="0097353F" w:rsidRDefault="0097353F">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94" w:author="Max Lindmark" w:date="2021-04-27T14:04:00Z" w:initials="ML">
    <w:p w14:paraId="2DBD2AA1" w14:textId="77777777" w:rsidR="0097353F" w:rsidRDefault="0097353F">
      <w:pPr>
        <w:pStyle w:val="CommentText"/>
      </w:pPr>
      <w:r>
        <w:t>e.g.:</w:t>
      </w:r>
    </w:p>
    <w:p w14:paraId="1F844D72" w14:textId="77777777" w:rsidR="0097353F" w:rsidRDefault="0097353F" w:rsidP="001F412C">
      <w:pPr>
        <w:pStyle w:val="CommentText"/>
      </w:pPr>
      <w:proofErr w:type="gramStart"/>
      <w:r>
        <w:t>new</w:t>
      </w:r>
      <w:proofErr w:type="gramEnd"/>
      <w:r>
        <w:t xml:space="preserve"> &lt;- (</w:t>
      </w:r>
      <w:proofErr w:type="spellStart"/>
      <w:r>
        <w:t>exp</w:t>
      </w:r>
      <w:proofErr w:type="spellEnd"/>
      <w:r>
        <w:t>(-4.65)*l^2.98)</w:t>
      </w:r>
    </w:p>
    <w:p w14:paraId="319BD7D8" w14:textId="7016D4F4" w:rsidR="0097353F" w:rsidRDefault="0097353F" w:rsidP="001F412C">
      <w:pPr>
        <w:pStyle w:val="CommentText"/>
      </w:pPr>
      <w:proofErr w:type="gramStart"/>
      <w:r>
        <w:t>old</w:t>
      </w:r>
      <w:proofErr w:type="gramEnd"/>
      <w:r>
        <w:t xml:space="preserve"> &lt;- (</w:t>
      </w:r>
      <w:proofErr w:type="spellStart"/>
      <w:r>
        <w:t>exp</w:t>
      </w:r>
      <w:proofErr w:type="spellEnd"/>
      <w:r>
        <w:t>(-4.5)*l^2.98)</w:t>
      </w:r>
    </w:p>
    <w:p w14:paraId="42B4539C" w14:textId="36F478AC" w:rsidR="0097353F" w:rsidRDefault="0097353F" w:rsidP="001F412C">
      <w:pPr>
        <w:pStyle w:val="CommentText"/>
      </w:pPr>
      <w:r>
        <w:t xml:space="preserve"> </w:t>
      </w:r>
    </w:p>
    <w:p w14:paraId="07DEC487" w14:textId="38C91A3F" w:rsidR="0097353F" w:rsidRDefault="0097353F" w:rsidP="001F412C">
      <w:pPr>
        <w:pStyle w:val="CommentText"/>
      </w:pPr>
      <w:r>
        <w:t>(</w:t>
      </w:r>
      <w:proofErr w:type="gramStart"/>
      <w:r>
        <w:t>new-old</w:t>
      </w:r>
      <w:proofErr w:type="gramEnd"/>
      <w:r>
        <w:t>)/old*100</w:t>
      </w:r>
    </w:p>
  </w:comment>
  <w:comment w:id="95" w:author="Michele Casini" w:date="2021-11-06T15:32:00Z" w:initials="MC">
    <w:p w14:paraId="5861C898" w14:textId="2EB363E7" w:rsidR="0097353F" w:rsidRDefault="0097353F">
      <w:pPr>
        <w:pStyle w:val="CommentText"/>
      </w:pPr>
      <w:r>
        <w:rPr>
          <w:rStyle w:val="CommentReference"/>
        </w:rPr>
        <w:annotationRef/>
      </w:r>
      <w:r>
        <w:t>You mean on average?</w:t>
      </w:r>
    </w:p>
  </w:comment>
  <w:comment w:id="96" w:author="Michele Casini" w:date="2021-11-06T15:34:00Z" w:initials="MC">
    <w:p w14:paraId="080FF86F" w14:textId="00DBAFC9" w:rsidR="0097353F" w:rsidRDefault="0097353F">
      <w:pPr>
        <w:pStyle w:val="CommentText"/>
      </w:pPr>
      <w:r>
        <w:rPr>
          <w:rStyle w:val="CommentReference"/>
        </w:rPr>
        <w:annotationRef/>
      </w:r>
      <w:r>
        <w:t>From the first year to the last, or from the first year to the beginning of the plateau? Please specify.</w:t>
      </w:r>
    </w:p>
  </w:comment>
  <w:comment w:id="101" w:author="Michele Casini" w:date="2021-11-06T15:35:00Z" w:initials="MC">
    <w:p w14:paraId="0C62A766" w14:textId="0A4B5B72" w:rsidR="0097353F" w:rsidRDefault="0097353F">
      <w:pPr>
        <w:pStyle w:val="CommentText"/>
      </w:pPr>
      <w:r>
        <w:rPr>
          <w:rStyle w:val="CommentReference"/>
        </w:rPr>
        <w:annotationRef/>
      </w:r>
      <w:r>
        <w:t>This is interesting, we need to be sure that it is not due to a change in the sampling scheme (random vs length-stratified sampling, if it matters for the CV, I’m not sure). We can speak with the “old” people at the Lab.</w:t>
      </w:r>
    </w:p>
  </w:comment>
  <w:comment w:id="103" w:author="Michele Casini" w:date="2021-11-06T15:37:00Z" w:initials="MC">
    <w:p w14:paraId="1A2F70E5" w14:textId="7B280B4A" w:rsidR="0097353F" w:rsidRDefault="0097353F">
      <w:pPr>
        <w:pStyle w:val="CommentText"/>
      </w:pPr>
      <w:r>
        <w:rPr>
          <w:rStyle w:val="CommentReference"/>
        </w:rPr>
        <w:annotationRef/>
      </w:r>
      <w:r>
        <w:t>It can be moved or taken up again in the Discussion, it is an interesting biological results.</w:t>
      </w:r>
    </w:p>
  </w:comment>
  <w:comment w:id="104" w:author="Michele Casini" w:date="2021-11-06T15:39:00Z" w:initials="MC">
    <w:p w14:paraId="72E2482B" w14:textId="3662051B" w:rsidR="0097353F" w:rsidRDefault="0097353F">
      <w:pPr>
        <w:pStyle w:val="CommentText"/>
      </w:pPr>
      <w:r>
        <w:rPr>
          <w:rStyle w:val="CommentReference"/>
        </w:rPr>
        <w:annotationRef/>
      </w:r>
      <w:r>
        <w:t>Fig. 4 should be presented before Fig. 5</w:t>
      </w:r>
    </w:p>
  </w:comment>
  <w:comment w:id="107" w:author="Michele Casini" w:date="2021-06-08T12:13:00Z" w:initials="MC">
    <w:p w14:paraId="012AF273" w14:textId="312210CE" w:rsidR="0097353F" w:rsidRDefault="0097353F">
      <w:pPr>
        <w:pStyle w:val="CommentText"/>
      </w:pPr>
      <w:r>
        <w:rPr>
          <w:rStyle w:val="CommentReference"/>
        </w:rPr>
        <w:annotationRef/>
      </w:r>
      <w:r>
        <w:t>Or condition?</w:t>
      </w:r>
    </w:p>
  </w:comment>
  <w:comment w:id="108" w:author="Max Lindmark" w:date="2021-09-01T16:27:00Z" w:initials="MOU">
    <w:p w14:paraId="2C06EF22" w14:textId="545BC047" w:rsidR="0097353F" w:rsidRDefault="0097353F">
      <w:pPr>
        <w:pStyle w:val="CommentText"/>
      </w:pPr>
      <w:r>
        <w:rPr>
          <w:rStyle w:val="CommentReference"/>
        </w:rPr>
        <w:annotationRef/>
      </w:r>
      <w:r>
        <w:t>Technically weight so maybe we stick with that.</w:t>
      </w:r>
    </w:p>
  </w:comment>
  <w:comment w:id="105" w:author="Max Lindmark" w:date="2021-04-27T15:18:00Z" w:initials="ML">
    <w:p w14:paraId="14B9A6E1" w14:textId="32EC5B51" w:rsidR="0097353F" w:rsidRPr="005B73F1" w:rsidRDefault="0097353F">
      <w:pPr>
        <w:pStyle w:val="CommentText"/>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t xml:space="preserve"> </w:t>
      </w:r>
    </w:p>
  </w:comment>
  <w:comment w:id="106" w:author="Michele Casini" w:date="2021-06-08T12:04:00Z" w:initials="MC">
    <w:p w14:paraId="23AC86B2" w14:textId="2846056C" w:rsidR="0097353F" w:rsidRDefault="0097353F">
      <w:pPr>
        <w:pStyle w:val="CommentText"/>
      </w:pPr>
      <w:r>
        <w:rPr>
          <w:rStyle w:val="CommentReference"/>
        </w:rPr>
        <w:annotationRef/>
      </w:r>
      <w:proofErr w:type="gramStart"/>
      <w:r>
        <w:t>maybe</w:t>
      </w:r>
      <w:proofErr w:type="gramEnd"/>
      <w:r>
        <w:t xml:space="preserve"> good to say also the % in non-transformed units.</w:t>
      </w:r>
    </w:p>
  </w:comment>
  <w:comment w:id="109" w:author="Michele Casini" w:date="2021-11-06T15:40:00Z" w:initials="MC">
    <w:p w14:paraId="5115B0C8" w14:textId="53209DC0" w:rsidR="0097353F" w:rsidRDefault="0097353F">
      <w:pPr>
        <w:pStyle w:val="CommentText"/>
      </w:pPr>
      <w:r>
        <w:rPr>
          <w:rStyle w:val="CommentReference"/>
        </w:rPr>
        <w:annotationRef/>
      </w:r>
      <w:r>
        <w:t>The figure shows only that I think.</w:t>
      </w:r>
    </w:p>
  </w:comment>
  <w:comment w:id="110" w:author="Michele Casini" w:date="2021-11-06T15:41:00Z" w:initials="MC">
    <w:p w14:paraId="5A90126C" w14:textId="109F9833" w:rsidR="0097353F" w:rsidRDefault="0097353F">
      <w:pPr>
        <w:pStyle w:val="CommentText"/>
      </w:pPr>
      <w:r>
        <w:rPr>
          <w:rStyle w:val="CommentReference"/>
        </w:rPr>
        <w:annotationRef/>
      </w:r>
      <w:r>
        <w:t>I would like to see always the non-transformed values at least in brackets.</w:t>
      </w:r>
    </w:p>
  </w:comment>
  <w:comment w:id="111" w:author="Michele Casini" w:date="2021-11-08T08:47:00Z" w:initials="MC">
    <w:p w14:paraId="6B1C21EB" w14:textId="691F8D47" w:rsidR="0097353F" w:rsidRDefault="0097353F">
      <w:pPr>
        <w:pStyle w:val="CommentText"/>
      </w:pPr>
      <w:r>
        <w:rPr>
          <w:rStyle w:val="CommentReference"/>
        </w:rPr>
        <w:annotationRef/>
      </w:r>
      <w:r>
        <w:t>This is matter for the Discussion, not Results.</w:t>
      </w:r>
    </w:p>
  </w:comment>
  <w:comment w:id="112" w:author="Michele Casini" w:date="2021-11-06T15:43:00Z" w:initials="MC">
    <w:p w14:paraId="6A32FF72" w14:textId="489736EC" w:rsidR="0097353F" w:rsidRDefault="0097353F">
      <w:pPr>
        <w:pStyle w:val="CommentText"/>
      </w:pPr>
      <w:r>
        <w:rPr>
          <w:rStyle w:val="CommentReference"/>
        </w:rPr>
        <w:annotationRef/>
      </w:r>
      <w:r>
        <w:t xml:space="preserve">The results are very much focused on stressing that the effect sizes are small. That is important but I would pool all this in a paragraph. I would first say what factors are positive and negative, or are no significant. Then a second paragraph where we say that, “…despite some variables where significant, their effect size when taken singularly was small…” with the examples you made. </w:t>
      </w:r>
    </w:p>
    <w:p w14:paraId="6A5D686F" w14:textId="77777777" w:rsidR="0097353F" w:rsidRDefault="0097353F">
      <w:pPr>
        <w:pStyle w:val="CommentText"/>
      </w:pPr>
    </w:p>
  </w:comment>
  <w:comment w:id="113" w:author="Max Lindmark" w:date="2021-10-12T12:42:00Z" w:initials="MOU">
    <w:p w14:paraId="021D486A" w14:textId="316A1214" w:rsidR="0097353F" w:rsidRDefault="0097353F">
      <w:pPr>
        <w:pStyle w:val="CommentText"/>
      </w:pPr>
      <w:r>
        <w:rPr>
          <w:rStyle w:val="CommentReference"/>
        </w:rPr>
        <w:annotationRef/>
      </w:r>
      <w:r>
        <w:t>Not yet finished with these! Will update text accordingly</w:t>
      </w:r>
    </w:p>
  </w:comment>
  <w:comment w:id="114" w:author="Michele Casini" w:date="2021-11-06T15:46:00Z" w:initials="MC">
    <w:p w14:paraId="19DE9B25" w14:textId="53F24B01" w:rsidR="0097353F" w:rsidRDefault="0097353F">
      <w:pPr>
        <w:pStyle w:val="CommentText"/>
      </w:pPr>
      <w:r>
        <w:rPr>
          <w:rStyle w:val="CommentReference"/>
        </w:rPr>
        <w:annotationRef/>
      </w:r>
      <w:r>
        <w:t>As average across sizes I believe, please specify to avoid misunderstandings.</w:t>
      </w:r>
    </w:p>
  </w:comment>
  <w:comment w:id="116" w:author="Michele Casini" w:date="2021-11-08T09:23:00Z" w:initials="MC">
    <w:p w14:paraId="493175D1" w14:textId="19E55691" w:rsidR="0097353F" w:rsidRDefault="0097353F">
      <w:pPr>
        <w:pStyle w:val="CommentText"/>
      </w:pPr>
      <w:r>
        <w:rPr>
          <w:rStyle w:val="CommentReference"/>
        </w:rPr>
        <w:annotationRef/>
      </w:r>
      <w:r w:rsidRPr="00C038C3">
        <w:t xml:space="preserve">Chabot and </w:t>
      </w:r>
      <w:proofErr w:type="spellStart"/>
      <w:r w:rsidRPr="00C038C3">
        <w:t>Dutil</w:t>
      </w:r>
      <w:proofErr w:type="spellEnd"/>
      <w:r w:rsidRPr="00C038C3">
        <w:t>, 1999</w:t>
      </w:r>
      <w:r>
        <w:t xml:space="preserve"> too? If yes, please add also this ref.</w:t>
      </w:r>
    </w:p>
  </w:comment>
  <w:comment w:id="117" w:author="Michele Casini" w:date="2021-07-02T12:24:00Z" w:initials="MC">
    <w:p w14:paraId="1D616B5C" w14:textId="181C37F9" w:rsidR="0097353F" w:rsidRDefault="0097353F">
      <w:pPr>
        <w:pStyle w:val="CommentText"/>
      </w:pPr>
      <w:r>
        <w:rPr>
          <w:rStyle w:val="CommentReference"/>
        </w:rPr>
        <w:annotationRef/>
      </w:r>
      <w:r>
        <w:t>It could be, but also not, since it as many assumptions too. I suggest to delete it.</w:t>
      </w:r>
    </w:p>
  </w:comment>
  <w:comment w:id="118" w:author="Max Lindmark" w:date="2021-08-27T09:25:00Z" w:initials="MOU">
    <w:p w14:paraId="7F547035" w14:textId="267A66FE" w:rsidR="0097353F" w:rsidRDefault="0097353F">
      <w:pPr>
        <w:pStyle w:val="CommentText"/>
      </w:pPr>
      <w:r>
        <w:t xml:space="preserve">Hmm, wouldn’t it have fewer </w:t>
      </w:r>
      <w:r>
        <w:rPr>
          <w:rStyle w:val="CommentReference"/>
        </w:rPr>
        <w:annotationRef/>
      </w:r>
      <w:r>
        <w:t>assumptions though?</w:t>
      </w:r>
    </w:p>
    <w:p w14:paraId="428B4121" w14:textId="77777777" w:rsidR="0097353F" w:rsidRDefault="0097353F">
      <w:pPr>
        <w:pStyle w:val="CommentText"/>
      </w:pPr>
    </w:p>
    <w:p w14:paraId="6E3CDAFB" w14:textId="12C8E58D" w:rsidR="0097353F" w:rsidRDefault="0097353F">
      <w:pPr>
        <w:pStyle w:val="CommentText"/>
      </w:pPr>
      <w:r>
        <w:t xml:space="preserve">In the depth-based approach, it is implicitly assumed that cod in a certain depth experience the average oxygen concentration at that depth in the whole sd. </w:t>
      </w:r>
    </w:p>
    <w:p w14:paraId="1EF08D06" w14:textId="77777777" w:rsidR="0097353F" w:rsidRDefault="0097353F">
      <w:pPr>
        <w:pStyle w:val="CommentText"/>
      </w:pPr>
    </w:p>
    <w:p w14:paraId="023564DC" w14:textId="16177E0A" w:rsidR="0097353F" w:rsidRDefault="0097353F">
      <w:pPr>
        <w:pStyle w:val="CommentText"/>
      </w:pPr>
      <w:r>
        <w:t>I can rephrase: “This approach therefore takes into account that cod are distributed in areas with higher-than-average oxygen conditions for a particular depth”</w:t>
      </w:r>
    </w:p>
  </w:comment>
  <w:comment w:id="119" w:author="Michele Casini" w:date="2021-11-11T11:09:00Z" w:initials="MC">
    <w:p w14:paraId="1872A93A" w14:textId="56AAF3BD" w:rsidR="0097353F" w:rsidRDefault="0097353F">
      <w:pPr>
        <w:pStyle w:val="CommentText"/>
      </w:pPr>
      <w:r>
        <w:rPr>
          <w:rStyle w:val="CommentReference"/>
        </w:rPr>
        <w:annotationRef/>
      </w:r>
      <w:r>
        <w:t>Unclear to me this sentence.</w:t>
      </w:r>
    </w:p>
  </w:comment>
  <w:comment w:id="122" w:author="Michele Casini" w:date="2021-11-11T12:06:00Z" w:initials="MC">
    <w:p w14:paraId="3D333D24" w14:textId="359DDB4A" w:rsidR="002D0A4C" w:rsidRDefault="002D0A4C">
      <w:pPr>
        <w:pStyle w:val="CommentText"/>
      </w:pPr>
      <w:r>
        <w:rPr>
          <w:rStyle w:val="CommentReference"/>
        </w:rPr>
        <w:annotationRef/>
      </w:r>
      <w:r>
        <w:t>We need to add the findings from Casini et al. 2021 and Limburg and Casini 2019</w:t>
      </w:r>
      <w:r w:rsidR="00D87F43">
        <w:t xml:space="preserve"> showing a clear relation between condition and </w:t>
      </w:r>
      <w:r w:rsidR="00D87F43">
        <w:t>oxygen</w:t>
      </w:r>
      <w:bookmarkStart w:id="123" w:name="_GoBack"/>
      <w:bookmarkEnd w:id="123"/>
      <w:r>
        <w:t>. I can do it if you like.</w:t>
      </w:r>
    </w:p>
  </w:comment>
  <w:comment w:id="126" w:author="Michele Casini" w:date="2021-11-11T11:43:00Z" w:initials="MC">
    <w:p w14:paraId="6BACA8AC" w14:textId="3666059D" w:rsidR="00F56EE2" w:rsidRDefault="00F56EE2">
      <w:pPr>
        <w:pStyle w:val="CommentText"/>
      </w:pPr>
      <w:r>
        <w:rPr>
          <w:rStyle w:val="CommentReference"/>
        </w:rPr>
        <w:annotationRef/>
      </w:r>
      <w:r>
        <w:t xml:space="preserve">She used both quarter 1 and 4 (mainly quarter 1 I suppose) and the </w:t>
      </w:r>
      <w:r w:rsidR="00A8617D">
        <w:t xml:space="preserve">spatial </w:t>
      </w:r>
      <w:r>
        <w:t xml:space="preserve">distribution of the stomachs </w:t>
      </w:r>
      <w:r w:rsidR="00EA2C7D">
        <w:t>varies very much</w:t>
      </w:r>
      <w:r>
        <w:t xml:space="preserve"> between time periods. </w:t>
      </w:r>
      <w:r w:rsidR="00A8617D">
        <w:t xml:space="preserve">I don’t really think we </w:t>
      </w:r>
      <w:r w:rsidR="00EA2C7D">
        <w:t xml:space="preserve">can </w:t>
      </w:r>
      <w:r w:rsidR="00A8617D">
        <w:t>draw fine-tuned conclusions with this.</w:t>
      </w:r>
    </w:p>
  </w:comment>
  <w:comment w:id="124" w:author="Michele Casini" w:date="2021-07-02T12:42:00Z" w:initials="MC">
    <w:p w14:paraId="41BFD12B" w14:textId="39301DAC" w:rsidR="0097353F" w:rsidRDefault="0097353F">
      <w:pPr>
        <w:pStyle w:val="CommentText"/>
      </w:pPr>
      <w:r>
        <w:rPr>
          <w:rStyle w:val="CommentReference"/>
        </w:rPr>
        <w:annotationRef/>
      </w:r>
      <w:r>
        <w:t>Add also Haase et al 2020, MEPS and what they say.</w:t>
      </w:r>
    </w:p>
  </w:comment>
  <w:comment w:id="125" w:author="Max Lindmark" w:date="2021-08-27T10:11:00Z" w:initials="MOU">
    <w:p w14:paraId="7FFE035D" w14:textId="5F178852" w:rsidR="0097353F" w:rsidRDefault="0097353F">
      <w:pPr>
        <w:pStyle w:val="CommentText"/>
      </w:pPr>
      <w:r>
        <w:rPr>
          <w:rStyle w:val="CommentReference"/>
        </w:rPr>
        <w:annotationRef/>
      </w:r>
      <w:r>
        <w:t>It’s difficult to make the same kind of comparison because their data starts in 2006, i.e., after the plateau</w:t>
      </w:r>
    </w:p>
  </w:comment>
  <w:comment w:id="128" w:author="Michele Casini" w:date="2021-11-11T11:24:00Z" w:initials="MC">
    <w:p w14:paraId="300C0E38" w14:textId="4DBD2B64" w:rsidR="0097353F" w:rsidRDefault="0097353F">
      <w:pPr>
        <w:pStyle w:val="CommentText"/>
      </w:pPr>
      <w:r>
        <w:rPr>
          <w:rStyle w:val="CommentReference"/>
        </w:rPr>
        <w:annotationRef/>
      </w:r>
      <w:r>
        <w:t xml:space="preserve">Not really true, we can look at the data together. </w:t>
      </w:r>
    </w:p>
  </w:comment>
  <w:comment w:id="129" w:author="Michele Casini" w:date="2021-07-02T12:47:00Z" w:initials="MC">
    <w:p w14:paraId="3B98FA19" w14:textId="7E433B25" w:rsidR="0097353F" w:rsidRDefault="0097353F">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130" w:author="Max Lindmark" w:date="2021-08-27T11:39:00Z" w:initials="MOU">
    <w:p w14:paraId="1A91F292" w14:textId="41E86D4B" w:rsidR="0097353F" w:rsidRPr="007F4B3B" w:rsidRDefault="0097353F">
      <w:pPr>
        <w:pStyle w:val="CommentText"/>
      </w:pPr>
      <w:r w:rsidRPr="007F4B3B">
        <w:rPr>
          <w:rStyle w:val="CommentReference"/>
        </w:rPr>
        <w:annotationRef/>
      </w:r>
      <w:r w:rsidRPr="007F4B3B">
        <w:t>Yes that’s true</w:t>
      </w:r>
      <w:r>
        <w:t>. I can make an appendix plot showing time trends of oxygen by SD.</w:t>
      </w:r>
    </w:p>
  </w:comment>
  <w:comment w:id="131" w:author="Michele Casini" w:date="2021-11-11T11:26:00Z" w:initials="MC">
    <w:p w14:paraId="649AE6D7" w14:textId="383FA56B" w:rsidR="0097353F" w:rsidRDefault="0097353F">
      <w:pPr>
        <w:pStyle w:val="CommentText"/>
      </w:pPr>
      <w:r>
        <w:rPr>
          <w:rStyle w:val="CommentReference"/>
        </w:rPr>
        <w:annotationRef/>
      </w:r>
      <w:r>
        <w:t xml:space="preserve">I don’t agree with this conclusion. We do not have the elements to draw such strong conclusion. </w:t>
      </w:r>
    </w:p>
  </w:comment>
  <w:comment w:id="132" w:author="Michele Casini" w:date="2021-11-11T11:30:00Z" w:initials="MC">
    <w:p w14:paraId="2DF42273" w14:textId="4E6CEB58" w:rsidR="0097353F" w:rsidRDefault="0097353F">
      <w:pPr>
        <w:pStyle w:val="CommentText"/>
      </w:pPr>
      <w:r>
        <w:rPr>
          <w:rStyle w:val="CommentReference"/>
        </w:rPr>
        <w:annotationRef/>
      </w:r>
      <w:r>
        <w:t>Not to the lowest, but a strong decline started in early 1990s, needs to be reformulated.</w:t>
      </w:r>
    </w:p>
  </w:comment>
  <w:comment w:id="133" w:author="Michele Casini" w:date="2021-11-11T11:32:00Z" w:initials="MC">
    <w:p w14:paraId="27686841" w14:textId="1C60F579" w:rsidR="0097353F" w:rsidRDefault="0097353F">
      <w:pPr>
        <w:pStyle w:val="CommentText"/>
      </w:pPr>
      <w:r>
        <w:rPr>
          <w:rStyle w:val="CommentReference"/>
        </w:rPr>
        <w:annotationRef/>
      </w:r>
      <w:r>
        <w:t>Growth rates no, condition and growth rates have very similar trends over time.</w:t>
      </w:r>
    </w:p>
  </w:comment>
  <w:comment w:id="134" w:author="Michele Casini" w:date="2021-11-11T11:55:00Z" w:initials="MC">
    <w:p w14:paraId="7432B1D8" w14:textId="7F3CB41E" w:rsidR="00143C7E" w:rsidRDefault="00143C7E">
      <w:pPr>
        <w:pStyle w:val="CommentText"/>
      </w:pPr>
      <w:r>
        <w:rPr>
          <w:rStyle w:val="CommentReference"/>
        </w:rPr>
        <w:annotationRef/>
      </w:r>
      <w:r>
        <w:t xml:space="preserve">I think what we can say is that feeding level seem to be still relatively high when condition (and growth rates, Mion at al. 2021) was declining. This can be potentially due to higher energy expenditure in searching and catching the food when this is at low density and/or worsened food quality (meaning proportion of different preys). </w:t>
      </w:r>
    </w:p>
  </w:comment>
  <w:comment w:id="135" w:author="Max Lindmark" w:date="2021-05-06T16:35:00Z" w:initials="ML">
    <w:p w14:paraId="5FA667D3" w14:textId="227632DD" w:rsidR="0097353F" w:rsidRPr="00A37498" w:rsidRDefault="0097353F" w:rsidP="00E85AF5">
      <w:pPr>
        <w:spacing w:line="480" w:lineRule="auto"/>
        <w:contextualSpacing/>
      </w:pPr>
      <w:r w:rsidRPr="00A37498">
        <w:t>Some things I did not cover in the discussion:</w:t>
      </w:r>
    </w:p>
    <w:p w14:paraId="2B8A03C8" w14:textId="77777777" w:rsidR="0097353F" w:rsidRDefault="0097353F" w:rsidP="00E85AF5">
      <w:pPr>
        <w:spacing w:line="480" w:lineRule="auto"/>
        <w:contextualSpacing/>
        <w:rPr>
          <w:b/>
          <w:bCs/>
        </w:rPr>
      </w:pPr>
    </w:p>
    <w:p w14:paraId="45A6E0F6" w14:textId="6888B576" w:rsidR="0097353F" w:rsidRPr="00EF580F" w:rsidRDefault="0097353F" w:rsidP="00E85AF5">
      <w:pPr>
        <w:spacing w:line="480" w:lineRule="auto"/>
        <w:contextualSpacing/>
      </w:pPr>
      <w:r>
        <w:rPr>
          <w:rStyle w:val="CommentReference"/>
        </w:rPr>
        <w:annotationRef/>
      </w:r>
      <w:proofErr w:type="spellStart"/>
      <w:r w:rsidRPr="00EF580F">
        <w:rPr>
          <w:b/>
          <w:bCs/>
        </w:rPr>
        <w:t>Overgård</w:t>
      </w:r>
      <w:proofErr w:type="spellEnd"/>
      <w:r w:rsidRPr="00EF580F">
        <w:t>: If we feed them herring they growth really well</w:t>
      </w:r>
    </w:p>
    <w:p w14:paraId="2E110EE4" w14:textId="77777777" w:rsidR="0097353F" w:rsidRPr="00EF580F" w:rsidRDefault="0097353F" w:rsidP="00E85AF5">
      <w:pPr>
        <w:spacing w:line="480" w:lineRule="auto"/>
        <w:contextualSpacing/>
      </w:pPr>
      <w:proofErr w:type="spellStart"/>
      <w:r w:rsidRPr="00EF580F">
        <w:rPr>
          <w:b/>
          <w:bCs/>
        </w:rPr>
        <w:t>Engelhart</w:t>
      </w:r>
      <w:proofErr w:type="spellEnd"/>
      <w:r w:rsidRPr="00EF580F">
        <w:t xml:space="preserve">: </w:t>
      </w:r>
      <w:proofErr w:type="spellStart"/>
      <w:r w:rsidRPr="00EF580F">
        <w:t>Tiamin</w:t>
      </w:r>
      <w:proofErr w:type="spellEnd"/>
      <w:r w:rsidRPr="00EF580F">
        <w:t xml:space="preserve"> </w:t>
      </w:r>
      <w:proofErr w:type="spellStart"/>
      <w:r w:rsidRPr="00EF580F">
        <w:t>def</w:t>
      </w:r>
      <w:proofErr w:type="spellEnd"/>
      <w:r w:rsidRPr="00EF580F">
        <w:t>, but no time series</w:t>
      </w:r>
    </w:p>
    <w:p w14:paraId="22AC7D42" w14:textId="77777777" w:rsidR="0097353F" w:rsidRDefault="0097353F" w:rsidP="00E85AF5">
      <w:pPr>
        <w:spacing w:line="480" w:lineRule="auto"/>
        <w:contextualSpacing/>
      </w:pPr>
      <w:r w:rsidRPr="00EF580F">
        <w:rPr>
          <w:b/>
          <w:bCs/>
        </w:rPr>
        <w:t>Parasites</w:t>
      </w:r>
      <w:r w:rsidRPr="00EF580F">
        <w:t>: Horbowy and/or Ryberg (see if any interesting there)</w:t>
      </w:r>
    </w:p>
    <w:p w14:paraId="26175E67" w14:textId="77777777" w:rsidR="0097353F" w:rsidRDefault="0097353F" w:rsidP="00E85AF5">
      <w:pPr>
        <w:spacing w:line="480" w:lineRule="auto"/>
        <w:contextualSpacing/>
      </w:pPr>
    </w:p>
    <w:p w14:paraId="154656B9" w14:textId="0DF3EBDA" w:rsidR="0097353F" w:rsidRPr="00E85AF5" w:rsidRDefault="0097353F" w:rsidP="00E85AF5">
      <w:pPr>
        <w:spacing w:line="480" w:lineRule="auto"/>
        <w:contextualSpacing/>
      </w:pPr>
      <w:r>
        <w:t xml:space="preserve">I did not go “deep” into the depth effect either… </w:t>
      </w:r>
    </w:p>
  </w:comment>
  <w:comment w:id="136" w:author="Michele Casini" w:date="2021-11-06T15:50:00Z" w:initials="MC">
    <w:p w14:paraId="2A44B3D0" w14:textId="05AC25E2" w:rsidR="0097353F" w:rsidRDefault="0097353F">
      <w:pPr>
        <w:pStyle w:val="CommentText"/>
      </w:pPr>
      <w:r>
        <w:rPr>
          <w:rStyle w:val="CommentReference"/>
        </w:rPr>
        <w:annotationRef/>
      </w:r>
      <w:r>
        <w:t>Add in what.</w:t>
      </w:r>
    </w:p>
  </w:comment>
  <w:comment w:id="141" w:author="Max Lindmark" w:date="2021-10-12T16:10:00Z" w:initials="MOU">
    <w:p w14:paraId="23370FB5" w14:textId="5006F0E8" w:rsidR="0097353F" w:rsidRDefault="0097353F">
      <w:pPr>
        <w:pStyle w:val="CommentText"/>
      </w:pPr>
      <w:r>
        <w:t>How does this sound? Let me know if you have other ideas on how to write this! (e.g., different topics or words for contribution).</w:t>
      </w:r>
    </w:p>
  </w:comment>
  <w:comment w:id="142" w:author="Michele Casini" w:date="2021-11-06T15:52:00Z" w:initials="MC">
    <w:p w14:paraId="272A7841" w14:textId="285EF728" w:rsidR="0097353F" w:rsidRDefault="0097353F">
      <w:pPr>
        <w:pStyle w:val="CommentText"/>
      </w:pPr>
      <w:r>
        <w:rPr>
          <w:rStyle w:val="CommentReference"/>
        </w:rPr>
        <w:annotationRef/>
      </w:r>
      <w:r>
        <w:t>Fine for me</w:t>
      </w:r>
      <w:r w:rsidR="002D254E">
        <w:t>, I just added funding</w:t>
      </w:r>
      <w:r>
        <w:t>.</w:t>
      </w:r>
    </w:p>
  </w:comment>
  <w:comment w:id="144" w:author="Michele Casini" w:date="2021-05-10T17:15:00Z" w:initials="MC">
    <w:p w14:paraId="32D90958" w14:textId="77777777" w:rsidR="0097353F" w:rsidRPr="00D851B1" w:rsidRDefault="0097353F"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145" w:author="Max Lindmark" w:date="2021-08-26T17:05:00Z" w:initials="MOU">
    <w:p w14:paraId="4B484584" w14:textId="77777777" w:rsidR="0097353F" w:rsidRDefault="0097353F"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w:t>
      </w:r>
      <w:proofErr w:type="spellStart"/>
      <w:r>
        <w:t>Datras</w:t>
      </w:r>
      <w:proofErr w:type="spellEnd"/>
      <w:r>
        <w:t xml:space="preserve"> and Copernicus for environmental data, and they all </w:t>
      </w:r>
      <w:proofErr w:type="spellStart"/>
      <w:r>
        <w:t>ok’ed</w:t>
      </w:r>
      <w:proofErr w:type="spellEnd"/>
      <w:r>
        <w:t>!</w:t>
      </w:r>
    </w:p>
  </w:comment>
  <w:comment w:id="161" w:author="Max Lindmark" w:date="2021-10-11T16:20:00Z" w:initials="MOU">
    <w:p w14:paraId="117C1B9E" w14:textId="77777777" w:rsidR="0097353F" w:rsidRDefault="0097353F" w:rsidP="00E27003">
      <w:pPr>
        <w:pStyle w:val="CommentText"/>
      </w:pPr>
      <w:r>
        <w:rPr>
          <w:rStyle w:val="CommentReference"/>
        </w:rPr>
        <w:annotationRef/>
      </w:r>
      <w:r>
        <w:rPr>
          <w:rStyle w:val="CommentReference"/>
        </w:rPr>
        <w:annotationRef/>
      </w:r>
      <w:r>
        <w:t>I should change legends to decile instead</w:t>
      </w:r>
    </w:p>
    <w:p w14:paraId="5584FC0B" w14:textId="77777777" w:rsidR="0097353F" w:rsidRDefault="0097353F" w:rsidP="00E27003">
      <w:pPr>
        <w:pStyle w:val="CommentText"/>
      </w:pPr>
    </w:p>
    <w:p w14:paraId="294B46B3" w14:textId="067582F8" w:rsidR="0097353F" w:rsidRDefault="0097353F" w:rsidP="00E27003">
      <w:pPr>
        <w:pStyle w:val="CommentText"/>
      </w:pPr>
      <w:r>
        <w:t>Maybe change palette for right column since I use that for sub-divisions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CD85E6" w15:done="0"/>
  <w15:commentEx w15:paraId="6A4D0557" w15:paraIdParent="26CD85E6" w15:done="0"/>
  <w15:commentEx w15:paraId="43EB51DC" w15:done="0"/>
  <w15:commentEx w15:paraId="5A4482B4" w15:done="0"/>
  <w15:commentEx w15:paraId="4642C554" w15:done="0"/>
  <w15:commentEx w15:paraId="5EEAB3A5" w15:paraIdParent="4642C554" w15:done="0"/>
  <w15:commentEx w15:paraId="635C84D2" w15:done="0"/>
  <w15:commentEx w15:paraId="4C6B1330" w15:paraIdParent="635C84D2" w15:done="0"/>
  <w15:commentEx w15:paraId="62711680" w15:done="0"/>
  <w15:commentEx w15:paraId="675426F8" w15:done="0"/>
  <w15:commentEx w15:paraId="518D7E64" w15:done="0"/>
  <w15:commentEx w15:paraId="0326FE38" w15:done="0"/>
  <w15:commentEx w15:paraId="3958DE16" w15:paraIdParent="0326FE38" w15:done="0"/>
  <w15:commentEx w15:paraId="74C7109C" w15:done="0"/>
  <w15:commentEx w15:paraId="5307903D" w15:done="0"/>
  <w15:commentEx w15:paraId="3EFC75F7" w15:done="0"/>
  <w15:commentEx w15:paraId="38BBEEE4" w15:done="0"/>
  <w15:commentEx w15:paraId="1CC882D6" w15:paraIdParent="38BBEEE4" w15:done="0"/>
  <w15:commentEx w15:paraId="03365F36" w15:paraIdParent="38BBEEE4" w15:done="0"/>
  <w15:commentEx w15:paraId="425D3238" w15:done="0"/>
  <w15:commentEx w15:paraId="0C5C5F0C" w15:paraIdParent="425D3238" w15:done="0"/>
  <w15:commentEx w15:paraId="32E55882" w15:paraIdParent="425D3238" w15:done="0"/>
  <w15:commentEx w15:paraId="355EDC52" w15:done="0"/>
  <w15:commentEx w15:paraId="13371301" w15:paraIdParent="355EDC52" w15:done="0"/>
  <w15:commentEx w15:paraId="0F0D2EB5" w15:paraIdParent="355EDC52" w15:done="0"/>
  <w15:commentEx w15:paraId="1BD8AF2A" w15:done="0"/>
  <w15:commentEx w15:paraId="752EA4F2" w15:done="0"/>
  <w15:commentEx w15:paraId="2B9B0B7A" w15:done="0"/>
  <w15:commentEx w15:paraId="4A240CF2" w15:done="0"/>
  <w15:commentEx w15:paraId="46CD482A" w15:done="0"/>
  <w15:commentEx w15:paraId="07DEC487" w15:done="0"/>
  <w15:commentEx w15:paraId="5861C898" w15:done="0"/>
  <w15:commentEx w15:paraId="080FF86F" w15:done="0"/>
  <w15:commentEx w15:paraId="0C62A766" w15:done="0"/>
  <w15:commentEx w15:paraId="1A2F70E5" w15:done="0"/>
  <w15:commentEx w15:paraId="72E2482B" w15:done="0"/>
  <w15:commentEx w15:paraId="012AF273" w15:done="0"/>
  <w15:commentEx w15:paraId="2C06EF22" w15:paraIdParent="012AF273" w15:done="0"/>
  <w15:commentEx w15:paraId="14B9A6E1" w15:done="0"/>
  <w15:commentEx w15:paraId="23AC86B2" w15:done="0"/>
  <w15:commentEx w15:paraId="5115B0C8" w15:done="0"/>
  <w15:commentEx w15:paraId="5A90126C" w15:done="0"/>
  <w15:commentEx w15:paraId="6B1C21EB" w15:done="0"/>
  <w15:commentEx w15:paraId="6A5D686F" w15:done="0"/>
  <w15:commentEx w15:paraId="021D486A" w15:done="0"/>
  <w15:commentEx w15:paraId="19DE9B25" w15:done="0"/>
  <w15:commentEx w15:paraId="493175D1" w15:done="0"/>
  <w15:commentEx w15:paraId="1D616B5C" w15:done="0"/>
  <w15:commentEx w15:paraId="023564DC" w15:paraIdParent="1D616B5C" w15:done="0"/>
  <w15:commentEx w15:paraId="1872A93A" w15:done="0"/>
  <w15:commentEx w15:paraId="3D333D24" w15:done="0"/>
  <w15:commentEx w15:paraId="6BACA8AC" w15:done="0"/>
  <w15:commentEx w15:paraId="41BFD12B" w15:done="0"/>
  <w15:commentEx w15:paraId="7FFE035D" w15:paraIdParent="41BFD12B" w15:done="0"/>
  <w15:commentEx w15:paraId="300C0E38" w15:done="0"/>
  <w15:commentEx w15:paraId="3B98FA19" w15:done="0"/>
  <w15:commentEx w15:paraId="1A91F292" w15:paraIdParent="3B98FA19" w15:done="0"/>
  <w15:commentEx w15:paraId="649AE6D7" w15:done="0"/>
  <w15:commentEx w15:paraId="2DF42273" w15:done="0"/>
  <w15:commentEx w15:paraId="27686841" w15:done="0"/>
  <w15:commentEx w15:paraId="7432B1D8" w15:done="0"/>
  <w15:commentEx w15:paraId="154656B9" w15:done="0"/>
  <w15:commentEx w15:paraId="2A44B3D0" w15:done="0"/>
  <w15:commentEx w15:paraId="23370FB5" w15:done="0"/>
  <w15:commentEx w15:paraId="272A7841" w15:paraIdParent="23370FB5" w15:done="0"/>
  <w15:commentEx w15:paraId="32D90958" w15:done="0"/>
  <w15:commentEx w15:paraId="4B484584" w15:paraIdParent="32D90958" w15:done="0"/>
  <w15:commentEx w15:paraId="294B46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BDB6" w16cex:dateUtc="2021-10-11T11:42:00Z"/>
  <w16cex:commentExtensible w16cex:durableId="24D33B6B" w16cex:dateUtc="2021-08-27T08:22:00Z"/>
  <w16cex:commentExtensible w16cex:durableId="24D33BB5" w16cex:dateUtc="2021-08-27T08:23:00Z"/>
  <w16cex:commentExtensible w16cex:durableId="24D34693" w16cex:dateUtc="2021-08-27T09:10:00Z"/>
  <w16cex:commentExtensible w16cex:durableId="24D2487F" w16cex:dateUtc="2021-08-26T15:06:00Z"/>
  <w16cex:commentExtensible w16cex:durableId="24D24AE3" w16cex:dateUtc="2021-08-26T15:16:00Z"/>
  <w16cex:commentExtensible w16cex:durableId="24DA22C1" w16cex:dateUtc="2021-09-01T14:03:00Z"/>
  <w16cex:commentExtensible w16cex:durableId="25102F22" w16cex:dateUtc="2021-10-12T13:58:00Z"/>
  <w16cex:commentExtensible w16cex:durableId="24DA17A6" w16cex:dateUtc="2021-09-01T13:15:00Z"/>
  <w16cex:commentExtensible w16cex:durableId="250EE51A" w16cex:dateUtc="2021-10-11T14:30:00Z"/>
  <w16cex:commentExtensible w16cex:durableId="24329857" w16cex:dateUtc="2021-04-27T12:04:00Z"/>
  <w16cex:commentExtensible w16cex:durableId="24DA288A" w16cex:dateUtc="2021-09-01T14:27:00Z"/>
  <w16cex:commentExtensible w16cex:durableId="2432A9A8" w16cex:dateUtc="2021-04-27T13:18:00Z"/>
  <w16cex:commentExtensible w16cex:durableId="25100133" w16cex:dateUtc="2021-10-12T10:42:00Z"/>
  <w16cex:commentExtensible w16cex:durableId="24D32E01" w16cex:dateUtc="2021-08-27T07:25:00Z"/>
  <w16cex:commentExtensible w16cex:durableId="24D338CC" w16cex:dateUtc="2021-08-27T08:11:00Z"/>
  <w16cex:commentExtensible w16cex:durableId="24D34D68" w16cex:dateUtc="2021-08-27T09:39:00Z"/>
  <w16cex:commentExtensible w16cex:durableId="243E9934" w16cex:dateUtc="2021-05-06T14:35:00Z"/>
  <w16cex:commentExtensible w16cex:durableId="251031FF" w16cex:dateUtc="2021-10-12T14:10:00Z"/>
  <w16cex:commentExtensible w16cex:durableId="24D24856" w16cex:dateUtc="2021-08-26T15:05:00Z"/>
  <w16cex:commentExtensible w16cex:durableId="250EE2CA" w16cex:dateUtc="2021-10-11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CD85E6" w16cid:durableId="24D243D6"/>
  <w16cid:commentId w16cid:paraId="6A4D0557" w16cid:durableId="250EBDB6"/>
  <w16cid:commentId w16cid:paraId="4642C554" w16cid:durableId="24D243DA"/>
  <w16cid:commentId w16cid:paraId="5EEAB3A5" w16cid:durableId="24D33B6B"/>
  <w16cid:commentId w16cid:paraId="635C84D2" w16cid:durableId="24D243DB"/>
  <w16cid:commentId w16cid:paraId="4C6B1330" w16cid:durableId="24D33BB5"/>
  <w16cid:commentId w16cid:paraId="0326FE38" w16cid:durableId="24D243E1"/>
  <w16cid:commentId w16cid:paraId="3958DE16" w16cid:durableId="24D34693"/>
  <w16cid:commentId w16cid:paraId="74C7109C" w16cid:durableId="24D243E2"/>
  <w16cid:commentId w16cid:paraId="38BBEEE4" w16cid:durableId="24D243EB"/>
  <w16cid:commentId w16cid:paraId="1CC882D6" w16cid:durableId="24D2487F"/>
  <w16cid:commentId w16cid:paraId="425D3238" w16cid:durableId="24D243EF"/>
  <w16cid:commentId w16cid:paraId="0C5C5F0C" w16cid:durableId="24D24AE3"/>
  <w16cid:commentId w16cid:paraId="355EDC52" w16cid:durableId="24D243F1"/>
  <w16cid:commentId w16cid:paraId="13371301" w16cid:durableId="24DA22C1"/>
  <w16cid:commentId w16cid:paraId="752EA4F2" w16cid:durableId="25102F22"/>
  <w16cid:commentId w16cid:paraId="4A240CF2" w16cid:durableId="24DA17A6"/>
  <w16cid:commentId w16cid:paraId="46CD482A" w16cid:durableId="250EE51A"/>
  <w16cid:commentId w16cid:paraId="07DEC487" w16cid:durableId="24329857"/>
  <w16cid:commentId w16cid:paraId="012AF273" w16cid:durableId="24D243F6"/>
  <w16cid:commentId w16cid:paraId="2C06EF22" w16cid:durableId="24DA288A"/>
  <w16cid:commentId w16cid:paraId="14B9A6E1" w16cid:durableId="2432A9A8"/>
  <w16cid:commentId w16cid:paraId="23AC86B2" w16cid:durableId="24D243F8"/>
  <w16cid:commentId w16cid:paraId="021D486A" w16cid:durableId="25100133"/>
  <w16cid:commentId w16cid:paraId="1D616B5C" w16cid:durableId="24D24410"/>
  <w16cid:commentId w16cid:paraId="023564DC" w16cid:durableId="24D32E01"/>
  <w16cid:commentId w16cid:paraId="41BFD12B" w16cid:durableId="24D24415"/>
  <w16cid:commentId w16cid:paraId="7FFE035D" w16cid:durableId="24D338CC"/>
  <w16cid:commentId w16cid:paraId="3B98FA19" w16cid:durableId="24D24417"/>
  <w16cid:commentId w16cid:paraId="1A91F292" w16cid:durableId="24D34D68"/>
  <w16cid:commentId w16cid:paraId="154656B9" w16cid:durableId="243E9934"/>
  <w16cid:commentId w16cid:paraId="23370FB5" w16cid:durableId="251031FF"/>
  <w16cid:commentId w16cid:paraId="32D90958" w16cid:durableId="24D243E8"/>
  <w16cid:commentId w16cid:paraId="4B484584" w16cid:durableId="24D24856"/>
  <w16cid:commentId w16cid:paraId="294B46B3" w16cid:durableId="250EE2C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740B5" w14:textId="77777777" w:rsidR="0097353F" w:rsidRDefault="0097353F">
      <w:r>
        <w:separator/>
      </w:r>
    </w:p>
  </w:endnote>
  <w:endnote w:type="continuationSeparator" w:id="0">
    <w:p w14:paraId="081912DD" w14:textId="77777777" w:rsidR="0097353F" w:rsidRDefault="00973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348121"/>
      <w:docPartObj>
        <w:docPartGallery w:val="Page Numbers (Bottom of Page)"/>
        <w:docPartUnique/>
      </w:docPartObj>
    </w:sdtPr>
    <w:sdtEndPr>
      <w:rPr>
        <w:rStyle w:val="PageNumber"/>
      </w:rPr>
    </w:sdtEndPr>
    <w:sdtContent>
      <w:p w14:paraId="4416EED2" w14:textId="01372C62" w:rsidR="0097353F" w:rsidRDefault="0097353F" w:rsidP="007F56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97353F" w:rsidRDefault="0097353F"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88041396"/>
      <w:docPartObj>
        <w:docPartGallery w:val="Page Numbers (Bottom of Page)"/>
        <w:docPartUnique/>
      </w:docPartObj>
    </w:sdtPr>
    <w:sdtEndPr>
      <w:rPr>
        <w:rStyle w:val="PageNumber"/>
      </w:rPr>
    </w:sdtEndPr>
    <w:sdtContent>
      <w:p w14:paraId="0F03278A" w14:textId="1B37CA6C" w:rsidR="0097353F" w:rsidRDefault="0097353F" w:rsidP="007F56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87F43">
          <w:rPr>
            <w:rStyle w:val="PageNumber"/>
            <w:noProof/>
          </w:rPr>
          <w:t>15</w:t>
        </w:r>
        <w:r>
          <w:rPr>
            <w:rStyle w:val="PageNumber"/>
          </w:rPr>
          <w:fldChar w:fldCharType="end"/>
        </w:r>
      </w:p>
    </w:sdtContent>
  </w:sdt>
  <w:p w14:paraId="372B30FD" w14:textId="77777777" w:rsidR="0097353F" w:rsidRDefault="0097353F"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FC9FFE" w14:textId="77777777" w:rsidR="0097353F" w:rsidRDefault="0097353F">
      <w:r>
        <w:separator/>
      </w:r>
    </w:p>
  </w:footnote>
  <w:footnote w:type="continuationSeparator" w:id="0">
    <w:p w14:paraId="0B1E7FCC" w14:textId="77777777" w:rsidR="0097353F" w:rsidRDefault="00973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37C9"/>
    <w:rsid w:val="00003A53"/>
    <w:rsid w:val="00003C6E"/>
    <w:rsid w:val="00003D0E"/>
    <w:rsid w:val="00004C2D"/>
    <w:rsid w:val="00004D21"/>
    <w:rsid w:val="00004EEB"/>
    <w:rsid w:val="000050FB"/>
    <w:rsid w:val="000057B2"/>
    <w:rsid w:val="00006036"/>
    <w:rsid w:val="000060BF"/>
    <w:rsid w:val="0000613F"/>
    <w:rsid w:val="0000626A"/>
    <w:rsid w:val="0000664D"/>
    <w:rsid w:val="0000676B"/>
    <w:rsid w:val="00006BF1"/>
    <w:rsid w:val="00006E7C"/>
    <w:rsid w:val="000071B7"/>
    <w:rsid w:val="00007320"/>
    <w:rsid w:val="00007708"/>
    <w:rsid w:val="00007CA0"/>
    <w:rsid w:val="00010035"/>
    <w:rsid w:val="00010112"/>
    <w:rsid w:val="000106BD"/>
    <w:rsid w:val="00010A44"/>
    <w:rsid w:val="0001160E"/>
    <w:rsid w:val="000118B5"/>
    <w:rsid w:val="00011ECD"/>
    <w:rsid w:val="00012290"/>
    <w:rsid w:val="00012A4C"/>
    <w:rsid w:val="00012AA5"/>
    <w:rsid w:val="00012BD6"/>
    <w:rsid w:val="00012F05"/>
    <w:rsid w:val="00013121"/>
    <w:rsid w:val="00013164"/>
    <w:rsid w:val="000135F9"/>
    <w:rsid w:val="00013F94"/>
    <w:rsid w:val="00014067"/>
    <w:rsid w:val="000144DA"/>
    <w:rsid w:val="00014618"/>
    <w:rsid w:val="00014B67"/>
    <w:rsid w:val="0001550A"/>
    <w:rsid w:val="00015850"/>
    <w:rsid w:val="00015938"/>
    <w:rsid w:val="00015A48"/>
    <w:rsid w:val="00015B91"/>
    <w:rsid w:val="00015F05"/>
    <w:rsid w:val="00016B17"/>
    <w:rsid w:val="00016C46"/>
    <w:rsid w:val="00016C96"/>
    <w:rsid w:val="00016D9D"/>
    <w:rsid w:val="00020881"/>
    <w:rsid w:val="00020C16"/>
    <w:rsid w:val="00020DF3"/>
    <w:rsid w:val="00020FD6"/>
    <w:rsid w:val="000212D6"/>
    <w:rsid w:val="0002138D"/>
    <w:rsid w:val="0002171F"/>
    <w:rsid w:val="00021841"/>
    <w:rsid w:val="000218C5"/>
    <w:rsid w:val="00021A8B"/>
    <w:rsid w:val="00021E22"/>
    <w:rsid w:val="00021EF6"/>
    <w:rsid w:val="0002264C"/>
    <w:rsid w:val="00022B91"/>
    <w:rsid w:val="00022CD8"/>
    <w:rsid w:val="00023297"/>
    <w:rsid w:val="00023301"/>
    <w:rsid w:val="000233E5"/>
    <w:rsid w:val="0002375A"/>
    <w:rsid w:val="00023997"/>
    <w:rsid w:val="00024151"/>
    <w:rsid w:val="0002450A"/>
    <w:rsid w:val="000249F9"/>
    <w:rsid w:val="00024E42"/>
    <w:rsid w:val="0002516D"/>
    <w:rsid w:val="00025230"/>
    <w:rsid w:val="000253EA"/>
    <w:rsid w:val="00025947"/>
    <w:rsid w:val="00025CC1"/>
    <w:rsid w:val="00026028"/>
    <w:rsid w:val="00026233"/>
    <w:rsid w:val="0002668B"/>
    <w:rsid w:val="00027315"/>
    <w:rsid w:val="000274D2"/>
    <w:rsid w:val="00027555"/>
    <w:rsid w:val="000277C0"/>
    <w:rsid w:val="00027CD7"/>
    <w:rsid w:val="00027D28"/>
    <w:rsid w:val="00027D99"/>
    <w:rsid w:val="0003001F"/>
    <w:rsid w:val="0003088F"/>
    <w:rsid w:val="00030E55"/>
    <w:rsid w:val="000311BE"/>
    <w:rsid w:val="000312F2"/>
    <w:rsid w:val="00031335"/>
    <w:rsid w:val="000313BE"/>
    <w:rsid w:val="000315B3"/>
    <w:rsid w:val="000317D9"/>
    <w:rsid w:val="00031926"/>
    <w:rsid w:val="00031AE2"/>
    <w:rsid w:val="00031BF2"/>
    <w:rsid w:val="000320C3"/>
    <w:rsid w:val="0003213B"/>
    <w:rsid w:val="0003224A"/>
    <w:rsid w:val="000322B4"/>
    <w:rsid w:val="00032903"/>
    <w:rsid w:val="00032A7D"/>
    <w:rsid w:val="00032B91"/>
    <w:rsid w:val="00032FF8"/>
    <w:rsid w:val="00033030"/>
    <w:rsid w:val="000332F2"/>
    <w:rsid w:val="00033764"/>
    <w:rsid w:val="00033767"/>
    <w:rsid w:val="00033C79"/>
    <w:rsid w:val="00033D02"/>
    <w:rsid w:val="000348FD"/>
    <w:rsid w:val="00034992"/>
    <w:rsid w:val="0003561D"/>
    <w:rsid w:val="0003574B"/>
    <w:rsid w:val="000359E3"/>
    <w:rsid w:val="00035AAC"/>
    <w:rsid w:val="00035C70"/>
    <w:rsid w:val="00036731"/>
    <w:rsid w:val="00036872"/>
    <w:rsid w:val="00036DE2"/>
    <w:rsid w:val="0003712A"/>
    <w:rsid w:val="00037232"/>
    <w:rsid w:val="00037237"/>
    <w:rsid w:val="0003768E"/>
    <w:rsid w:val="00037863"/>
    <w:rsid w:val="00040390"/>
    <w:rsid w:val="000407DE"/>
    <w:rsid w:val="000411D5"/>
    <w:rsid w:val="0004143F"/>
    <w:rsid w:val="000418A7"/>
    <w:rsid w:val="00041AFA"/>
    <w:rsid w:val="00041D90"/>
    <w:rsid w:val="00042136"/>
    <w:rsid w:val="000425B0"/>
    <w:rsid w:val="000428C4"/>
    <w:rsid w:val="00042EEC"/>
    <w:rsid w:val="00043AB2"/>
    <w:rsid w:val="00043E33"/>
    <w:rsid w:val="0004486B"/>
    <w:rsid w:val="00044D3E"/>
    <w:rsid w:val="000450FD"/>
    <w:rsid w:val="00045404"/>
    <w:rsid w:val="000458DA"/>
    <w:rsid w:val="00045BCD"/>
    <w:rsid w:val="0004602D"/>
    <w:rsid w:val="0004635E"/>
    <w:rsid w:val="000467D1"/>
    <w:rsid w:val="0004685E"/>
    <w:rsid w:val="00046934"/>
    <w:rsid w:val="00046AF1"/>
    <w:rsid w:val="00046FF3"/>
    <w:rsid w:val="00047928"/>
    <w:rsid w:val="000509DC"/>
    <w:rsid w:val="00050C06"/>
    <w:rsid w:val="00050F90"/>
    <w:rsid w:val="00051B1A"/>
    <w:rsid w:val="00051F71"/>
    <w:rsid w:val="0005217D"/>
    <w:rsid w:val="000521A1"/>
    <w:rsid w:val="00052722"/>
    <w:rsid w:val="00052870"/>
    <w:rsid w:val="00052FD7"/>
    <w:rsid w:val="000533FA"/>
    <w:rsid w:val="000535AA"/>
    <w:rsid w:val="00053858"/>
    <w:rsid w:val="00053B2D"/>
    <w:rsid w:val="00053D27"/>
    <w:rsid w:val="00053E7A"/>
    <w:rsid w:val="00053F64"/>
    <w:rsid w:val="0005409D"/>
    <w:rsid w:val="000541C1"/>
    <w:rsid w:val="00054396"/>
    <w:rsid w:val="0005457C"/>
    <w:rsid w:val="00054FC6"/>
    <w:rsid w:val="00055107"/>
    <w:rsid w:val="00055428"/>
    <w:rsid w:val="00055773"/>
    <w:rsid w:val="0005582A"/>
    <w:rsid w:val="00055D4A"/>
    <w:rsid w:val="000564F6"/>
    <w:rsid w:val="000565BA"/>
    <w:rsid w:val="000566C9"/>
    <w:rsid w:val="00056BC6"/>
    <w:rsid w:val="0005702F"/>
    <w:rsid w:val="00057A59"/>
    <w:rsid w:val="0006043D"/>
    <w:rsid w:val="00060B00"/>
    <w:rsid w:val="00061358"/>
    <w:rsid w:val="00061C52"/>
    <w:rsid w:val="00061E38"/>
    <w:rsid w:val="00062047"/>
    <w:rsid w:val="000620DB"/>
    <w:rsid w:val="00062569"/>
    <w:rsid w:val="00062F5E"/>
    <w:rsid w:val="000630DE"/>
    <w:rsid w:val="000633FD"/>
    <w:rsid w:val="00063994"/>
    <w:rsid w:val="00063CC8"/>
    <w:rsid w:val="00064393"/>
    <w:rsid w:val="00064957"/>
    <w:rsid w:val="00064D7B"/>
    <w:rsid w:val="00064DC7"/>
    <w:rsid w:val="00064DFC"/>
    <w:rsid w:val="00064F52"/>
    <w:rsid w:val="00065234"/>
    <w:rsid w:val="00065396"/>
    <w:rsid w:val="00065488"/>
    <w:rsid w:val="00065ADB"/>
    <w:rsid w:val="000672E5"/>
    <w:rsid w:val="00067598"/>
    <w:rsid w:val="00067CE1"/>
    <w:rsid w:val="00067FAB"/>
    <w:rsid w:val="000700B2"/>
    <w:rsid w:val="000708F8"/>
    <w:rsid w:val="000709C7"/>
    <w:rsid w:val="000713EF"/>
    <w:rsid w:val="0007167E"/>
    <w:rsid w:val="00071C21"/>
    <w:rsid w:val="00071C6E"/>
    <w:rsid w:val="00071F84"/>
    <w:rsid w:val="00072182"/>
    <w:rsid w:val="00072636"/>
    <w:rsid w:val="000726BE"/>
    <w:rsid w:val="00072726"/>
    <w:rsid w:val="000727E4"/>
    <w:rsid w:val="00072962"/>
    <w:rsid w:val="00073E7E"/>
    <w:rsid w:val="000741F4"/>
    <w:rsid w:val="000749A4"/>
    <w:rsid w:val="00074C71"/>
    <w:rsid w:val="00074E33"/>
    <w:rsid w:val="000754E3"/>
    <w:rsid w:val="00075A7F"/>
    <w:rsid w:val="00075BDB"/>
    <w:rsid w:val="00075CCA"/>
    <w:rsid w:val="00075FC9"/>
    <w:rsid w:val="00076218"/>
    <w:rsid w:val="00076357"/>
    <w:rsid w:val="0007651F"/>
    <w:rsid w:val="00076594"/>
    <w:rsid w:val="000765F6"/>
    <w:rsid w:val="00076E9D"/>
    <w:rsid w:val="0007723F"/>
    <w:rsid w:val="000772BF"/>
    <w:rsid w:val="00077630"/>
    <w:rsid w:val="00077A79"/>
    <w:rsid w:val="000800D7"/>
    <w:rsid w:val="00080173"/>
    <w:rsid w:val="00080711"/>
    <w:rsid w:val="00080DB8"/>
    <w:rsid w:val="000818C1"/>
    <w:rsid w:val="00081B6F"/>
    <w:rsid w:val="00081EE7"/>
    <w:rsid w:val="00081F0D"/>
    <w:rsid w:val="0008249E"/>
    <w:rsid w:val="00082590"/>
    <w:rsid w:val="000827E4"/>
    <w:rsid w:val="0008293A"/>
    <w:rsid w:val="000829F7"/>
    <w:rsid w:val="00083222"/>
    <w:rsid w:val="00083FD3"/>
    <w:rsid w:val="000846C1"/>
    <w:rsid w:val="0008481F"/>
    <w:rsid w:val="00084F86"/>
    <w:rsid w:val="000851C7"/>
    <w:rsid w:val="00085646"/>
    <w:rsid w:val="00085B66"/>
    <w:rsid w:val="000862B8"/>
    <w:rsid w:val="0008675D"/>
    <w:rsid w:val="00086D85"/>
    <w:rsid w:val="00086EDA"/>
    <w:rsid w:val="00086F2E"/>
    <w:rsid w:val="00086F73"/>
    <w:rsid w:val="00087016"/>
    <w:rsid w:val="00087459"/>
    <w:rsid w:val="00087A40"/>
    <w:rsid w:val="00087D65"/>
    <w:rsid w:val="00087DEA"/>
    <w:rsid w:val="00087E34"/>
    <w:rsid w:val="00087F55"/>
    <w:rsid w:val="0009039E"/>
    <w:rsid w:val="000906F5"/>
    <w:rsid w:val="00090940"/>
    <w:rsid w:val="00090A57"/>
    <w:rsid w:val="00090A73"/>
    <w:rsid w:val="00090B39"/>
    <w:rsid w:val="000911EB"/>
    <w:rsid w:val="0009124B"/>
    <w:rsid w:val="000914BA"/>
    <w:rsid w:val="000919D3"/>
    <w:rsid w:val="000925BB"/>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E1"/>
    <w:rsid w:val="0009665B"/>
    <w:rsid w:val="00096AFF"/>
    <w:rsid w:val="00096C3D"/>
    <w:rsid w:val="000977AE"/>
    <w:rsid w:val="00097E6F"/>
    <w:rsid w:val="000A04B0"/>
    <w:rsid w:val="000A09D0"/>
    <w:rsid w:val="000A17D9"/>
    <w:rsid w:val="000A221F"/>
    <w:rsid w:val="000A228F"/>
    <w:rsid w:val="000A2925"/>
    <w:rsid w:val="000A2CC2"/>
    <w:rsid w:val="000A2ECC"/>
    <w:rsid w:val="000A2F71"/>
    <w:rsid w:val="000A2F8E"/>
    <w:rsid w:val="000A3222"/>
    <w:rsid w:val="000A324D"/>
    <w:rsid w:val="000A32A9"/>
    <w:rsid w:val="000A3394"/>
    <w:rsid w:val="000A3CC5"/>
    <w:rsid w:val="000A46F1"/>
    <w:rsid w:val="000A4743"/>
    <w:rsid w:val="000A513B"/>
    <w:rsid w:val="000A5D56"/>
    <w:rsid w:val="000A6065"/>
    <w:rsid w:val="000A6267"/>
    <w:rsid w:val="000A639B"/>
    <w:rsid w:val="000A6951"/>
    <w:rsid w:val="000A6EA5"/>
    <w:rsid w:val="000A7053"/>
    <w:rsid w:val="000A7221"/>
    <w:rsid w:val="000A779E"/>
    <w:rsid w:val="000A781A"/>
    <w:rsid w:val="000A794E"/>
    <w:rsid w:val="000A7C79"/>
    <w:rsid w:val="000B02E0"/>
    <w:rsid w:val="000B03CF"/>
    <w:rsid w:val="000B0734"/>
    <w:rsid w:val="000B0907"/>
    <w:rsid w:val="000B0DAF"/>
    <w:rsid w:val="000B0FD6"/>
    <w:rsid w:val="000B1090"/>
    <w:rsid w:val="000B121F"/>
    <w:rsid w:val="000B154C"/>
    <w:rsid w:val="000B16D8"/>
    <w:rsid w:val="000B1912"/>
    <w:rsid w:val="000B20C1"/>
    <w:rsid w:val="000B22C6"/>
    <w:rsid w:val="000B26D0"/>
    <w:rsid w:val="000B2BB7"/>
    <w:rsid w:val="000B2D29"/>
    <w:rsid w:val="000B3079"/>
    <w:rsid w:val="000B30C0"/>
    <w:rsid w:val="000B37CE"/>
    <w:rsid w:val="000B3A38"/>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C0234"/>
    <w:rsid w:val="000C072F"/>
    <w:rsid w:val="000C08B3"/>
    <w:rsid w:val="000C0D46"/>
    <w:rsid w:val="000C0E43"/>
    <w:rsid w:val="000C1289"/>
    <w:rsid w:val="000C1AA9"/>
    <w:rsid w:val="000C25D3"/>
    <w:rsid w:val="000C2FC3"/>
    <w:rsid w:val="000C3085"/>
    <w:rsid w:val="000C3A67"/>
    <w:rsid w:val="000C4491"/>
    <w:rsid w:val="000C45A6"/>
    <w:rsid w:val="000C47BE"/>
    <w:rsid w:val="000C4B62"/>
    <w:rsid w:val="000C4D99"/>
    <w:rsid w:val="000C5BC1"/>
    <w:rsid w:val="000C5F56"/>
    <w:rsid w:val="000C6224"/>
    <w:rsid w:val="000C627A"/>
    <w:rsid w:val="000C6562"/>
    <w:rsid w:val="000C6A54"/>
    <w:rsid w:val="000C6B9A"/>
    <w:rsid w:val="000C71D4"/>
    <w:rsid w:val="000C72E0"/>
    <w:rsid w:val="000C7AA3"/>
    <w:rsid w:val="000C7DE2"/>
    <w:rsid w:val="000D0D0B"/>
    <w:rsid w:val="000D0EF5"/>
    <w:rsid w:val="000D1B2F"/>
    <w:rsid w:val="000D2331"/>
    <w:rsid w:val="000D24A9"/>
    <w:rsid w:val="000D255C"/>
    <w:rsid w:val="000D28EB"/>
    <w:rsid w:val="000D2D37"/>
    <w:rsid w:val="000D3097"/>
    <w:rsid w:val="000D408D"/>
    <w:rsid w:val="000D4A43"/>
    <w:rsid w:val="000D4F19"/>
    <w:rsid w:val="000D510C"/>
    <w:rsid w:val="000D565E"/>
    <w:rsid w:val="000D56FF"/>
    <w:rsid w:val="000D58EE"/>
    <w:rsid w:val="000D6095"/>
    <w:rsid w:val="000D638E"/>
    <w:rsid w:val="000D6CF2"/>
    <w:rsid w:val="000D6DD9"/>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2F1C"/>
    <w:rsid w:val="000E31AF"/>
    <w:rsid w:val="000E35B7"/>
    <w:rsid w:val="000E3649"/>
    <w:rsid w:val="000E3729"/>
    <w:rsid w:val="000E418D"/>
    <w:rsid w:val="000E42E4"/>
    <w:rsid w:val="000E4FAE"/>
    <w:rsid w:val="000E5278"/>
    <w:rsid w:val="000E573F"/>
    <w:rsid w:val="000E5AE5"/>
    <w:rsid w:val="000E63DC"/>
    <w:rsid w:val="000E64D9"/>
    <w:rsid w:val="000E6BAF"/>
    <w:rsid w:val="000E6CF4"/>
    <w:rsid w:val="000E6DF8"/>
    <w:rsid w:val="000E7680"/>
    <w:rsid w:val="000E78AF"/>
    <w:rsid w:val="000E7911"/>
    <w:rsid w:val="000E7CAD"/>
    <w:rsid w:val="000F0369"/>
    <w:rsid w:val="000F05F0"/>
    <w:rsid w:val="000F06B7"/>
    <w:rsid w:val="000F0F05"/>
    <w:rsid w:val="000F1199"/>
    <w:rsid w:val="000F1351"/>
    <w:rsid w:val="000F15B2"/>
    <w:rsid w:val="000F169B"/>
    <w:rsid w:val="000F19E2"/>
    <w:rsid w:val="000F1AAD"/>
    <w:rsid w:val="000F1ABA"/>
    <w:rsid w:val="000F1B3E"/>
    <w:rsid w:val="000F1BF6"/>
    <w:rsid w:val="000F1D50"/>
    <w:rsid w:val="000F2399"/>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74BF"/>
    <w:rsid w:val="000F75D3"/>
    <w:rsid w:val="000F769E"/>
    <w:rsid w:val="000F784F"/>
    <w:rsid w:val="000F7E8F"/>
    <w:rsid w:val="00100048"/>
    <w:rsid w:val="00100327"/>
    <w:rsid w:val="00100EB0"/>
    <w:rsid w:val="001014C3"/>
    <w:rsid w:val="00101FCA"/>
    <w:rsid w:val="001024D1"/>
    <w:rsid w:val="001026C1"/>
    <w:rsid w:val="00102DDD"/>
    <w:rsid w:val="00102E77"/>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9F4"/>
    <w:rsid w:val="00111B63"/>
    <w:rsid w:val="00112191"/>
    <w:rsid w:val="00112368"/>
    <w:rsid w:val="001123D2"/>
    <w:rsid w:val="00112B5A"/>
    <w:rsid w:val="00112FA4"/>
    <w:rsid w:val="001130EC"/>
    <w:rsid w:val="00113101"/>
    <w:rsid w:val="00113114"/>
    <w:rsid w:val="00113489"/>
    <w:rsid w:val="001134B9"/>
    <w:rsid w:val="00113938"/>
    <w:rsid w:val="00114AF1"/>
    <w:rsid w:val="00114BB6"/>
    <w:rsid w:val="00115038"/>
    <w:rsid w:val="0011540E"/>
    <w:rsid w:val="001154AD"/>
    <w:rsid w:val="0011571D"/>
    <w:rsid w:val="001160B5"/>
    <w:rsid w:val="001163BC"/>
    <w:rsid w:val="00116611"/>
    <w:rsid w:val="00116ACD"/>
    <w:rsid w:val="00116C3F"/>
    <w:rsid w:val="0011725E"/>
    <w:rsid w:val="00117513"/>
    <w:rsid w:val="00117842"/>
    <w:rsid w:val="00117EC8"/>
    <w:rsid w:val="00117F88"/>
    <w:rsid w:val="00120523"/>
    <w:rsid w:val="0012065E"/>
    <w:rsid w:val="00120B55"/>
    <w:rsid w:val="0012186D"/>
    <w:rsid w:val="00121E20"/>
    <w:rsid w:val="00122485"/>
    <w:rsid w:val="00122580"/>
    <w:rsid w:val="0012275A"/>
    <w:rsid w:val="0012282D"/>
    <w:rsid w:val="0012287B"/>
    <w:rsid w:val="0012350D"/>
    <w:rsid w:val="00123798"/>
    <w:rsid w:val="00123D7B"/>
    <w:rsid w:val="00124749"/>
    <w:rsid w:val="001247A3"/>
    <w:rsid w:val="00124C63"/>
    <w:rsid w:val="00124F7F"/>
    <w:rsid w:val="00125384"/>
    <w:rsid w:val="001253C2"/>
    <w:rsid w:val="00125620"/>
    <w:rsid w:val="00125715"/>
    <w:rsid w:val="00125C60"/>
    <w:rsid w:val="00125CED"/>
    <w:rsid w:val="0012600E"/>
    <w:rsid w:val="00126322"/>
    <w:rsid w:val="0012688C"/>
    <w:rsid w:val="00127089"/>
    <w:rsid w:val="0012713C"/>
    <w:rsid w:val="00127544"/>
    <w:rsid w:val="0012782C"/>
    <w:rsid w:val="00127A87"/>
    <w:rsid w:val="00127DC1"/>
    <w:rsid w:val="0013021C"/>
    <w:rsid w:val="00130552"/>
    <w:rsid w:val="0013062F"/>
    <w:rsid w:val="001307C5"/>
    <w:rsid w:val="001309D5"/>
    <w:rsid w:val="00130D3D"/>
    <w:rsid w:val="00131561"/>
    <w:rsid w:val="00131618"/>
    <w:rsid w:val="00131FCD"/>
    <w:rsid w:val="00132173"/>
    <w:rsid w:val="00132287"/>
    <w:rsid w:val="00132A38"/>
    <w:rsid w:val="00132AB7"/>
    <w:rsid w:val="00132CBC"/>
    <w:rsid w:val="00132D55"/>
    <w:rsid w:val="00132D5C"/>
    <w:rsid w:val="00132F80"/>
    <w:rsid w:val="001331DC"/>
    <w:rsid w:val="00133CA5"/>
    <w:rsid w:val="00133FD9"/>
    <w:rsid w:val="00134651"/>
    <w:rsid w:val="001346CE"/>
    <w:rsid w:val="001354D3"/>
    <w:rsid w:val="0013581A"/>
    <w:rsid w:val="00135D25"/>
    <w:rsid w:val="00135DDC"/>
    <w:rsid w:val="00135FFE"/>
    <w:rsid w:val="00137239"/>
    <w:rsid w:val="00137390"/>
    <w:rsid w:val="001402F0"/>
    <w:rsid w:val="00140427"/>
    <w:rsid w:val="001409D8"/>
    <w:rsid w:val="00140A9F"/>
    <w:rsid w:val="00140BAA"/>
    <w:rsid w:val="0014100D"/>
    <w:rsid w:val="0014130A"/>
    <w:rsid w:val="001416E2"/>
    <w:rsid w:val="00142AAD"/>
    <w:rsid w:val="00142CA7"/>
    <w:rsid w:val="00142DCE"/>
    <w:rsid w:val="001430DF"/>
    <w:rsid w:val="00143881"/>
    <w:rsid w:val="00143C7E"/>
    <w:rsid w:val="00143FBC"/>
    <w:rsid w:val="00144504"/>
    <w:rsid w:val="0014478E"/>
    <w:rsid w:val="00144EF6"/>
    <w:rsid w:val="0014504D"/>
    <w:rsid w:val="0014518A"/>
    <w:rsid w:val="001455FD"/>
    <w:rsid w:val="00145695"/>
    <w:rsid w:val="001456B1"/>
    <w:rsid w:val="00146273"/>
    <w:rsid w:val="00146B84"/>
    <w:rsid w:val="00146E3A"/>
    <w:rsid w:val="0014711D"/>
    <w:rsid w:val="00147127"/>
    <w:rsid w:val="00147955"/>
    <w:rsid w:val="00147990"/>
    <w:rsid w:val="00150557"/>
    <w:rsid w:val="00150817"/>
    <w:rsid w:val="00150CA8"/>
    <w:rsid w:val="00150FAC"/>
    <w:rsid w:val="001514E2"/>
    <w:rsid w:val="001514FA"/>
    <w:rsid w:val="00151D00"/>
    <w:rsid w:val="00151DA9"/>
    <w:rsid w:val="00152153"/>
    <w:rsid w:val="00152347"/>
    <w:rsid w:val="001525BB"/>
    <w:rsid w:val="00152A73"/>
    <w:rsid w:val="00152AD3"/>
    <w:rsid w:val="00152ED1"/>
    <w:rsid w:val="001530C1"/>
    <w:rsid w:val="00153282"/>
    <w:rsid w:val="00153B9D"/>
    <w:rsid w:val="00153C6F"/>
    <w:rsid w:val="00153E2E"/>
    <w:rsid w:val="00153EE3"/>
    <w:rsid w:val="001542B3"/>
    <w:rsid w:val="00154322"/>
    <w:rsid w:val="00154430"/>
    <w:rsid w:val="001545DB"/>
    <w:rsid w:val="001546F4"/>
    <w:rsid w:val="00155445"/>
    <w:rsid w:val="0015580F"/>
    <w:rsid w:val="00155AB5"/>
    <w:rsid w:val="00156133"/>
    <w:rsid w:val="00156349"/>
    <w:rsid w:val="001565D4"/>
    <w:rsid w:val="00156679"/>
    <w:rsid w:val="001569BB"/>
    <w:rsid w:val="00156A3E"/>
    <w:rsid w:val="0015709F"/>
    <w:rsid w:val="0015761A"/>
    <w:rsid w:val="001579BC"/>
    <w:rsid w:val="001579C8"/>
    <w:rsid w:val="00157E0D"/>
    <w:rsid w:val="0016033C"/>
    <w:rsid w:val="001604B5"/>
    <w:rsid w:val="00160C07"/>
    <w:rsid w:val="00160D2C"/>
    <w:rsid w:val="0016138F"/>
    <w:rsid w:val="0016166B"/>
    <w:rsid w:val="001616CD"/>
    <w:rsid w:val="00161BE3"/>
    <w:rsid w:val="00161C88"/>
    <w:rsid w:val="00161F55"/>
    <w:rsid w:val="00162018"/>
    <w:rsid w:val="00162519"/>
    <w:rsid w:val="00162A5D"/>
    <w:rsid w:val="00162E09"/>
    <w:rsid w:val="001632B7"/>
    <w:rsid w:val="00163398"/>
    <w:rsid w:val="001635C7"/>
    <w:rsid w:val="00163999"/>
    <w:rsid w:val="00163ADA"/>
    <w:rsid w:val="0016455C"/>
    <w:rsid w:val="001645A8"/>
    <w:rsid w:val="00164693"/>
    <w:rsid w:val="00164B1A"/>
    <w:rsid w:val="001651E7"/>
    <w:rsid w:val="001656A7"/>
    <w:rsid w:val="001656AF"/>
    <w:rsid w:val="00165EBE"/>
    <w:rsid w:val="00166491"/>
    <w:rsid w:val="00166591"/>
    <w:rsid w:val="00166A15"/>
    <w:rsid w:val="00166CB5"/>
    <w:rsid w:val="001672F4"/>
    <w:rsid w:val="00167350"/>
    <w:rsid w:val="00167732"/>
    <w:rsid w:val="00167C22"/>
    <w:rsid w:val="0017034E"/>
    <w:rsid w:val="001708BB"/>
    <w:rsid w:val="00170A93"/>
    <w:rsid w:val="00170F9D"/>
    <w:rsid w:val="0017188F"/>
    <w:rsid w:val="00171F70"/>
    <w:rsid w:val="00172777"/>
    <w:rsid w:val="0017334C"/>
    <w:rsid w:val="001734A1"/>
    <w:rsid w:val="0017352E"/>
    <w:rsid w:val="00173843"/>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10"/>
    <w:rsid w:val="00177997"/>
    <w:rsid w:val="00177AED"/>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984"/>
    <w:rsid w:val="00187D28"/>
    <w:rsid w:val="0019011C"/>
    <w:rsid w:val="0019044E"/>
    <w:rsid w:val="00190C05"/>
    <w:rsid w:val="00191373"/>
    <w:rsid w:val="00191457"/>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ECE"/>
    <w:rsid w:val="00196334"/>
    <w:rsid w:val="00196A53"/>
    <w:rsid w:val="00196C07"/>
    <w:rsid w:val="00197045"/>
    <w:rsid w:val="00197A29"/>
    <w:rsid w:val="00197BBC"/>
    <w:rsid w:val="00197E6B"/>
    <w:rsid w:val="001A00E0"/>
    <w:rsid w:val="001A054E"/>
    <w:rsid w:val="001A090A"/>
    <w:rsid w:val="001A0C95"/>
    <w:rsid w:val="001A22F0"/>
    <w:rsid w:val="001A2382"/>
    <w:rsid w:val="001A2D21"/>
    <w:rsid w:val="001A2D4C"/>
    <w:rsid w:val="001A3599"/>
    <w:rsid w:val="001A386E"/>
    <w:rsid w:val="001A3D0E"/>
    <w:rsid w:val="001A4128"/>
    <w:rsid w:val="001A43F1"/>
    <w:rsid w:val="001A4D44"/>
    <w:rsid w:val="001A4FA5"/>
    <w:rsid w:val="001A527A"/>
    <w:rsid w:val="001A54EA"/>
    <w:rsid w:val="001A574B"/>
    <w:rsid w:val="001A5863"/>
    <w:rsid w:val="001A5B09"/>
    <w:rsid w:val="001A5D3C"/>
    <w:rsid w:val="001A5E41"/>
    <w:rsid w:val="001A6056"/>
    <w:rsid w:val="001A633C"/>
    <w:rsid w:val="001A660A"/>
    <w:rsid w:val="001A67B2"/>
    <w:rsid w:val="001A690F"/>
    <w:rsid w:val="001A7159"/>
    <w:rsid w:val="001A7B44"/>
    <w:rsid w:val="001B03F1"/>
    <w:rsid w:val="001B15BB"/>
    <w:rsid w:val="001B19A0"/>
    <w:rsid w:val="001B1B40"/>
    <w:rsid w:val="001B1DC6"/>
    <w:rsid w:val="001B1E43"/>
    <w:rsid w:val="001B1E90"/>
    <w:rsid w:val="001B23CB"/>
    <w:rsid w:val="001B2428"/>
    <w:rsid w:val="001B2433"/>
    <w:rsid w:val="001B2620"/>
    <w:rsid w:val="001B2C2D"/>
    <w:rsid w:val="001B3164"/>
    <w:rsid w:val="001B332C"/>
    <w:rsid w:val="001B33FB"/>
    <w:rsid w:val="001B3E11"/>
    <w:rsid w:val="001B4404"/>
    <w:rsid w:val="001B4782"/>
    <w:rsid w:val="001B51A0"/>
    <w:rsid w:val="001B627F"/>
    <w:rsid w:val="001B64C2"/>
    <w:rsid w:val="001B67EF"/>
    <w:rsid w:val="001B6800"/>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336E"/>
    <w:rsid w:val="001C3606"/>
    <w:rsid w:val="001C390C"/>
    <w:rsid w:val="001C41EF"/>
    <w:rsid w:val="001C4305"/>
    <w:rsid w:val="001C488F"/>
    <w:rsid w:val="001C4C53"/>
    <w:rsid w:val="001C546B"/>
    <w:rsid w:val="001C58EB"/>
    <w:rsid w:val="001C615D"/>
    <w:rsid w:val="001C6345"/>
    <w:rsid w:val="001C65D9"/>
    <w:rsid w:val="001C6D8B"/>
    <w:rsid w:val="001C6E94"/>
    <w:rsid w:val="001C765B"/>
    <w:rsid w:val="001D0084"/>
    <w:rsid w:val="001D056B"/>
    <w:rsid w:val="001D0708"/>
    <w:rsid w:val="001D0798"/>
    <w:rsid w:val="001D0BD9"/>
    <w:rsid w:val="001D0C37"/>
    <w:rsid w:val="001D0D68"/>
    <w:rsid w:val="001D0D8C"/>
    <w:rsid w:val="001D128F"/>
    <w:rsid w:val="001D1483"/>
    <w:rsid w:val="001D1596"/>
    <w:rsid w:val="001D18AB"/>
    <w:rsid w:val="001D1AA1"/>
    <w:rsid w:val="001D1AA6"/>
    <w:rsid w:val="001D1ED4"/>
    <w:rsid w:val="001D2910"/>
    <w:rsid w:val="001D3486"/>
    <w:rsid w:val="001D38A3"/>
    <w:rsid w:val="001D39EB"/>
    <w:rsid w:val="001D3B04"/>
    <w:rsid w:val="001D3C4D"/>
    <w:rsid w:val="001D3FBF"/>
    <w:rsid w:val="001D49CD"/>
    <w:rsid w:val="001D4D2D"/>
    <w:rsid w:val="001D4EA7"/>
    <w:rsid w:val="001D4FF7"/>
    <w:rsid w:val="001D5B4E"/>
    <w:rsid w:val="001D5C78"/>
    <w:rsid w:val="001D63E9"/>
    <w:rsid w:val="001D64DA"/>
    <w:rsid w:val="001D6E60"/>
    <w:rsid w:val="001D746D"/>
    <w:rsid w:val="001D751A"/>
    <w:rsid w:val="001D75BB"/>
    <w:rsid w:val="001D7818"/>
    <w:rsid w:val="001D7998"/>
    <w:rsid w:val="001E0575"/>
    <w:rsid w:val="001E07E4"/>
    <w:rsid w:val="001E0A65"/>
    <w:rsid w:val="001E0E04"/>
    <w:rsid w:val="001E0FD0"/>
    <w:rsid w:val="001E1090"/>
    <w:rsid w:val="001E1478"/>
    <w:rsid w:val="001E1A4E"/>
    <w:rsid w:val="001E1C50"/>
    <w:rsid w:val="001E1CDB"/>
    <w:rsid w:val="001E1D0B"/>
    <w:rsid w:val="001E1ED6"/>
    <w:rsid w:val="001E1F7C"/>
    <w:rsid w:val="001E25CA"/>
    <w:rsid w:val="001E2981"/>
    <w:rsid w:val="001E2C8F"/>
    <w:rsid w:val="001E3347"/>
    <w:rsid w:val="001E33E3"/>
    <w:rsid w:val="001E3AE7"/>
    <w:rsid w:val="001E3FED"/>
    <w:rsid w:val="001E4515"/>
    <w:rsid w:val="001E4773"/>
    <w:rsid w:val="001E5277"/>
    <w:rsid w:val="001E5451"/>
    <w:rsid w:val="001E5743"/>
    <w:rsid w:val="001E5BC4"/>
    <w:rsid w:val="001E5C90"/>
    <w:rsid w:val="001E635E"/>
    <w:rsid w:val="001E6E98"/>
    <w:rsid w:val="001E79C2"/>
    <w:rsid w:val="001E7C2B"/>
    <w:rsid w:val="001E7DA6"/>
    <w:rsid w:val="001E7FE1"/>
    <w:rsid w:val="001F0387"/>
    <w:rsid w:val="001F044D"/>
    <w:rsid w:val="001F0BE0"/>
    <w:rsid w:val="001F0E16"/>
    <w:rsid w:val="001F14F2"/>
    <w:rsid w:val="001F1A0B"/>
    <w:rsid w:val="001F2362"/>
    <w:rsid w:val="001F23C0"/>
    <w:rsid w:val="001F29E5"/>
    <w:rsid w:val="001F3545"/>
    <w:rsid w:val="001F3646"/>
    <w:rsid w:val="001F3C54"/>
    <w:rsid w:val="001F3E44"/>
    <w:rsid w:val="001F3FD5"/>
    <w:rsid w:val="001F412C"/>
    <w:rsid w:val="001F41B8"/>
    <w:rsid w:val="001F46D7"/>
    <w:rsid w:val="001F4993"/>
    <w:rsid w:val="001F4EA7"/>
    <w:rsid w:val="001F522B"/>
    <w:rsid w:val="001F54E5"/>
    <w:rsid w:val="001F55D6"/>
    <w:rsid w:val="001F58A4"/>
    <w:rsid w:val="001F5A52"/>
    <w:rsid w:val="001F5E2F"/>
    <w:rsid w:val="001F6AF1"/>
    <w:rsid w:val="001F7117"/>
    <w:rsid w:val="001F7D44"/>
    <w:rsid w:val="001F7F34"/>
    <w:rsid w:val="0020089E"/>
    <w:rsid w:val="00200AC5"/>
    <w:rsid w:val="00201294"/>
    <w:rsid w:val="002016B6"/>
    <w:rsid w:val="00201A55"/>
    <w:rsid w:val="00201B60"/>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82"/>
    <w:rsid w:val="0021078E"/>
    <w:rsid w:val="00211433"/>
    <w:rsid w:val="002126BC"/>
    <w:rsid w:val="00212851"/>
    <w:rsid w:val="00212974"/>
    <w:rsid w:val="00212A2E"/>
    <w:rsid w:val="00212AAC"/>
    <w:rsid w:val="0021303D"/>
    <w:rsid w:val="00213D13"/>
    <w:rsid w:val="00213E17"/>
    <w:rsid w:val="00213E90"/>
    <w:rsid w:val="00213FD2"/>
    <w:rsid w:val="00214BE5"/>
    <w:rsid w:val="00214CC1"/>
    <w:rsid w:val="00215524"/>
    <w:rsid w:val="00215697"/>
    <w:rsid w:val="002157C3"/>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27D"/>
    <w:rsid w:val="002204C7"/>
    <w:rsid w:val="00221201"/>
    <w:rsid w:val="002214F8"/>
    <w:rsid w:val="00221721"/>
    <w:rsid w:val="00221B59"/>
    <w:rsid w:val="002220DC"/>
    <w:rsid w:val="0022261E"/>
    <w:rsid w:val="002229CA"/>
    <w:rsid w:val="00222B20"/>
    <w:rsid w:val="00222FD0"/>
    <w:rsid w:val="002230EB"/>
    <w:rsid w:val="00223153"/>
    <w:rsid w:val="002231EC"/>
    <w:rsid w:val="00223308"/>
    <w:rsid w:val="002236FF"/>
    <w:rsid w:val="00223844"/>
    <w:rsid w:val="00223964"/>
    <w:rsid w:val="002244C0"/>
    <w:rsid w:val="00224E5F"/>
    <w:rsid w:val="00225103"/>
    <w:rsid w:val="00225110"/>
    <w:rsid w:val="0022537C"/>
    <w:rsid w:val="00226075"/>
    <w:rsid w:val="002265AA"/>
    <w:rsid w:val="00226675"/>
    <w:rsid w:val="00226C1B"/>
    <w:rsid w:val="00226E33"/>
    <w:rsid w:val="0022799B"/>
    <w:rsid w:val="00227C4E"/>
    <w:rsid w:val="00227E1D"/>
    <w:rsid w:val="00227E44"/>
    <w:rsid w:val="0023070A"/>
    <w:rsid w:val="002308CE"/>
    <w:rsid w:val="00230CE6"/>
    <w:rsid w:val="00231194"/>
    <w:rsid w:val="002317F5"/>
    <w:rsid w:val="002319D9"/>
    <w:rsid w:val="002323F3"/>
    <w:rsid w:val="0023240A"/>
    <w:rsid w:val="002324D6"/>
    <w:rsid w:val="002324F9"/>
    <w:rsid w:val="002325E6"/>
    <w:rsid w:val="002329AD"/>
    <w:rsid w:val="00232D85"/>
    <w:rsid w:val="00233338"/>
    <w:rsid w:val="00233474"/>
    <w:rsid w:val="00233FEA"/>
    <w:rsid w:val="00233FFC"/>
    <w:rsid w:val="002342B3"/>
    <w:rsid w:val="002342E4"/>
    <w:rsid w:val="00234431"/>
    <w:rsid w:val="00234612"/>
    <w:rsid w:val="00234A2F"/>
    <w:rsid w:val="0023509D"/>
    <w:rsid w:val="00235315"/>
    <w:rsid w:val="0023589D"/>
    <w:rsid w:val="00235BE4"/>
    <w:rsid w:val="00235CF9"/>
    <w:rsid w:val="00236001"/>
    <w:rsid w:val="00236901"/>
    <w:rsid w:val="00236983"/>
    <w:rsid w:val="002369ED"/>
    <w:rsid w:val="00236AE1"/>
    <w:rsid w:val="00236EC4"/>
    <w:rsid w:val="00237153"/>
    <w:rsid w:val="0023739B"/>
    <w:rsid w:val="00237697"/>
    <w:rsid w:val="00237754"/>
    <w:rsid w:val="002403C3"/>
    <w:rsid w:val="00240DDC"/>
    <w:rsid w:val="00240F26"/>
    <w:rsid w:val="0024152B"/>
    <w:rsid w:val="0024189D"/>
    <w:rsid w:val="0024202F"/>
    <w:rsid w:val="002422F8"/>
    <w:rsid w:val="0024254D"/>
    <w:rsid w:val="00242BBD"/>
    <w:rsid w:val="00242DE1"/>
    <w:rsid w:val="002436C1"/>
    <w:rsid w:val="002436DE"/>
    <w:rsid w:val="00243900"/>
    <w:rsid w:val="00243B19"/>
    <w:rsid w:val="00243BE4"/>
    <w:rsid w:val="00243C40"/>
    <w:rsid w:val="00243CE5"/>
    <w:rsid w:val="0024423D"/>
    <w:rsid w:val="002444A4"/>
    <w:rsid w:val="00244608"/>
    <w:rsid w:val="002448A1"/>
    <w:rsid w:val="00244CF7"/>
    <w:rsid w:val="00244D42"/>
    <w:rsid w:val="002452EA"/>
    <w:rsid w:val="00245361"/>
    <w:rsid w:val="002455D4"/>
    <w:rsid w:val="00245615"/>
    <w:rsid w:val="002456C6"/>
    <w:rsid w:val="0024624C"/>
    <w:rsid w:val="00246291"/>
    <w:rsid w:val="002463A2"/>
    <w:rsid w:val="0024660F"/>
    <w:rsid w:val="00246650"/>
    <w:rsid w:val="00246E04"/>
    <w:rsid w:val="002472D6"/>
    <w:rsid w:val="002476F8"/>
    <w:rsid w:val="0024794B"/>
    <w:rsid w:val="00247AC9"/>
    <w:rsid w:val="00247D6A"/>
    <w:rsid w:val="00247DE0"/>
    <w:rsid w:val="0025004C"/>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D49"/>
    <w:rsid w:val="00253E32"/>
    <w:rsid w:val="00253FC0"/>
    <w:rsid w:val="002540EF"/>
    <w:rsid w:val="0025445D"/>
    <w:rsid w:val="00254470"/>
    <w:rsid w:val="00254559"/>
    <w:rsid w:val="002545DD"/>
    <w:rsid w:val="00254987"/>
    <w:rsid w:val="00254A95"/>
    <w:rsid w:val="00254E7B"/>
    <w:rsid w:val="00255156"/>
    <w:rsid w:val="00255616"/>
    <w:rsid w:val="0025586D"/>
    <w:rsid w:val="00255B35"/>
    <w:rsid w:val="002561EE"/>
    <w:rsid w:val="00256B60"/>
    <w:rsid w:val="00257DA2"/>
    <w:rsid w:val="00257F17"/>
    <w:rsid w:val="00257F5E"/>
    <w:rsid w:val="00257F8D"/>
    <w:rsid w:val="0026050B"/>
    <w:rsid w:val="00260AB4"/>
    <w:rsid w:val="00260F62"/>
    <w:rsid w:val="0026143B"/>
    <w:rsid w:val="00261829"/>
    <w:rsid w:val="0026198C"/>
    <w:rsid w:val="00261C4C"/>
    <w:rsid w:val="00261D37"/>
    <w:rsid w:val="00261DB5"/>
    <w:rsid w:val="00261E16"/>
    <w:rsid w:val="002629C1"/>
    <w:rsid w:val="00262EF7"/>
    <w:rsid w:val="00263369"/>
    <w:rsid w:val="00263425"/>
    <w:rsid w:val="002634E2"/>
    <w:rsid w:val="002634E3"/>
    <w:rsid w:val="002635F4"/>
    <w:rsid w:val="002636FB"/>
    <w:rsid w:val="002637D8"/>
    <w:rsid w:val="00263C33"/>
    <w:rsid w:val="00263E37"/>
    <w:rsid w:val="00264C08"/>
    <w:rsid w:val="00264FE1"/>
    <w:rsid w:val="00264FF2"/>
    <w:rsid w:val="002650DD"/>
    <w:rsid w:val="00265BCA"/>
    <w:rsid w:val="00265D58"/>
    <w:rsid w:val="00265F43"/>
    <w:rsid w:val="002661A0"/>
    <w:rsid w:val="002661DC"/>
    <w:rsid w:val="0026696F"/>
    <w:rsid w:val="00266A44"/>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13"/>
    <w:rsid w:val="00273250"/>
    <w:rsid w:val="00273E11"/>
    <w:rsid w:val="00273E4B"/>
    <w:rsid w:val="002740BE"/>
    <w:rsid w:val="00274187"/>
    <w:rsid w:val="002744D1"/>
    <w:rsid w:val="002746D0"/>
    <w:rsid w:val="002747E5"/>
    <w:rsid w:val="00274934"/>
    <w:rsid w:val="00274A72"/>
    <w:rsid w:val="00274B52"/>
    <w:rsid w:val="00275847"/>
    <w:rsid w:val="00275E66"/>
    <w:rsid w:val="00276108"/>
    <w:rsid w:val="00276C77"/>
    <w:rsid w:val="00276EA9"/>
    <w:rsid w:val="00277219"/>
    <w:rsid w:val="0027765F"/>
    <w:rsid w:val="00277785"/>
    <w:rsid w:val="002777A3"/>
    <w:rsid w:val="00277A4A"/>
    <w:rsid w:val="00277E39"/>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6C"/>
    <w:rsid w:val="00283332"/>
    <w:rsid w:val="0028352B"/>
    <w:rsid w:val="00284990"/>
    <w:rsid w:val="00284AB8"/>
    <w:rsid w:val="00284E7D"/>
    <w:rsid w:val="0028552D"/>
    <w:rsid w:val="002857E5"/>
    <w:rsid w:val="0028589F"/>
    <w:rsid w:val="00285C1E"/>
    <w:rsid w:val="00285D0C"/>
    <w:rsid w:val="00285DBD"/>
    <w:rsid w:val="00286094"/>
    <w:rsid w:val="00286218"/>
    <w:rsid w:val="0028640C"/>
    <w:rsid w:val="002864D9"/>
    <w:rsid w:val="002866EB"/>
    <w:rsid w:val="002868F2"/>
    <w:rsid w:val="00290249"/>
    <w:rsid w:val="0029030F"/>
    <w:rsid w:val="002905AD"/>
    <w:rsid w:val="00290998"/>
    <w:rsid w:val="002914CD"/>
    <w:rsid w:val="00292973"/>
    <w:rsid w:val="00292A1E"/>
    <w:rsid w:val="00292B12"/>
    <w:rsid w:val="00292DFB"/>
    <w:rsid w:val="002933DE"/>
    <w:rsid w:val="00293982"/>
    <w:rsid w:val="00293C44"/>
    <w:rsid w:val="00293E8E"/>
    <w:rsid w:val="002941B7"/>
    <w:rsid w:val="00294C73"/>
    <w:rsid w:val="00295EE9"/>
    <w:rsid w:val="00296C30"/>
    <w:rsid w:val="00296D29"/>
    <w:rsid w:val="00296E4B"/>
    <w:rsid w:val="00297013"/>
    <w:rsid w:val="00297164"/>
    <w:rsid w:val="00297380"/>
    <w:rsid w:val="002974EA"/>
    <w:rsid w:val="00297C69"/>
    <w:rsid w:val="00297F12"/>
    <w:rsid w:val="002A03CF"/>
    <w:rsid w:val="002A07BD"/>
    <w:rsid w:val="002A0AB6"/>
    <w:rsid w:val="002A0AEE"/>
    <w:rsid w:val="002A0C7D"/>
    <w:rsid w:val="002A12F9"/>
    <w:rsid w:val="002A1B05"/>
    <w:rsid w:val="002A1D27"/>
    <w:rsid w:val="002A1F9D"/>
    <w:rsid w:val="002A2378"/>
    <w:rsid w:val="002A3514"/>
    <w:rsid w:val="002A35B3"/>
    <w:rsid w:val="002A3E91"/>
    <w:rsid w:val="002A41AF"/>
    <w:rsid w:val="002A421C"/>
    <w:rsid w:val="002A51CF"/>
    <w:rsid w:val="002A54BD"/>
    <w:rsid w:val="002A5B47"/>
    <w:rsid w:val="002A6019"/>
    <w:rsid w:val="002A6057"/>
    <w:rsid w:val="002A61AE"/>
    <w:rsid w:val="002A6345"/>
    <w:rsid w:val="002A6681"/>
    <w:rsid w:val="002A6825"/>
    <w:rsid w:val="002A6A4A"/>
    <w:rsid w:val="002A6D64"/>
    <w:rsid w:val="002A6D91"/>
    <w:rsid w:val="002A6DB3"/>
    <w:rsid w:val="002A71D4"/>
    <w:rsid w:val="002A765E"/>
    <w:rsid w:val="002A77D0"/>
    <w:rsid w:val="002A7BAA"/>
    <w:rsid w:val="002A7E05"/>
    <w:rsid w:val="002B04F3"/>
    <w:rsid w:val="002B0A56"/>
    <w:rsid w:val="002B0FC0"/>
    <w:rsid w:val="002B111A"/>
    <w:rsid w:val="002B1D55"/>
    <w:rsid w:val="002B1E6B"/>
    <w:rsid w:val="002B21A5"/>
    <w:rsid w:val="002B2250"/>
    <w:rsid w:val="002B225D"/>
    <w:rsid w:val="002B2726"/>
    <w:rsid w:val="002B3244"/>
    <w:rsid w:val="002B35BE"/>
    <w:rsid w:val="002B37D8"/>
    <w:rsid w:val="002B3A1A"/>
    <w:rsid w:val="002B3D93"/>
    <w:rsid w:val="002B426C"/>
    <w:rsid w:val="002B4287"/>
    <w:rsid w:val="002B4B03"/>
    <w:rsid w:val="002B4ECA"/>
    <w:rsid w:val="002B4F9A"/>
    <w:rsid w:val="002B4FEE"/>
    <w:rsid w:val="002B5374"/>
    <w:rsid w:val="002B562B"/>
    <w:rsid w:val="002B5666"/>
    <w:rsid w:val="002B5846"/>
    <w:rsid w:val="002B5E9D"/>
    <w:rsid w:val="002B6813"/>
    <w:rsid w:val="002B69F2"/>
    <w:rsid w:val="002B71AA"/>
    <w:rsid w:val="002B7562"/>
    <w:rsid w:val="002B7BD9"/>
    <w:rsid w:val="002B7D1C"/>
    <w:rsid w:val="002B7DBF"/>
    <w:rsid w:val="002C03D1"/>
    <w:rsid w:val="002C0555"/>
    <w:rsid w:val="002C05FF"/>
    <w:rsid w:val="002C07E5"/>
    <w:rsid w:val="002C0E27"/>
    <w:rsid w:val="002C0FD5"/>
    <w:rsid w:val="002C11B5"/>
    <w:rsid w:val="002C1414"/>
    <w:rsid w:val="002C14D7"/>
    <w:rsid w:val="002C1777"/>
    <w:rsid w:val="002C1F98"/>
    <w:rsid w:val="002C2182"/>
    <w:rsid w:val="002C23CA"/>
    <w:rsid w:val="002C2469"/>
    <w:rsid w:val="002C27B8"/>
    <w:rsid w:val="002C3CE6"/>
    <w:rsid w:val="002C42DF"/>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C7FAA"/>
    <w:rsid w:val="002D045E"/>
    <w:rsid w:val="002D0A4C"/>
    <w:rsid w:val="002D0F9A"/>
    <w:rsid w:val="002D1017"/>
    <w:rsid w:val="002D116B"/>
    <w:rsid w:val="002D17A6"/>
    <w:rsid w:val="002D17CD"/>
    <w:rsid w:val="002D19C8"/>
    <w:rsid w:val="002D2146"/>
    <w:rsid w:val="002D254E"/>
    <w:rsid w:val="002D2951"/>
    <w:rsid w:val="002D2A0C"/>
    <w:rsid w:val="002D2ABD"/>
    <w:rsid w:val="002D2B3D"/>
    <w:rsid w:val="002D3248"/>
    <w:rsid w:val="002D3293"/>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BA9"/>
    <w:rsid w:val="002D5C6C"/>
    <w:rsid w:val="002D5ECA"/>
    <w:rsid w:val="002D5F6A"/>
    <w:rsid w:val="002D60EC"/>
    <w:rsid w:val="002D6843"/>
    <w:rsid w:val="002D689E"/>
    <w:rsid w:val="002D6D90"/>
    <w:rsid w:val="002D7145"/>
    <w:rsid w:val="002D743F"/>
    <w:rsid w:val="002D77E2"/>
    <w:rsid w:val="002D7E0A"/>
    <w:rsid w:val="002E02BA"/>
    <w:rsid w:val="002E05A0"/>
    <w:rsid w:val="002E0975"/>
    <w:rsid w:val="002E0A89"/>
    <w:rsid w:val="002E0BEF"/>
    <w:rsid w:val="002E0D05"/>
    <w:rsid w:val="002E0DEC"/>
    <w:rsid w:val="002E161B"/>
    <w:rsid w:val="002E1659"/>
    <w:rsid w:val="002E1C71"/>
    <w:rsid w:val="002E24B3"/>
    <w:rsid w:val="002E2C46"/>
    <w:rsid w:val="002E2FEE"/>
    <w:rsid w:val="002E374A"/>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AA6"/>
    <w:rsid w:val="002E6B79"/>
    <w:rsid w:val="002E6DD9"/>
    <w:rsid w:val="002E789E"/>
    <w:rsid w:val="002E7A8B"/>
    <w:rsid w:val="002F049C"/>
    <w:rsid w:val="002F050B"/>
    <w:rsid w:val="002F1135"/>
    <w:rsid w:val="002F12BB"/>
    <w:rsid w:val="002F1385"/>
    <w:rsid w:val="002F16AA"/>
    <w:rsid w:val="002F17F4"/>
    <w:rsid w:val="002F1980"/>
    <w:rsid w:val="002F1993"/>
    <w:rsid w:val="002F29CA"/>
    <w:rsid w:val="002F2A2C"/>
    <w:rsid w:val="002F3988"/>
    <w:rsid w:val="002F3AE9"/>
    <w:rsid w:val="002F3BCF"/>
    <w:rsid w:val="002F3D8A"/>
    <w:rsid w:val="002F4094"/>
    <w:rsid w:val="002F41FA"/>
    <w:rsid w:val="002F425E"/>
    <w:rsid w:val="002F4352"/>
    <w:rsid w:val="002F4604"/>
    <w:rsid w:val="002F572F"/>
    <w:rsid w:val="002F577D"/>
    <w:rsid w:val="002F58A3"/>
    <w:rsid w:val="002F5964"/>
    <w:rsid w:val="002F5A5C"/>
    <w:rsid w:val="002F65D3"/>
    <w:rsid w:val="002F673D"/>
    <w:rsid w:val="002F685D"/>
    <w:rsid w:val="002F6BF6"/>
    <w:rsid w:val="002F72A1"/>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E90"/>
    <w:rsid w:val="0030118D"/>
    <w:rsid w:val="003012E4"/>
    <w:rsid w:val="003014D9"/>
    <w:rsid w:val="00301C92"/>
    <w:rsid w:val="00301D10"/>
    <w:rsid w:val="0030268E"/>
    <w:rsid w:val="00302B20"/>
    <w:rsid w:val="00302BA7"/>
    <w:rsid w:val="00302BBE"/>
    <w:rsid w:val="0030318B"/>
    <w:rsid w:val="003031CD"/>
    <w:rsid w:val="0030330D"/>
    <w:rsid w:val="00303493"/>
    <w:rsid w:val="003037C0"/>
    <w:rsid w:val="00303D77"/>
    <w:rsid w:val="00303F4F"/>
    <w:rsid w:val="00304141"/>
    <w:rsid w:val="003044E0"/>
    <w:rsid w:val="0030455B"/>
    <w:rsid w:val="00304A8B"/>
    <w:rsid w:val="00304F5F"/>
    <w:rsid w:val="00305736"/>
    <w:rsid w:val="003059CF"/>
    <w:rsid w:val="00305A80"/>
    <w:rsid w:val="00305F84"/>
    <w:rsid w:val="003060AC"/>
    <w:rsid w:val="00306394"/>
    <w:rsid w:val="00306414"/>
    <w:rsid w:val="003065CE"/>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AB1"/>
    <w:rsid w:val="00312C79"/>
    <w:rsid w:val="0031346F"/>
    <w:rsid w:val="00313545"/>
    <w:rsid w:val="00314111"/>
    <w:rsid w:val="00314331"/>
    <w:rsid w:val="003145D1"/>
    <w:rsid w:val="00314AF0"/>
    <w:rsid w:val="00314BF9"/>
    <w:rsid w:val="00314D41"/>
    <w:rsid w:val="00314D47"/>
    <w:rsid w:val="00314DBF"/>
    <w:rsid w:val="00314EA7"/>
    <w:rsid w:val="00315469"/>
    <w:rsid w:val="00315558"/>
    <w:rsid w:val="00315779"/>
    <w:rsid w:val="003159BD"/>
    <w:rsid w:val="00316AA6"/>
    <w:rsid w:val="003171DB"/>
    <w:rsid w:val="00317529"/>
    <w:rsid w:val="0031752E"/>
    <w:rsid w:val="0032005E"/>
    <w:rsid w:val="0032047A"/>
    <w:rsid w:val="003205CF"/>
    <w:rsid w:val="00321012"/>
    <w:rsid w:val="00321FE1"/>
    <w:rsid w:val="0032206D"/>
    <w:rsid w:val="00322179"/>
    <w:rsid w:val="003226E9"/>
    <w:rsid w:val="00322A00"/>
    <w:rsid w:val="00323F9D"/>
    <w:rsid w:val="0032432F"/>
    <w:rsid w:val="003246D7"/>
    <w:rsid w:val="00324923"/>
    <w:rsid w:val="00324C4E"/>
    <w:rsid w:val="003252B0"/>
    <w:rsid w:val="0032561D"/>
    <w:rsid w:val="0032599F"/>
    <w:rsid w:val="00325E53"/>
    <w:rsid w:val="00325FC7"/>
    <w:rsid w:val="0032626E"/>
    <w:rsid w:val="003264A7"/>
    <w:rsid w:val="003266F4"/>
    <w:rsid w:val="00326AA5"/>
    <w:rsid w:val="003275A4"/>
    <w:rsid w:val="0032765E"/>
    <w:rsid w:val="00327AA4"/>
    <w:rsid w:val="0033019C"/>
    <w:rsid w:val="003305F7"/>
    <w:rsid w:val="003309E5"/>
    <w:rsid w:val="00330BBF"/>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A0D"/>
    <w:rsid w:val="00336A3C"/>
    <w:rsid w:val="00336C52"/>
    <w:rsid w:val="00336CC7"/>
    <w:rsid w:val="00336CD2"/>
    <w:rsid w:val="00336FB9"/>
    <w:rsid w:val="00337B1D"/>
    <w:rsid w:val="00337F0F"/>
    <w:rsid w:val="00340A26"/>
    <w:rsid w:val="00341067"/>
    <w:rsid w:val="0034126D"/>
    <w:rsid w:val="00341DE0"/>
    <w:rsid w:val="00341F74"/>
    <w:rsid w:val="00342510"/>
    <w:rsid w:val="003425FD"/>
    <w:rsid w:val="00342783"/>
    <w:rsid w:val="003427B3"/>
    <w:rsid w:val="003427B7"/>
    <w:rsid w:val="00342B72"/>
    <w:rsid w:val="00342FE2"/>
    <w:rsid w:val="00343344"/>
    <w:rsid w:val="00343726"/>
    <w:rsid w:val="003437E3"/>
    <w:rsid w:val="00343E7C"/>
    <w:rsid w:val="00343F0A"/>
    <w:rsid w:val="003440A4"/>
    <w:rsid w:val="00344501"/>
    <w:rsid w:val="003445C7"/>
    <w:rsid w:val="00344798"/>
    <w:rsid w:val="00344AAA"/>
    <w:rsid w:val="00344B6D"/>
    <w:rsid w:val="00345718"/>
    <w:rsid w:val="00345D9B"/>
    <w:rsid w:val="00345F06"/>
    <w:rsid w:val="00346060"/>
    <w:rsid w:val="00346616"/>
    <w:rsid w:val="00346793"/>
    <w:rsid w:val="00346960"/>
    <w:rsid w:val="00346A0A"/>
    <w:rsid w:val="00346BC0"/>
    <w:rsid w:val="003474FE"/>
    <w:rsid w:val="003476B3"/>
    <w:rsid w:val="00347AFE"/>
    <w:rsid w:val="00347EAB"/>
    <w:rsid w:val="00350559"/>
    <w:rsid w:val="003508D1"/>
    <w:rsid w:val="00350F97"/>
    <w:rsid w:val="003513DC"/>
    <w:rsid w:val="003513F9"/>
    <w:rsid w:val="003514D3"/>
    <w:rsid w:val="00351788"/>
    <w:rsid w:val="00351EED"/>
    <w:rsid w:val="00352134"/>
    <w:rsid w:val="0035223E"/>
    <w:rsid w:val="003526FA"/>
    <w:rsid w:val="003528E5"/>
    <w:rsid w:val="003532F3"/>
    <w:rsid w:val="00353405"/>
    <w:rsid w:val="0035350C"/>
    <w:rsid w:val="003536E3"/>
    <w:rsid w:val="00353A4D"/>
    <w:rsid w:val="00353D47"/>
    <w:rsid w:val="0035475E"/>
    <w:rsid w:val="00354770"/>
    <w:rsid w:val="00354807"/>
    <w:rsid w:val="00354969"/>
    <w:rsid w:val="0035675C"/>
    <w:rsid w:val="0035690A"/>
    <w:rsid w:val="00356BB9"/>
    <w:rsid w:val="00357547"/>
    <w:rsid w:val="0035769A"/>
    <w:rsid w:val="00357990"/>
    <w:rsid w:val="00357E58"/>
    <w:rsid w:val="00360027"/>
    <w:rsid w:val="00360ADB"/>
    <w:rsid w:val="00360BC3"/>
    <w:rsid w:val="00360E7F"/>
    <w:rsid w:val="003614BB"/>
    <w:rsid w:val="00361E49"/>
    <w:rsid w:val="003624FE"/>
    <w:rsid w:val="00362D87"/>
    <w:rsid w:val="0036308E"/>
    <w:rsid w:val="003631E7"/>
    <w:rsid w:val="00363374"/>
    <w:rsid w:val="00363E49"/>
    <w:rsid w:val="00364B80"/>
    <w:rsid w:val="003652EE"/>
    <w:rsid w:val="0036559E"/>
    <w:rsid w:val="003657E2"/>
    <w:rsid w:val="00365D9B"/>
    <w:rsid w:val="00365E16"/>
    <w:rsid w:val="00367014"/>
    <w:rsid w:val="00367022"/>
    <w:rsid w:val="003672FD"/>
    <w:rsid w:val="003677E5"/>
    <w:rsid w:val="00367F25"/>
    <w:rsid w:val="003700D7"/>
    <w:rsid w:val="00370365"/>
    <w:rsid w:val="0037039A"/>
    <w:rsid w:val="003705FD"/>
    <w:rsid w:val="003706BA"/>
    <w:rsid w:val="00370DD4"/>
    <w:rsid w:val="00371234"/>
    <w:rsid w:val="003714CB"/>
    <w:rsid w:val="00371AC0"/>
    <w:rsid w:val="0037270D"/>
    <w:rsid w:val="00372890"/>
    <w:rsid w:val="00372CE8"/>
    <w:rsid w:val="00373342"/>
    <w:rsid w:val="00373391"/>
    <w:rsid w:val="00373769"/>
    <w:rsid w:val="00374318"/>
    <w:rsid w:val="00374417"/>
    <w:rsid w:val="0037490E"/>
    <w:rsid w:val="00374F2B"/>
    <w:rsid w:val="00374FB7"/>
    <w:rsid w:val="00375E90"/>
    <w:rsid w:val="00375E94"/>
    <w:rsid w:val="003760C5"/>
    <w:rsid w:val="00376131"/>
    <w:rsid w:val="003765F6"/>
    <w:rsid w:val="00376C18"/>
    <w:rsid w:val="00376CAB"/>
    <w:rsid w:val="00376E86"/>
    <w:rsid w:val="0037721D"/>
    <w:rsid w:val="003772FC"/>
    <w:rsid w:val="0037749E"/>
    <w:rsid w:val="00377E15"/>
    <w:rsid w:val="00380033"/>
    <w:rsid w:val="00380B4D"/>
    <w:rsid w:val="00380BBE"/>
    <w:rsid w:val="00380EAA"/>
    <w:rsid w:val="00380FC3"/>
    <w:rsid w:val="00381408"/>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EE7"/>
    <w:rsid w:val="003844F1"/>
    <w:rsid w:val="0038467D"/>
    <w:rsid w:val="00384805"/>
    <w:rsid w:val="00384C5F"/>
    <w:rsid w:val="00384FD3"/>
    <w:rsid w:val="003851E2"/>
    <w:rsid w:val="003858F7"/>
    <w:rsid w:val="0038691E"/>
    <w:rsid w:val="00386AB8"/>
    <w:rsid w:val="00386BF5"/>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76C"/>
    <w:rsid w:val="003928E8"/>
    <w:rsid w:val="00392B1E"/>
    <w:rsid w:val="00392BBF"/>
    <w:rsid w:val="00392ED4"/>
    <w:rsid w:val="003934E2"/>
    <w:rsid w:val="003937BF"/>
    <w:rsid w:val="00393AB4"/>
    <w:rsid w:val="00394764"/>
    <w:rsid w:val="00394769"/>
    <w:rsid w:val="00394B2A"/>
    <w:rsid w:val="00394C5E"/>
    <w:rsid w:val="00395291"/>
    <w:rsid w:val="0039571E"/>
    <w:rsid w:val="00395ADF"/>
    <w:rsid w:val="00395B3C"/>
    <w:rsid w:val="00395B84"/>
    <w:rsid w:val="00395CFA"/>
    <w:rsid w:val="003961BB"/>
    <w:rsid w:val="00396B7A"/>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13D1"/>
    <w:rsid w:val="003A211C"/>
    <w:rsid w:val="003A2585"/>
    <w:rsid w:val="003A26CB"/>
    <w:rsid w:val="003A2B41"/>
    <w:rsid w:val="003A2CF2"/>
    <w:rsid w:val="003A2CF3"/>
    <w:rsid w:val="003A2DEA"/>
    <w:rsid w:val="003A2F4A"/>
    <w:rsid w:val="003A3515"/>
    <w:rsid w:val="003A396C"/>
    <w:rsid w:val="003A4188"/>
    <w:rsid w:val="003A45E1"/>
    <w:rsid w:val="003A4CDA"/>
    <w:rsid w:val="003A5085"/>
    <w:rsid w:val="003A51AA"/>
    <w:rsid w:val="003A57D7"/>
    <w:rsid w:val="003A5E24"/>
    <w:rsid w:val="003A6657"/>
    <w:rsid w:val="003A6C0D"/>
    <w:rsid w:val="003A6E3C"/>
    <w:rsid w:val="003A6E5B"/>
    <w:rsid w:val="003A772B"/>
    <w:rsid w:val="003A7AF2"/>
    <w:rsid w:val="003A7D0E"/>
    <w:rsid w:val="003B0A74"/>
    <w:rsid w:val="003B1391"/>
    <w:rsid w:val="003B1D8E"/>
    <w:rsid w:val="003B201A"/>
    <w:rsid w:val="003B2246"/>
    <w:rsid w:val="003B22D7"/>
    <w:rsid w:val="003B23BA"/>
    <w:rsid w:val="003B2582"/>
    <w:rsid w:val="003B280C"/>
    <w:rsid w:val="003B302F"/>
    <w:rsid w:val="003B317E"/>
    <w:rsid w:val="003B32D0"/>
    <w:rsid w:val="003B33CF"/>
    <w:rsid w:val="003B3A2E"/>
    <w:rsid w:val="003B3ACE"/>
    <w:rsid w:val="003B3B81"/>
    <w:rsid w:val="003B41AC"/>
    <w:rsid w:val="003B4338"/>
    <w:rsid w:val="003B4426"/>
    <w:rsid w:val="003B4554"/>
    <w:rsid w:val="003B4A35"/>
    <w:rsid w:val="003B4C0F"/>
    <w:rsid w:val="003B4DBF"/>
    <w:rsid w:val="003B4E13"/>
    <w:rsid w:val="003B5018"/>
    <w:rsid w:val="003B5311"/>
    <w:rsid w:val="003B53BA"/>
    <w:rsid w:val="003B571C"/>
    <w:rsid w:val="003B58FC"/>
    <w:rsid w:val="003B6058"/>
    <w:rsid w:val="003B6141"/>
    <w:rsid w:val="003B6278"/>
    <w:rsid w:val="003B6DFB"/>
    <w:rsid w:val="003B7103"/>
    <w:rsid w:val="003B7294"/>
    <w:rsid w:val="003B74A7"/>
    <w:rsid w:val="003B777D"/>
    <w:rsid w:val="003B7788"/>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71E"/>
    <w:rsid w:val="003C4E56"/>
    <w:rsid w:val="003C5B38"/>
    <w:rsid w:val="003C5FA0"/>
    <w:rsid w:val="003C6175"/>
    <w:rsid w:val="003C6246"/>
    <w:rsid w:val="003C63E6"/>
    <w:rsid w:val="003C6473"/>
    <w:rsid w:val="003C6EEE"/>
    <w:rsid w:val="003C769B"/>
    <w:rsid w:val="003C77FA"/>
    <w:rsid w:val="003C7AAD"/>
    <w:rsid w:val="003D00CC"/>
    <w:rsid w:val="003D0579"/>
    <w:rsid w:val="003D066C"/>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D5"/>
    <w:rsid w:val="003D38B3"/>
    <w:rsid w:val="003D3DCA"/>
    <w:rsid w:val="003D4517"/>
    <w:rsid w:val="003D45E7"/>
    <w:rsid w:val="003D46DF"/>
    <w:rsid w:val="003D4CED"/>
    <w:rsid w:val="003D4FBA"/>
    <w:rsid w:val="003D52DD"/>
    <w:rsid w:val="003D54E0"/>
    <w:rsid w:val="003D58D8"/>
    <w:rsid w:val="003D5A96"/>
    <w:rsid w:val="003D5AC1"/>
    <w:rsid w:val="003D6A04"/>
    <w:rsid w:val="003D6C50"/>
    <w:rsid w:val="003D6CFB"/>
    <w:rsid w:val="003D7230"/>
    <w:rsid w:val="003D7578"/>
    <w:rsid w:val="003D7C1E"/>
    <w:rsid w:val="003D7CB3"/>
    <w:rsid w:val="003D7FBE"/>
    <w:rsid w:val="003E096C"/>
    <w:rsid w:val="003E0A85"/>
    <w:rsid w:val="003E0C12"/>
    <w:rsid w:val="003E1070"/>
    <w:rsid w:val="003E1B76"/>
    <w:rsid w:val="003E1E59"/>
    <w:rsid w:val="003E2859"/>
    <w:rsid w:val="003E2A48"/>
    <w:rsid w:val="003E2CFC"/>
    <w:rsid w:val="003E303C"/>
    <w:rsid w:val="003E32B7"/>
    <w:rsid w:val="003E39E6"/>
    <w:rsid w:val="003E3AE6"/>
    <w:rsid w:val="003E3DD6"/>
    <w:rsid w:val="003E418F"/>
    <w:rsid w:val="003E41F4"/>
    <w:rsid w:val="003E4306"/>
    <w:rsid w:val="003E4350"/>
    <w:rsid w:val="003E47B7"/>
    <w:rsid w:val="003E4822"/>
    <w:rsid w:val="003E4842"/>
    <w:rsid w:val="003E54A0"/>
    <w:rsid w:val="003E5980"/>
    <w:rsid w:val="003E5EB3"/>
    <w:rsid w:val="003E5F30"/>
    <w:rsid w:val="003E6E30"/>
    <w:rsid w:val="003E702E"/>
    <w:rsid w:val="003E7652"/>
    <w:rsid w:val="003E7AC8"/>
    <w:rsid w:val="003E7E0F"/>
    <w:rsid w:val="003E7E4B"/>
    <w:rsid w:val="003F0BC1"/>
    <w:rsid w:val="003F0DC7"/>
    <w:rsid w:val="003F109C"/>
    <w:rsid w:val="003F112D"/>
    <w:rsid w:val="003F124F"/>
    <w:rsid w:val="003F15F3"/>
    <w:rsid w:val="003F1600"/>
    <w:rsid w:val="003F1652"/>
    <w:rsid w:val="003F193C"/>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E19"/>
    <w:rsid w:val="003F6E67"/>
    <w:rsid w:val="003F6E9C"/>
    <w:rsid w:val="003F71D7"/>
    <w:rsid w:val="003F770D"/>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EFC"/>
    <w:rsid w:val="00403169"/>
    <w:rsid w:val="00403605"/>
    <w:rsid w:val="00403985"/>
    <w:rsid w:val="004039CE"/>
    <w:rsid w:val="004039F2"/>
    <w:rsid w:val="00403A09"/>
    <w:rsid w:val="00403C82"/>
    <w:rsid w:val="00403D83"/>
    <w:rsid w:val="0040486C"/>
    <w:rsid w:val="0040492F"/>
    <w:rsid w:val="00404CF8"/>
    <w:rsid w:val="00405F96"/>
    <w:rsid w:val="00406302"/>
    <w:rsid w:val="004068C6"/>
    <w:rsid w:val="00406CD1"/>
    <w:rsid w:val="00407511"/>
    <w:rsid w:val="00410369"/>
    <w:rsid w:val="0041064D"/>
    <w:rsid w:val="00410DA0"/>
    <w:rsid w:val="00410EC7"/>
    <w:rsid w:val="00411510"/>
    <w:rsid w:val="00411B35"/>
    <w:rsid w:val="00412174"/>
    <w:rsid w:val="00412179"/>
    <w:rsid w:val="00412318"/>
    <w:rsid w:val="0041272F"/>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5CC"/>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87B"/>
    <w:rsid w:val="0042198E"/>
    <w:rsid w:val="00421E76"/>
    <w:rsid w:val="00421EAD"/>
    <w:rsid w:val="0042203E"/>
    <w:rsid w:val="004220C1"/>
    <w:rsid w:val="00422382"/>
    <w:rsid w:val="00422485"/>
    <w:rsid w:val="0042352E"/>
    <w:rsid w:val="00423ACD"/>
    <w:rsid w:val="0042414E"/>
    <w:rsid w:val="00424177"/>
    <w:rsid w:val="00424262"/>
    <w:rsid w:val="00424695"/>
    <w:rsid w:val="00424727"/>
    <w:rsid w:val="00424B13"/>
    <w:rsid w:val="00424F93"/>
    <w:rsid w:val="004258BD"/>
    <w:rsid w:val="004262C0"/>
    <w:rsid w:val="0042635E"/>
    <w:rsid w:val="004268F8"/>
    <w:rsid w:val="004269FA"/>
    <w:rsid w:val="00426A6E"/>
    <w:rsid w:val="00426E15"/>
    <w:rsid w:val="00426E3B"/>
    <w:rsid w:val="00426E76"/>
    <w:rsid w:val="00427346"/>
    <w:rsid w:val="004279C7"/>
    <w:rsid w:val="00427B6E"/>
    <w:rsid w:val="00427E5D"/>
    <w:rsid w:val="00427F5E"/>
    <w:rsid w:val="00427FF5"/>
    <w:rsid w:val="0043019C"/>
    <w:rsid w:val="00430920"/>
    <w:rsid w:val="00430C3F"/>
    <w:rsid w:val="00430D89"/>
    <w:rsid w:val="00430DC0"/>
    <w:rsid w:val="00430EFB"/>
    <w:rsid w:val="0043104C"/>
    <w:rsid w:val="004310DA"/>
    <w:rsid w:val="0043139C"/>
    <w:rsid w:val="00431688"/>
    <w:rsid w:val="00431933"/>
    <w:rsid w:val="004322FB"/>
    <w:rsid w:val="00432395"/>
    <w:rsid w:val="00432F46"/>
    <w:rsid w:val="00433237"/>
    <w:rsid w:val="0043340E"/>
    <w:rsid w:val="004336EA"/>
    <w:rsid w:val="00433D37"/>
    <w:rsid w:val="00434193"/>
    <w:rsid w:val="00434582"/>
    <w:rsid w:val="0043469F"/>
    <w:rsid w:val="004347CF"/>
    <w:rsid w:val="0043507C"/>
    <w:rsid w:val="004351A9"/>
    <w:rsid w:val="00435645"/>
    <w:rsid w:val="00435FFC"/>
    <w:rsid w:val="00436258"/>
    <w:rsid w:val="00436B4C"/>
    <w:rsid w:val="00436C54"/>
    <w:rsid w:val="00436F4D"/>
    <w:rsid w:val="00437016"/>
    <w:rsid w:val="004370DE"/>
    <w:rsid w:val="0043746E"/>
    <w:rsid w:val="00437AF5"/>
    <w:rsid w:val="00437BFC"/>
    <w:rsid w:val="00437C50"/>
    <w:rsid w:val="00440308"/>
    <w:rsid w:val="004406AE"/>
    <w:rsid w:val="0044075D"/>
    <w:rsid w:val="004408FB"/>
    <w:rsid w:val="00440A42"/>
    <w:rsid w:val="00440A5A"/>
    <w:rsid w:val="00441308"/>
    <w:rsid w:val="0044134E"/>
    <w:rsid w:val="00441474"/>
    <w:rsid w:val="004414A8"/>
    <w:rsid w:val="00441579"/>
    <w:rsid w:val="00441B22"/>
    <w:rsid w:val="00441D3F"/>
    <w:rsid w:val="0044200B"/>
    <w:rsid w:val="004422ED"/>
    <w:rsid w:val="00442350"/>
    <w:rsid w:val="004428BD"/>
    <w:rsid w:val="00442ED1"/>
    <w:rsid w:val="0044320D"/>
    <w:rsid w:val="00443424"/>
    <w:rsid w:val="00443628"/>
    <w:rsid w:val="00443818"/>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814"/>
    <w:rsid w:val="00455A54"/>
    <w:rsid w:val="00455E0C"/>
    <w:rsid w:val="004567DC"/>
    <w:rsid w:val="00456B4F"/>
    <w:rsid w:val="00456D6A"/>
    <w:rsid w:val="00456F68"/>
    <w:rsid w:val="004570FC"/>
    <w:rsid w:val="00457416"/>
    <w:rsid w:val="00457576"/>
    <w:rsid w:val="004578C2"/>
    <w:rsid w:val="00460561"/>
    <w:rsid w:val="00460774"/>
    <w:rsid w:val="00460848"/>
    <w:rsid w:val="00460A40"/>
    <w:rsid w:val="00460D0B"/>
    <w:rsid w:val="004619AE"/>
    <w:rsid w:val="00461D8A"/>
    <w:rsid w:val="00462B60"/>
    <w:rsid w:val="00463600"/>
    <w:rsid w:val="004637DD"/>
    <w:rsid w:val="00463FD2"/>
    <w:rsid w:val="004642C0"/>
    <w:rsid w:val="00464901"/>
    <w:rsid w:val="00464D63"/>
    <w:rsid w:val="00464D92"/>
    <w:rsid w:val="00464E34"/>
    <w:rsid w:val="00465564"/>
    <w:rsid w:val="004659E3"/>
    <w:rsid w:val="00466011"/>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777"/>
    <w:rsid w:val="0047298E"/>
    <w:rsid w:val="00472B60"/>
    <w:rsid w:val="00473086"/>
    <w:rsid w:val="0047321C"/>
    <w:rsid w:val="00473446"/>
    <w:rsid w:val="00473A2D"/>
    <w:rsid w:val="00473CB7"/>
    <w:rsid w:val="00474194"/>
    <w:rsid w:val="004741E8"/>
    <w:rsid w:val="004742D1"/>
    <w:rsid w:val="0047544A"/>
    <w:rsid w:val="0047562E"/>
    <w:rsid w:val="00475862"/>
    <w:rsid w:val="004759FF"/>
    <w:rsid w:val="00475B9E"/>
    <w:rsid w:val="00476126"/>
    <w:rsid w:val="004761F9"/>
    <w:rsid w:val="004762E2"/>
    <w:rsid w:val="00476540"/>
    <w:rsid w:val="00476653"/>
    <w:rsid w:val="00476A52"/>
    <w:rsid w:val="00476B65"/>
    <w:rsid w:val="00476C2E"/>
    <w:rsid w:val="00476E9F"/>
    <w:rsid w:val="004771D5"/>
    <w:rsid w:val="004772B3"/>
    <w:rsid w:val="004775C1"/>
    <w:rsid w:val="00477D5A"/>
    <w:rsid w:val="00477FE4"/>
    <w:rsid w:val="004800B2"/>
    <w:rsid w:val="004802CF"/>
    <w:rsid w:val="00480B24"/>
    <w:rsid w:val="00480C04"/>
    <w:rsid w:val="00480D09"/>
    <w:rsid w:val="00480DEC"/>
    <w:rsid w:val="00480E24"/>
    <w:rsid w:val="00480F39"/>
    <w:rsid w:val="004816A0"/>
    <w:rsid w:val="004816EE"/>
    <w:rsid w:val="004817D4"/>
    <w:rsid w:val="0048197D"/>
    <w:rsid w:val="00481A65"/>
    <w:rsid w:val="004823FA"/>
    <w:rsid w:val="0048287B"/>
    <w:rsid w:val="00482E45"/>
    <w:rsid w:val="00483CD7"/>
    <w:rsid w:val="00483E0B"/>
    <w:rsid w:val="00484447"/>
    <w:rsid w:val="00484480"/>
    <w:rsid w:val="0048459C"/>
    <w:rsid w:val="00484C1D"/>
    <w:rsid w:val="00485AA7"/>
    <w:rsid w:val="00485B43"/>
    <w:rsid w:val="00485C5F"/>
    <w:rsid w:val="00486220"/>
    <w:rsid w:val="00486524"/>
    <w:rsid w:val="00486765"/>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62A"/>
    <w:rsid w:val="004918B8"/>
    <w:rsid w:val="00491E0C"/>
    <w:rsid w:val="00492297"/>
    <w:rsid w:val="00492329"/>
    <w:rsid w:val="0049268D"/>
    <w:rsid w:val="00492D67"/>
    <w:rsid w:val="00492F85"/>
    <w:rsid w:val="00493171"/>
    <w:rsid w:val="004932C5"/>
    <w:rsid w:val="004933DB"/>
    <w:rsid w:val="0049367E"/>
    <w:rsid w:val="004939DF"/>
    <w:rsid w:val="004952B7"/>
    <w:rsid w:val="00495B3C"/>
    <w:rsid w:val="00495B3D"/>
    <w:rsid w:val="00496447"/>
    <w:rsid w:val="004968F1"/>
    <w:rsid w:val="00496911"/>
    <w:rsid w:val="0049726C"/>
    <w:rsid w:val="00497479"/>
    <w:rsid w:val="004974C8"/>
    <w:rsid w:val="00497676"/>
    <w:rsid w:val="004976CA"/>
    <w:rsid w:val="004976FF"/>
    <w:rsid w:val="004977F5"/>
    <w:rsid w:val="004978F8"/>
    <w:rsid w:val="00497A33"/>
    <w:rsid w:val="00497F7D"/>
    <w:rsid w:val="004A0327"/>
    <w:rsid w:val="004A0671"/>
    <w:rsid w:val="004A0743"/>
    <w:rsid w:val="004A080C"/>
    <w:rsid w:val="004A0CD5"/>
    <w:rsid w:val="004A0EA7"/>
    <w:rsid w:val="004A13FE"/>
    <w:rsid w:val="004A1652"/>
    <w:rsid w:val="004A174D"/>
    <w:rsid w:val="004A1770"/>
    <w:rsid w:val="004A1857"/>
    <w:rsid w:val="004A1A75"/>
    <w:rsid w:val="004A1B70"/>
    <w:rsid w:val="004A1F30"/>
    <w:rsid w:val="004A220D"/>
    <w:rsid w:val="004A2272"/>
    <w:rsid w:val="004A2540"/>
    <w:rsid w:val="004A25D4"/>
    <w:rsid w:val="004A2606"/>
    <w:rsid w:val="004A3435"/>
    <w:rsid w:val="004A3626"/>
    <w:rsid w:val="004A39CF"/>
    <w:rsid w:val="004A3CA5"/>
    <w:rsid w:val="004A3E03"/>
    <w:rsid w:val="004A470F"/>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622A"/>
    <w:rsid w:val="004B6B77"/>
    <w:rsid w:val="004B6B80"/>
    <w:rsid w:val="004B6E72"/>
    <w:rsid w:val="004B7032"/>
    <w:rsid w:val="004B70FF"/>
    <w:rsid w:val="004B72A7"/>
    <w:rsid w:val="004B75CA"/>
    <w:rsid w:val="004B7ACB"/>
    <w:rsid w:val="004B7C33"/>
    <w:rsid w:val="004C003F"/>
    <w:rsid w:val="004C06D3"/>
    <w:rsid w:val="004C07EE"/>
    <w:rsid w:val="004C0E2A"/>
    <w:rsid w:val="004C106D"/>
    <w:rsid w:val="004C15BC"/>
    <w:rsid w:val="004C19E5"/>
    <w:rsid w:val="004C1CB2"/>
    <w:rsid w:val="004C1D65"/>
    <w:rsid w:val="004C2277"/>
    <w:rsid w:val="004C264A"/>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60E"/>
    <w:rsid w:val="004C6838"/>
    <w:rsid w:val="004C6AA0"/>
    <w:rsid w:val="004C6E33"/>
    <w:rsid w:val="004C6F6D"/>
    <w:rsid w:val="004C71F5"/>
    <w:rsid w:val="004C7FA7"/>
    <w:rsid w:val="004D098B"/>
    <w:rsid w:val="004D10F0"/>
    <w:rsid w:val="004D1459"/>
    <w:rsid w:val="004D15E0"/>
    <w:rsid w:val="004D21EE"/>
    <w:rsid w:val="004D29A0"/>
    <w:rsid w:val="004D3791"/>
    <w:rsid w:val="004D41C9"/>
    <w:rsid w:val="004D41CD"/>
    <w:rsid w:val="004D44CA"/>
    <w:rsid w:val="004D557D"/>
    <w:rsid w:val="004D5FDB"/>
    <w:rsid w:val="004D71A7"/>
    <w:rsid w:val="004D79E0"/>
    <w:rsid w:val="004D7B4C"/>
    <w:rsid w:val="004D7CA6"/>
    <w:rsid w:val="004D7E92"/>
    <w:rsid w:val="004E0312"/>
    <w:rsid w:val="004E0396"/>
    <w:rsid w:val="004E1D4E"/>
    <w:rsid w:val="004E1DB5"/>
    <w:rsid w:val="004E1F9B"/>
    <w:rsid w:val="004E1FD5"/>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8C"/>
    <w:rsid w:val="004E4C70"/>
    <w:rsid w:val="004E5458"/>
    <w:rsid w:val="004E549D"/>
    <w:rsid w:val="004E579E"/>
    <w:rsid w:val="004E5876"/>
    <w:rsid w:val="004E5ED1"/>
    <w:rsid w:val="004E6166"/>
    <w:rsid w:val="004E647A"/>
    <w:rsid w:val="004E676E"/>
    <w:rsid w:val="004E67D3"/>
    <w:rsid w:val="004E680D"/>
    <w:rsid w:val="004E6A5A"/>
    <w:rsid w:val="004E6DB0"/>
    <w:rsid w:val="004E6DFD"/>
    <w:rsid w:val="004E779B"/>
    <w:rsid w:val="004E78D5"/>
    <w:rsid w:val="004E7CE8"/>
    <w:rsid w:val="004E7CFD"/>
    <w:rsid w:val="004F022B"/>
    <w:rsid w:val="004F04E2"/>
    <w:rsid w:val="004F0ABF"/>
    <w:rsid w:val="004F0C3E"/>
    <w:rsid w:val="004F0E88"/>
    <w:rsid w:val="004F103C"/>
    <w:rsid w:val="004F103D"/>
    <w:rsid w:val="004F11A2"/>
    <w:rsid w:val="004F1249"/>
    <w:rsid w:val="004F2255"/>
    <w:rsid w:val="004F2A8A"/>
    <w:rsid w:val="004F2B28"/>
    <w:rsid w:val="004F3211"/>
    <w:rsid w:val="004F3694"/>
    <w:rsid w:val="004F371C"/>
    <w:rsid w:val="004F41F6"/>
    <w:rsid w:val="004F43FA"/>
    <w:rsid w:val="004F4404"/>
    <w:rsid w:val="004F47D0"/>
    <w:rsid w:val="004F49D3"/>
    <w:rsid w:val="004F4BD1"/>
    <w:rsid w:val="004F5D54"/>
    <w:rsid w:val="004F5F59"/>
    <w:rsid w:val="004F5F70"/>
    <w:rsid w:val="004F65A2"/>
    <w:rsid w:val="004F7238"/>
    <w:rsid w:val="004F734B"/>
    <w:rsid w:val="004F745A"/>
    <w:rsid w:val="004F74AF"/>
    <w:rsid w:val="004F7D6F"/>
    <w:rsid w:val="004F7E97"/>
    <w:rsid w:val="004F7F51"/>
    <w:rsid w:val="005003D6"/>
    <w:rsid w:val="00500997"/>
    <w:rsid w:val="00500BF3"/>
    <w:rsid w:val="005011C3"/>
    <w:rsid w:val="00501737"/>
    <w:rsid w:val="00501A32"/>
    <w:rsid w:val="0050224B"/>
    <w:rsid w:val="005023B3"/>
    <w:rsid w:val="00502437"/>
    <w:rsid w:val="00502542"/>
    <w:rsid w:val="005025C0"/>
    <w:rsid w:val="00502DB9"/>
    <w:rsid w:val="005032B0"/>
    <w:rsid w:val="00503458"/>
    <w:rsid w:val="00503718"/>
    <w:rsid w:val="005039E7"/>
    <w:rsid w:val="00505581"/>
    <w:rsid w:val="005059D9"/>
    <w:rsid w:val="00505C5C"/>
    <w:rsid w:val="00505DC5"/>
    <w:rsid w:val="00505E7E"/>
    <w:rsid w:val="00506882"/>
    <w:rsid w:val="0050692F"/>
    <w:rsid w:val="00506F49"/>
    <w:rsid w:val="005072F2"/>
    <w:rsid w:val="005076BF"/>
    <w:rsid w:val="00507710"/>
    <w:rsid w:val="00507CA6"/>
    <w:rsid w:val="0051081D"/>
    <w:rsid w:val="00510B0A"/>
    <w:rsid w:val="00510C25"/>
    <w:rsid w:val="00510CBC"/>
    <w:rsid w:val="00510E95"/>
    <w:rsid w:val="00511DFA"/>
    <w:rsid w:val="005122D5"/>
    <w:rsid w:val="005124A0"/>
    <w:rsid w:val="00512B98"/>
    <w:rsid w:val="005131C4"/>
    <w:rsid w:val="0051324E"/>
    <w:rsid w:val="00513289"/>
    <w:rsid w:val="00513520"/>
    <w:rsid w:val="00513759"/>
    <w:rsid w:val="005138CD"/>
    <w:rsid w:val="00513961"/>
    <w:rsid w:val="00513A6C"/>
    <w:rsid w:val="00514214"/>
    <w:rsid w:val="00514469"/>
    <w:rsid w:val="00514B3A"/>
    <w:rsid w:val="00514D71"/>
    <w:rsid w:val="005150F6"/>
    <w:rsid w:val="00515582"/>
    <w:rsid w:val="005159AC"/>
    <w:rsid w:val="00515AC6"/>
    <w:rsid w:val="00515C76"/>
    <w:rsid w:val="00515D73"/>
    <w:rsid w:val="00515F10"/>
    <w:rsid w:val="00516C9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7E3"/>
    <w:rsid w:val="00525AFA"/>
    <w:rsid w:val="005262E0"/>
    <w:rsid w:val="00527038"/>
    <w:rsid w:val="00527125"/>
    <w:rsid w:val="0052748A"/>
    <w:rsid w:val="00527639"/>
    <w:rsid w:val="005276DB"/>
    <w:rsid w:val="00527874"/>
    <w:rsid w:val="00527D4B"/>
    <w:rsid w:val="00527E3F"/>
    <w:rsid w:val="00527F77"/>
    <w:rsid w:val="005300BE"/>
    <w:rsid w:val="00530404"/>
    <w:rsid w:val="0053071D"/>
    <w:rsid w:val="005308B1"/>
    <w:rsid w:val="0053095F"/>
    <w:rsid w:val="00530E59"/>
    <w:rsid w:val="005310F6"/>
    <w:rsid w:val="00531438"/>
    <w:rsid w:val="00531EFE"/>
    <w:rsid w:val="00532155"/>
    <w:rsid w:val="005321B1"/>
    <w:rsid w:val="005326EA"/>
    <w:rsid w:val="00532970"/>
    <w:rsid w:val="005329A6"/>
    <w:rsid w:val="005329F0"/>
    <w:rsid w:val="005335C5"/>
    <w:rsid w:val="00533C05"/>
    <w:rsid w:val="00534469"/>
    <w:rsid w:val="00534EB1"/>
    <w:rsid w:val="005351F4"/>
    <w:rsid w:val="005356AE"/>
    <w:rsid w:val="00535CF2"/>
    <w:rsid w:val="00535ECC"/>
    <w:rsid w:val="00535F22"/>
    <w:rsid w:val="005363CE"/>
    <w:rsid w:val="00536BEF"/>
    <w:rsid w:val="00537C0E"/>
    <w:rsid w:val="00537CE6"/>
    <w:rsid w:val="0054037F"/>
    <w:rsid w:val="005405FC"/>
    <w:rsid w:val="00540B6F"/>
    <w:rsid w:val="00541090"/>
    <w:rsid w:val="005416AF"/>
    <w:rsid w:val="005419C1"/>
    <w:rsid w:val="00541AF1"/>
    <w:rsid w:val="00541C0E"/>
    <w:rsid w:val="00542481"/>
    <w:rsid w:val="00542682"/>
    <w:rsid w:val="00542A8D"/>
    <w:rsid w:val="00542F46"/>
    <w:rsid w:val="00542FB4"/>
    <w:rsid w:val="005440A2"/>
    <w:rsid w:val="0054412C"/>
    <w:rsid w:val="005444BD"/>
    <w:rsid w:val="00544BB3"/>
    <w:rsid w:val="00545141"/>
    <w:rsid w:val="005453CC"/>
    <w:rsid w:val="0054541B"/>
    <w:rsid w:val="005464A6"/>
    <w:rsid w:val="005467B7"/>
    <w:rsid w:val="0054694A"/>
    <w:rsid w:val="00546A36"/>
    <w:rsid w:val="00547743"/>
    <w:rsid w:val="00547953"/>
    <w:rsid w:val="00547D56"/>
    <w:rsid w:val="00547EFB"/>
    <w:rsid w:val="0055027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F8"/>
    <w:rsid w:val="00554191"/>
    <w:rsid w:val="00554463"/>
    <w:rsid w:val="00554C8B"/>
    <w:rsid w:val="005551BF"/>
    <w:rsid w:val="00555BF2"/>
    <w:rsid w:val="00555CFC"/>
    <w:rsid w:val="005561F9"/>
    <w:rsid w:val="00556698"/>
    <w:rsid w:val="005569AD"/>
    <w:rsid w:val="00556E35"/>
    <w:rsid w:val="00556FDF"/>
    <w:rsid w:val="00557248"/>
    <w:rsid w:val="00557301"/>
    <w:rsid w:val="00557843"/>
    <w:rsid w:val="00557D6A"/>
    <w:rsid w:val="00557DB0"/>
    <w:rsid w:val="00560864"/>
    <w:rsid w:val="005616F3"/>
    <w:rsid w:val="00562115"/>
    <w:rsid w:val="00562684"/>
    <w:rsid w:val="00562BD7"/>
    <w:rsid w:val="0056353A"/>
    <w:rsid w:val="00563A05"/>
    <w:rsid w:val="00563B1D"/>
    <w:rsid w:val="00563D68"/>
    <w:rsid w:val="00564184"/>
    <w:rsid w:val="005641C9"/>
    <w:rsid w:val="005641DD"/>
    <w:rsid w:val="00564319"/>
    <w:rsid w:val="005649C2"/>
    <w:rsid w:val="00564B27"/>
    <w:rsid w:val="00564CEA"/>
    <w:rsid w:val="00565371"/>
    <w:rsid w:val="00565E39"/>
    <w:rsid w:val="005661A4"/>
    <w:rsid w:val="0056646B"/>
    <w:rsid w:val="00566A89"/>
    <w:rsid w:val="00566C93"/>
    <w:rsid w:val="00566DF1"/>
    <w:rsid w:val="00567BE1"/>
    <w:rsid w:val="005705D5"/>
    <w:rsid w:val="00570C1D"/>
    <w:rsid w:val="00570F22"/>
    <w:rsid w:val="005710B0"/>
    <w:rsid w:val="0057140A"/>
    <w:rsid w:val="00571BC4"/>
    <w:rsid w:val="00572124"/>
    <w:rsid w:val="00572358"/>
    <w:rsid w:val="00572762"/>
    <w:rsid w:val="00572E51"/>
    <w:rsid w:val="00573204"/>
    <w:rsid w:val="0057322F"/>
    <w:rsid w:val="005733D6"/>
    <w:rsid w:val="00573685"/>
    <w:rsid w:val="00573E13"/>
    <w:rsid w:val="00574126"/>
    <w:rsid w:val="0057497C"/>
    <w:rsid w:val="005751F8"/>
    <w:rsid w:val="005754B1"/>
    <w:rsid w:val="00575840"/>
    <w:rsid w:val="005764FD"/>
    <w:rsid w:val="0057688A"/>
    <w:rsid w:val="00576975"/>
    <w:rsid w:val="00576C06"/>
    <w:rsid w:val="00576CBB"/>
    <w:rsid w:val="00576FDB"/>
    <w:rsid w:val="00576FDF"/>
    <w:rsid w:val="00577412"/>
    <w:rsid w:val="0058044A"/>
    <w:rsid w:val="00580797"/>
    <w:rsid w:val="005809EA"/>
    <w:rsid w:val="00580B70"/>
    <w:rsid w:val="00580B76"/>
    <w:rsid w:val="00580DA5"/>
    <w:rsid w:val="005814E6"/>
    <w:rsid w:val="00583122"/>
    <w:rsid w:val="00583309"/>
    <w:rsid w:val="00583350"/>
    <w:rsid w:val="00583397"/>
    <w:rsid w:val="00583605"/>
    <w:rsid w:val="00583917"/>
    <w:rsid w:val="00583D50"/>
    <w:rsid w:val="00584314"/>
    <w:rsid w:val="00584693"/>
    <w:rsid w:val="0058486C"/>
    <w:rsid w:val="00584A67"/>
    <w:rsid w:val="00585280"/>
    <w:rsid w:val="00585482"/>
    <w:rsid w:val="00585E64"/>
    <w:rsid w:val="005862A0"/>
    <w:rsid w:val="0058679B"/>
    <w:rsid w:val="00586CB1"/>
    <w:rsid w:val="0058759B"/>
    <w:rsid w:val="005879A0"/>
    <w:rsid w:val="00587B5D"/>
    <w:rsid w:val="00587D51"/>
    <w:rsid w:val="00590F77"/>
    <w:rsid w:val="0059110F"/>
    <w:rsid w:val="00591195"/>
    <w:rsid w:val="0059136A"/>
    <w:rsid w:val="00591DCA"/>
    <w:rsid w:val="00592120"/>
    <w:rsid w:val="005921BC"/>
    <w:rsid w:val="005921EE"/>
    <w:rsid w:val="005924E4"/>
    <w:rsid w:val="00592768"/>
    <w:rsid w:val="00592815"/>
    <w:rsid w:val="005929E5"/>
    <w:rsid w:val="00592BB0"/>
    <w:rsid w:val="00592DD9"/>
    <w:rsid w:val="00592F30"/>
    <w:rsid w:val="005932B0"/>
    <w:rsid w:val="005934FC"/>
    <w:rsid w:val="0059356E"/>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ACE"/>
    <w:rsid w:val="005A4BE4"/>
    <w:rsid w:val="005A53F0"/>
    <w:rsid w:val="005A5713"/>
    <w:rsid w:val="005A591D"/>
    <w:rsid w:val="005A60D3"/>
    <w:rsid w:val="005A707C"/>
    <w:rsid w:val="005A7098"/>
    <w:rsid w:val="005A70EF"/>
    <w:rsid w:val="005A751F"/>
    <w:rsid w:val="005A7D80"/>
    <w:rsid w:val="005B04E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77A"/>
    <w:rsid w:val="005B4D81"/>
    <w:rsid w:val="005B4DB0"/>
    <w:rsid w:val="005B4E42"/>
    <w:rsid w:val="005B58AE"/>
    <w:rsid w:val="005B5A54"/>
    <w:rsid w:val="005B5A7D"/>
    <w:rsid w:val="005B5D0E"/>
    <w:rsid w:val="005B6C65"/>
    <w:rsid w:val="005B6C69"/>
    <w:rsid w:val="005B72C6"/>
    <w:rsid w:val="005B73F1"/>
    <w:rsid w:val="005B744B"/>
    <w:rsid w:val="005B74BE"/>
    <w:rsid w:val="005B7AAC"/>
    <w:rsid w:val="005B7F02"/>
    <w:rsid w:val="005C06F4"/>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60F"/>
    <w:rsid w:val="005C3B74"/>
    <w:rsid w:val="005C3D7E"/>
    <w:rsid w:val="005C3FE1"/>
    <w:rsid w:val="005C4661"/>
    <w:rsid w:val="005C4EC8"/>
    <w:rsid w:val="005C594C"/>
    <w:rsid w:val="005C5C14"/>
    <w:rsid w:val="005C5F77"/>
    <w:rsid w:val="005C6B83"/>
    <w:rsid w:val="005C6EF9"/>
    <w:rsid w:val="005C6F9F"/>
    <w:rsid w:val="005C760E"/>
    <w:rsid w:val="005C77D6"/>
    <w:rsid w:val="005C7AE0"/>
    <w:rsid w:val="005C7BD9"/>
    <w:rsid w:val="005D037D"/>
    <w:rsid w:val="005D03ED"/>
    <w:rsid w:val="005D0837"/>
    <w:rsid w:val="005D10CA"/>
    <w:rsid w:val="005D10FD"/>
    <w:rsid w:val="005D1246"/>
    <w:rsid w:val="005D13C2"/>
    <w:rsid w:val="005D13F7"/>
    <w:rsid w:val="005D17D4"/>
    <w:rsid w:val="005D2412"/>
    <w:rsid w:val="005D263A"/>
    <w:rsid w:val="005D2756"/>
    <w:rsid w:val="005D2774"/>
    <w:rsid w:val="005D27C6"/>
    <w:rsid w:val="005D2A37"/>
    <w:rsid w:val="005D3107"/>
    <w:rsid w:val="005D414D"/>
    <w:rsid w:val="005D4327"/>
    <w:rsid w:val="005D47A0"/>
    <w:rsid w:val="005D4828"/>
    <w:rsid w:val="005D4973"/>
    <w:rsid w:val="005D50C1"/>
    <w:rsid w:val="005D62D3"/>
    <w:rsid w:val="005D63CC"/>
    <w:rsid w:val="005D6DAB"/>
    <w:rsid w:val="005D7259"/>
    <w:rsid w:val="005D7806"/>
    <w:rsid w:val="005D7831"/>
    <w:rsid w:val="005D79FD"/>
    <w:rsid w:val="005E04F4"/>
    <w:rsid w:val="005E0572"/>
    <w:rsid w:val="005E0AAB"/>
    <w:rsid w:val="005E0C79"/>
    <w:rsid w:val="005E0DE0"/>
    <w:rsid w:val="005E1A7E"/>
    <w:rsid w:val="005E1BAF"/>
    <w:rsid w:val="005E1D6C"/>
    <w:rsid w:val="005E31D0"/>
    <w:rsid w:val="005E3356"/>
    <w:rsid w:val="005E3495"/>
    <w:rsid w:val="005E3A64"/>
    <w:rsid w:val="005E3B7B"/>
    <w:rsid w:val="005E420A"/>
    <w:rsid w:val="005E4AAA"/>
    <w:rsid w:val="005E5121"/>
    <w:rsid w:val="005E536B"/>
    <w:rsid w:val="005E58B8"/>
    <w:rsid w:val="005E5AE6"/>
    <w:rsid w:val="005E5E14"/>
    <w:rsid w:val="005E6130"/>
    <w:rsid w:val="005E64A6"/>
    <w:rsid w:val="005E6576"/>
    <w:rsid w:val="005E68C7"/>
    <w:rsid w:val="005E694E"/>
    <w:rsid w:val="005E6A0F"/>
    <w:rsid w:val="005E6F2A"/>
    <w:rsid w:val="005E77F6"/>
    <w:rsid w:val="005E7B4E"/>
    <w:rsid w:val="005F06DB"/>
    <w:rsid w:val="005F0848"/>
    <w:rsid w:val="005F0992"/>
    <w:rsid w:val="005F0CD6"/>
    <w:rsid w:val="005F0CDC"/>
    <w:rsid w:val="005F105E"/>
    <w:rsid w:val="005F1A75"/>
    <w:rsid w:val="005F1D17"/>
    <w:rsid w:val="005F1D56"/>
    <w:rsid w:val="005F222D"/>
    <w:rsid w:val="005F29A5"/>
    <w:rsid w:val="005F2B5D"/>
    <w:rsid w:val="005F2D90"/>
    <w:rsid w:val="005F2E5E"/>
    <w:rsid w:val="005F2EA1"/>
    <w:rsid w:val="005F2F21"/>
    <w:rsid w:val="005F2F44"/>
    <w:rsid w:val="005F3C73"/>
    <w:rsid w:val="005F42E3"/>
    <w:rsid w:val="005F445C"/>
    <w:rsid w:val="005F45D4"/>
    <w:rsid w:val="005F463E"/>
    <w:rsid w:val="005F544F"/>
    <w:rsid w:val="005F555C"/>
    <w:rsid w:val="005F5BF6"/>
    <w:rsid w:val="005F648B"/>
    <w:rsid w:val="005F6897"/>
    <w:rsid w:val="005F69E6"/>
    <w:rsid w:val="005F6A8D"/>
    <w:rsid w:val="005F6B75"/>
    <w:rsid w:val="005F6C13"/>
    <w:rsid w:val="005F70D9"/>
    <w:rsid w:val="005F77E8"/>
    <w:rsid w:val="005F79C4"/>
    <w:rsid w:val="00600471"/>
    <w:rsid w:val="006006A7"/>
    <w:rsid w:val="00600A7E"/>
    <w:rsid w:val="00600CCA"/>
    <w:rsid w:val="00600D02"/>
    <w:rsid w:val="00600E28"/>
    <w:rsid w:val="006012E4"/>
    <w:rsid w:val="00601336"/>
    <w:rsid w:val="006014FE"/>
    <w:rsid w:val="00601766"/>
    <w:rsid w:val="00601A83"/>
    <w:rsid w:val="00601C7D"/>
    <w:rsid w:val="00601DCB"/>
    <w:rsid w:val="00601F9B"/>
    <w:rsid w:val="006022D3"/>
    <w:rsid w:val="00602755"/>
    <w:rsid w:val="00602E14"/>
    <w:rsid w:val="00603431"/>
    <w:rsid w:val="00603481"/>
    <w:rsid w:val="00603BD4"/>
    <w:rsid w:val="00603ECF"/>
    <w:rsid w:val="0060479C"/>
    <w:rsid w:val="00604D95"/>
    <w:rsid w:val="00605079"/>
    <w:rsid w:val="006050A2"/>
    <w:rsid w:val="0060532C"/>
    <w:rsid w:val="006053FE"/>
    <w:rsid w:val="006054D5"/>
    <w:rsid w:val="0060596A"/>
    <w:rsid w:val="00605A78"/>
    <w:rsid w:val="00605A81"/>
    <w:rsid w:val="00605B47"/>
    <w:rsid w:val="00605B8A"/>
    <w:rsid w:val="00605D53"/>
    <w:rsid w:val="00606572"/>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723"/>
    <w:rsid w:val="00612EC6"/>
    <w:rsid w:val="00613E9F"/>
    <w:rsid w:val="0061458B"/>
    <w:rsid w:val="00614590"/>
    <w:rsid w:val="00614CE7"/>
    <w:rsid w:val="006156CD"/>
    <w:rsid w:val="00615711"/>
    <w:rsid w:val="006160EB"/>
    <w:rsid w:val="00616123"/>
    <w:rsid w:val="006163ED"/>
    <w:rsid w:val="00616709"/>
    <w:rsid w:val="00616A79"/>
    <w:rsid w:val="00616BB0"/>
    <w:rsid w:val="00616E15"/>
    <w:rsid w:val="0061717A"/>
    <w:rsid w:val="00617891"/>
    <w:rsid w:val="00617C70"/>
    <w:rsid w:val="00617EBC"/>
    <w:rsid w:val="00617F42"/>
    <w:rsid w:val="00620108"/>
    <w:rsid w:val="0062021C"/>
    <w:rsid w:val="006204B1"/>
    <w:rsid w:val="006205B4"/>
    <w:rsid w:val="00620629"/>
    <w:rsid w:val="00620C4D"/>
    <w:rsid w:val="00620F67"/>
    <w:rsid w:val="00621076"/>
    <w:rsid w:val="006210AC"/>
    <w:rsid w:val="00621309"/>
    <w:rsid w:val="0062141C"/>
    <w:rsid w:val="0062169D"/>
    <w:rsid w:val="00621A64"/>
    <w:rsid w:val="0062204A"/>
    <w:rsid w:val="006224A6"/>
    <w:rsid w:val="006224B1"/>
    <w:rsid w:val="00622AC4"/>
    <w:rsid w:val="006230F9"/>
    <w:rsid w:val="00623406"/>
    <w:rsid w:val="006238F3"/>
    <w:rsid w:val="00623BFF"/>
    <w:rsid w:val="00623CB5"/>
    <w:rsid w:val="00624103"/>
    <w:rsid w:val="00624990"/>
    <w:rsid w:val="00624C66"/>
    <w:rsid w:val="00625CCF"/>
    <w:rsid w:val="00625DDB"/>
    <w:rsid w:val="00626051"/>
    <w:rsid w:val="0062608F"/>
    <w:rsid w:val="00626128"/>
    <w:rsid w:val="006262C2"/>
    <w:rsid w:val="0062635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683"/>
    <w:rsid w:val="00632AC6"/>
    <w:rsid w:val="00632D6E"/>
    <w:rsid w:val="00633B03"/>
    <w:rsid w:val="00634100"/>
    <w:rsid w:val="00635027"/>
    <w:rsid w:val="006355E5"/>
    <w:rsid w:val="00636742"/>
    <w:rsid w:val="00636786"/>
    <w:rsid w:val="00636828"/>
    <w:rsid w:val="006369AD"/>
    <w:rsid w:val="00636A03"/>
    <w:rsid w:val="00636B2A"/>
    <w:rsid w:val="00636F9A"/>
    <w:rsid w:val="00637084"/>
    <w:rsid w:val="0063738D"/>
    <w:rsid w:val="006375D4"/>
    <w:rsid w:val="006378AE"/>
    <w:rsid w:val="00640162"/>
    <w:rsid w:val="006403A3"/>
    <w:rsid w:val="006409B0"/>
    <w:rsid w:val="00640AC9"/>
    <w:rsid w:val="00640C8F"/>
    <w:rsid w:val="00640E54"/>
    <w:rsid w:val="006412BF"/>
    <w:rsid w:val="0064172A"/>
    <w:rsid w:val="00641985"/>
    <w:rsid w:val="006422C8"/>
    <w:rsid w:val="006424CA"/>
    <w:rsid w:val="00643C81"/>
    <w:rsid w:val="00644229"/>
    <w:rsid w:val="00644559"/>
    <w:rsid w:val="00644981"/>
    <w:rsid w:val="00644C5F"/>
    <w:rsid w:val="00644E0E"/>
    <w:rsid w:val="00645452"/>
    <w:rsid w:val="006455EC"/>
    <w:rsid w:val="0064577B"/>
    <w:rsid w:val="006458A2"/>
    <w:rsid w:val="00646170"/>
    <w:rsid w:val="006461F5"/>
    <w:rsid w:val="0064646F"/>
    <w:rsid w:val="00646747"/>
    <w:rsid w:val="00646AC9"/>
    <w:rsid w:val="00646D48"/>
    <w:rsid w:val="006473DC"/>
    <w:rsid w:val="00647990"/>
    <w:rsid w:val="006501C9"/>
    <w:rsid w:val="00650A65"/>
    <w:rsid w:val="006512F7"/>
    <w:rsid w:val="0065164A"/>
    <w:rsid w:val="0065173C"/>
    <w:rsid w:val="00651FA0"/>
    <w:rsid w:val="00652048"/>
    <w:rsid w:val="006523B9"/>
    <w:rsid w:val="00652680"/>
    <w:rsid w:val="00652699"/>
    <w:rsid w:val="00652ED2"/>
    <w:rsid w:val="00653284"/>
    <w:rsid w:val="006532D8"/>
    <w:rsid w:val="00653768"/>
    <w:rsid w:val="00653D52"/>
    <w:rsid w:val="00654137"/>
    <w:rsid w:val="006542A7"/>
    <w:rsid w:val="00654E0A"/>
    <w:rsid w:val="006550C8"/>
    <w:rsid w:val="006557C7"/>
    <w:rsid w:val="00655AEE"/>
    <w:rsid w:val="00655C31"/>
    <w:rsid w:val="00655E3D"/>
    <w:rsid w:val="00655FA5"/>
    <w:rsid w:val="00656031"/>
    <w:rsid w:val="006561BA"/>
    <w:rsid w:val="00656554"/>
    <w:rsid w:val="00656609"/>
    <w:rsid w:val="00656993"/>
    <w:rsid w:val="006572FC"/>
    <w:rsid w:val="00657761"/>
    <w:rsid w:val="0065790D"/>
    <w:rsid w:val="00657A82"/>
    <w:rsid w:val="00657F89"/>
    <w:rsid w:val="00660001"/>
    <w:rsid w:val="00660084"/>
    <w:rsid w:val="00660093"/>
    <w:rsid w:val="006602D2"/>
    <w:rsid w:val="00660ACD"/>
    <w:rsid w:val="00660DFD"/>
    <w:rsid w:val="00660F13"/>
    <w:rsid w:val="00661005"/>
    <w:rsid w:val="0066105A"/>
    <w:rsid w:val="00661B16"/>
    <w:rsid w:val="00662BD5"/>
    <w:rsid w:val="006634C7"/>
    <w:rsid w:val="0066396D"/>
    <w:rsid w:val="00663FC0"/>
    <w:rsid w:val="00664C7C"/>
    <w:rsid w:val="00664D1A"/>
    <w:rsid w:val="006651E5"/>
    <w:rsid w:val="006653DB"/>
    <w:rsid w:val="00665420"/>
    <w:rsid w:val="0066549F"/>
    <w:rsid w:val="00666372"/>
    <w:rsid w:val="00666711"/>
    <w:rsid w:val="00670076"/>
    <w:rsid w:val="006700DF"/>
    <w:rsid w:val="006704C0"/>
    <w:rsid w:val="0067094E"/>
    <w:rsid w:val="0067112D"/>
    <w:rsid w:val="00671765"/>
    <w:rsid w:val="0067182E"/>
    <w:rsid w:val="0067193D"/>
    <w:rsid w:val="00671C00"/>
    <w:rsid w:val="00671FDE"/>
    <w:rsid w:val="0067292D"/>
    <w:rsid w:val="00672E47"/>
    <w:rsid w:val="00673018"/>
    <w:rsid w:val="006732C6"/>
    <w:rsid w:val="006733B0"/>
    <w:rsid w:val="006736D5"/>
    <w:rsid w:val="00673917"/>
    <w:rsid w:val="00673FE9"/>
    <w:rsid w:val="00674486"/>
    <w:rsid w:val="00674D96"/>
    <w:rsid w:val="00674E5E"/>
    <w:rsid w:val="006752A0"/>
    <w:rsid w:val="00675881"/>
    <w:rsid w:val="00675897"/>
    <w:rsid w:val="00675A19"/>
    <w:rsid w:val="00676430"/>
    <w:rsid w:val="0067644B"/>
    <w:rsid w:val="00676677"/>
    <w:rsid w:val="006775E7"/>
    <w:rsid w:val="00677C09"/>
    <w:rsid w:val="00677CD4"/>
    <w:rsid w:val="00680415"/>
    <w:rsid w:val="00680603"/>
    <w:rsid w:val="0068088F"/>
    <w:rsid w:val="006808E6"/>
    <w:rsid w:val="00680B4A"/>
    <w:rsid w:val="00680D17"/>
    <w:rsid w:val="00681224"/>
    <w:rsid w:val="00681488"/>
    <w:rsid w:val="00681547"/>
    <w:rsid w:val="00681E76"/>
    <w:rsid w:val="00681FE5"/>
    <w:rsid w:val="006825A1"/>
    <w:rsid w:val="006828E8"/>
    <w:rsid w:val="00682A11"/>
    <w:rsid w:val="00683524"/>
    <w:rsid w:val="00683575"/>
    <w:rsid w:val="00683754"/>
    <w:rsid w:val="00683BD9"/>
    <w:rsid w:val="00683E14"/>
    <w:rsid w:val="00683F38"/>
    <w:rsid w:val="00684030"/>
    <w:rsid w:val="006840DA"/>
    <w:rsid w:val="00684487"/>
    <w:rsid w:val="006844E8"/>
    <w:rsid w:val="00684977"/>
    <w:rsid w:val="00685030"/>
    <w:rsid w:val="0068543A"/>
    <w:rsid w:val="00685554"/>
    <w:rsid w:val="006857C1"/>
    <w:rsid w:val="00685A08"/>
    <w:rsid w:val="006862B6"/>
    <w:rsid w:val="00686807"/>
    <w:rsid w:val="0068680E"/>
    <w:rsid w:val="006868CE"/>
    <w:rsid w:val="00686FB2"/>
    <w:rsid w:val="0068768A"/>
    <w:rsid w:val="00690422"/>
    <w:rsid w:val="006905BC"/>
    <w:rsid w:val="006906DC"/>
    <w:rsid w:val="00690C22"/>
    <w:rsid w:val="00690E4B"/>
    <w:rsid w:val="0069106A"/>
    <w:rsid w:val="006917C9"/>
    <w:rsid w:val="00691992"/>
    <w:rsid w:val="00692074"/>
    <w:rsid w:val="006920A8"/>
    <w:rsid w:val="006920EB"/>
    <w:rsid w:val="006921E5"/>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AC6"/>
    <w:rsid w:val="00695C01"/>
    <w:rsid w:val="00695C3A"/>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228D"/>
    <w:rsid w:val="006A23F1"/>
    <w:rsid w:val="006A2665"/>
    <w:rsid w:val="006A2D18"/>
    <w:rsid w:val="006A2D55"/>
    <w:rsid w:val="006A3444"/>
    <w:rsid w:val="006A3CB0"/>
    <w:rsid w:val="006A43F5"/>
    <w:rsid w:val="006A4966"/>
    <w:rsid w:val="006A4E4F"/>
    <w:rsid w:val="006A4E50"/>
    <w:rsid w:val="006A4E64"/>
    <w:rsid w:val="006A56F0"/>
    <w:rsid w:val="006A5A7A"/>
    <w:rsid w:val="006A61BE"/>
    <w:rsid w:val="006A6516"/>
    <w:rsid w:val="006A664C"/>
    <w:rsid w:val="006A6914"/>
    <w:rsid w:val="006A6AEB"/>
    <w:rsid w:val="006A6D58"/>
    <w:rsid w:val="006A7034"/>
    <w:rsid w:val="006A75C1"/>
    <w:rsid w:val="006A7F49"/>
    <w:rsid w:val="006B0568"/>
    <w:rsid w:val="006B05FF"/>
    <w:rsid w:val="006B0AD1"/>
    <w:rsid w:val="006B0DA3"/>
    <w:rsid w:val="006B1087"/>
    <w:rsid w:val="006B184E"/>
    <w:rsid w:val="006B2214"/>
    <w:rsid w:val="006B27BA"/>
    <w:rsid w:val="006B295E"/>
    <w:rsid w:val="006B2D95"/>
    <w:rsid w:val="006B2EFB"/>
    <w:rsid w:val="006B30E5"/>
    <w:rsid w:val="006B3557"/>
    <w:rsid w:val="006B3C81"/>
    <w:rsid w:val="006B3D5A"/>
    <w:rsid w:val="006B426D"/>
    <w:rsid w:val="006B48DD"/>
    <w:rsid w:val="006B48F9"/>
    <w:rsid w:val="006B49AB"/>
    <w:rsid w:val="006B503A"/>
    <w:rsid w:val="006B53E8"/>
    <w:rsid w:val="006B549D"/>
    <w:rsid w:val="006B5D57"/>
    <w:rsid w:val="006B6116"/>
    <w:rsid w:val="006B6166"/>
    <w:rsid w:val="006B68FA"/>
    <w:rsid w:val="006B6EA4"/>
    <w:rsid w:val="006B79E9"/>
    <w:rsid w:val="006B7E38"/>
    <w:rsid w:val="006C03D3"/>
    <w:rsid w:val="006C0A81"/>
    <w:rsid w:val="006C1752"/>
    <w:rsid w:val="006C1778"/>
    <w:rsid w:val="006C1C63"/>
    <w:rsid w:val="006C20FB"/>
    <w:rsid w:val="006C222B"/>
    <w:rsid w:val="006C27F2"/>
    <w:rsid w:val="006C2879"/>
    <w:rsid w:val="006C2928"/>
    <w:rsid w:val="006C2ED4"/>
    <w:rsid w:val="006C3188"/>
    <w:rsid w:val="006C3587"/>
    <w:rsid w:val="006C438F"/>
    <w:rsid w:val="006C44B3"/>
    <w:rsid w:val="006C44EE"/>
    <w:rsid w:val="006C494B"/>
    <w:rsid w:val="006C49AE"/>
    <w:rsid w:val="006C54A0"/>
    <w:rsid w:val="006C5638"/>
    <w:rsid w:val="006C7032"/>
    <w:rsid w:val="006C7222"/>
    <w:rsid w:val="006C72A7"/>
    <w:rsid w:val="006C73D3"/>
    <w:rsid w:val="006C776D"/>
    <w:rsid w:val="006C7E08"/>
    <w:rsid w:val="006C7E4D"/>
    <w:rsid w:val="006D057D"/>
    <w:rsid w:val="006D08DE"/>
    <w:rsid w:val="006D0A72"/>
    <w:rsid w:val="006D0B38"/>
    <w:rsid w:val="006D0D97"/>
    <w:rsid w:val="006D15A9"/>
    <w:rsid w:val="006D1665"/>
    <w:rsid w:val="006D17D6"/>
    <w:rsid w:val="006D1B02"/>
    <w:rsid w:val="006D1C06"/>
    <w:rsid w:val="006D1E25"/>
    <w:rsid w:val="006D2674"/>
    <w:rsid w:val="006D287D"/>
    <w:rsid w:val="006D2CA7"/>
    <w:rsid w:val="006D3436"/>
    <w:rsid w:val="006D3454"/>
    <w:rsid w:val="006D3507"/>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8F0"/>
    <w:rsid w:val="006E0C1A"/>
    <w:rsid w:val="006E0FA6"/>
    <w:rsid w:val="006E182C"/>
    <w:rsid w:val="006E2D0C"/>
    <w:rsid w:val="006E2DF4"/>
    <w:rsid w:val="006E33C4"/>
    <w:rsid w:val="006E3463"/>
    <w:rsid w:val="006E34B2"/>
    <w:rsid w:val="006E39E6"/>
    <w:rsid w:val="006E4480"/>
    <w:rsid w:val="006E48F0"/>
    <w:rsid w:val="006E4952"/>
    <w:rsid w:val="006E4D15"/>
    <w:rsid w:val="006E51EF"/>
    <w:rsid w:val="006E5248"/>
    <w:rsid w:val="006E5501"/>
    <w:rsid w:val="006E563B"/>
    <w:rsid w:val="006E5817"/>
    <w:rsid w:val="006E5B41"/>
    <w:rsid w:val="006E6487"/>
    <w:rsid w:val="006E7463"/>
    <w:rsid w:val="006E7873"/>
    <w:rsid w:val="006E7EB8"/>
    <w:rsid w:val="006F07E2"/>
    <w:rsid w:val="006F09B3"/>
    <w:rsid w:val="006F0A85"/>
    <w:rsid w:val="006F11C5"/>
    <w:rsid w:val="006F1698"/>
    <w:rsid w:val="006F18C4"/>
    <w:rsid w:val="006F1CE1"/>
    <w:rsid w:val="006F1CED"/>
    <w:rsid w:val="006F20FC"/>
    <w:rsid w:val="006F21E7"/>
    <w:rsid w:val="006F252D"/>
    <w:rsid w:val="006F27F0"/>
    <w:rsid w:val="006F2D46"/>
    <w:rsid w:val="006F2F96"/>
    <w:rsid w:val="006F3002"/>
    <w:rsid w:val="006F30A8"/>
    <w:rsid w:val="006F30D1"/>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6131"/>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52E"/>
    <w:rsid w:val="00703ABD"/>
    <w:rsid w:val="00703BF7"/>
    <w:rsid w:val="00703DE2"/>
    <w:rsid w:val="00703E66"/>
    <w:rsid w:val="00704132"/>
    <w:rsid w:val="0070435B"/>
    <w:rsid w:val="00704641"/>
    <w:rsid w:val="00704CC1"/>
    <w:rsid w:val="0070516C"/>
    <w:rsid w:val="007052BB"/>
    <w:rsid w:val="007052D0"/>
    <w:rsid w:val="00705926"/>
    <w:rsid w:val="00705CFB"/>
    <w:rsid w:val="00705DB0"/>
    <w:rsid w:val="00705E5B"/>
    <w:rsid w:val="0070617B"/>
    <w:rsid w:val="007061A9"/>
    <w:rsid w:val="007067B9"/>
    <w:rsid w:val="007068D2"/>
    <w:rsid w:val="00706994"/>
    <w:rsid w:val="00706BA7"/>
    <w:rsid w:val="007073B9"/>
    <w:rsid w:val="007076AF"/>
    <w:rsid w:val="007076DE"/>
    <w:rsid w:val="00707956"/>
    <w:rsid w:val="007079A5"/>
    <w:rsid w:val="00707EF6"/>
    <w:rsid w:val="007101E9"/>
    <w:rsid w:val="00710D65"/>
    <w:rsid w:val="007110BB"/>
    <w:rsid w:val="007113BF"/>
    <w:rsid w:val="00711410"/>
    <w:rsid w:val="00711539"/>
    <w:rsid w:val="00711663"/>
    <w:rsid w:val="0071167F"/>
    <w:rsid w:val="0071190D"/>
    <w:rsid w:val="00711EFB"/>
    <w:rsid w:val="007123BA"/>
    <w:rsid w:val="0071242D"/>
    <w:rsid w:val="007135FC"/>
    <w:rsid w:val="0071363D"/>
    <w:rsid w:val="00713805"/>
    <w:rsid w:val="00714463"/>
    <w:rsid w:val="00714CB0"/>
    <w:rsid w:val="00715532"/>
    <w:rsid w:val="00715A76"/>
    <w:rsid w:val="00715B09"/>
    <w:rsid w:val="00715F10"/>
    <w:rsid w:val="00716320"/>
    <w:rsid w:val="007164EC"/>
    <w:rsid w:val="007168B8"/>
    <w:rsid w:val="007168C8"/>
    <w:rsid w:val="00716B60"/>
    <w:rsid w:val="00716F4F"/>
    <w:rsid w:val="007172A4"/>
    <w:rsid w:val="007172B2"/>
    <w:rsid w:val="00717A65"/>
    <w:rsid w:val="00717ED9"/>
    <w:rsid w:val="00717F68"/>
    <w:rsid w:val="007203A5"/>
    <w:rsid w:val="00720B2F"/>
    <w:rsid w:val="00721358"/>
    <w:rsid w:val="00721418"/>
    <w:rsid w:val="00721586"/>
    <w:rsid w:val="00721E13"/>
    <w:rsid w:val="00722264"/>
    <w:rsid w:val="00722468"/>
    <w:rsid w:val="007229E5"/>
    <w:rsid w:val="00722AC5"/>
    <w:rsid w:val="0072301A"/>
    <w:rsid w:val="00723352"/>
    <w:rsid w:val="007235D7"/>
    <w:rsid w:val="00723AC3"/>
    <w:rsid w:val="00723D45"/>
    <w:rsid w:val="00723F0B"/>
    <w:rsid w:val="0072451A"/>
    <w:rsid w:val="0072471F"/>
    <w:rsid w:val="007249FE"/>
    <w:rsid w:val="00724F6C"/>
    <w:rsid w:val="00725209"/>
    <w:rsid w:val="00725630"/>
    <w:rsid w:val="00725669"/>
    <w:rsid w:val="00725C4C"/>
    <w:rsid w:val="00725FFC"/>
    <w:rsid w:val="00726071"/>
    <w:rsid w:val="00726247"/>
    <w:rsid w:val="00726571"/>
    <w:rsid w:val="0072667F"/>
    <w:rsid w:val="00726BCD"/>
    <w:rsid w:val="00726E21"/>
    <w:rsid w:val="0072711C"/>
    <w:rsid w:val="007272B5"/>
    <w:rsid w:val="007272BA"/>
    <w:rsid w:val="0072768B"/>
    <w:rsid w:val="0072779F"/>
    <w:rsid w:val="007278C8"/>
    <w:rsid w:val="00727B50"/>
    <w:rsid w:val="007304A3"/>
    <w:rsid w:val="00730525"/>
    <w:rsid w:val="0073065B"/>
    <w:rsid w:val="00730701"/>
    <w:rsid w:val="007307C6"/>
    <w:rsid w:val="00730C6B"/>
    <w:rsid w:val="00730F4A"/>
    <w:rsid w:val="007312D5"/>
    <w:rsid w:val="007318E0"/>
    <w:rsid w:val="00731951"/>
    <w:rsid w:val="00731A0C"/>
    <w:rsid w:val="007320F0"/>
    <w:rsid w:val="007323AA"/>
    <w:rsid w:val="00732A29"/>
    <w:rsid w:val="00732B00"/>
    <w:rsid w:val="00732DD9"/>
    <w:rsid w:val="00732FF4"/>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6BC"/>
    <w:rsid w:val="0073676A"/>
    <w:rsid w:val="00736BEE"/>
    <w:rsid w:val="00736FF5"/>
    <w:rsid w:val="00737294"/>
    <w:rsid w:val="00737734"/>
    <w:rsid w:val="00737AD2"/>
    <w:rsid w:val="00737BC2"/>
    <w:rsid w:val="007403DB"/>
    <w:rsid w:val="00740763"/>
    <w:rsid w:val="00740C2E"/>
    <w:rsid w:val="007419AB"/>
    <w:rsid w:val="00741A6C"/>
    <w:rsid w:val="00742863"/>
    <w:rsid w:val="00742DAF"/>
    <w:rsid w:val="00742E48"/>
    <w:rsid w:val="0074311E"/>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FCB"/>
    <w:rsid w:val="00747AB0"/>
    <w:rsid w:val="00747BFC"/>
    <w:rsid w:val="00750702"/>
    <w:rsid w:val="00750FF3"/>
    <w:rsid w:val="007513E4"/>
    <w:rsid w:val="0075174A"/>
    <w:rsid w:val="0075177B"/>
    <w:rsid w:val="007519C6"/>
    <w:rsid w:val="007525A3"/>
    <w:rsid w:val="00752A0D"/>
    <w:rsid w:val="00752A78"/>
    <w:rsid w:val="007539A7"/>
    <w:rsid w:val="00754350"/>
    <w:rsid w:val="0075474D"/>
    <w:rsid w:val="00754801"/>
    <w:rsid w:val="00754FC0"/>
    <w:rsid w:val="00755AF4"/>
    <w:rsid w:val="00755C46"/>
    <w:rsid w:val="00755CF7"/>
    <w:rsid w:val="00756349"/>
    <w:rsid w:val="007564D3"/>
    <w:rsid w:val="0075651C"/>
    <w:rsid w:val="00756534"/>
    <w:rsid w:val="00756F6A"/>
    <w:rsid w:val="007578AF"/>
    <w:rsid w:val="007578D5"/>
    <w:rsid w:val="007579DD"/>
    <w:rsid w:val="00757E17"/>
    <w:rsid w:val="007601B3"/>
    <w:rsid w:val="00760202"/>
    <w:rsid w:val="007605A0"/>
    <w:rsid w:val="00760A08"/>
    <w:rsid w:val="00760A3C"/>
    <w:rsid w:val="00760B93"/>
    <w:rsid w:val="007611D2"/>
    <w:rsid w:val="00761556"/>
    <w:rsid w:val="00761997"/>
    <w:rsid w:val="00761BD3"/>
    <w:rsid w:val="00762001"/>
    <w:rsid w:val="00762191"/>
    <w:rsid w:val="007621D6"/>
    <w:rsid w:val="007624A8"/>
    <w:rsid w:val="00762847"/>
    <w:rsid w:val="00762853"/>
    <w:rsid w:val="00762B08"/>
    <w:rsid w:val="00762C08"/>
    <w:rsid w:val="00763493"/>
    <w:rsid w:val="00764392"/>
    <w:rsid w:val="007643E8"/>
    <w:rsid w:val="00764658"/>
    <w:rsid w:val="00764B72"/>
    <w:rsid w:val="00765A2C"/>
    <w:rsid w:val="00765D5C"/>
    <w:rsid w:val="00765DCC"/>
    <w:rsid w:val="0076649A"/>
    <w:rsid w:val="00766D29"/>
    <w:rsid w:val="00766FE8"/>
    <w:rsid w:val="00767242"/>
    <w:rsid w:val="0076734A"/>
    <w:rsid w:val="00767430"/>
    <w:rsid w:val="00767EEF"/>
    <w:rsid w:val="0077008A"/>
    <w:rsid w:val="007701F7"/>
    <w:rsid w:val="0077022B"/>
    <w:rsid w:val="007709A9"/>
    <w:rsid w:val="007710F7"/>
    <w:rsid w:val="007712D7"/>
    <w:rsid w:val="00771B7F"/>
    <w:rsid w:val="00771BB9"/>
    <w:rsid w:val="00771CD5"/>
    <w:rsid w:val="007728D3"/>
    <w:rsid w:val="00772926"/>
    <w:rsid w:val="00772A67"/>
    <w:rsid w:val="00772D50"/>
    <w:rsid w:val="00772E17"/>
    <w:rsid w:val="0077316F"/>
    <w:rsid w:val="007733E9"/>
    <w:rsid w:val="00773973"/>
    <w:rsid w:val="00773A12"/>
    <w:rsid w:val="0077470E"/>
    <w:rsid w:val="00774842"/>
    <w:rsid w:val="007748F1"/>
    <w:rsid w:val="007748F4"/>
    <w:rsid w:val="00774C78"/>
    <w:rsid w:val="007751C0"/>
    <w:rsid w:val="00775B15"/>
    <w:rsid w:val="00775CB4"/>
    <w:rsid w:val="0077679D"/>
    <w:rsid w:val="00776B7C"/>
    <w:rsid w:val="00776B87"/>
    <w:rsid w:val="007770B1"/>
    <w:rsid w:val="007770B5"/>
    <w:rsid w:val="007774D5"/>
    <w:rsid w:val="0077754C"/>
    <w:rsid w:val="0077794D"/>
    <w:rsid w:val="00777A5C"/>
    <w:rsid w:val="00780704"/>
    <w:rsid w:val="00780ACD"/>
    <w:rsid w:val="007810CC"/>
    <w:rsid w:val="007819DF"/>
    <w:rsid w:val="00781F1C"/>
    <w:rsid w:val="0078259A"/>
    <w:rsid w:val="007825F0"/>
    <w:rsid w:val="007826A5"/>
    <w:rsid w:val="007828A7"/>
    <w:rsid w:val="00782E64"/>
    <w:rsid w:val="00782ECB"/>
    <w:rsid w:val="00782F8F"/>
    <w:rsid w:val="00783337"/>
    <w:rsid w:val="0078349B"/>
    <w:rsid w:val="007834AA"/>
    <w:rsid w:val="007834D7"/>
    <w:rsid w:val="00783D89"/>
    <w:rsid w:val="00783F44"/>
    <w:rsid w:val="0078431D"/>
    <w:rsid w:val="0078433D"/>
    <w:rsid w:val="00784553"/>
    <w:rsid w:val="0078466C"/>
    <w:rsid w:val="007852F2"/>
    <w:rsid w:val="00785652"/>
    <w:rsid w:val="00785E27"/>
    <w:rsid w:val="00786877"/>
    <w:rsid w:val="007878B9"/>
    <w:rsid w:val="00790A1B"/>
    <w:rsid w:val="00790B0F"/>
    <w:rsid w:val="00790C6A"/>
    <w:rsid w:val="00790D68"/>
    <w:rsid w:val="00790E86"/>
    <w:rsid w:val="007919B4"/>
    <w:rsid w:val="00792547"/>
    <w:rsid w:val="0079268D"/>
    <w:rsid w:val="007928FD"/>
    <w:rsid w:val="00792F26"/>
    <w:rsid w:val="007932F4"/>
    <w:rsid w:val="007934D4"/>
    <w:rsid w:val="00793539"/>
    <w:rsid w:val="007949D1"/>
    <w:rsid w:val="00794D5B"/>
    <w:rsid w:val="00794D9B"/>
    <w:rsid w:val="00795F80"/>
    <w:rsid w:val="007960F5"/>
    <w:rsid w:val="0079634F"/>
    <w:rsid w:val="0079636E"/>
    <w:rsid w:val="00796832"/>
    <w:rsid w:val="00796AF0"/>
    <w:rsid w:val="00796CE9"/>
    <w:rsid w:val="0079717C"/>
    <w:rsid w:val="007973C4"/>
    <w:rsid w:val="00797782"/>
    <w:rsid w:val="007977BF"/>
    <w:rsid w:val="00797B11"/>
    <w:rsid w:val="00797C49"/>
    <w:rsid w:val="007A01A2"/>
    <w:rsid w:val="007A0210"/>
    <w:rsid w:val="007A0929"/>
    <w:rsid w:val="007A0DF2"/>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9AA"/>
    <w:rsid w:val="007B161B"/>
    <w:rsid w:val="007B169C"/>
    <w:rsid w:val="007B1A76"/>
    <w:rsid w:val="007B34D6"/>
    <w:rsid w:val="007B34EF"/>
    <w:rsid w:val="007B383A"/>
    <w:rsid w:val="007B3FAA"/>
    <w:rsid w:val="007B4A45"/>
    <w:rsid w:val="007B4B0F"/>
    <w:rsid w:val="007B4DC5"/>
    <w:rsid w:val="007B4F02"/>
    <w:rsid w:val="007B513E"/>
    <w:rsid w:val="007B55BE"/>
    <w:rsid w:val="007B5666"/>
    <w:rsid w:val="007B5A0E"/>
    <w:rsid w:val="007B5BC1"/>
    <w:rsid w:val="007B5EEF"/>
    <w:rsid w:val="007B636D"/>
    <w:rsid w:val="007B6581"/>
    <w:rsid w:val="007B6892"/>
    <w:rsid w:val="007B6894"/>
    <w:rsid w:val="007B6940"/>
    <w:rsid w:val="007B6E1F"/>
    <w:rsid w:val="007B6FA0"/>
    <w:rsid w:val="007B7024"/>
    <w:rsid w:val="007B76BE"/>
    <w:rsid w:val="007B77AB"/>
    <w:rsid w:val="007B7B1F"/>
    <w:rsid w:val="007B7FE7"/>
    <w:rsid w:val="007C1335"/>
    <w:rsid w:val="007C1E64"/>
    <w:rsid w:val="007C1F0E"/>
    <w:rsid w:val="007C2522"/>
    <w:rsid w:val="007C2838"/>
    <w:rsid w:val="007C2AF5"/>
    <w:rsid w:val="007C2B12"/>
    <w:rsid w:val="007C2B7F"/>
    <w:rsid w:val="007C3166"/>
    <w:rsid w:val="007C3500"/>
    <w:rsid w:val="007C4189"/>
    <w:rsid w:val="007C4528"/>
    <w:rsid w:val="007C46E4"/>
    <w:rsid w:val="007C509A"/>
    <w:rsid w:val="007C52D4"/>
    <w:rsid w:val="007C537F"/>
    <w:rsid w:val="007C540B"/>
    <w:rsid w:val="007C5EF9"/>
    <w:rsid w:val="007C5F86"/>
    <w:rsid w:val="007C7965"/>
    <w:rsid w:val="007C7A9A"/>
    <w:rsid w:val="007D0945"/>
    <w:rsid w:val="007D0F93"/>
    <w:rsid w:val="007D0FAE"/>
    <w:rsid w:val="007D10AB"/>
    <w:rsid w:val="007D1853"/>
    <w:rsid w:val="007D187F"/>
    <w:rsid w:val="007D1BBB"/>
    <w:rsid w:val="007D1CFC"/>
    <w:rsid w:val="007D1DD9"/>
    <w:rsid w:val="007D1F08"/>
    <w:rsid w:val="007D3100"/>
    <w:rsid w:val="007D3779"/>
    <w:rsid w:val="007D3AB8"/>
    <w:rsid w:val="007D4204"/>
    <w:rsid w:val="007D4329"/>
    <w:rsid w:val="007D4418"/>
    <w:rsid w:val="007D45CB"/>
    <w:rsid w:val="007D4DE8"/>
    <w:rsid w:val="007D4E39"/>
    <w:rsid w:val="007D4FBE"/>
    <w:rsid w:val="007D529D"/>
    <w:rsid w:val="007D5363"/>
    <w:rsid w:val="007D5520"/>
    <w:rsid w:val="007D57FA"/>
    <w:rsid w:val="007D66A6"/>
    <w:rsid w:val="007D6918"/>
    <w:rsid w:val="007D6EF7"/>
    <w:rsid w:val="007D732D"/>
    <w:rsid w:val="007D74B5"/>
    <w:rsid w:val="007D7C25"/>
    <w:rsid w:val="007E0910"/>
    <w:rsid w:val="007E0EA4"/>
    <w:rsid w:val="007E0F19"/>
    <w:rsid w:val="007E123A"/>
    <w:rsid w:val="007E162F"/>
    <w:rsid w:val="007E1AD7"/>
    <w:rsid w:val="007E2157"/>
    <w:rsid w:val="007E2DBB"/>
    <w:rsid w:val="007E3388"/>
    <w:rsid w:val="007E3EA7"/>
    <w:rsid w:val="007E3EDA"/>
    <w:rsid w:val="007E46A3"/>
    <w:rsid w:val="007E4A82"/>
    <w:rsid w:val="007E4F4B"/>
    <w:rsid w:val="007E4FED"/>
    <w:rsid w:val="007E50E5"/>
    <w:rsid w:val="007E5600"/>
    <w:rsid w:val="007E5D9C"/>
    <w:rsid w:val="007E5F67"/>
    <w:rsid w:val="007E6CB9"/>
    <w:rsid w:val="007E6E53"/>
    <w:rsid w:val="007E7A06"/>
    <w:rsid w:val="007E7C8A"/>
    <w:rsid w:val="007E7F45"/>
    <w:rsid w:val="007F01BB"/>
    <w:rsid w:val="007F02D0"/>
    <w:rsid w:val="007F0674"/>
    <w:rsid w:val="007F0693"/>
    <w:rsid w:val="007F075C"/>
    <w:rsid w:val="007F0BD5"/>
    <w:rsid w:val="007F10BF"/>
    <w:rsid w:val="007F1620"/>
    <w:rsid w:val="007F1771"/>
    <w:rsid w:val="007F18D8"/>
    <w:rsid w:val="007F2648"/>
    <w:rsid w:val="007F2654"/>
    <w:rsid w:val="007F2B08"/>
    <w:rsid w:val="007F2F14"/>
    <w:rsid w:val="007F3059"/>
    <w:rsid w:val="007F325C"/>
    <w:rsid w:val="007F3440"/>
    <w:rsid w:val="007F3A69"/>
    <w:rsid w:val="007F3BD3"/>
    <w:rsid w:val="007F3FFE"/>
    <w:rsid w:val="007F4244"/>
    <w:rsid w:val="007F4308"/>
    <w:rsid w:val="007F46FB"/>
    <w:rsid w:val="007F4B3B"/>
    <w:rsid w:val="007F5660"/>
    <w:rsid w:val="007F5957"/>
    <w:rsid w:val="007F5B79"/>
    <w:rsid w:val="007F5B88"/>
    <w:rsid w:val="007F5EB4"/>
    <w:rsid w:val="007F607B"/>
    <w:rsid w:val="007F6589"/>
    <w:rsid w:val="007F6732"/>
    <w:rsid w:val="007F69F9"/>
    <w:rsid w:val="007F6CD0"/>
    <w:rsid w:val="007F704C"/>
    <w:rsid w:val="007F766C"/>
    <w:rsid w:val="007F7892"/>
    <w:rsid w:val="007F7BA9"/>
    <w:rsid w:val="007F7E43"/>
    <w:rsid w:val="007F7F18"/>
    <w:rsid w:val="007F7FE7"/>
    <w:rsid w:val="00800942"/>
    <w:rsid w:val="00800D41"/>
    <w:rsid w:val="00800F35"/>
    <w:rsid w:val="00801518"/>
    <w:rsid w:val="008018DC"/>
    <w:rsid w:val="00801AD0"/>
    <w:rsid w:val="0080227C"/>
    <w:rsid w:val="008028D8"/>
    <w:rsid w:val="008031CA"/>
    <w:rsid w:val="00803FFD"/>
    <w:rsid w:val="008046F8"/>
    <w:rsid w:val="008048F9"/>
    <w:rsid w:val="008053FD"/>
    <w:rsid w:val="00805628"/>
    <w:rsid w:val="00805A2A"/>
    <w:rsid w:val="00805A4D"/>
    <w:rsid w:val="00805BED"/>
    <w:rsid w:val="00805DFD"/>
    <w:rsid w:val="00806430"/>
    <w:rsid w:val="00806547"/>
    <w:rsid w:val="00806644"/>
    <w:rsid w:val="00806AB7"/>
    <w:rsid w:val="00806C68"/>
    <w:rsid w:val="00806DC7"/>
    <w:rsid w:val="00806EE9"/>
    <w:rsid w:val="008070C5"/>
    <w:rsid w:val="008072D3"/>
    <w:rsid w:val="00807421"/>
    <w:rsid w:val="00807479"/>
    <w:rsid w:val="00807600"/>
    <w:rsid w:val="00807637"/>
    <w:rsid w:val="008078F8"/>
    <w:rsid w:val="00807BAB"/>
    <w:rsid w:val="008101BD"/>
    <w:rsid w:val="008102D6"/>
    <w:rsid w:val="008103BA"/>
    <w:rsid w:val="008112DE"/>
    <w:rsid w:val="00811328"/>
    <w:rsid w:val="008122B7"/>
    <w:rsid w:val="00812337"/>
    <w:rsid w:val="0081290D"/>
    <w:rsid w:val="00812A44"/>
    <w:rsid w:val="00812B13"/>
    <w:rsid w:val="0081301A"/>
    <w:rsid w:val="00813707"/>
    <w:rsid w:val="00813747"/>
    <w:rsid w:val="00814295"/>
    <w:rsid w:val="0081477B"/>
    <w:rsid w:val="00814FE9"/>
    <w:rsid w:val="00815094"/>
    <w:rsid w:val="00815160"/>
    <w:rsid w:val="0081524C"/>
    <w:rsid w:val="00815737"/>
    <w:rsid w:val="008157D2"/>
    <w:rsid w:val="00815A3D"/>
    <w:rsid w:val="008165C8"/>
    <w:rsid w:val="00816F80"/>
    <w:rsid w:val="008172B0"/>
    <w:rsid w:val="0081747B"/>
    <w:rsid w:val="00817908"/>
    <w:rsid w:val="00817C43"/>
    <w:rsid w:val="00821079"/>
    <w:rsid w:val="008213C8"/>
    <w:rsid w:val="00821BA7"/>
    <w:rsid w:val="00821DDF"/>
    <w:rsid w:val="00822C3B"/>
    <w:rsid w:val="00822F14"/>
    <w:rsid w:val="008230F4"/>
    <w:rsid w:val="008230F5"/>
    <w:rsid w:val="008235CC"/>
    <w:rsid w:val="00823834"/>
    <w:rsid w:val="008239D7"/>
    <w:rsid w:val="00823CF1"/>
    <w:rsid w:val="0082407C"/>
    <w:rsid w:val="008248CD"/>
    <w:rsid w:val="00824941"/>
    <w:rsid w:val="00825CB0"/>
    <w:rsid w:val="00825D61"/>
    <w:rsid w:val="0082698B"/>
    <w:rsid w:val="00826A04"/>
    <w:rsid w:val="00826F8A"/>
    <w:rsid w:val="0082789E"/>
    <w:rsid w:val="00827F3B"/>
    <w:rsid w:val="008300F6"/>
    <w:rsid w:val="00830A4D"/>
    <w:rsid w:val="0083117C"/>
    <w:rsid w:val="0083122D"/>
    <w:rsid w:val="00831389"/>
    <w:rsid w:val="008314C9"/>
    <w:rsid w:val="008319CA"/>
    <w:rsid w:val="008334C3"/>
    <w:rsid w:val="00833AE4"/>
    <w:rsid w:val="00833EF5"/>
    <w:rsid w:val="00834173"/>
    <w:rsid w:val="0083484C"/>
    <w:rsid w:val="00834B9C"/>
    <w:rsid w:val="00834CBD"/>
    <w:rsid w:val="00834F81"/>
    <w:rsid w:val="00834F84"/>
    <w:rsid w:val="00835097"/>
    <w:rsid w:val="008354D0"/>
    <w:rsid w:val="00835784"/>
    <w:rsid w:val="008358FD"/>
    <w:rsid w:val="008359A6"/>
    <w:rsid w:val="00836323"/>
    <w:rsid w:val="008365EE"/>
    <w:rsid w:val="00836775"/>
    <w:rsid w:val="00836A7D"/>
    <w:rsid w:val="00836B8C"/>
    <w:rsid w:val="008373C7"/>
    <w:rsid w:val="0083768F"/>
    <w:rsid w:val="008376FB"/>
    <w:rsid w:val="00837E61"/>
    <w:rsid w:val="00840453"/>
    <w:rsid w:val="008405ED"/>
    <w:rsid w:val="00840A4F"/>
    <w:rsid w:val="00840AA5"/>
    <w:rsid w:val="00840E59"/>
    <w:rsid w:val="00841D3F"/>
    <w:rsid w:val="00841E0F"/>
    <w:rsid w:val="00842233"/>
    <w:rsid w:val="00842726"/>
    <w:rsid w:val="00842AD3"/>
    <w:rsid w:val="008430C7"/>
    <w:rsid w:val="008435F2"/>
    <w:rsid w:val="0084393E"/>
    <w:rsid w:val="00843A68"/>
    <w:rsid w:val="00844284"/>
    <w:rsid w:val="00844655"/>
    <w:rsid w:val="00844DAA"/>
    <w:rsid w:val="00845E83"/>
    <w:rsid w:val="00845EC9"/>
    <w:rsid w:val="00845FCC"/>
    <w:rsid w:val="008460CD"/>
    <w:rsid w:val="00846571"/>
    <w:rsid w:val="00846667"/>
    <w:rsid w:val="00846681"/>
    <w:rsid w:val="0084669C"/>
    <w:rsid w:val="00846C78"/>
    <w:rsid w:val="00847092"/>
    <w:rsid w:val="0084710F"/>
    <w:rsid w:val="00847631"/>
    <w:rsid w:val="00847976"/>
    <w:rsid w:val="00847A21"/>
    <w:rsid w:val="00847B8A"/>
    <w:rsid w:val="00847DCA"/>
    <w:rsid w:val="00847EBB"/>
    <w:rsid w:val="00847F2D"/>
    <w:rsid w:val="00850556"/>
    <w:rsid w:val="00851046"/>
    <w:rsid w:val="00851155"/>
    <w:rsid w:val="008518A6"/>
    <w:rsid w:val="00851C84"/>
    <w:rsid w:val="00852074"/>
    <w:rsid w:val="00852281"/>
    <w:rsid w:val="00852325"/>
    <w:rsid w:val="0085242A"/>
    <w:rsid w:val="008532F6"/>
    <w:rsid w:val="00853581"/>
    <w:rsid w:val="00853A8F"/>
    <w:rsid w:val="00853D89"/>
    <w:rsid w:val="00854D74"/>
    <w:rsid w:val="008552A6"/>
    <w:rsid w:val="00855444"/>
    <w:rsid w:val="008566D9"/>
    <w:rsid w:val="00856ADC"/>
    <w:rsid w:val="00856B6F"/>
    <w:rsid w:val="00856BAC"/>
    <w:rsid w:val="00856EEA"/>
    <w:rsid w:val="00857314"/>
    <w:rsid w:val="00857784"/>
    <w:rsid w:val="00857FA0"/>
    <w:rsid w:val="0086004B"/>
    <w:rsid w:val="0086011F"/>
    <w:rsid w:val="008601E5"/>
    <w:rsid w:val="008605D8"/>
    <w:rsid w:val="008609F8"/>
    <w:rsid w:val="008615D3"/>
    <w:rsid w:val="00861F6E"/>
    <w:rsid w:val="0086237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2E58"/>
    <w:rsid w:val="0087314E"/>
    <w:rsid w:val="0087319F"/>
    <w:rsid w:val="008737CB"/>
    <w:rsid w:val="008737FE"/>
    <w:rsid w:val="00873C34"/>
    <w:rsid w:val="00873F33"/>
    <w:rsid w:val="00874C40"/>
    <w:rsid w:val="00874F9A"/>
    <w:rsid w:val="00875114"/>
    <w:rsid w:val="0087535E"/>
    <w:rsid w:val="00875631"/>
    <w:rsid w:val="00875B6F"/>
    <w:rsid w:val="008766E8"/>
    <w:rsid w:val="00876FA0"/>
    <w:rsid w:val="008775E0"/>
    <w:rsid w:val="008775EB"/>
    <w:rsid w:val="00877C51"/>
    <w:rsid w:val="00877D01"/>
    <w:rsid w:val="00877E4C"/>
    <w:rsid w:val="00877F42"/>
    <w:rsid w:val="00877F75"/>
    <w:rsid w:val="008804B4"/>
    <w:rsid w:val="00880633"/>
    <w:rsid w:val="00880DA2"/>
    <w:rsid w:val="00880E71"/>
    <w:rsid w:val="008811D3"/>
    <w:rsid w:val="0088131B"/>
    <w:rsid w:val="00881634"/>
    <w:rsid w:val="008817E0"/>
    <w:rsid w:val="008817FB"/>
    <w:rsid w:val="0088203B"/>
    <w:rsid w:val="008823FA"/>
    <w:rsid w:val="00882401"/>
    <w:rsid w:val="00882512"/>
    <w:rsid w:val="00882B3F"/>
    <w:rsid w:val="00882DFD"/>
    <w:rsid w:val="00882FB8"/>
    <w:rsid w:val="0088311A"/>
    <w:rsid w:val="008832A3"/>
    <w:rsid w:val="008838AB"/>
    <w:rsid w:val="0088391D"/>
    <w:rsid w:val="0088429F"/>
    <w:rsid w:val="00884793"/>
    <w:rsid w:val="00884990"/>
    <w:rsid w:val="008850FB"/>
    <w:rsid w:val="008864F6"/>
    <w:rsid w:val="0088693F"/>
    <w:rsid w:val="00886B35"/>
    <w:rsid w:val="00886D2A"/>
    <w:rsid w:val="00886E1E"/>
    <w:rsid w:val="00887174"/>
    <w:rsid w:val="008872EB"/>
    <w:rsid w:val="008873D5"/>
    <w:rsid w:val="00887422"/>
    <w:rsid w:val="008875E4"/>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3030"/>
    <w:rsid w:val="00893216"/>
    <w:rsid w:val="008935D8"/>
    <w:rsid w:val="00893A92"/>
    <w:rsid w:val="00893ABA"/>
    <w:rsid w:val="00893B7A"/>
    <w:rsid w:val="00893F89"/>
    <w:rsid w:val="008944AF"/>
    <w:rsid w:val="00894FA4"/>
    <w:rsid w:val="00895083"/>
    <w:rsid w:val="0089582A"/>
    <w:rsid w:val="00895967"/>
    <w:rsid w:val="008966DA"/>
    <w:rsid w:val="00896999"/>
    <w:rsid w:val="00896D7D"/>
    <w:rsid w:val="00896F28"/>
    <w:rsid w:val="00897044"/>
    <w:rsid w:val="00897E1F"/>
    <w:rsid w:val="008A0527"/>
    <w:rsid w:val="008A07BD"/>
    <w:rsid w:val="008A0962"/>
    <w:rsid w:val="008A0A03"/>
    <w:rsid w:val="008A0A61"/>
    <w:rsid w:val="008A0E48"/>
    <w:rsid w:val="008A14AF"/>
    <w:rsid w:val="008A1520"/>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564C"/>
    <w:rsid w:val="008A60D7"/>
    <w:rsid w:val="008A61D5"/>
    <w:rsid w:val="008A671C"/>
    <w:rsid w:val="008A6B42"/>
    <w:rsid w:val="008A74E6"/>
    <w:rsid w:val="008A766B"/>
    <w:rsid w:val="008A7BA0"/>
    <w:rsid w:val="008A7E6A"/>
    <w:rsid w:val="008B0395"/>
    <w:rsid w:val="008B0845"/>
    <w:rsid w:val="008B2658"/>
    <w:rsid w:val="008B2CE9"/>
    <w:rsid w:val="008B2EE2"/>
    <w:rsid w:val="008B31DD"/>
    <w:rsid w:val="008B39DA"/>
    <w:rsid w:val="008B4396"/>
    <w:rsid w:val="008B4496"/>
    <w:rsid w:val="008B4B36"/>
    <w:rsid w:val="008B4E27"/>
    <w:rsid w:val="008B5113"/>
    <w:rsid w:val="008B5B67"/>
    <w:rsid w:val="008B6CF4"/>
    <w:rsid w:val="008B70BF"/>
    <w:rsid w:val="008B7214"/>
    <w:rsid w:val="008B7365"/>
    <w:rsid w:val="008C0045"/>
    <w:rsid w:val="008C0173"/>
    <w:rsid w:val="008C04F2"/>
    <w:rsid w:val="008C0B8F"/>
    <w:rsid w:val="008C0BD8"/>
    <w:rsid w:val="008C1087"/>
    <w:rsid w:val="008C108E"/>
    <w:rsid w:val="008C10F1"/>
    <w:rsid w:val="008C166F"/>
    <w:rsid w:val="008C16BA"/>
    <w:rsid w:val="008C175E"/>
    <w:rsid w:val="008C185D"/>
    <w:rsid w:val="008C18A4"/>
    <w:rsid w:val="008C1912"/>
    <w:rsid w:val="008C1956"/>
    <w:rsid w:val="008C1AA3"/>
    <w:rsid w:val="008C1E39"/>
    <w:rsid w:val="008C2969"/>
    <w:rsid w:val="008C2BE7"/>
    <w:rsid w:val="008C2DA6"/>
    <w:rsid w:val="008C3206"/>
    <w:rsid w:val="008C3B26"/>
    <w:rsid w:val="008C3F75"/>
    <w:rsid w:val="008C4149"/>
    <w:rsid w:val="008C485D"/>
    <w:rsid w:val="008C4AED"/>
    <w:rsid w:val="008C4C32"/>
    <w:rsid w:val="008C551D"/>
    <w:rsid w:val="008C5991"/>
    <w:rsid w:val="008C5A7C"/>
    <w:rsid w:val="008C5AE3"/>
    <w:rsid w:val="008C6882"/>
    <w:rsid w:val="008C6D03"/>
    <w:rsid w:val="008C707B"/>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702"/>
    <w:rsid w:val="008D2782"/>
    <w:rsid w:val="008D2D2F"/>
    <w:rsid w:val="008D3355"/>
    <w:rsid w:val="008D3434"/>
    <w:rsid w:val="008D364F"/>
    <w:rsid w:val="008D3793"/>
    <w:rsid w:val="008D3FA9"/>
    <w:rsid w:val="008D438E"/>
    <w:rsid w:val="008D48F6"/>
    <w:rsid w:val="008D5329"/>
    <w:rsid w:val="008D53F4"/>
    <w:rsid w:val="008D55F5"/>
    <w:rsid w:val="008D590E"/>
    <w:rsid w:val="008D5F4A"/>
    <w:rsid w:val="008D61CD"/>
    <w:rsid w:val="008D6382"/>
    <w:rsid w:val="008D678D"/>
    <w:rsid w:val="008D67ED"/>
    <w:rsid w:val="008D6EB6"/>
    <w:rsid w:val="008D788F"/>
    <w:rsid w:val="008D790E"/>
    <w:rsid w:val="008D7DB1"/>
    <w:rsid w:val="008E041A"/>
    <w:rsid w:val="008E056D"/>
    <w:rsid w:val="008E05E5"/>
    <w:rsid w:val="008E07D1"/>
    <w:rsid w:val="008E16A3"/>
    <w:rsid w:val="008E17D3"/>
    <w:rsid w:val="008E1BB5"/>
    <w:rsid w:val="008E20C4"/>
    <w:rsid w:val="008E22D4"/>
    <w:rsid w:val="008E2FB4"/>
    <w:rsid w:val="008E30C1"/>
    <w:rsid w:val="008E31EA"/>
    <w:rsid w:val="008E3505"/>
    <w:rsid w:val="008E3A7B"/>
    <w:rsid w:val="008E40F9"/>
    <w:rsid w:val="008E4D19"/>
    <w:rsid w:val="008E4EC5"/>
    <w:rsid w:val="008E5185"/>
    <w:rsid w:val="008E5389"/>
    <w:rsid w:val="008E5A6B"/>
    <w:rsid w:val="008E6025"/>
    <w:rsid w:val="008E6292"/>
    <w:rsid w:val="008E6CEC"/>
    <w:rsid w:val="008E7F27"/>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05C"/>
    <w:rsid w:val="008F427E"/>
    <w:rsid w:val="008F447E"/>
    <w:rsid w:val="008F476C"/>
    <w:rsid w:val="008F4D3F"/>
    <w:rsid w:val="008F4EC5"/>
    <w:rsid w:val="008F4F12"/>
    <w:rsid w:val="008F520D"/>
    <w:rsid w:val="008F5935"/>
    <w:rsid w:val="008F5A61"/>
    <w:rsid w:val="008F5BF7"/>
    <w:rsid w:val="008F5E55"/>
    <w:rsid w:val="008F6518"/>
    <w:rsid w:val="008F652E"/>
    <w:rsid w:val="008F6867"/>
    <w:rsid w:val="008F6E54"/>
    <w:rsid w:val="008F706C"/>
    <w:rsid w:val="008F7151"/>
    <w:rsid w:val="008F73C9"/>
    <w:rsid w:val="008F7415"/>
    <w:rsid w:val="008F7619"/>
    <w:rsid w:val="009003DA"/>
    <w:rsid w:val="009003F2"/>
    <w:rsid w:val="0090053B"/>
    <w:rsid w:val="0090093A"/>
    <w:rsid w:val="0090093F"/>
    <w:rsid w:val="00900C7B"/>
    <w:rsid w:val="00900D9C"/>
    <w:rsid w:val="00901122"/>
    <w:rsid w:val="00901B92"/>
    <w:rsid w:val="00901FAA"/>
    <w:rsid w:val="00902536"/>
    <w:rsid w:val="009029DF"/>
    <w:rsid w:val="00902A3D"/>
    <w:rsid w:val="00902FE7"/>
    <w:rsid w:val="009030A3"/>
    <w:rsid w:val="009032CA"/>
    <w:rsid w:val="00903583"/>
    <w:rsid w:val="00903728"/>
    <w:rsid w:val="009038F6"/>
    <w:rsid w:val="00903CD1"/>
    <w:rsid w:val="00903D8C"/>
    <w:rsid w:val="009043D3"/>
    <w:rsid w:val="00904417"/>
    <w:rsid w:val="00905685"/>
    <w:rsid w:val="00905DE6"/>
    <w:rsid w:val="00905EB9"/>
    <w:rsid w:val="0090605B"/>
    <w:rsid w:val="0090664E"/>
    <w:rsid w:val="009069E7"/>
    <w:rsid w:val="009069FF"/>
    <w:rsid w:val="00906C00"/>
    <w:rsid w:val="00907056"/>
    <w:rsid w:val="00907368"/>
    <w:rsid w:val="009074E4"/>
    <w:rsid w:val="009079AF"/>
    <w:rsid w:val="00910054"/>
    <w:rsid w:val="00910905"/>
    <w:rsid w:val="00910931"/>
    <w:rsid w:val="00910977"/>
    <w:rsid w:val="00911D7E"/>
    <w:rsid w:val="00911D81"/>
    <w:rsid w:val="00911F77"/>
    <w:rsid w:val="00912517"/>
    <w:rsid w:val="0091302E"/>
    <w:rsid w:val="009130FE"/>
    <w:rsid w:val="00913236"/>
    <w:rsid w:val="00913AC0"/>
    <w:rsid w:val="00913FEE"/>
    <w:rsid w:val="009152E2"/>
    <w:rsid w:val="009154CA"/>
    <w:rsid w:val="009157F1"/>
    <w:rsid w:val="00915A4F"/>
    <w:rsid w:val="00915B06"/>
    <w:rsid w:val="0091636D"/>
    <w:rsid w:val="0091678F"/>
    <w:rsid w:val="00917793"/>
    <w:rsid w:val="009205A4"/>
    <w:rsid w:val="0092150B"/>
    <w:rsid w:val="00921522"/>
    <w:rsid w:val="009215E4"/>
    <w:rsid w:val="009217F7"/>
    <w:rsid w:val="00921E3B"/>
    <w:rsid w:val="0092241C"/>
    <w:rsid w:val="00922466"/>
    <w:rsid w:val="00922A1E"/>
    <w:rsid w:val="00922ECC"/>
    <w:rsid w:val="00923444"/>
    <w:rsid w:val="009234D2"/>
    <w:rsid w:val="00923745"/>
    <w:rsid w:val="00923DAF"/>
    <w:rsid w:val="00923F7C"/>
    <w:rsid w:val="00924025"/>
    <w:rsid w:val="0092407C"/>
    <w:rsid w:val="00924140"/>
    <w:rsid w:val="009242B3"/>
    <w:rsid w:val="0092523B"/>
    <w:rsid w:val="009259C0"/>
    <w:rsid w:val="00926269"/>
    <w:rsid w:val="00926578"/>
    <w:rsid w:val="009265A2"/>
    <w:rsid w:val="00926742"/>
    <w:rsid w:val="00926787"/>
    <w:rsid w:val="00927042"/>
    <w:rsid w:val="00927399"/>
    <w:rsid w:val="00927616"/>
    <w:rsid w:val="00927649"/>
    <w:rsid w:val="0092784C"/>
    <w:rsid w:val="00927E1C"/>
    <w:rsid w:val="00927FAD"/>
    <w:rsid w:val="00930027"/>
    <w:rsid w:val="009300B7"/>
    <w:rsid w:val="00930488"/>
    <w:rsid w:val="009305A5"/>
    <w:rsid w:val="009305C7"/>
    <w:rsid w:val="009306F6"/>
    <w:rsid w:val="00930758"/>
    <w:rsid w:val="00930910"/>
    <w:rsid w:val="00930DF6"/>
    <w:rsid w:val="00930ED0"/>
    <w:rsid w:val="00930F6F"/>
    <w:rsid w:val="009312BC"/>
    <w:rsid w:val="0093158B"/>
    <w:rsid w:val="009315B9"/>
    <w:rsid w:val="00932689"/>
    <w:rsid w:val="009329DA"/>
    <w:rsid w:val="00932AE7"/>
    <w:rsid w:val="00932D6A"/>
    <w:rsid w:val="00932D92"/>
    <w:rsid w:val="009334C0"/>
    <w:rsid w:val="00933776"/>
    <w:rsid w:val="00933CDC"/>
    <w:rsid w:val="00933DEC"/>
    <w:rsid w:val="00933E99"/>
    <w:rsid w:val="00933ED8"/>
    <w:rsid w:val="009349A6"/>
    <w:rsid w:val="00934A7C"/>
    <w:rsid w:val="00935085"/>
    <w:rsid w:val="0093516A"/>
    <w:rsid w:val="00935746"/>
    <w:rsid w:val="00935A9C"/>
    <w:rsid w:val="00935B2A"/>
    <w:rsid w:val="00935C00"/>
    <w:rsid w:val="00935DA6"/>
    <w:rsid w:val="00935DC7"/>
    <w:rsid w:val="00936470"/>
    <w:rsid w:val="00936C6A"/>
    <w:rsid w:val="009371AF"/>
    <w:rsid w:val="00937C30"/>
    <w:rsid w:val="00937E2D"/>
    <w:rsid w:val="00940286"/>
    <w:rsid w:val="0094092B"/>
    <w:rsid w:val="00941315"/>
    <w:rsid w:val="009413B2"/>
    <w:rsid w:val="00941595"/>
    <w:rsid w:val="00941949"/>
    <w:rsid w:val="00941AC1"/>
    <w:rsid w:val="00941FF4"/>
    <w:rsid w:val="00942128"/>
    <w:rsid w:val="0094289D"/>
    <w:rsid w:val="009434AE"/>
    <w:rsid w:val="0094353B"/>
    <w:rsid w:val="00943993"/>
    <w:rsid w:val="00943A2F"/>
    <w:rsid w:val="0094402D"/>
    <w:rsid w:val="00944D7A"/>
    <w:rsid w:val="00945296"/>
    <w:rsid w:val="009453C0"/>
    <w:rsid w:val="00945B01"/>
    <w:rsid w:val="00945C24"/>
    <w:rsid w:val="009460B7"/>
    <w:rsid w:val="00946784"/>
    <w:rsid w:val="00946CCF"/>
    <w:rsid w:val="0094738D"/>
    <w:rsid w:val="009474F5"/>
    <w:rsid w:val="009475CA"/>
    <w:rsid w:val="00947BCF"/>
    <w:rsid w:val="00947E6C"/>
    <w:rsid w:val="00950139"/>
    <w:rsid w:val="00950396"/>
    <w:rsid w:val="0095090D"/>
    <w:rsid w:val="00950D9B"/>
    <w:rsid w:val="00951A0F"/>
    <w:rsid w:val="0095232F"/>
    <w:rsid w:val="00952402"/>
    <w:rsid w:val="00952A0D"/>
    <w:rsid w:val="00952CEF"/>
    <w:rsid w:val="00952F98"/>
    <w:rsid w:val="00953096"/>
    <w:rsid w:val="0095345B"/>
    <w:rsid w:val="009534F8"/>
    <w:rsid w:val="00953717"/>
    <w:rsid w:val="009539CE"/>
    <w:rsid w:val="00953B65"/>
    <w:rsid w:val="00953C53"/>
    <w:rsid w:val="0095439C"/>
    <w:rsid w:val="009544F6"/>
    <w:rsid w:val="00954D6A"/>
    <w:rsid w:val="00955173"/>
    <w:rsid w:val="009552FC"/>
    <w:rsid w:val="00955403"/>
    <w:rsid w:val="00955724"/>
    <w:rsid w:val="00955EF5"/>
    <w:rsid w:val="0095619C"/>
    <w:rsid w:val="0095634B"/>
    <w:rsid w:val="00956666"/>
    <w:rsid w:val="009566BD"/>
    <w:rsid w:val="00956917"/>
    <w:rsid w:val="00956E48"/>
    <w:rsid w:val="00957089"/>
    <w:rsid w:val="0095715C"/>
    <w:rsid w:val="00957232"/>
    <w:rsid w:val="00957821"/>
    <w:rsid w:val="00957AE0"/>
    <w:rsid w:val="00960622"/>
    <w:rsid w:val="00960CB7"/>
    <w:rsid w:val="00960FF3"/>
    <w:rsid w:val="0096199D"/>
    <w:rsid w:val="009619F0"/>
    <w:rsid w:val="00961FC0"/>
    <w:rsid w:val="009622A9"/>
    <w:rsid w:val="0096269F"/>
    <w:rsid w:val="00962EE4"/>
    <w:rsid w:val="0096305C"/>
    <w:rsid w:val="00963A54"/>
    <w:rsid w:val="00963E41"/>
    <w:rsid w:val="009648B4"/>
    <w:rsid w:val="00964F44"/>
    <w:rsid w:val="009655AE"/>
    <w:rsid w:val="009658D2"/>
    <w:rsid w:val="00965B63"/>
    <w:rsid w:val="00965D41"/>
    <w:rsid w:val="00966050"/>
    <w:rsid w:val="009661D7"/>
    <w:rsid w:val="009662DC"/>
    <w:rsid w:val="0096654E"/>
    <w:rsid w:val="0096664D"/>
    <w:rsid w:val="0096666A"/>
    <w:rsid w:val="0096692A"/>
    <w:rsid w:val="009670B9"/>
    <w:rsid w:val="009671CB"/>
    <w:rsid w:val="00967540"/>
    <w:rsid w:val="00967731"/>
    <w:rsid w:val="009677BB"/>
    <w:rsid w:val="00967CBE"/>
    <w:rsid w:val="009706B6"/>
    <w:rsid w:val="0097096F"/>
    <w:rsid w:val="0097174E"/>
    <w:rsid w:val="009717B0"/>
    <w:rsid w:val="00971897"/>
    <w:rsid w:val="00972CBD"/>
    <w:rsid w:val="00972F2B"/>
    <w:rsid w:val="0097353F"/>
    <w:rsid w:val="00973EB6"/>
    <w:rsid w:val="0097402D"/>
    <w:rsid w:val="00974382"/>
    <w:rsid w:val="009743E0"/>
    <w:rsid w:val="009746F3"/>
    <w:rsid w:val="00974E8F"/>
    <w:rsid w:val="009752E9"/>
    <w:rsid w:val="00975841"/>
    <w:rsid w:val="00975A7F"/>
    <w:rsid w:val="0097732A"/>
    <w:rsid w:val="009774DF"/>
    <w:rsid w:val="0097752B"/>
    <w:rsid w:val="00977A8A"/>
    <w:rsid w:val="00977F29"/>
    <w:rsid w:val="009804D6"/>
    <w:rsid w:val="009807D0"/>
    <w:rsid w:val="00980B68"/>
    <w:rsid w:val="00981197"/>
    <w:rsid w:val="0098124A"/>
    <w:rsid w:val="00981C0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707B"/>
    <w:rsid w:val="0098719E"/>
    <w:rsid w:val="00987666"/>
    <w:rsid w:val="00987ADE"/>
    <w:rsid w:val="00987B2C"/>
    <w:rsid w:val="00987D18"/>
    <w:rsid w:val="00990172"/>
    <w:rsid w:val="009904FF"/>
    <w:rsid w:val="0099081E"/>
    <w:rsid w:val="009908B4"/>
    <w:rsid w:val="00990F73"/>
    <w:rsid w:val="00990F97"/>
    <w:rsid w:val="00991015"/>
    <w:rsid w:val="0099190C"/>
    <w:rsid w:val="00991968"/>
    <w:rsid w:val="00991B7D"/>
    <w:rsid w:val="00991DA8"/>
    <w:rsid w:val="00991FDC"/>
    <w:rsid w:val="00992125"/>
    <w:rsid w:val="009923EB"/>
    <w:rsid w:val="00992A0E"/>
    <w:rsid w:val="00992C0A"/>
    <w:rsid w:val="00992C22"/>
    <w:rsid w:val="009933FD"/>
    <w:rsid w:val="0099372B"/>
    <w:rsid w:val="00993865"/>
    <w:rsid w:val="0099386B"/>
    <w:rsid w:val="009938E6"/>
    <w:rsid w:val="00994934"/>
    <w:rsid w:val="00994CCF"/>
    <w:rsid w:val="009950EF"/>
    <w:rsid w:val="00995261"/>
    <w:rsid w:val="00995AA9"/>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C45"/>
    <w:rsid w:val="009A0FBA"/>
    <w:rsid w:val="009A1027"/>
    <w:rsid w:val="009A141B"/>
    <w:rsid w:val="009A16FB"/>
    <w:rsid w:val="009A1815"/>
    <w:rsid w:val="009A2053"/>
    <w:rsid w:val="009A20EF"/>
    <w:rsid w:val="009A29A3"/>
    <w:rsid w:val="009A316F"/>
    <w:rsid w:val="009A34A3"/>
    <w:rsid w:val="009A364F"/>
    <w:rsid w:val="009A3777"/>
    <w:rsid w:val="009A3AD5"/>
    <w:rsid w:val="009A3DDA"/>
    <w:rsid w:val="009A3F65"/>
    <w:rsid w:val="009A3FAE"/>
    <w:rsid w:val="009A45D4"/>
    <w:rsid w:val="009A494B"/>
    <w:rsid w:val="009A4C6F"/>
    <w:rsid w:val="009A5087"/>
    <w:rsid w:val="009A55F8"/>
    <w:rsid w:val="009A56CA"/>
    <w:rsid w:val="009A63E0"/>
    <w:rsid w:val="009A6819"/>
    <w:rsid w:val="009A6829"/>
    <w:rsid w:val="009A6C87"/>
    <w:rsid w:val="009A6CEE"/>
    <w:rsid w:val="009A7717"/>
    <w:rsid w:val="009A7B9F"/>
    <w:rsid w:val="009A7E2A"/>
    <w:rsid w:val="009A7E75"/>
    <w:rsid w:val="009B224F"/>
    <w:rsid w:val="009B2B54"/>
    <w:rsid w:val="009B2D6A"/>
    <w:rsid w:val="009B36CC"/>
    <w:rsid w:val="009B3925"/>
    <w:rsid w:val="009B3DF5"/>
    <w:rsid w:val="009B3EB8"/>
    <w:rsid w:val="009B4283"/>
    <w:rsid w:val="009B4418"/>
    <w:rsid w:val="009B484C"/>
    <w:rsid w:val="009B491F"/>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0CB5"/>
    <w:rsid w:val="009C18D8"/>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932"/>
    <w:rsid w:val="009C4CC6"/>
    <w:rsid w:val="009C542B"/>
    <w:rsid w:val="009C54F7"/>
    <w:rsid w:val="009C5F7A"/>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16EF"/>
    <w:rsid w:val="009D193B"/>
    <w:rsid w:val="009D2013"/>
    <w:rsid w:val="009D2105"/>
    <w:rsid w:val="009D277E"/>
    <w:rsid w:val="009D2EBF"/>
    <w:rsid w:val="009D305F"/>
    <w:rsid w:val="009D3945"/>
    <w:rsid w:val="009D3B4E"/>
    <w:rsid w:val="009D3D27"/>
    <w:rsid w:val="009D400F"/>
    <w:rsid w:val="009D4751"/>
    <w:rsid w:val="009D49B6"/>
    <w:rsid w:val="009D4CA6"/>
    <w:rsid w:val="009D4F79"/>
    <w:rsid w:val="009D5165"/>
    <w:rsid w:val="009D51A7"/>
    <w:rsid w:val="009D51D6"/>
    <w:rsid w:val="009D5478"/>
    <w:rsid w:val="009D58E5"/>
    <w:rsid w:val="009D5C09"/>
    <w:rsid w:val="009D5F42"/>
    <w:rsid w:val="009D619D"/>
    <w:rsid w:val="009D6213"/>
    <w:rsid w:val="009D6258"/>
    <w:rsid w:val="009D6682"/>
    <w:rsid w:val="009D6B5C"/>
    <w:rsid w:val="009D72DB"/>
    <w:rsid w:val="009D75D7"/>
    <w:rsid w:val="009D76D8"/>
    <w:rsid w:val="009D7E0B"/>
    <w:rsid w:val="009E0175"/>
    <w:rsid w:val="009E05C8"/>
    <w:rsid w:val="009E098D"/>
    <w:rsid w:val="009E0B15"/>
    <w:rsid w:val="009E0C99"/>
    <w:rsid w:val="009E0D17"/>
    <w:rsid w:val="009E0FCC"/>
    <w:rsid w:val="009E11B0"/>
    <w:rsid w:val="009E12CC"/>
    <w:rsid w:val="009E1881"/>
    <w:rsid w:val="009E1A90"/>
    <w:rsid w:val="009E1AA4"/>
    <w:rsid w:val="009E1B57"/>
    <w:rsid w:val="009E1BBA"/>
    <w:rsid w:val="009E235C"/>
    <w:rsid w:val="009E23F9"/>
    <w:rsid w:val="009E2A8E"/>
    <w:rsid w:val="009E2C73"/>
    <w:rsid w:val="009E2FD8"/>
    <w:rsid w:val="009E3432"/>
    <w:rsid w:val="009E3549"/>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F0121"/>
    <w:rsid w:val="009F03F6"/>
    <w:rsid w:val="009F0446"/>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77C"/>
    <w:rsid w:val="009F47DE"/>
    <w:rsid w:val="009F47EE"/>
    <w:rsid w:val="009F480E"/>
    <w:rsid w:val="009F4A60"/>
    <w:rsid w:val="009F4BEA"/>
    <w:rsid w:val="009F4CE0"/>
    <w:rsid w:val="009F508F"/>
    <w:rsid w:val="009F514D"/>
    <w:rsid w:val="009F56B0"/>
    <w:rsid w:val="009F56F7"/>
    <w:rsid w:val="009F5B5D"/>
    <w:rsid w:val="009F5D6A"/>
    <w:rsid w:val="009F6A1B"/>
    <w:rsid w:val="009F6FDA"/>
    <w:rsid w:val="009F7010"/>
    <w:rsid w:val="009F7065"/>
    <w:rsid w:val="009F7827"/>
    <w:rsid w:val="009F799B"/>
    <w:rsid w:val="009F7C06"/>
    <w:rsid w:val="009F7E8E"/>
    <w:rsid w:val="009F7F56"/>
    <w:rsid w:val="00A00374"/>
    <w:rsid w:val="00A00DE0"/>
    <w:rsid w:val="00A00DE9"/>
    <w:rsid w:val="00A01940"/>
    <w:rsid w:val="00A01BEF"/>
    <w:rsid w:val="00A01DCC"/>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582"/>
    <w:rsid w:val="00A07922"/>
    <w:rsid w:val="00A07B52"/>
    <w:rsid w:val="00A07F7A"/>
    <w:rsid w:val="00A10573"/>
    <w:rsid w:val="00A106A3"/>
    <w:rsid w:val="00A10734"/>
    <w:rsid w:val="00A108B7"/>
    <w:rsid w:val="00A10DE1"/>
    <w:rsid w:val="00A114DB"/>
    <w:rsid w:val="00A11517"/>
    <w:rsid w:val="00A11779"/>
    <w:rsid w:val="00A11821"/>
    <w:rsid w:val="00A11F2C"/>
    <w:rsid w:val="00A12058"/>
    <w:rsid w:val="00A12299"/>
    <w:rsid w:val="00A1280C"/>
    <w:rsid w:val="00A12C28"/>
    <w:rsid w:val="00A12F13"/>
    <w:rsid w:val="00A1303E"/>
    <w:rsid w:val="00A138FC"/>
    <w:rsid w:val="00A13BB2"/>
    <w:rsid w:val="00A14418"/>
    <w:rsid w:val="00A144A6"/>
    <w:rsid w:val="00A14939"/>
    <w:rsid w:val="00A14A3B"/>
    <w:rsid w:val="00A1505D"/>
    <w:rsid w:val="00A15171"/>
    <w:rsid w:val="00A152FE"/>
    <w:rsid w:val="00A153E6"/>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1F40"/>
    <w:rsid w:val="00A22100"/>
    <w:rsid w:val="00A22608"/>
    <w:rsid w:val="00A2274A"/>
    <w:rsid w:val="00A228B8"/>
    <w:rsid w:val="00A228F4"/>
    <w:rsid w:val="00A22B64"/>
    <w:rsid w:val="00A22B80"/>
    <w:rsid w:val="00A22F68"/>
    <w:rsid w:val="00A23319"/>
    <w:rsid w:val="00A237FF"/>
    <w:rsid w:val="00A23ECB"/>
    <w:rsid w:val="00A2440B"/>
    <w:rsid w:val="00A24474"/>
    <w:rsid w:val="00A24963"/>
    <w:rsid w:val="00A25077"/>
    <w:rsid w:val="00A253B9"/>
    <w:rsid w:val="00A2583F"/>
    <w:rsid w:val="00A25F2A"/>
    <w:rsid w:val="00A2608C"/>
    <w:rsid w:val="00A26188"/>
    <w:rsid w:val="00A2654E"/>
    <w:rsid w:val="00A27049"/>
    <w:rsid w:val="00A271C2"/>
    <w:rsid w:val="00A27497"/>
    <w:rsid w:val="00A27531"/>
    <w:rsid w:val="00A27FE2"/>
    <w:rsid w:val="00A3050D"/>
    <w:rsid w:val="00A3070B"/>
    <w:rsid w:val="00A30BE9"/>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973"/>
    <w:rsid w:val="00A339F0"/>
    <w:rsid w:val="00A33C83"/>
    <w:rsid w:val="00A33CCC"/>
    <w:rsid w:val="00A344A8"/>
    <w:rsid w:val="00A34640"/>
    <w:rsid w:val="00A34646"/>
    <w:rsid w:val="00A3466A"/>
    <w:rsid w:val="00A349CF"/>
    <w:rsid w:val="00A34CCF"/>
    <w:rsid w:val="00A34DEA"/>
    <w:rsid w:val="00A3534E"/>
    <w:rsid w:val="00A354AF"/>
    <w:rsid w:val="00A357DB"/>
    <w:rsid w:val="00A35D2E"/>
    <w:rsid w:val="00A3637C"/>
    <w:rsid w:val="00A368D8"/>
    <w:rsid w:val="00A36CFB"/>
    <w:rsid w:val="00A37156"/>
    <w:rsid w:val="00A37377"/>
    <w:rsid w:val="00A373D1"/>
    <w:rsid w:val="00A37498"/>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787"/>
    <w:rsid w:val="00A43983"/>
    <w:rsid w:val="00A439B5"/>
    <w:rsid w:val="00A448BE"/>
    <w:rsid w:val="00A44B98"/>
    <w:rsid w:val="00A44D61"/>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C26"/>
    <w:rsid w:val="00A520D7"/>
    <w:rsid w:val="00A522E3"/>
    <w:rsid w:val="00A52AAC"/>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5B0"/>
    <w:rsid w:val="00A576BB"/>
    <w:rsid w:val="00A603F0"/>
    <w:rsid w:val="00A605FB"/>
    <w:rsid w:val="00A6066E"/>
    <w:rsid w:val="00A606DE"/>
    <w:rsid w:val="00A609F2"/>
    <w:rsid w:val="00A612F0"/>
    <w:rsid w:val="00A61520"/>
    <w:rsid w:val="00A618A1"/>
    <w:rsid w:val="00A61B06"/>
    <w:rsid w:val="00A6241E"/>
    <w:rsid w:val="00A627F7"/>
    <w:rsid w:val="00A62F51"/>
    <w:rsid w:val="00A6307E"/>
    <w:rsid w:val="00A6324A"/>
    <w:rsid w:val="00A63329"/>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180"/>
    <w:rsid w:val="00A672D7"/>
    <w:rsid w:val="00A679AE"/>
    <w:rsid w:val="00A67C3D"/>
    <w:rsid w:val="00A67D06"/>
    <w:rsid w:val="00A70065"/>
    <w:rsid w:val="00A7010E"/>
    <w:rsid w:val="00A70394"/>
    <w:rsid w:val="00A70476"/>
    <w:rsid w:val="00A7064D"/>
    <w:rsid w:val="00A70CD3"/>
    <w:rsid w:val="00A7126C"/>
    <w:rsid w:val="00A71272"/>
    <w:rsid w:val="00A71721"/>
    <w:rsid w:val="00A717A8"/>
    <w:rsid w:val="00A71EE0"/>
    <w:rsid w:val="00A720FF"/>
    <w:rsid w:val="00A721B4"/>
    <w:rsid w:val="00A7367F"/>
    <w:rsid w:val="00A737B3"/>
    <w:rsid w:val="00A73B6E"/>
    <w:rsid w:val="00A73D76"/>
    <w:rsid w:val="00A73E5C"/>
    <w:rsid w:val="00A746DD"/>
    <w:rsid w:val="00A74C20"/>
    <w:rsid w:val="00A74D2E"/>
    <w:rsid w:val="00A760A1"/>
    <w:rsid w:val="00A7695C"/>
    <w:rsid w:val="00A771E4"/>
    <w:rsid w:val="00A771F8"/>
    <w:rsid w:val="00A775AE"/>
    <w:rsid w:val="00A777C9"/>
    <w:rsid w:val="00A77A42"/>
    <w:rsid w:val="00A77C2F"/>
    <w:rsid w:val="00A77CC3"/>
    <w:rsid w:val="00A8033C"/>
    <w:rsid w:val="00A806DE"/>
    <w:rsid w:val="00A80700"/>
    <w:rsid w:val="00A80B8D"/>
    <w:rsid w:val="00A80C8D"/>
    <w:rsid w:val="00A810BB"/>
    <w:rsid w:val="00A8128E"/>
    <w:rsid w:val="00A81717"/>
    <w:rsid w:val="00A8219D"/>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17D"/>
    <w:rsid w:val="00A86624"/>
    <w:rsid w:val="00A86753"/>
    <w:rsid w:val="00A868BE"/>
    <w:rsid w:val="00A86A93"/>
    <w:rsid w:val="00A8708A"/>
    <w:rsid w:val="00A87344"/>
    <w:rsid w:val="00A87416"/>
    <w:rsid w:val="00A8748E"/>
    <w:rsid w:val="00A87529"/>
    <w:rsid w:val="00A879BD"/>
    <w:rsid w:val="00A87A12"/>
    <w:rsid w:val="00A900DE"/>
    <w:rsid w:val="00A901BE"/>
    <w:rsid w:val="00A90782"/>
    <w:rsid w:val="00A9080B"/>
    <w:rsid w:val="00A908BA"/>
    <w:rsid w:val="00A912A7"/>
    <w:rsid w:val="00A916E9"/>
    <w:rsid w:val="00A9181A"/>
    <w:rsid w:val="00A91AB3"/>
    <w:rsid w:val="00A91E2A"/>
    <w:rsid w:val="00A922C0"/>
    <w:rsid w:val="00A92513"/>
    <w:rsid w:val="00A92829"/>
    <w:rsid w:val="00A92F6C"/>
    <w:rsid w:val="00A930CC"/>
    <w:rsid w:val="00A93194"/>
    <w:rsid w:val="00A93543"/>
    <w:rsid w:val="00A937AF"/>
    <w:rsid w:val="00A93B6F"/>
    <w:rsid w:val="00A93FB8"/>
    <w:rsid w:val="00A94295"/>
    <w:rsid w:val="00A94394"/>
    <w:rsid w:val="00A94490"/>
    <w:rsid w:val="00A94821"/>
    <w:rsid w:val="00A94D09"/>
    <w:rsid w:val="00A95252"/>
    <w:rsid w:val="00A9601E"/>
    <w:rsid w:val="00A96023"/>
    <w:rsid w:val="00A9619C"/>
    <w:rsid w:val="00A96949"/>
    <w:rsid w:val="00A96AB0"/>
    <w:rsid w:val="00A970CD"/>
    <w:rsid w:val="00A9713D"/>
    <w:rsid w:val="00A97290"/>
    <w:rsid w:val="00AA0188"/>
    <w:rsid w:val="00AA08C8"/>
    <w:rsid w:val="00AA0A70"/>
    <w:rsid w:val="00AA0CDD"/>
    <w:rsid w:val="00AA0E81"/>
    <w:rsid w:val="00AA0EB3"/>
    <w:rsid w:val="00AA10B3"/>
    <w:rsid w:val="00AA17D5"/>
    <w:rsid w:val="00AA1945"/>
    <w:rsid w:val="00AA1B2C"/>
    <w:rsid w:val="00AA2714"/>
    <w:rsid w:val="00AA274A"/>
    <w:rsid w:val="00AA27F0"/>
    <w:rsid w:val="00AA2A7D"/>
    <w:rsid w:val="00AA2AEA"/>
    <w:rsid w:val="00AA2AED"/>
    <w:rsid w:val="00AA2EA4"/>
    <w:rsid w:val="00AA323E"/>
    <w:rsid w:val="00AA32B4"/>
    <w:rsid w:val="00AA3420"/>
    <w:rsid w:val="00AA343C"/>
    <w:rsid w:val="00AA3680"/>
    <w:rsid w:val="00AA37E6"/>
    <w:rsid w:val="00AA3859"/>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6C0"/>
    <w:rsid w:val="00AA75D5"/>
    <w:rsid w:val="00AA7712"/>
    <w:rsid w:val="00AB0152"/>
    <w:rsid w:val="00AB03B1"/>
    <w:rsid w:val="00AB03BE"/>
    <w:rsid w:val="00AB0856"/>
    <w:rsid w:val="00AB0FE9"/>
    <w:rsid w:val="00AB13BC"/>
    <w:rsid w:val="00AB164E"/>
    <w:rsid w:val="00AB17B5"/>
    <w:rsid w:val="00AB1F1C"/>
    <w:rsid w:val="00AB1F4E"/>
    <w:rsid w:val="00AB23B5"/>
    <w:rsid w:val="00AB2B8F"/>
    <w:rsid w:val="00AB2FC0"/>
    <w:rsid w:val="00AB3470"/>
    <w:rsid w:val="00AB395D"/>
    <w:rsid w:val="00AB4137"/>
    <w:rsid w:val="00AB4CDC"/>
    <w:rsid w:val="00AB4EE7"/>
    <w:rsid w:val="00AB53FA"/>
    <w:rsid w:val="00AB55D2"/>
    <w:rsid w:val="00AB55DC"/>
    <w:rsid w:val="00AB5669"/>
    <w:rsid w:val="00AB5864"/>
    <w:rsid w:val="00AB59E9"/>
    <w:rsid w:val="00AB5B08"/>
    <w:rsid w:val="00AB64E7"/>
    <w:rsid w:val="00AB696A"/>
    <w:rsid w:val="00AB6B7B"/>
    <w:rsid w:val="00AB7115"/>
    <w:rsid w:val="00AB7176"/>
    <w:rsid w:val="00AC00A0"/>
    <w:rsid w:val="00AC174E"/>
    <w:rsid w:val="00AC17F5"/>
    <w:rsid w:val="00AC1A0D"/>
    <w:rsid w:val="00AC1B16"/>
    <w:rsid w:val="00AC1BE5"/>
    <w:rsid w:val="00AC1D36"/>
    <w:rsid w:val="00AC1E87"/>
    <w:rsid w:val="00AC2016"/>
    <w:rsid w:val="00AC2578"/>
    <w:rsid w:val="00AC2BFC"/>
    <w:rsid w:val="00AC2D6D"/>
    <w:rsid w:val="00AC345B"/>
    <w:rsid w:val="00AC389E"/>
    <w:rsid w:val="00AC49E5"/>
    <w:rsid w:val="00AC4BA6"/>
    <w:rsid w:val="00AC4D80"/>
    <w:rsid w:val="00AC5410"/>
    <w:rsid w:val="00AC57A9"/>
    <w:rsid w:val="00AC5A2C"/>
    <w:rsid w:val="00AC5B86"/>
    <w:rsid w:val="00AC60D4"/>
    <w:rsid w:val="00AC6223"/>
    <w:rsid w:val="00AC6576"/>
    <w:rsid w:val="00AC6761"/>
    <w:rsid w:val="00AC6C1D"/>
    <w:rsid w:val="00AC6E4A"/>
    <w:rsid w:val="00AC7769"/>
    <w:rsid w:val="00AC7A1D"/>
    <w:rsid w:val="00AD0211"/>
    <w:rsid w:val="00AD0983"/>
    <w:rsid w:val="00AD0A51"/>
    <w:rsid w:val="00AD0A92"/>
    <w:rsid w:val="00AD0DD7"/>
    <w:rsid w:val="00AD0E85"/>
    <w:rsid w:val="00AD136D"/>
    <w:rsid w:val="00AD14DF"/>
    <w:rsid w:val="00AD200F"/>
    <w:rsid w:val="00AD302E"/>
    <w:rsid w:val="00AD31AC"/>
    <w:rsid w:val="00AD36BE"/>
    <w:rsid w:val="00AD37A0"/>
    <w:rsid w:val="00AD3DFC"/>
    <w:rsid w:val="00AD3E99"/>
    <w:rsid w:val="00AD3FFB"/>
    <w:rsid w:val="00AD41E0"/>
    <w:rsid w:val="00AD4FAC"/>
    <w:rsid w:val="00AD5083"/>
    <w:rsid w:val="00AD5160"/>
    <w:rsid w:val="00AD532D"/>
    <w:rsid w:val="00AD5522"/>
    <w:rsid w:val="00AD563C"/>
    <w:rsid w:val="00AD5932"/>
    <w:rsid w:val="00AD5952"/>
    <w:rsid w:val="00AD641F"/>
    <w:rsid w:val="00AD6E25"/>
    <w:rsid w:val="00AD7165"/>
    <w:rsid w:val="00AD774C"/>
    <w:rsid w:val="00AD7A6A"/>
    <w:rsid w:val="00AD7B45"/>
    <w:rsid w:val="00AE070E"/>
    <w:rsid w:val="00AE0B72"/>
    <w:rsid w:val="00AE0EE6"/>
    <w:rsid w:val="00AE128B"/>
    <w:rsid w:val="00AE1D08"/>
    <w:rsid w:val="00AE2184"/>
    <w:rsid w:val="00AE22BC"/>
    <w:rsid w:val="00AE2624"/>
    <w:rsid w:val="00AE2A34"/>
    <w:rsid w:val="00AE319B"/>
    <w:rsid w:val="00AE33D1"/>
    <w:rsid w:val="00AE350C"/>
    <w:rsid w:val="00AE37E9"/>
    <w:rsid w:val="00AE3D9A"/>
    <w:rsid w:val="00AE406A"/>
    <w:rsid w:val="00AE4456"/>
    <w:rsid w:val="00AE45E3"/>
    <w:rsid w:val="00AE46CC"/>
    <w:rsid w:val="00AE47A0"/>
    <w:rsid w:val="00AE4AB4"/>
    <w:rsid w:val="00AE5314"/>
    <w:rsid w:val="00AE53F9"/>
    <w:rsid w:val="00AE565C"/>
    <w:rsid w:val="00AE5FFA"/>
    <w:rsid w:val="00AE6B92"/>
    <w:rsid w:val="00AE6D2E"/>
    <w:rsid w:val="00AE70C2"/>
    <w:rsid w:val="00AE79FF"/>
    <w:rsid w:val="00AF0323"/>
    <w:rsid w:val="00AF032E"/>
    <w:rsid w:val="00AF0531"/>
    <w:rsid w:val="00AF0565"/>
    <w:rsid w:val="00AF073C"/>
    <w:rsid w:val="00AF15A9"/>
    <w:rsid w:val="00AF15F4"/>
    <w:rsid w:val="00AF167E"/>
    <w:rsid w:val="00AF1A45"/>
    <w:rsid w:val="00AF1ED7"/>
    <w:rsid w:val="00AF2109"/>
    <w:rsid w:val="00AF2C17"/>
    <w:rsid w:val="00AF2C23"/>
    <w:rsid w:val="00AF335A"/>
    <w:rsid w:val="00AF35EB"/>
    <w:rsid w:val="00AF3AEE"/>
    <w:rsid w:val="00AF3BBF"/>
    <w:rsid w:val="00AF3E21"/>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58"/>
    <w:rsid w:val="00AF77E8"/>
    <w:rsid w:val="00B0049E"/>
    <w:rsid w:val="00B006A5"/>
    <w:rsid w:val="00B00985"/>
    <w:rsid w:val="00B00A5B"/>
    <w:rsid w:val="00B00C17"/>
    <w:rsid w:val="00B00DDA"/>
    <w:rsid w:val="00B01106"/>
    <w:rsid w:val="00B01181"/>
    <w:rsid w:val="00B01840"/>
    <w:rsid w:val="00B01D4F"/>
    <w:rsid w:val="00B02133"/>
    <w:rsid w:val="00B0284E"/>
    <w:rsid w:val="00B02A14"/>
    <w:rsid w:val="00B030B9"/>
    <w:rsid w:val="00B03344"/>
    <w:rsid w:val="00B04167"/>
    <w:rsid w:val="00B04392"/>
    <w:rsid w:val="00B04492"/>
    <w:rsid w:val="00B045B9"/>
    <w:rsid w:val="00B04645"/>
    <w:rsid w:val="00B048DA"/>
    <w:rsid w:val="00B04EA2"/>
    <w:rsid w:val="00B051E9"/>
    <w:rsid w:val="00B05B25"/>
    <w:rsid w:val="00B05B48"/>
    <w:rsid w:val="00B05DD0"/>
    <w:rsid w:val="00B05FAF"/>
    <w:rsid w:val="00B06170"/>
    <w:rsid w:val="00B0702C"/>
    <w:rsid w:val="00B0741C"/>
    <w:rsid w:val="00B07B62"/>
    <w:rsid w:val="00B07CCE"/>
    <w:rsid w:val="00B07D2C"/>
    <w:rsid w:val="00B10366"/>
    <w:rsid w:val="00B10376"/>
    <w:rsid w:val="00B10440"/>
    <w:rsid w:val="00B10CA4"/>
    <w:rsid w:val="00B111BB"/>
    <w:rsid w:val="00B11953"/>
    <w:rsid w:val="00B119AA"/>
    <w:rsid w:val="00B11A2C"/>
    <w:rsid w:val="00B1237C"/>
    <w:rsid w:val="00B127D1"/>
    <w:rsid w:val="00B129DB"/>
    <w:rsid w:val="00B12AC9"/>
    <w:rsid w:val="00B12C63"/>
    <w:rsid w:val="00B13B32"/>
    <w:rsid w:val="00B13C4E"/>
    <w:rsid w:val="00B13CB1"/>
    <w:rsid w:val="00B13CEC"/>
    <w:rsid w:val="00B14050"/>
    <w:rsid w:val="00B158A1"/>
    <w:rsid w:val="00B15969"/>
    <w:rsid w:val="00B15F6C"/>
    <w:rsid w:val="00B15FD9"/>
    <w:rsid w:val="00B16106"/>
    <w:rsid w:val="00B1622F"/>
    <w:rsid w:val="00B16416"/>
    <w:rsid w:val="00B1660E"/>
    <w:rsid w:val="00B16678"/>
    <w:rsid w:val="00B16790"/>
    <w:rsid w:val="00B16E29"/>
    <w:rsid w:val="00B1734E"/>
    <w:rsid w:val="00B17726"/>
    <w:rsid w:val="00B1780B"/>
    <w:rsid w:val="00B202FF"/>
    <w:rsid w:val="00B20303"/>
    <w:rsid w:val="00B206A2"/>
    <w:rsid w:val="00B20E05"/>
    <w:rsid w:val="00B21495"/>
    <w:rsid w:val="00B215F7"/>
    <w:rsid w:val="00B2195B"/>
    <w:rsid w:val="00B21A3B"/>
    <w:rsid w:val="00B21A8E"/>
    <w:rsid w:val="00B21FFF"/>
    <w:rsid w:val="00B22156"/>
    <w:rsid w:val="00B22454"/>
    <w:rsid w:val="00B2249D"/>
    <w:rsid w:val="00B22F56"/>
    <w:rsid w:val="00B235EA"/>
    <w:rsid w:val="00B23E16"/>
    <w:rsid w:val="00B23ECC"/>
    <w:rsid w:val="00B241C9"/>
    <w:rsid w:val="00B2434D"/>
    <w:rsid w:val="00B243C7"/>
    <w:rsid w:val="00B2459E"/>
    <w:rsid w:val="00B248F7"/>
    <w:rsid w:val="00B24900"/>
    <w:rsid w:val="00B24967"/>
    <w:rsid w:val="00B2510E"/>
    <w:rsid w:val="00B2543E"/>
    <w:rsid w:val="00B25B68"/>
    <w:rsid w:val="00B25CB7"/>
    <w:rsid w:val="00B25D4A"/>
    <w:rsid w:val="00B25FE7"/>
    <w:rsid w:val="00B26079"/>
    <w:rsid w:val="00B260B7"/>
    <w:rsid w:val="00B26165"/>
    <w:rsid w:val="00B26C27"/>
    <w:rsid w:val="00B272B1"/>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31B3"/>
    <w:rsid w:val="00B33747"/>
    <w:rsid w:val="00B33756"/>
    <w:rsid w:val="00B33833"/>
    <w:rsid w:val="00B33A98"/>
    <w:rsid w:val="00B3400E"/>
    <w:rsid w:val="00B340F0"/>
    <w:rsid w:val="00B34337"/>
    <w:rsid w:val="00B34385"/>
    <w:rsid w:val="00B3446E"/>
    <w:rsid w:val="00B34795"/>
    <w:rsid w:val="00B34914"/>
    <w:rsid w:val="00B35956"/>
    <w:rsid w:val="00B35FD8"/>
    <w:rsid w:val="00B3605F"/>
    <w:rsid w:val="00B370B4"/>
    <w:rsid w:val="00B3780D"/>
    <w:rsid w:val="00B37A25"/>
    <w:rsid w:val="00B37BED"/>
    <w:rsid w:val="00B37D4D"/>
    <w:rsid w:val="00B401E9"/>
    <w:rsid w:val="00B40A30"/>
    <w:rsid w:val="00B40D0B"/>
    <w:rsid w:val="00B40F76"/>
    <w:rsid w:val="00B4145C"/>
    <w:rsid w:val="00B41914"/>
    <w:rsid w:val="00B41E22"/>
    <w:rsid w:val="00B424BD"/>
    <w:rsid w:val="00B427A7"/>
    <w:rsid w:val="00B42BF6"/>
    <w:rsid w:val="00B42BF9"/>
    <w:rsid w:val="00B42CCA"/>
    <w:rsid w:val="00B432A8"/>
    <w:rsid w:val="00B43728"/>
    <w:rsid w:val="00B43A62"/>
    <w:rsid w:val="00B43C90"/>
    <w:rsid w:val="00B44230"/>
    <w:rsid w:val="00B442AD"/>
    <w:rsid w:val="00B447DC"/>
    <w:rsid w:val="00B4495A"/>
    <w:rsid w:val="00B44DB8"/>
    <w:rsid w:val="00B44FD9"/>
    <w:rsid w:val="00B454A2"/>
    <w:rsid w:val="00B4556D"/>
    <w:rsid w:val="00B457BC"/>
    <w:rsid w:val="00B4613D"/>
    <w:rsid w:val="00B46CC2"/>
    <w:rsid w:val="00B46D39"/>
    <w:rsid w:val="00B47181"/>
    <w:rsid w:val="00B47B25"/>
    <w:rsid w:val="00B47D28"/>
    <w:rsid w:val="00B47E3C"/>
    <w:rsid w:val="00B500FB"/>
    <w:rsid w:val="00B505FB"/>
    <w:rsid w:val="00B507D4"/>
    <w:rsid w:val="00B5094A"/>
    <w:rsid w:val="00B509AE"/>
    <w:rsid w:val="00B517ED"/>
    <w:rsid w:val="00B518EB"/>
    <w:rsid w:val="00B51901"/>
    <w:rsid w:val="00B519B1"/>
    <w:rsid w:val="00B52122"/>
    <w:rsid w:val="00B5260D"/>
    <w:rsid w:val="00B528B2"/>
    <w:rsid w:val="00B52C7E"/>
    <w:rsid w:val="00B53911"/>
    <w:rsid w:val="00B53E73"/>
    <w:rsid w:val="00B543EA"/>
    <w:rsid w:val="00B547C3"/>
    <w:rsid w:val="00B54886"/>
    <w:rsid w:val="00B54AC8"/>
    <w:rsid w:val="00B54B6B"/>
    <w:rsid w:val="00B54D05"/>
    <w:rsid w:val="00B54F13"/>
    <w:rsid w:val="00B54F18"/>
    <w:rsid w:val="00B55318"/>
    <w:rsid w:val="00B55842"/>
    <w:rsid w:val="00B55919"/>
    <w:rsid w:val="00B55F82"/>
    <w:rsid w:val="00B5625A"/>
    <w:rsid w:val="00B56D4F"/>
    <w:rsid w:val="00B574DB"/>
    <w:rsid w:val="00B57665"/>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51A0"/>
    <w:rsid w:val="00B663C9"/>
    <w:rsid w:val="00B66761"/>
    <w:rsid w:val="00B66B52"/>
    <w:rsid w:val="00B678A8"/>
    <w:rsid w:val="00B678B7"/>
    <w:rsid w:val="00B70435"/>
    <w:rsid w:val="00B70A38"/>
    <w:rsid w:val="00B711E6"/>
    <w:rsid w:val="00B71752"/>
    <w:rsid w:val="00B71BAB"/>
    <w:rsid w:val="00B71E98"/>
    <w:rsid w:val="00B71EDC"/>
    <w:rsid w:val="00B7265F"/>
    <w:rsid w:val="00B728A8"/>
    <w:rsid w:val="00B72C7F"/>
    <w:rsid w:val="00B72C9C"/>
    <w:rsid w:val="00B72DF4"/>
    <w:rsid w:val="00B72F71"/>
    <w:rsid w:val="00B72FBA"/>
    <w:rsid w:val="00B7344D"/>
    <w:rsid w:val="00B7393D"/>
    <w:rsid w:val="00B73BD6"/>
    <w:rsid w:val="00B73C62"/>
    <w:rsid w:val="00B73F1A"/>
    <w:rsid w:val="00B73F46"/>
    <w:rsid w:val="00B741C2"/>
    <w:rsid w:val="00B74F10"/>
    <w:rsid w:val="00B75064"/>
    <w:rsid w:val="00B75180"/>
    <w:rsid w:val="00B757E8"/>
    <w:rsid w:val="00B75C9D"/>
    <w:rsid w:val="00B75FC3"/>
    <w:rsid w:val="00B760D0"/>
    <w:rsid w:val="00B763A1"/>
    <w:rsid w:val="00B765A3"/>
    <w:rsid w:val="00B7664E"/>
    <w:rsid w:val="00B76958"/>
    <w:rsid w:val="00B76C7B"/>
    <w:rsid w:val="00B76EB1"/>
    <w:rsid w:val="00B76EC1"/>
    <w:rsid w:val="00B77617"/>
    <w:rsid w:val="00B77CF6"/>
    <w:rsid w:val="00B80177"/>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608"/>
    <w:rsid w:val="00B83BB1"/>
    <w:rsid w:val="00B83F54"/>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1698"/>
    <w:rsid w:val="00B91ECD"/>
    <w:rsid w:val="00B91ED3"/>
    <w:rsid w:val="00B91F59"/>
    <w:rsid w:val="00B92D6B"/>
    <w:rsid w:val="00B92F1B"/>
    <w:rsid w:val="00B93098"/>
    <w:rsid w:val="00B933E7"/>
    <w:rsid w:val="00B934F8"/>
    <w:rsid w:val="00B93A6B"/>
    <w:rsid w:val="00B93F39"/>
    <w:rsid w:val="00B94243"/>
    <w:rsid w:val="00B947CD"/>
    <w:rsid w:val="00B94D53"/>
    <w:rsid w:val="00B94E6A"/>
    <w:rsid w:val="00B95164"/>
    <w:rsid w:val="00B955DF"/>
    <w:rsid w:val="00B95694"/>
    <w:rsid w:val="00B961F4"/>
    <w:rsid w:val="00B96425"/>
    <w:rsid w:val="00B969E0"/>
    <w:rsid w:val="00B96ED1"/>
    <w:rsid w:val="00B9754A"/>
    <w:rsid w:val="00B97F0D"/>
    <w:rsid w:val="00BA0609"/>
    <w:rsid w:val="00BA08FE"/>
    <w:rsid w:val="00BA0D2C"/>
    <w:rsid w:val="00BA0ED3"/>
    <w:rsid w:val="00BA0EFA"/>
    <w:rsid w:val="00BA14B8"/>
    <w:rsid w:val="00BA16FC"/>
    <w:rsid w:val="00BA1707"/>
    <w:rsid w:val="00BA21A5"/>
    <w:rsid w:val="00BA2629"/>
    <w:rsid w:val="00BA2979"/>
    <w:rsid w:val="00BA2D28"/>
    <w:rsid w:val="00BA31B7"/>
    <w:rsid w:val="00BA323C"/>
    <w:rsid w:val="00BA3384"/>
    <w:rsid w:val="00BA338E"/>
    <w:rsid w:val="00BA3464"/>
    <w:rsid w:val="00BA36CF"/>
    <w:rsid w:val="00BA36F7"/>
    <w:rsid w:val="00BA390F"/>
    <w:rsid w:val="00BA3A26"/>
    <w:rsid w:val="00BA4667"/>
    <w:rsid w:val="00BA4E04"/>
    <w:rsid w:val="00BA4EB9"/>
    <w:rsid w:val="00BA4EBF"/>
    <w:rsid w:val="00BA5232"/>
    <w:rsid w:val="00BA540A"/>
    <w:rsid w:val="00BA6762"/>
    <w:rsid w:val="00BA6B8A"/>
    <w:rsid w:val="00BA6F51"/>
    <w:rsid w:val="00BA724F"/>
    <w:rsid w:val="00BA7893"/>
    <w:rsid w:val="00BA798B"/>
    <w:rsid w:val="00BA7D58"/>
    <w:rsid w:val="00BB02FF"/>
    <w:rsid w:val="00BB0353"/>
    <w:rsid w:val="00BB0E97"/>
    <w:rsid w:val="00BB0FF1"/>
    <w:rsid w:val="00BB1534"/>
    <w:rsid w:val="00BB1EDC"/>
    <w:rsid w:val="00BB21C8"/>
    <w:rsid w:val="00BB29DF"/>
    <w:rsid w:val="00BB38C8"/>
    <w:rsid w:val="00BB3A00"/>
    <w:rsid w:val="00BB3FA4"/>
    <w:rsid w:val="00BB430F"/>
    <w:rsid w:val="00BB4AA8"/>
    <w:rsid w:val="00BB52AE"/>
    <w:rsid w:val="00BB562F"/>
    <w:rsid w:val="00BB5733"/>
    <w:rsid w:val="00BB5ABD"/>
    <w:rsid w:val="00BB666D"/>
    <w:rsid w:val="00BB6A1D"/>
    <w:rsid w:val="00BB6A85"/>
    <w:rsid w:val="00BB6D1A"/>
    <w:rsid w:val="00BB7220"/>
    <w:rsid w:val="00BB7344"/>
    <w:rsid w:val="00BB7914"/>
    <w:rsid w:val="00BB7A91"/>
    <w:rsid w:val="00BB7E04"/>
    <w:rsid w:val="00BC006D"/>
    <w:rsid w:val="00BC00E5"/>
    <w:rsid w:val="00BC0515"/>
    <w:rsid w:val="00BC0552"/>
    <w:rsid w:val="00BC08F8"/>
    <w:rsid w:val="00BC1099"/>
    <w:rsid w:val="00BC109C"/>
    <w:rsid w:val="00BC1352"/>
    <w:rsid w:val="00BC1A7C"/>
    <w:rsid w:val="00BC1F42"/>
    <w:rsid w:val="00BC1FD7"/>
    <w:rsid w:val="00BC21D3"/>
    <w:rsid w:val="00BC2E8F"/>
    <w:rsid w:val="00BC346D"/>
    <w:rsid w:val="00BC3D19"/>
    <w:rsid w:val="00BC3EE0"/>
    <w:rsid w:val="00BC41E9"/>
    <w:rsid w:val="00BC43B4"/>
    <w:rsid w:val="00BC4832"/>
    <w:rsid w:val="00BC4CBE"/>
    <w:rsid w:val="00BC51C5"/>
    <w:rsid w:val="00BC570E"/>
    <w:rsid w:val="00BC5BF7"/>
    <w:rsid w:val="00BC6A75"/>
    <w:rsid w:val="00BC6BB5"/>
    <w:rsid w:val="00BC706E"/>
    <w:rsid w:val="00BC7516"/>
    <w:rsid w:val="00BC7B14"/>
    <w:rsid w:val="00BC7BEF"/>
    <w:rsid w:val="00BD0C6D"/>
    <w:rsid w:val="00BD0D95"/>
    <w:rsid w:val="00BD13CE"/>
    <w:rsid w:val="00BD1402"/>
    <w:rsid w:val="00BD1D90"/>
    <w:rsid w:val="00BD236E"/>
    <w:rsid w:val="00BD2749"/>
    <w:rsid w:val="00BD3CAA"/>
    <w:rsid w:val="00BD3DD8"/>
    <w:rsid w:val="00BD409F"/>
    <w:rsid w:val="00BD415E"/>
    <w:rsid w:val="00BD4192"/>
    <w:rsid w:val="00BD4631"/>
    <w:rsid w:val="00BD4710"/>
    <w:rsid w:val="00BD4C49"/>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C00"/>
    <w:rsid w:val="00BE165F"/>
    <w:rsid w:val="00BE16E0"/>
    <w:rsid w:val="00BE1991"/>
    <w:rsid w:val="00BE1CEC"/>
    <w:rsid w:val="00BE1EEA"/>
    <w:rsid w:val="00BE2C99"/>
    <w:rsid w:val="00BE2CC1"/>
    <w:rsid w:val="00BE3029"/>
    <w:rsid w:val="00BE3448"/>
    <w:rsid w:val="00BE34F2"/>
    <w:rsid w:val="00BE3F6E"/>
    <w:rsid w:val="00BE417F"/>
    <w:rsid w:val="00BE4216"/>
    <w:rsid w:val="00BE4853"/>
    <w:rsid w:val="00BE4983"/>
    <w:rsid w:val="00BE556F"/>
    <w:rsid w:val="00BE57C9"/>
    <w:rsid w:val="00BE5C1E"/>
    <w:rsid w:val="00BE603C"/>
    <w:rsid w:val="00BE6C6C"/>
    <w:rsid w:val="00BE6E4C"/>
    <w:rsid w:val="00BE746E"/>
    <w:rsid w:val="00BE74F5"/>
    <w:rsid w:val="00BE783B"/>
    <w:rsid w:val="00BE7843"/>
    <w:rsid w:val="00BE798D"/>
    <w:rsid w:val="00BE7BAE"/>
    <w:rsid w:val="00BF0186"/>
    <w:rsid w:val="00BF05C0"/>
    <w:rsid w:val="00BF07A8"/>
    <w:rsid w:val="00BF0AA8"/>
    <w:rsid w:val="00BF172D"/>
    <w:rsid w:val="00BF19ED"/>
    <w:rsid w:val="00BF1AC1"/>
    <w:rsid w:val="00BF225B"/>
    <w:rsid w:val="00BF272A"/>
    <w:rsid w:val="00BF35AC"/>
    <w:rsid w:val="00BF4985"/>
    <w:rsid w:val="00BF5322"/>
    <w:rsid w:val="00BF5568"/>
    <w:rsid w:val="00BF56F6"/>
    <w:rsid w:val="00BF57BA"/>
    <w:rsid w:val="00BF58D6"/>
    <w:rsid w:val="00BF5D56"/>
    <w:rsid w:val="00BF5FD9"/>
    <w:rsid w:val="00BF66B8"/>
    <w:rsid w:val="00BF6AEB"/>
    <w:rsid w:val="00BF6CA3"/>
    <w:rsid w:val="00BF6EE3"/>
    <w:rsid w:val="00BF6F5A"/>
    <w:rsid w:val="00BF7C94"/>
    <w:rsid w:val="00BF7E3D"/>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4472"/>
    <w:rsid w:val="00C0479E"/>
    <w:rsid w:val="00C04DAB"/>
    <w:rsid w:val="00C04DF6"/>
    <w:rsid w:val="00C04FC4"/>
    <w:rsid w:val="00C0547C"/>
    <w:rsid w:val="00C054A8"/>
    <w:rsid w:val="00C06A40"/>
    <w:rsid w:val="00C07A86"/>
    <w:rsid w:val="00C07B03"/>
    <w:rsid w:val="00C07C69"/>
    <w:rsid w:val="00C07ED1"/>
    <w:rsid w:val="00C1035E"/>
    <w:rsid w:val="00C10649"/>
    <w:rsid w:val="00C10ACB"/>
    <w:rsid w:val="00C10D12"/>
    <w:rsid w:val="00C10E6E"/>
    <w:rsid w:val="00C112AD"/>
    <w:rsid w:val="00C11383"/>
    <w:rsid w:val="00C1192D"/>
    <w:rsid w:val="00C11EB3"/>
    <w:rsid w:val="00C11EB8"/>
    <w:rsid w:val="00C12099"/>
    <w:rsid w:val="00C12D7C"/>
    <w:rsid w:val="00C12E15"/>
    <w:rsid w:val="00C12E69"/>
    <w:rsid w:val="00C13319"/>
    <w:rsid w:val="00C13B02"/>
    <w:rsid w:val="00C13E0B"/>
    <w:rsid w:val="00C13F15"/>
    <w:rsid w:val="00C14123"/>
    <w:rsid w:val="00C145F9"/>
    <w:rsid w:val="00C146C0"/>
    <w:rsid w:val="00C148A7"/>
    <w:rsid w:val="00C149E2"/>
    <w:rsid w:val="00C14A51"/>
    <w:rsid w:val="00C14A5A"/>
    <w:rsid w:val="00C15171"/>
    <w:rsid w:val="00C15627"/>
    <w:rsid w:val="00C15929"/>
    <w:rsid w:val="00C1662A"/>
    <w:rsid w:val="00C167DC"/>
    <w:rsid w:val="00C16EF8"/>
    <w:rsid w:val="00C1707A"/>
    <w:rsid w:val="00C17092"/>
    <w:rsid w:val="00C17190"/>
    <w:rsid w:val="00C171A1"/>
    <w:rsid w:val="00C1774E"/>
    <w:rsid w:val="00C177D6"/>
    <w:rsid w:val="00C17AB4"/>
    <w:rsid w:val="00C20369"/>
    <w:rsid w:val="00C203F8"/>
    <w:rsid w:val="00C2054F"/>
    <w:rsid w:val="00C20AB4"/>
    <w:rsid w:val="00C20B63"/>
    <w:rsid w:val="00C210D7"/>
    <w:rsid w:val="00C213AA"/>
    <w:rsid w:val="00C2185E"/>
    <w:rsid w:val="00C21972"/>
    <w:rsid w:val="00C21B88"/>
    <w:rsid w:val="00C21F71"/>
    <w:rsid w:val="00C21FE5"/>
    <w:rsid w:val="00C2217B"/>
    <w:rsid w:val="00C228BF"/>
    <w:rsid w:val="00C229EC"/>
    <w:rsid w:val="00C22A97"/>
    <w:rsid w:val="00C23008"/>
    <w:rsid w:val="00C23235"/>
    <w:rsid w:val="00C23400"/>
    <w:rsid w:val="00C2353F"/>
    <w:rsid w:val="00C23588"/>
    <w:rsid w:val="00C2392E"/>
    <w:rsid w:val="00C24A3A"/>
    <w:rsid w:val="00C24C43"/>
    <w:rsid w:val="00C24E19"/>
    <w:rsid w:val="00C257AA"/>
    <w:rsid w:val="00C2635E"/>
    <w:rsid w:val="00C2694B"/>
    <w:rsid w:val="00C26BE1"/>
    <w:rsid w:val="00C277A9"/>
    <w:rsid w:val="00C277F7"/>
    <w:rsid w:val="00C30CA1"/>
    <w:rsid w:val="00C31006"/>
    <w:rsid w:val="00C31105"/>
    <w:rsid w:val="00C31AF8"/>
    <w:rsid w:val="00C31B12"/>
    <w:rsid w:val="00C31B65"/>
    <w:rsid w:val="00C31D10"/>
    <w:rsid w:val="00C31DAF"/>
    <w:rsid w:val="00C3216A"/>
    <w:rsid w:val="00C330ED"/>
    <w:rsid w:val="00C33163"/>
    <w:rsid w:val="00C3326B"/>
    <w:rsid w:val="00C3328C"/>
    <w:rsid w:val="00C33651"/>
    <w:rsid w:val="00C3412F"/>
    <w:rsid w:val="00C3517B"/>
    <w:rsid w:val="00C35404"/>
    <w:rsid w:val="00C3563C"/>
    <w:rsid w:val="00C35A64"/>
    <w:rsid w:val="00C35F90"/>
    <w:rsid w:val="00C35FDE"/>
    <w:rsid w:val="00C36350"/>
    <w:rsid w:val="00C36757"/>
    <w:rsid w:val="00C3722A"/>
    <w:rsid w:val="00C3732A"/>
    <w:rsid w:val="00C37799"/>
    <w:rsid w:val="00C37AA0"/>
    <w:rsid w:val="00C37CBA"/>
    <w:rsid w:val="00C37CE1"/>
    <w:rsid w:val="00C37E12"/>
    <w:rsid w:val="00C400C8"/>
    <w:rsid w:val="00C40316"/>
    <w:rsid w:val="00C40877"/>
    <w:rsid w:val="00C40A96"/>
    <w:rsid w:val="00C40C39"/>
    <w:rsid w:val="00C40C84"/>
    <w:rsid w:val="00C40D82"/>
    <w:rsid w:val="00C41134"/>
    <w:rsid w:val="00C414A3"/>
    <w:rsid w:val="00C415EC"/>
    <w:rsid w:val="00C4187E"/>
    <w:rsid w:val="00C41BA5"/>
    <w:rsid w:val="00C41C39"/>
    <w:rsid w:val="00C41F18"/>
    <w:rsid w:val="00C41F35"/>
    <w:rsid w:val="00C420F5"/>
    <w:rsid w:val="00C42113"/>
    <w:rsid w:val="00C42661"/>
    <w:rsid w:val="00C42BBD"/>
    <w:rsid w:val="00C42E0D"/>
    <w:rsid w:val="00C42FFE"/>
    <w:rsid w:val="00C430D3"/>
    <w:rsid w:val="00C43479"/>
    <w:rsid w:val="00C436E1"/>
    <w:rsid w:val="00C43819"/>
    <w:rsid w:val="00C43E20"/>
    <w:rsid w:val="00C441EC"/>
    <w:rsid w:val="00C44280"/>
    <w:rsid w:val="00C444D1"/>
    <w:rsid w:val="00C44B0E"/>
    <w:rsid w:val="00C44B73"/>
    <w:rsid w:val="00C44CAB"/>
    <w:rsid w:val="00C44F98"/>
    <w:rsid w:val="00C44FE2"/>
    <w:rsid w:val="00C45414"/>
    <w:rsid w:val="00C456EB"/>
    <w:rsid w:val="00C458B6"/>
    <w:rsid w:val="00C45BBD"/>
    <w:rsid w:val="00C45F4C"/>
    <w:rsid w:val="00C463C9"/>
    <w:rsid w:val="00C4698A"/>
    <w:rsid w:val="00C4745F"/>
    <w:rsid w:val="00C4763C"/>
    <w:rsid w:val="00C47F91"/>
    <w:rsid w:val="00C50364"/>
    <w:rsid w:val="00C5067E"/>
    <w:rsid w:val="00C5070A"/>
    <w:rsid w:val="00C508BC"/>
    <w:rsid w:val="00C50BC9"/>
    <w:rsid w:val="00C50D87"/>
    <w:rsid w:val="00C50EAC"/>
    <w:rsid w:val="00C512DA"/>
    <w:rsid w:val="00C51837"/>
    <w:rsid w:val="00C51A01"/>
    <w:rsid w:val="00C52B65"/>
    <w:rsid w:val="00C52FA9"/>
    <w:rsid w:val="00C535E3"/>
    <w:rsid w:val="00C53722"/>
    <w:rsid w:val="00C53B3C"/>
    <w:rsid w:val="00C53C0F"/>
    <w:rsid w:val="00C540A8"/>
    <w:rsid w:val="00C541DE"/>
    <w:rsid w:val="00C5437D"/>
    <w:rsid w:val="00C5438B"/>
    <w:rsid w:val="00C54939"/>
    <w:rsid w:val="00C54A41"/>
    <w:rsid w:val="00C54DF2"/>
    <w:rsid w:val="00C54F69"/>
    <w:rsid w:val="00C5504C"/>
    <w:rsid w:val="00C5515C"/>
    <w:rsid w:val="00C557E4"/>
    <w:rsid w:val="00C55B32"/>
    <w:rsid w:val="00C55B8D"/>
    <w:rsid w:val="00C55C2D"/>
    <w:rsid w:val="00C55C88"/>
    <w:rsid w:val="00C55E99"/>
    <w:rsid w:val="00C56DA6"/>
    <w:rsid w:val="00C57AF2"/>
    <w:rsid w:val="00C57B06"/>
    <w:rsid w:val="00C57C55"/>
    <w:rsid w:val="00C57CEA"/>
    <w:rsid w:val="00C57D5B"/>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36F"/>
    <w:rsid w:val="00C6359A"/>
    <w:rsid w:val="00C63AB7"/>
    <w:rsid w:val="00C63D0D"/>
    <w:rsid w:val="00C63FE4"/>
    <w:rsid w:val="00C64621"/>
    <w:rsid w:val="00C649E0"/>
    <w:rsid w:val="00C64CF8"/>
    <w:rsid w:val="00C65206"/>
    <w:rsid w:val="00C654AA"/>
    <w:rsid w:val="00C65687"/>
    <w:rsid w:val="00C65BD1"/>
    <w:rsid w:val="00C66156"/>
    <w:rsid w:val="00C66241"/>
    <w:rsid w:val="00C6631F"/>
    <w:rsid w:val="00C66579"/>
    <w:rsid w:val="00C667F9"/>
    <w:rsid w:val="00C66AE4"/>
    <w:rsid w:val="00C6741B"/>
    <w:rsid w:val="00C67AE8"/>
    <w:rsid w:val="00C7004B"/>
    <w:rsid w:val="00C70056"/>
    <w:rsid w:val="00C70A6A"/>
    <w:rsid w:val="00C70B49"/>
    <w:rsid w:val="00C70DAE"/>
    <w:rsid w:val="00C70EB9"/>
    <w:rsid w:val="00C70FD7"/>
    <w:rsid w:val="00C710F7"/>
    <w:rsid w:val="00C71160"/>
    <w:rsid w:val="00C717F2"/>
    <w:rsid w:val="00C71898"/>
    <w:rsid w:val="00C71BD2"/>
    <w:rsid w:val="00C71C07"/>
    <w:rsid w:val="00C71CBF"/>
    <w:rsid w:val="00C72907"/>
    <w:rsid w:val="00C729D2"/>
    <w:rsid w:val="00C72D70"/>
    <w:rsid w:val="00C731FE"/>
    <w:rsid w:val="00C7344A"/>
    <w:rsid w:val="00C74134"/>
    <w:rsid w:val="00C747E0"/>
    <w:rsid w:val="00C74995"/>
    <w:rsid w:val="00C74BBF"/>
    <w:rsid w:val="00C75189"/>
    <w:rsid w:val="00C75381"/>
    <w:rsid w:val="00C75396"/>
    <w:rsid w:val="00C758F7"/>
    <w:rsid w:val="00C75E08"/>
    <w:rsid w:val="00C76FB7"/>
    <w:rsid w:val="00C77292"/>
    <w:rsid w:val="00C774A6"/>
    <w:rsid w:val="00C77AD6"/>
    <w:rsid w:val="00C77BC2"/>
    <w:rsid w:val="00C80C4C"/>
    <w:rsid w:val="00C81B15"/>
    <w:rsid w:val="00C81B8A"/>
    <w:rsid w:val="00C8202F"/>
    <w:rsid w:val="00C82068"/>
    <w:rsid w:val="00C820A1"/>
    <w:rsid w:val="00C82820"/>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FFA"/>
    <w:rsid w:val="00C87319"/>
    <w:rsid w:val="00C8777E"/>
    <w:rsid w:val="00C8797B"/>
    <w:rsid w:val="00C906D5"/>
    <w:rsid w:val="00C90912"/>
    <w:rsid w:val="00C90EBE"/>
    <w:rsid w:val="00C91CE2"/>
    <w:rsid w:val="00C91EF4"/>
    <w:rsid w:val="00C91EFC"/>
    <w:rsid w:val="00C92573"/>
    <w:rsid w:val="00C9279C"/>
    <w:rsid w:val="00C92CED"/>
    <w:rsid w:val="00C92D88"/>
    <w:rsid w:val="00C937AF"/>
    <w:rsid w:val="00C9434C"/>
    <w:rsid w:val="00C94478"/>
    <w:rsid w:val="00C946C9"/>
    <w:rsid w:val="00C94D32"/>
    <w:rsid w:val="00C9525C"/>
    <w:rsid w:val="00C954DE"/>
    <w:rsid w:val="00C95853"/>
    <w:rsid w:val="00C9633E"/>
    <w:rsid w:val="00C96DD8"/>
    <w:rsid w:val="00C96FED"/>
    <w:rsid w:val="00C97341"/>
    <w:rsid w:val="00C975FE"/>
    <w:rsid w:val="00CA0D0C"/>
    <w:rsid w:val="00CA0E47"/>
    <w:rsid w:val="00CA1361"/>
    <w:rsid w:val="00CA171E"/>
    <w:rsid w:val="00CA1B78"/>
    <w:rsid w:val="00CA1ED0"/>
    <w:rsid w:val="00CA23E5"/>
    <w:rsid w:val="00CA2687"/>
    <w:rsid w:val="00CA2A3F"/>
    <w:rsid w:val="00CA2CF8"/>
    <w:rsid w:val="00CA2FA3"/>
    <w:rsid w:val="00CA3A38"/>
    <w:rsid w:val="00CA3D01"/>
    <w:rsid w:val="00CA426F"/>
    <w:rsid w:val="00CA4336"/>
    <w:rsid w:val="00CA44C9"/>
    <w:rsid w:val="00CA479B"/>
    <w:rsid w:val="00CA4B49"/>
    <w:rsid w:val="00CA4B61"/>
    <w:rsid w:val="00CA4C29"/>
    <w:rsid w:val="00CA5063"/>
    <w:rsid w:val="00CA617A"/>
    <w:rsid w:val="00CA68A2"/>
    <w:rsid w:val="00CA6D44"/>
    <w:rsid w:val="00CA6E76"/>
    <w:rsid w:val="00CA72E6"/>
    <w:rsid w:val="00CA7445"/>
    <w:rsid w:val="00CA78D4"/>
    <w:rsid w:val="00CA79A2"/>
    <w:rsid w:val="00CA7BE3"/>
    <w:rsid w:val="00CB0680"/>
    <w:rsid w:val="00CB0BA6"/>
    <w:rsid w:val="00CB1348"/>
    <w:rsid w:val="00CB140C"/>
    <w:rsid w:val="00CB1536"/>
    <w:rsid w:val="00CB1631"/>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49C"/>
    <w:rsid w:val="00CB757D"/>
    <w:rsid w:val="00CB7C8A"/>
    <w:rsid w:val="00CB7FEA"/>
    <w:rsid w:val="00CC03FE"/>
    <w:rsid w:val="00CC04FC"/>
    <w:rsid w:val="00CC090D"/>
    <w:rsid w:val="00CC0C6C"/>
    <w:rsid w:val="00CC0DE3"/>
    <w:rsid w:val="00CC112A"/>
    <w:rsid w:val="00CC1901"/>
    <w:rsid w:val="00CC1B33"/>
    <w:rsid w:val="00CC1B4C"/>
    <w:rsid w:val="00CC2646"/>
    <w:rsid w:val="00CC27D9"/>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EF0"/>
    <w:rsid w:val="00CD09C0"/>
    <w:rsid w:val="00CD1328"/>
    <w:rsid w:val="00CD1330"/>
    <w:rsid w:val="00CD14F0"/>
    <w:rsid w:val="00CD1671"/>
    <w:rsid w:val="00CD1ECA"/>
    <w:rsid w:val="00CD1F5D"/>
    <w:rsid w:val="00CD1F66"/>
    <w:rsid w:val="00CD22AC"/>
    <w:rsid w:val="00CD2323"/>
    <w:rsid w:val="00CD28CE"/>
    <w:rsid w:val="00CD2B83"/>
    <w:rsid w:val="00CD2BDC"/>
    <w:rsid w:val="00CD2DCB"/>
    <w:rsid w:val="00CD3114"/>
    <w:rsid w:val="00CD4D55"/>
    <w:rsid w:val="00CD51E1"/>
    <w:rsid w:val="00CD5974"/>
    <w:rsid w:val="00CD62A4"/>
    <w:rsid w:val="00CD683B"/>
    <w:rsid w:val="00CD6ED7"/>
    <w:rsid w:val="00CD75D3"/>
    <w:rsid w:val="00CD78A0"/>
    <w:rsid w:val="00CD7924"/>
    <w:rsid w:val="00CD79F2"/>
    <w:rsid w:val="00CD7D00"/>
    <w:rsid w:val="00CD7FF6"/>
    <w:rsid w:val="00CE01A4"/>
    <w:rsid w:val="00CE0377"/>
    <w:rsid w:val="00CE0431"/>
    <w:rsid w:val="00CE055D"/>
    <w:rsid w:val="00CE0FA3"/>
    <w:rsid w:val="00CE0FA7"/>
    <w:rsid w:val="00CE1395"/>
    <w:rsid w:val="00CE1709"/>
    <w:rsid w:val="00CE195C"/>
    <w:rsid w:val="00CE1A5A"/>
    <w:rsid w:val="00CE1A70"/>
    <w:rsid w:val="00CE1E6E"/>
    <w:rsid w:val="00CE1FAD"/>
    <w:rsid w:val="00CE2071"/>
    <w:rsid w:val="00CE2118"/>
    <w:rsid w:val="00CE2A6F"/>
    <w:rsid w:val="00CE2DE7"/>
    <w:rsid w:val="00CE3360"/>
    <w:rsid w:val="00CE38EC"/>
    <w:rsid w:val="00CE3A5D"/>
    <w:rsid w:val="00CE3F54"/>
    <w:rsid w:val="00CE4490"/>
    <w:rsid w:val="00CE4497"/>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420"/>
    <w:rsid w:val="00CE7686"/>
    <w:rsid w:val="00CE7A56"/>
    <w:rsid w:val="00CE7B5C"/>
    <w:rsid w:val="00CE7D32"/>
    <w:rsid w:val="00CF0554"/>
    <w:rsid w:val="00CF073B"/>
    <w:rsid w:val="00CF0877"/>
    <w:rsid w:val="00CF0A3C"/>
    <w:rsid w:val="00CF0D1E"/>
    <w:rsid w:val="00CF0F38"/>
    <w:rsid w:val="00CF1043"/>
    <w:rsid w:val="00CF1175"/>
    <w:rsid w:val="00CF18F6"/>
    <w:rsid w:val="00CF1D51"/>
    <w:rsid w:val="00CF1F14"/>
    <w:rsid w:val="00CF2555"/>
    <w:rsid w:val="00CF30EC"/>
    <w:rsid w:val="00CF3308"/>
    <w:rsid w:val="00CF3C95"/>
    <w:rsid w:val="00CF41B9"/>
    <w:rsid w:val="00CF43E1"/>
    <w:rsid w:val="00CF4B77"/>
    <w:rsid w:val="00CF59EA"/>
    <w:rsid w:val="00CF5D35"/>
    <w:rsid w:val="00CF5DF0"/>
    <w:rsid w:val="00CF5EA5"/>
    <w:rsid w:val="00CF60B4"/>
    <w:rsid w:val="00CF640E"/>
    <w:rsid w:val="00CF6CFC"/>
    <w:rsid w:val="00CF7632"/>
    <w:rsid w:val="00D003BF"/>
    <w:rsid w:val="00D011E3"/>
    <w:rsid w:val="00D0158E"/>
    <w:rsid w:val="00D018FD"/>
    <w:rsid w:val="00D01EAC"/>
    <w:rsid w:val="00D02931"/>
    <w:rsid w:val="00D02DAF"/>
    <w:rsid w:val="00D0312B"/>
    <w:rsid w:val="00D03840"/>
    <w:rsid w:val="00D03902"/>
    <w:rsid w:val="00D03953"/>
    <w:rsid w:val="00D040CE"/>
    <w:rsid w:val="00D04509"/>
    <w:rsid w:val="00D04529"/>
    <w:rsid w:val="00D04552"/>
    <w:rsid w:val="00D049A0"/>
    <w:rsid w:val="00D04A68"/>
    <w:rsid w:val="00D04C16"/>
    <w:rsid w:val="00D04E3E"/>
    <w:rsid w:val="00D0507C"/>
    <w:rsid w:val="00D05494"/>
    <w:rsid w:val="00D055A3"/>
    <w:rsid w:val="00D05607"/>
    <w:rsid w:val="00D0569B"/>
    <w:rsid w:val="00D05BD4"/>
    <w:rsid w:val="00D05ECC"/>
    <w:rsid w:val="00D0615B"/>
    <w:rsid w:val="00D065D5"/>
    <w:rsid w:val="00D067BE"/>
    <w:rsid w:val="00D0694F"/>
    <w:rsid w:val="00D07255"/>
    <w:rsid w:val="00D07685"/>
    <w:rsid w:val="00D0790D"/>
    <w:rsid w:val="00D105F9"/>
    <w:rsid w:val="00D106E9"/>
    <w:rsid w:val="00D1109E"/>
    <w:rsid w:val="00D110C0"/>
    <w:rsid w:val="00D111C6"/>
    <w:rsid w:val="00D11EEE"/>
    <w:rsid w:val="00D12DA9"/>
    <w:rsid w:val="00D131CC"/>
    <w:rsid w:val="00D13502"/>
    <w:rsid w:val="00D13A94"/>
    <w:rsid w:val="00D13C67"/>
    <w:rsid w:val="00D15485"/>
    <w:rsid w:val="00D1568A"/>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1F6F"/>
    <w:rsid w:val="00D23053"/>
    <w:rsid w:val="00D2318B"/>
    <w:rsid w:val="00D23740"/>
    <w:rsid w:val="00D238E8"/>
    <w:rsid w:val="00D23E0D"/>
    <w:rsid w:val="00D2454D"/>
    <w:rsid w:val="00D24670"/>
    <w:rsid w:val="00D24943"/>
    <w:rsid w:val="00D2566E"/>
    <w:rsid w:val="00D258BD"/>
    <w:rsid w:val="00D25A61"/>
    <w:rsid w:val="00D26002"/>
    <w:rsid w:val="00D2635B"/>
    <w:rsid w:val="00D2662D"/>
    <w:rsid w:val="00D26D11"/>
    <w:rsid w:val="00D2712C"/>
    <w:rsid w:val="00D275A4"/>
    <w:rsid w:val="00D27737"/>
    <w:rsid w:val="00D27A0D"/>
    <w:rsid w:val="00D27C15"/>
    <w:rsid w:val="00D27FF2"/>
    <w:rsid w:val="00D3058D"/>
    <w:rsid w:val="00D30690"/>
    <w:rsid w:val="00D30C86"/>
    <w:rsid w:val="00D30E9A"/>
    <w:rsid w:val="00D3117A"/>
    <w:rsid w:val="00D311F8"/>
    <w:rsid w:val="00D31CB8"/>
    <w:rsid w:val="00D325F8"/>
    <w:rsid w:val="00D32973"/>
    <w:rsid w:val="00D32B18"/>
    <w:rsid w:val="00D32E5C"/>
    <w:rsid w:val="00D3309D"/>
    <w:rsid w:val="00D33171"/>
    <w:rsid w:val="00D3368D"/>
    <w:rsid w:val="00D339B7"/>
    <w:rsid w:val="00D339C5"/>
    <w:rsid w:val="00D339F2"/>
    <w:rsid w:val="00D33C11"/>
    <w:rsid w:val="00D33D50"/>
    <w:rsid w:val="00D3442D"/>
    <w:rsid w:val="00D34516"/>
    <w:rsid w:val="00D346B0"/>
    <w:rsid w:val="00D34FCA"/>
    <w:rsid w:val="00D369A5"/>
    <w:rsid w:val="00D36D16"/>
    <w:rsid w:val="00D36E30"/>
    <w:rsid w:val="00D36F2C"/>
    <w:rsid w:val="00D37635"/>
    <w:rsid w:val="00D379F1"/>
    <w:rsid w:val="00D40491"/>
    <w:rsid w:val="00D41073"/>
    <w:rsid w:val="00D41230"/>
    <w:rsid w:val="00D4153A"/>
    <w:rsid w:val="00D41705"/>
    <w:rsid w:val="00D41B9B"/>
    <w:rsid w:val="00D41F51"/>
    <w:rsid w:val="00D420F4"/>
    <w:rsid w:val="00D42344"/>
    <w:rsid w:val="00D4239A"/>
    <w:rsid w:val="00D4242F"/>
    <w:rsid w:val="00D42BFD"/>
    <w:rsid w:val="00D42E39"/>
    <w:rsid w:val="00D42E3F"/>
    <w:rsid w:val="00D42F3F"/>
    <w:rsid w:val="00D437DE"/>
    <w:rsid w:val="00D43AC8"/>
    <w:rsid w:val="00D43B35"/>
    <w:rsid w:val="00D43BF5"/>
    <w:rsid w:val="00D44796"/>
    <w:rsid w:val="00D447BB"/>
    <w:rsid w:val="00D44D7C"/>
    <w:rsid w:val="00D44EE7"/>
    <w:rsid w:val="00D45119"/>
    <w:rsid w:val="00D45153"/>
    <w:rsid w:val="00D45BBB"/>
    <w:rsid w:val="00D45CAC"/>
    <w:rsid w:val="00D45F1A"/>
    <w:rsid w:val="00D46F10"/>
    <w:rsid w:val="00D479DC"/>
    <w:rsid w:val="00D47C4C"/>
    <w:rsid w:val="00D50049"/>
    <w:rsid w:val="00D5063D"/>
    <w:rsid w:val="00D50662"/>
    <w:rsid w:val="00D51431"/>
    <w:rsid w:val="00D51A52"/>
    <w:rsid w:val="00D52C29"/>
    <w:rsid w:val="00D52FC0"/>
    <w:rsid w:val="00D53A0C"/>
    <w:rsid w:val="00D54146"/>
    <w:rsid w:val="00D5447D"/>
    <w:rsid w:val="00D547C3"/>
    <w:rsid w:val="00D54819"/>
    <w:rsid w:val="00D54E31"/>
    <w:rsid w:val="00D55346"/>
    <w:rsid w:val="00D55B87"/>
    <w:rsid w:val="00D56046"/>
    <w:rsid w:val="00D56A40"/>
    <w:rsid w:val="00D56B6D"/>
    <w:rsid w:val="00D56EE3"/>
    <w:rsid w:val="00D56EEA"/>
    <w:rsid w:val="00D571DB"/>
    <w:rsid w:val="00D573E5"/>
    <w:rsid w:val="00D57D8E"/>
    <w:rsid w:val="00D607CE"/>
    <w:rsid w:val="00D60A93"/>
    <w:rsid w:val="00D6179E"/>
    <w:rsid w:val="00D617A7"/>
    <w:rsid w:val="00D62070"/>
    <w:rsid w:val="00D621B6"/>
    <w:rsid w:val="00D623C7"/>
    <w:rsid w:val="00D63000"/>
    <w:rsid w:val="00D6337D"/>
    <w:rsid w:val="00D63E6C"/>
    <w:rsid w:val="00D63FB5"/>
    <w:rsid w:val="00D64143"/>
    <w:rsid w:val="00D64289"/>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925"/>
    <w:rsid w:val="00D70F26"/>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737D"/>
    <w:rsid w:val="00D77399"/>
    <w:rsid w:val="00D80C2D"/>
    <w:rsid w:val="00D816EA"/>
    <w:rsid w:val="00D81789"/>
    <w:rsid w:val="00D8231E"/>
    <w:rsid w:val="00D82AD0"/>
    <w:rsid w:val="00D8322F"/>
    <w:rsid w:val="00D83AC9"/>
    <w:rsid w:val="00D8417A"/>
    <w:rsid w:val="00D84D9C"/>
    <w:rsid w:val="00D84F9A"/>
    <w:rsid w:val="00D851B1"/>
    <w:rsid w:val="00D8544E"/>
    <w:rsid w:val="00D859BB"/>
    <w:rsid w:val="00D85E83"/>
    <w:rsid w:val="00D86474"/>
    <w:rsid w:val="00D86509"/>
    <w:rsid w:val="00D86833"/>
    <w:rsid w:val="00D87064"/>
    <w:rsid w:val="00D8793C"/>
    <w:rsid w:val="00D87B26"/>
    <w:rsid w:val="00D87CD9"/>
    <w:rsid w:val="00D87D5F"/>
    <w:rsid w:val="00D87D83"/>
    <w:rsid w:val="00D87F43"/>
    <w:rsid w:val="00D900DB"/>
    <w:rsid w:val="00D901E7"/>
    <w:rsid w:val="00D90521"/>
    <w:rsid w:val="00D90C54"/>
    <w:rsid w:val="00D90D6E"/>
    <w:rsid w:val="00D914DE"/>
    <w:rsid w:val="00D9276A"/>
    <w:rsid w:val="00D928DC"/>
    <w:rsid w:val="00D92AC7"/>
    <w:rsid w:val="00D934D3"/>
    <w:rsid w:val="00D93E51"/>
    <w:rsid w:val="00D93FB2"/>
    <w:rsid w:val="00D94608"/>
    <w:rsid w:val="00D946BA"/>
    <w:rsid w:val="00D9485E"/>
    <w:rsid w:val="00D94DFD"/>
    <w:rsid w:val="00D950EF"/>
    <w:rsid w:val="00D956EA"/>
    <w:rsid w:val="00D95F47"/>
    <w:rsid w:val="00D96112"/>
    <w:rsid w:val="00D97040"/>
    <w:rsid w:val="00D97457"/>
    <w:rsid w:val="00D97749"/>
    <w:rsid w:val="00D97D07"/>
    <w:rsid w:val="00D97F47"/>
    <w:rsid w:val="00DA0E8F"/>
    <w:rsid w:val="00DA107C"/>
    <w:rsid w:val="00DA1135"/>
    <w:rsid w:val="00DA11F8"/>
    <w:rsid w:val="00DA18FA"/>
    <w:rsid w:val="00DA19C9"/>
    <w:rsid w:val="00DA1CBC"/>
    <w:rsid w:val="00DA1CED"/>
    <w:rsid w:val="00DA1EC6"/>
    <w:rsid w:val="00DA249A"/>
    <w:rsid w:val="00DA294D"/>
    <w:rsid w:val="00DA2E1C"/>
    <w:rsid w:val="00DA3128"/>
    <w:rsid w:val="00DA3A40"/>
    <w:rsid w:val="00DA3B7E"/>
    <w:rsid w:val="00DA3E0A"/>
    <w:rsid w:val="00DA4907"/>
    <w:rsid w:val="00DA4CDA"/>
    <w:rsid w:val="00DA5200"/>
    <w:rsid w:val="00DA5744"/>
    <w:rsid w:val="00DA5CA4"/>
    <w:rsid w:val="00DA5ED1"/>
    <w:rsid w:val="00DA61A4"/>
    <w:rsid w:val="00DA64D2"/>
    <w:rsid w:val="00DA64FA"/>
    <w:rsid w:val="00DA6BCC"/>
    <w:rsid w:val="00DA7A31"/>
    <w:rsid w:val="00DA7EA8"/>
    <w:rsid w:val="00DB00CE"/>
    <w:rsid w:val="00DB04D5"/>
    <w:rsid w:val="00DB0588"/>
    <w:rsid w:val="00DB05F9"/>
    <w:rsid w:val="00DB0902"/>
    <w:rsid w:val="00DB0ADF"/>
    <w:rsid w:val="00DB0C16"/>
    <w:rsid w:val="00DB0C94"/>
    <w:rsid w:val="00DB10EB"/>
    <w:rsid w:val="00DB1727"/>
    <w:rsid w:val="00DB1826"/>
    <w:rsid w:val="00DB1836"/>
    <w:rsid w:val="00DB1BB9"/>
    <w:rsid w:val="00DB1E48"/>
    <w:rsid w:val="00DB1F32"/>
    <w:rsid w:val="00DB2408"/>
    <w:rsid w:val="00DB258F"/>
    <w:rsid w:val="00DB284B"/>
    <w:rsid w:val="00DB2E18"/>
    <w:rsid w:val="00DB2E1C"/>
    <w:rsid w:val="00DB3AD3"/>
    <w:rsid w:val="00DB3C1C"/>
    <w:rsid w:val="00DB3E31"/>
    <w:rsid w:val="00DB3E70"/>
    <w:rsid w:val="00DB4210"/>
    <w:rsid w:val="00DB52B2"/>
    <w:rsid w:val="00DB548C"/>
    <w:rsid w:val="00DB578C"/>
    <w:rsid w:val="00DB5EC1"/>
    <w:rsid w:val="00DB6C52"/>
    <w:rsid w:val="00DB6E33"/>
    <w:rsid w:val="00DB6E40"/>
    <w:rsid w:val="00DB71FA"/>
    <w:rsid w:val="00DB736C"/>
    <w:rsid w:val="00DB7838"/>
    <w:rsid w:val="00DB7CBA"/>
    <w:rsid w:val="00DB7D4D"/>
    <w:rsid w:val="00DC03B6"/>
    <w:rsid w:val="00DC0A6B"/>
    <w:rsid w:val="00DC1289"/>
    <w:rsid w:val="00DC16C1"/>
    <w:rsid w:val="00DC1701"/>
    <w:rsid w:val="00DC1A8A"/>
    <w:rsid w:val="00DC1DFA"/>
    <w:rsid w:val="00DC22F3"/>
    <w:rsid w:val="00DC27E0"/>
    <w:rsid w:val="00DC2C15"/>
    <w:rsid w:val="00DC2C52"/>
    <w:rsid w:val="00DC2F8F"/>
    <w:rsid w:val="00DC3293"/>
    <w:rsid w:val="00DC3417"/>
    <w:rsid w:val="00DC3838"/>
    <w:rsid w:val="00DC3C0B"/>
    <w:rsid w:val="00DC40B9"/>
    <w:rsid w:val="00DC4F05"/>
    <w:rsid w:val="00DC5005"/>
    <w:rsid w:val="00DC52CA"/>
    <w:rsid w:val="00DC5652"/>
    <w:rsid w:val="00DC59A1"/>
    <w:rsid w:val="00DC6187"/>
    <w:rsid w:val="00DC64D4"/>
    <w:rsid w:val="00DC64D9"/>
    <w:rsid w:val="00DC6A51"/>
    <w:rsid w:val="00DC7244"/>
    <w:rsid w:val="00DC753B"/>
    <w:rsid w:val="00DC7A08"/>
    <w:rsid w:val="00DD0A43"/>
    <w:rsid w:val="00DD0AFB"/>
    <w:rsid w:val="00DD0F2E"/>
    <w:rsid w:val="00DD11FD"/>
    <w:rsid w:val="00DD14EB"/>
    <w:rsid w:val="00DD297E"/>
    <w:rsid w:val="00DD2985"/>
    <w:rsid w:val="00DD2A0B"/>
    <w:rsid w:val="00DD2AAA"/>
    <w:rsid w:val="00DD2AF3"/>
    <w:rsid w:val="00DD2B89"/>
    <w:rsid w:val="00DD3445"/>
    <w:rsid w:val="00DD3611"/>
    <w:rsid w:val="00DD37DB"/>
    <w:rsid w:val="00DD41BD"/>
    <w:rsid w:val="00DD4653"/>
    <w:rsid w:val="00DD471E"/>
    <w:rsid w:val="00DD4947"/>
    <w:rsid w:val="00DD4AC1"/>
    <w:rsid w:val="00DD4B41"/>
    <w:rsid w:val="00DD4F5E"/>
    <w:rsid w:val="00DD4F7B"/>
    <w:rsid w:val="00DD5059"/>
    <w:rsid w:val="00DD5318"/>
    <w:rsid w:val="00DD576A"/>
    <w:rsid w:val="00DD5C9F"/>
    <w:rsid w:val="00DD5CE8"/>
    <w:rsid w:val="00DD5EF0"/>
    <w:rsid w:val="00DD65AC"/>
    <w:rsid w:val="00DD65E9"/>
    <w:rsid w:val="00DD69C9"/>
    <w:rsid w:val="00DD69D4"/>
    <w:rsid w:val="00DD6B65"/>
    <w:rsid w:val="00DD6E4E"/>
    <w:rsid w:val="00DD6E5F"/>
    <w:rsid w:val="00DD6FF6"/>
    <w:rsid w:val="00DD7831"/>
    <w:rsid w:val="00DD797E"/>
    <w:rsid w:val="00DD79C7"/>
    <w:rsid w:val="00DD7AD8"/>
    <w:rsid w:val="00DD7BE4"/>
    <w:rsid w:val="00DD7C81"/>
    <w:rsid w:val="00DD7D02"/>
    <w:rsid w:val="00DD7EB7"/>
    <w:rsid w:val="00DE0100"/>
    <w:rsid w:val="00DE02CB"/>
    <w:rsid w:val="00DE0A39"/>
    <w:rsid w:val="00DE0FE4"/>
    <w:rsid w:val="00DE18CA"/>
    <w:rsid w:val="00DE1AD3"/>
    <w:rsid w:val="00DE1BCB"/>
    <w:rsid w:val="00DE1FC8"/>
    <w:rsid w:val="00DE273A"/>
    <w:rsid w:val="00DE2A45"/>
    <w:rsid w:val="00DE2D47"/>
    <w:rsid w:val="00DE3BE9"/>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D52"/>
    <w:rsid w:val="00DE7EDF"/>
    <w:rsid w:val="00DF0522"/>
    <w:rsid w:val="00DF06EB"/>
    <w:rsid w:val="00DF073D"/>
    <w:rsid w:val="00DF0894"/>
    <w:rsid w:val="00DF0DA9"/>
    <w:rsid w:val="00DF140D"/>
    <w:rsid w:val="00DF1676"/>
    <w:rsid w:val="00DF1915"/>
    <w:rsid w:val="00DF1A5B"/>
    <w:rsid w:val="00DF22F2"/>
    <w:rsid w:val="00DF264D"/>
    <w:rsid w:val="00DF2BF6"/>
    <w:rsid w:val="00DF2EEB"/>
    <w:rsid w:val="00DF3283"/>
    <w:rsid w:val="00DF3289"/>
    <w:rsid w:val="00DF32F7"/>
    <w:rsid w:val="00DF33F3"/>
    <w:rsid w:val="00DF39C9"/>
    <w:rsid w:val="00DF3B07"/>
    <w:rsid w:val="00DF43D2"/>
    <w:rsid w:val="00DF4A11"/>
    <w:rsid w:val="00DF4B6F"/>
    <w:rsid w:val="00DF4FDD"/>
    <w:rsid w:val="00DF5E34"/>
    <w:rsid w:val="00DF6345"/>
    <w:rsid w:val="00DF6752"/>
    <w:rsid w:val="00DF696D"/>
    <w:rsid w:val="00DF6BF3"/>
    <w:rsid w:val="00DF70B2"/>
    <w:rsid w:val="00DF70D5"/>
    <w:rsid w:val="00DF7386"/>
    <w:rsid w:val="00DF7592"/>
    <w:rsid w:val="00DF7BD1"/>
    <w:rsid w:val="00DF7F23"/>
    <w:rsid w:val="00E002B8"/>
    <w:rsid w:val="00E00496"/>
    <w:rsid w:val="00E007F0"/>
    <w:rsid w:val="00E0085D"/>
    <w:rsid w:val="00E0135B"/>
    <w:rsid w:val="00E015F7"/>
    <w:rsid w:val="00E0168A"/>
    <w:rsid w:val="00E017D1"/>
    <w:rsid w:val="00E017E4"/>
    <w:rsid w:val="00E01C3D"/>
    <w:rsid w:val="00E01C87"/>
    <w:rsid w:val="00E021F3"/>
    <w:rsid w:val="00E034BA"/>
    <w:rsid w:val="00E0360A"/>
    <w:rsid w:val="00E038E1"/>
    <w:rsid w:val="00E0392A"/>
    <w:rsid w:val="00E03BA1"/>
    <w:rsid w:val="00E0430B"/>
    <w:rsid w:val="00E04378"/>
    <w:rsid w:val="00E0460C"/>
    <w:rsid w:val="00E0490A"/>
    <w:rsid w:val="00E057C8"/>
    <w:rsid w:val="00E0596B"/>
    <w:rsid w:val="00E05E3D"/>
    <w:rsid w:val="00E0653F"/>
    <w:rsid w:val="00E0658A"/>
    <w:rsid w:val="00E0743B"/>
    <w:rsid w:val="00E078AC"/>
    <w:rsid w:val="00E10932"/>
    <w:rsid w:val="00E10B5F"/>
    <w:rsid w:val="00E10C60"/>
    <w:rsid w:val="00E11553"/>
    <w:rsid w:val="00E11AF2"/>
    <w:rsid w:val="00E11F78"/>
    <w:rsid w:val="00E12012"/>
    <w:rsid w:val="00E12329"/>
    <w:rsid w:val="00E124B8"/>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EE7"/>
    <w:rsid w:val="00E14116"/>
    <w:rsid w:val="00E145B7"/>
    <w:rsid w:val="00E14B7D"/>
    <w:rsid w:val="00E14F61"/>
    <w:rsid w:val="00E14FC4"/>
    <w:rsid w:val="00E15894"/>
    <w:rsid w:val="00E15B86"/>
    <w:rsid w:val="00E16311"/>
    <w:rsid w:val="00E16566"/>
    <w:rsid w:val="00E1658D"/>
    <w:rsid w:val="00E1658F"/>
    <w:rsid w:val="00E16938"/>
    <w:rsid w:val="00E16A16"/>
    <w:rsid w:val="00E16B17"/>
    <w:rsid w:val="00E171F7"/>
    <w:rsid w:val="00E17E68"/>
    <w:rsid w:val="00E17E7D"/>
    <w:rsid w:val="00E20178"/>
    <w:rsid w:val="00E20833"/>
    <w:rsid w:val="00E2096F"/>
    <w:rsid w:val="00E20B71"/>
    <w:rsid w:val="00E20DEB"/>
    <w:rsid w:val="00E21345"/>
    <w:rsid w:val="00E2156C"/>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4C0"/>
    <w:rsid w:val="00E24CC1"/>
    <w:rsid w:val="00E250C5"/>
    <w:rsid w:val="00E25232"/>
    <w:rsid w:val="00E253ED"/>
    <w:rsid w:val="00E25502"/>
    <w:rsid w:val="00E25C92"/>
    <w:rsid w:val="00E26164"/>
    <w:rsid w:val="00E26658"/>
    <w:rsid w:val="00E2680B"/>
    <w:rsid w:val="00E268C5"/>
    <w:rsid w:val="00E268D9"/>
    <w:rsid w:val="00E27003"/>
    <w:rsid w:val="00E270AF"/>
    <w:rsid w:val="00E27203"/>
    <w:rsid w:val="00E276F0"/>
    <w:rsid w:val="00E276F4"/>
    <w:rsid w:val="00E27755"/>
    <w:rsid w:val="00E27B18"/>
    <w:rsid w:val="00E3014E"/>
    <w:rsid w:val="00E30A2A"/>
    <w:rsid w:val="00E30E36"/>
    <w:rsid w:val="00E3119B"/>
    <w:rsid w:val="00E312F5"/>
    <w:rsid w:val="00E3138A"/>
    <w:rsid w:val="00E31D3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62C4"/>
    <w:rsid w:val="00E36556"/>
    <w:rsid w:val="00E36702"/>
    <w:rsid w:val="00E36A19"/>
    <w:rsid w:val="00E400CA"/>
    <w:rsid w:val="00E411DF"/>
    <w:rsid w:val="00E415F1"/>
    <w:rsid w:val="00E41A63"/>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500CE"/>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31A8"/>
    <w:rsid w:val="00E538CD"/>
    <w:rsid w:val="00E53D98"/>
    <w:rsid w:val="00E53EC6"/>
    <w:rsid w:val="00E53F04"/>
    <w:rsid w:val="00E54100"/>
    <w:rsid w:val="00E5414A"/>
    <w:rsid w:val="00E54389"/>
    <w:rsid w:val="00E5456B"/>
    <w:rsid w:val="00E545F7"/>
    <w:rsid w:val="00E54A91"/>
    <w:rsid w:val="00E54E44"/>
    <w:rsid w:val="00E54EAB"/>
    <w:rsid w:val="00E54F01"/>
    <w:rsid w:val="00E5531E"/>
    <w:rsid w:val="00E556C6"/>
    <w:rsid w:val="00E5577E"/>
    <w:rsid w:val="00E559A9"/>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918"/>
    <w:rsid w:val="00E62B8F"/>
    <w:rsid w:val="00E62D6B"/>
    <w:rsid w:val="00E62F5C"/>
    <w:rsid w:val="00E62FE9"/>
    <w:rsid w:val="00E63516"/>
    <w:rsid w:val="00E63579"/>
    <w:rsid w:val="00E63667"/>
    <w:rsid w:val="00E64285"/>
    <w:rsid w:val="00E6458E"/>
    <w:rsid w:val="00E647FC"/>
    <w:rsid w:val="00E653E7"/>
    <w:rsid w:val="00E65681"/>
    <w:rsid w:val="00E6578E"/>
    <w:rsid w:val="00E65951"/>
    <w:rsid w:val="00E65D13"/>
    <w:rsid w:val="00E6633D"/>
    <w:rsid w:val="00E6660A"/>
    <w:rsid w:val="00E669D2"/>
    <w:rsid w:val="00E66A47"/>
    <w:rsid w:val="00E67397"/>
    <w:rsid w:val="00E6798D"/>
    <w:rsid w:val="00E67DA1"/>
    <w:rsid w:val="00E701E3"/>
    <w:rsid w:val="00E70602"/>
    <w:rsid w:val="00E70B18"/>
    <w:rsid w:val="00E70B90"/>
    <w:rsid w:val="00E71029"/>
    <w:rsid w:val="00E714FC"/>
    <w:rsid w:val="00E71A36"/>
    <w:rsid w:val="00E71AAA"/>
    <w:rsid w:val="00E71B9F"/>
    <w:rsid w:val="00E72866"/>
    <w:rsid w:val="00E72CDE"/>
    <w:rsid w:val="00E72E87"/>
    <w:rsid w:val="00E72FF1"/>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94A"/>
    <w:rsid w:val="00E75AA7"/>
    <w:rsid w:val="00E75F9D"/>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DB5"/>
    <w:rsid w:val="00E810DE"/>
    <w:rsid w:val="00E814AE"/>
    <w:rsid w:val="00E81868"/>
    <w:rsid w:val="00E81B87"/>
    <w:rsid w:val="00E82585"/>
    <w:rsid w:val="00E82678"/>
    <w:rsid w:val="00E826B4"/>
    <w:rsid w:val="00E829D1"/>
    <w:rsid w:val="00E829DC"/>
    <w:rsid w:val="00E82A0A"/>
    <w:rsid w:val="00E82F17"/>
    <w:rsid w:val="00E82F39"/>
    <w:rsid w:val="00E8324F"/>
    <w:rsid w:val="00E83541"/>
    <w:rsid w:val="00E839A0"/>
    <w:rsid w:val="00E8417A"/>
    <w:rsid w:val="00E841DB"/>
    <w:rsid w:val="00E844AC"/>
    <w:rsid w:val="00E84628"/>
    <w:rsid w:val="00E849DC"/>
    <w:rsid w:val="00E84E39"/>
    <w:rsid w:val="00E8525E"/>
    <w:rsid w:val="00E85416"/>
    <w:rsid w:val="00E85AF5"/>
    <w:rsid w:val="00E85C09"/>
    <w:rsid w:val="00E86197"/>
    <w:rsid w:val="00E868C2"/>
    <w:rsid w:val="00E8798C"/>
    <w:rsid w:val="00E87B1C"/>
    <w:rsid w:val="00E87BF6"/>
    <w:rsid w:val="00E902F1"/>
    <w:rsid w:val="00E905A5"/>
    <w:rsid w:val="00E908A8"/>
    <w:rsid w:val="00E90A7A"/>
    <w:rsid w:val="00E90EB6"/>
    <w:rsid w:val="00E91070"/>
    <w:rsid w:val="00E9109E"/>
    <w:rsid w:val="00E913FD"/>
    <w:rsid w:val="00E915BE"/>
    <w:rsid w:val="00E9174C"/>
    <w:rsid w:val="00E91801"/>
    <w:rsid w:val="00E918D5"/>
    <w:rsid w:val="00E91B96"/>
    <w:rsid w:val="00E91C43"/>
    <w:rsid w:val="00E93132"/>
    <w:rsid w:val="00E9314A"/>
    <w:rsid w:val="00E9325A"/>
    <w:rsid w:val="00E934B5"/>
    <w:rsid w:val="00E9375A"/>
    <w:rsid w:val="00E93B4A"/>
    <w:rsid w:val="00E93CC0"/>
    <w:rsid w:val="00E93EA3"/>
    <w:rsid w:val="00E93FF7"/>
    <w:rsid w:val="00E94059"/>
    <w:rsid w:val="00E9502B"/>
    <w:rsid w:val="00E9530F"/>
    <w:rsid w:val="00E954C9"/>
    <w:rsid w:val="00E95765"/>
    <w:rsid w:val="00E95869"/>
    <w:rsid w:val="00E95D4D"/>
    <w:rsid w:val="00E95E3B"/>
    <w:rsid w:val="00E95E8B"/>
    <w:rsid w:val="00E95F90"/>
    <w:rsid w:val="00E9649D"/>
    <w:rsid w:val="00E96792"/>
    <w:rsid w:val="00E96BD3"/>
    <w:rsid w:val="00E97EE5"/>
    <w:rsid w:val="00EA01CB"/>
    <w:rsid w:val="00EA0745"/>
    <w:rsid w:val="00EA0CC5"/>
    <w:rsid w:val="00EA0E68"/>
    <w:rsid w:val="00EA12AC"/>
    <w:rsid w:val="00EA13C4"/>
    <w:rsid w:val="00EA15FB"/>
    <w:rsid w:val="00EA1D3E"/>
    <w:rsid w:val="00EA256D"/>
    <w:rsid w:val="00EA2878"/>
    <w:rsid w:val="00EA2A8F"/>
    <w:rsid w:val="00EA2B95"/>
    <w:rsid w:val="00EA2C7D"/>
    <w:rsid w:val="00EA301A"/>
    <w:rsid w:val="00EA31AB"/>
    <w:rsid w:val="00EA32BB"/>
    <w:rsid w:val="00EA3A32"/>
    <w:rsid w:val="00EA44FD"/>
    <w:rsid w:val="00EA47E4"/>
    <w:rsid w:val="00EA4826"/>
    <w:rsid w:val="00EA48D3"/>
    <w:rsid w:val="00EA4957"/>
    <w:rsid w:val="00EA4BC3"/>
    <w:rsid w:val="00EA4E2B"/>
    <w:rsid w:val="00EA4E5F"/>
    <w:rsid w:val="00EA4F70"/>
    <w:rsid w:val="00EA52F8"/>
    <w:rsid w:val="00EA5330"/>
    <w:rsid w:val="00EA5803"/>
    <w:rsid w:val="00EA58B4"/>
    <w:rsid w:val="00EA5AB4"/>
    <w:rsid w:val="00EA5B40"/>
    <w:rsid w:val="00EA5E30"/>
    <w:rsid w:val="00EA6428"/>
    <w:rsid w:val="00EA644E"/>
    <w:rsid w:val="00EA6ACE"/>
    <w:rsid w:val="00EA6AE7"/>
    <w:rsid w:val="00EA6B27"/>
    <w:rsid w:val="00EA6D35"/>
    <w:rsid w:val="00EA6DF1"/>
    <w:rsid w:val="00EA6F71"/>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C82"/>
    <w:rsid w:val="00EB32D9"/>
    <w:rsid w:val="00EB3570"/>
    <w:rsid w:val="00EB35AC"/>
    <w:rsid w:val="00EB38A9"/>
    <w:rsid w:val="00EB3972"/>
    <w:rsid w:val="00EB408D"/>
    <w:rsid w:val="00EB4194"/>
    <w:rsid w:val="00EB44B4"/>
    <w:rsid w:val="00EB5426"/>
    <w:rsid w:val="00EB54CC"/>
    <w:rsid w:val="00EB5A0C"/>
    <w:rsid w:val="00EB5A6C"/>
    <w:rsid w:val="00EB5B60"/>
    <w:rsid w:val="00EB5D2E"/>
    <w:rsid w:val="00EB65E4"/>
    <w:rsid w:val="00EB6D4E"/>
    <w:rsid w:val="00EB73DA"/>
    <w:rsid w:val="00EB7D13"/>
    <w:rsid w:val="00EC001D"/>
    <w:rsid w:val="00EC0276"/>
    <w:rsid w:val="00EC091B"/>
    <w:rsid w:val="00EC0C16"/>
    <w:rsid w:val="00EC0ED5"/>
    <w:rsid w:val="00EC0EDF"/>
    <w:rsid w:val="00EC128A"/>
    <w:rsid w:val="00EC137A"/>
    <w:rsid w:val="00EC14E0"/>
    <w:rsid w:val="00EC1783"/>
    <w:rsid w:val="00EC19B8"/>
    <w:rsid w:val="00EC19CE"/>
    <w:rsid w:val="00EC1A3D"/>
    <w:rsid w:val="00EC1C5E"/>
    <w:rsid w:val="00EC203D"/>
    <w:rsid w:val="00EC24AA"/>
    <w:rsid w:val="00EC25BF"/>
    <w:rsid w:val="00EC25D9"/>
    <w:rsid w:val="00EC28B4"/>
    <w:rsid w:val="00EC2AC7"/>
    <w:rsid w:val="00EC2E57"/>
    <w:rsid w:val="00EC3965"/>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C7F18"/>
    <w:rsid w:val="00ED0736"/>
    <w:rsid w:val="00ED08A5"/>
    <w:rsid w:val="00ED0E9C"/>
    <w:rsid w:val="00ED11CA"/>
    <w:rsid w:val="00ED1511"/>
    <w:rsid w:val="00ED1745"/>
    <w:rsid w:val="00ED1AFB"/>
    <w:rsid w:val="00ED1EAB"/>
    <w:rsid w:val="00ED1ED9"/>
    <w:rsid w:val="00ED1F89"/>
    <w:rsid w:val="00ED2572"/>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514C"/>
    <w:rsid w:val="00ED5212"/>
    <w:rsid w:val="00ED5393"/>
    <w:rsid w:val="00ED5682"/>
    <w:rsid w:val="00ED625C"/>
    <w:rsid w:val="00ED6445"/>
    <w:rsid w:val="00ED68DB"/>
    <w:rsid w:val="00ED6CAB"/>
    <w:rsid w:val="00ED71C8"/>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C60"/>
    <w:rsid w:val="00EE3064"/>
    <w:rsid w:val="00EE3436"/>
    <w:rsid w:val="00EE3D87"/>
    <w:rsid w:val="00EE3EA7"/>
    <w:rsid w:val="00EE40C4"/>
    <w:rsid w:val="00EE42E4"/>
    <w:rsid w:val="00EE4D41"/>
    <w:rsid w:val="00EE4FF1"/>
    <w:rsid w:val="00EE5486"/>
    <w:rsid w:val="00EE5754"/>
    <w:rsid w:val="00EE5AD2"/>
    <w:rsid w:val="00EE6605"/>
    <w:rsid w:val="00EE66B5"/>
    <w:rsid w:val="00EE69A2"/>
    <w:rsid w:val="00EE6DD7"/>
    <w:rsid w:val="00EE6E29"/>
    <w:rsid w:val="00EE6F9C"/>
    <w:rsid w:val="00EE70FE"/>
    <w:rsid w:val="00EE76B2"/>
    <w:rsid w:val="00EE7756"/>
    <w:rsid w:val="00EE79C5"/>
    <w:rsid w:val="00EE79ED"/>
    <w:rsid w:val="00EF01B5"/>
    <w:rsid w:val="00EF024B"/>
    <w:rsid w:val="00EF05E0"/>
    <w:rsid w:val="00EF08C5"/>
    <w:rsid w:val="00EF0928"/>
    <w:rsid w:val="00EF11FD"/>
    <w:rsid w:val="00EF1CDB"/>
    <w:rsid w:val="00EF1FC4"/>
    <w:rsid w:val="00EF27DE"/>
    <w:rsid w:val="00EF29B3"/>
    <w:rsid w:val="00EF2A95"/>
    <w:rsid w:val="00EF2B04"/>
    <w:rsid w:val="00EF2FF8"/>
    <w:rsid w:val="00EF3A39"/>
    <w:rsid w:val="00EF3BFC"/>
    <w:rsid w:val="00EF3CF7"/>
    <w:rsid w:val="00EF404A"/>
    <w:rsid w:val="00EF42D0"/>
    <w:rsid w:val="00EF44E9"/>
    <w:rsid w:val="00EF46AF"/>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AD0"/>
    <w:rsid w:val="00F00B29"/>
    <w:rsid w:val="00F00CA0"/>
    <w:rsid w:val="00F00DD4"/>
    <w:rsid w:val="00F0101E"/>
    <w:rsid w:val="00F011F8"/>
    <w:rsid w:val="00F019EE"/>
    <w:rsid w:val="00F0270D"/>
    <w:rsid w:val="00F02C46"/>
    <w:rsid w:val="00F0339F"/>
    <w:rsid w:val="00F034BB"/>
    <w:rsid w:val="00F03952"/>
    <w:rsid w:val="00F03EA9"/>
    <w:rsid w:val="00F04139"/>
    <w:rsid w:val="00F04768"/>
    <w:rsid w:val="00F053C8"/>
    <w:rsid w:val="00F0548A"/>
    <w:rsid w:val="00F05B13"/>
    <w:rsid w:val="00F05B97"/>
    <w:rsid w:val="00F05E7A"/>
    <w:rsid w:val="00F062CD"/>
    <w:rsid w:val="00F066A9"/>
    <w:rsid w:val="00F072BF"/>
    <w:rsid w:val="00F079FB"/>
    <w:rsid w:val="00F07B57"/>
    <w:rsid w:val="00F1013A"/>
    <w:rsid w:val="00F1030D"/>
    <w:rsid w:val="00F10AF2"/>
    <w:rsid w:val="00F10F4F"/>
    <w:rsid w:val="00F11241"/>
    <w:rsid w:val="00F118FD"/>
    <w:rsid w:val="00F11A56"/>
    <w:rsid w:val="00F11B77"/>
    <w:rsid w:val="00F11C7A"/>
    <w:rsid w:val="00F120C5"/>
    <w:rsid w:val="00F1226D"/>
    <w:rsid w:val="00F1237F"/>
    <w:rsid w:val="00F12469"/>
    <w:rsid w:val="00F13169"/>
    <w:rsid w:val="00F1375E"/>
    <w:rsid w:val="00F13C50"/>
    <w:rsid w:val="00F13E54"/>
    <w:rsid w:val="00F14038"/>
    <w:rsid w:val="00F14A87"/>
    <w:rsid w:val="00F14D43"/>
    <w:rsid w:val="00F14E52"/>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226C"/>
    <w:rsid w:val="00F223A3"/>
    <w:rsid w:val="00F227C5"/>
    <w:rsid w:val="00F22B76"/>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A36"/>
    <w:rsid w:val="00F27F06"/>
    <w:rsid w:val="00F3012F"/>
    <w:rsid w:val="00F3042E"/>
    <w:rsid w:val="00F30B84"/>
    <w:rsid w:val="00F30B99"/>
    <w:rsid w:val="00F30D6E"/>
    <w:rsid w:val="00F3128D"/>
    <w:rsid w:val="00F312BE"/>
    <w:rsid w:val="00F316A2"/>
    <w:rsid w:val="00F3180F"/>
    <w:rsid w:val="00F31CB8"/>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6B9"/>
    <w:rsid w:val="00F37783"/>
    <w:rsid w:val="00F37935"/>
    <w:rsid w:val="00F37C09"/>
    <w:rsid w:val="00F37D48"/>
    <w:rsid w:val="00F37E02"/>
    <w:rsid w:val="00F40A02"/>
    <w:rsid w:val="00F40C2A"/>
    <w:rsid w:val="00F410A9"/>
    <w:rsid w:val="00F412BB"/>
    <w:rsid w:val="00F41460"/>
    <w:rsid w:val="00F415C1"/>
    <w:rsid w:val="00F41C93"/>
    <w:rsid w:val="00F41E83"/>
    <w:rsid w:val="00F41EBB"/>
    <w:rsid w:val="00F42054"/>
    <w:rsid w:val="00F42140"/>
    <w:rsid w:val="00F42731"/>
    <w:rsid w:val="00F42867"/>
    <w:rsid w:val="00F42B0D"/>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747"/>
    <w:rsid w:val="00F47974"/>
    <w:rsid w:val="00F47978"/>
    <w:rsid w:val="00F47B87"/>
    <w:rsid w:val="00F47FBF"/>
    <w:rsid w:val="00F50326"/>
    <w:rsid w:val="00F50445"/>
    <w:rsid w:val="00F50FCD"/>
    <w:rsid w:val="00F511D8"/>
    <w:rsid w:val="00F51536"/>
    <w:rsid w:val="00F52098"/>
    <w:rsid w:val="00F529CA"/>
    <w:rsid w:val="00F52CB4"/>
    <w:rsid w:val="00F5318D"/>
    <w:rsid w:val="00F536DA"/>
    <w:rsid w:val="00F538D6"/>
    <w:rsid w:val="00F5392D"/>
    <w:rsid w:val="00F53EA3"/>
    <w:rsid w:val="00F53FB0"/>
    <w:rsid w:val="00F54181"/>
    <w:rsid w:val="00F545AE"/>
    <w:rsid w:val="00F549C8"/>
    <w:rsid w:val="00F54EE0"/>
    <w:rsid w:val="00F551EE"/>
    <w:rsid w:val="00F55796"/>
    <w:rsid w:val="00F55829"/>
    <w:rsid w:val="00F56031"/>
    <w:rsid w:val="00F565F4"/>
    <w:rsid w:val="00F569F5"/>
    <w:rsid w:val="00F56A4E"/>
    <w:rsid w:val="00F56BAE"/>
    <w:rsid w:val="00F56C31"/>
    <w:rsid w:val="00F56EE2"/>
    <w:rsid w:val="00F57050"/>
    <w:rsid w:val="00F573F4"/>
    <w:rsid w:val="00F5757A"/>
    <w:rsid w:val="00F57828"/>
    <w:rsid w:val="00F57DA7"/>
    <w:rsid w:val="00F609DD"/>
    <w:rsid w:val="00F60BA9"/>
    <w:rsid w:val="00F61996"/>
    <w:rsid w:val="00F61C0C"/>
    <w:rsid w:val="00F62EF6"/>
    <w:rsid w:val="00F63093"/>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4EC"/>
    <w:rsid w:val="00F70909"/>
    <w:rsid w:val="00F70A82"/>
    <w:rsid w:val="00F70F71"/>
    <w:rsid w:val="00F71230"/>
    <w:rsid w:val="00F71427"/>
    <w:rsid w:val="00F715E7"/>
    <w:rsid w:val="00F7168D"/>
    <w:rsid w:val="00F71A4A"/>
    <w:rsid w:val="00F71D02"/>
    <w:rsid w:val="00F71E4E"/>
    <w:rsid w:val="00F71FA6"/>
    <w:rsid w:val="00F72210"/>
    <w:rsid w:val="00F72302"/>
    <w:rsid w:val="00F723FA"/>
    <w:rsid w:val="00F72509"/>
    <w:rsid w:val="00F72589"/>
    <w:rsid w:val="00F7287F"/>
    <w:rsid w:val="00F729BF"/>
    <w:rsid w:val="00F72AC1"/>
    <w:rsid w:val="00F730C4"/>
    <w:rsid w:val="00F73994"/>
    <w:rsid w:val="00F73F33"/>
    <w:rsid w:val="00F74413"/>
    <w:rsid w:val="00F747CB"/>
    <w:rsid w:val="00F74CD1"/>
    <w:rsid w:val="00F74FD5"/>
    <w:rsid w:val="00F750DE"/>
    <w:rsid w:val="00F7556F"/>
    <w:rsid w:val="00F75C24"/>
    <w:rsid w:val="00F760FC"/>
    <w:rsid w:val="00F76299"/>
    <w:rsid w:val="00F7675C"/>
    <w:rsid w:val="00F7697E"/>
    <w:rsid w:val="00F77C8E"/>
    <w:rsid w:val="00F77E79"/>
    <w:rsid w:val="00F802F8"/>
    <w:rsid w:val="00F8030B"/>
    <w:rsid w:val="00F803DB"/>
    <w:rsid w:val="00F803F1"/>
    <w:rsid w:val="00F80415"/>
    <w:rsid w:val="00F80416"/>
    <w:rsid w:val="00F808B6"/>
    <w:rsid w:val="00F811AB"/>
    <w:rsid w:val="00F81487"/>
    <w:rsid w:val="00F81CAB"/>
    <w:rsid w:val="00F822D0"/>
    <w:rsid w:val="00F827AB"/>
    <w:rsid w:val="00F8297C"/>
    <w:rsid w:val="00F82A03"/>
    <w:rsid w:val="00F83D12"/>
    <w:rsid w:val="00F83E61"/>
    <w:rsid w:val="00F83FE6"/>
    <w:rsid w:val="00F84DDE"/>
    <w:rsid w:val="00F852BC"/>
    <w:rsid w:val="00F853A5"/>
    <w:rsid w:val="00F862FB"/>
    <w:rsid w:val="00F86B57"/>
    <w:rsid w:val="00F87115"/>
    <w:rsid w:val="00F87ADF"/>
    <w:rsid w:val="00F901B5"/>
    <w:rsid w:val="00F9112B"/>
    <w:rsid w:val="00F913D9"/>
    <w:rsid w:val="00F92257"/>
    <w:rsid w:val="00F9228E"/>
    <w:rsid w:val="00F9299F"/>
    <w:rsid w:val="00F92AAD"/>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986"/>
    <w:rsid w:val="00F95D7B"/>
    <w:rsid w:val="00F95F15"/>
    <w:rsid w:val="00F96263"/>
    <w:rsid w:val="00F96A7D"/>
    <w:rsid w:val="00F96CE5"/>
    <w:rsid w:val="00F978B8"/>
    <w:rsid w:val="00F97A7B"/>
    <w:rsid w:val="00F97C5E"/>
    <w:rsid w:val="00F97DAC"/>
    <w:rsid w:val="00F97E54"/>
    <w:rsid w:val="00F97EA7"/>
    <w:rsid w:val="00F97F0D"/>
    <w:rsid w:val="00F97F42"/>
    <w:rsid w:val="00FA0A66"/>
    <w:rsid w:val="00FA129A"/>
    <w:rsid w:val="00FA12AE"/>
    <w:rsid w:val="00FA144E"/>
    <w:rsid w:val="00FA15C2"/>
    <w:rsid w:val="00FA1D68"/>
    <w:rsid w:val="00FA1D87"/>
    <w:rsid w:val="00FA1F0F"/>
    <w:rsid w:val="00FA2041"/>
    <w:rsid w:val="00FA2094"/>
    <w:rsid w:val="00FA2446"/>
    <w:rsid w:val="00FA2E51"/>
    <w:rsid w:val="00FA3485"/>
    <w:rsid w:val="00FA4177"/>
    <w:rsid w:val="00FA4629"/>
    <w:rsid w:val="00FA47C7"/>
    <w:rsid w:val="00FA52C1"/>
    <w:rsid w:val="00FA5340"/>
    <w:rsid w:val="00FA550D"/>
    <w:rsid w:val="00FA570B"/>
    <w:rsid w:val="00FA5F87"/>
    <w:rsid w:val="00FA6944"/>
    <w:rsid w:val="00FA6F65"/>
    <w:rsid w:val="00FA7886"/>
    <w:rsid w:val="00FA7DD6"/>
    <w:rsid w:val="00FA7EDD"/>
    <w:rsid w:val="00FA7F3F"/>
    <w:rsid w:val="00FB01AB"/>
    <w:rsid w:val="00FB01EF"/>
    <w:rsid w:val="00FB0322"/>
    <w:rsid w:val="00FB0518"/>
    <w:rsid w:val="00FB05B5"/>
    <w:rsid w:val="00FB05C0"/>
    <w:rsid w:val="00FB06FC"/>
    <w:rsid w:val="00FB078F"/>
    <w:rsid w:val="00FB0804"/>
    <w:rsid w:val="00FB0A58"/>
    <w:rsid w:val="00FB1904"/>
    <w:rsid w:val="00FB2469"/>
    <w:rsid w:val="00FB261C"/>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C07"/>
    <w:rsid w:val="00FB5CA3"/>
    <w:rsid w:val="00FB5D2E"/>
    <w:rsid w:val="00FB5FEF"/>
    <w:rsid w:val="00FB61E6"/>
    <w:rsid w:val="00FB6F73"/>
    <w:rsid w:val="00FB787E"/>
    <w:rsid w:val="00FB7A50"/>
    <w:rsid w:val="00FB7CBB"/>
    <w:rsid w:val="00FB7D28"/>
    <w:rsid w:val="00FC0154"/>
    <w:rsid w:val="00FC0296"/>
    <w:rsid w:val="00FC04BC"/>
    <w:rsid w:val="00FC0620"/>
    <w:rsid w:val="00FC063D"/>
    <w:rsid w:val="00FC0C50"/>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3A0"/>
    <w:rsid w:val="00FC4902"/>
    <w:rsid w:val="00FC4974"/>
    <w:rsid w:val="00FC4C6D"/>
    <w:rsid w:val="00FC5126"/>
    <w:rsid w:val="00FC520C"/>
    <w:rsid w:val="00FC58E4"/>
    <w:rsid w:val="00FC59DA"/>
    <w:rsid w:val="00FC5AF8"/>
    <w:rsid w:val="00FC5BB8"/>
    <w:rsid w:val="00FC6274"/>
    <w:rsid w:val="00FC664E"/>
    <w:rsid w:val="00FC6DD9"/>
    <w:rsid w:val="00FC6EDF"/>
    <w:rsid w:val="00FC7135"/>
    <w:rsid w:val="00FC7819"/>
    <w:rsid w:val="00FC7B95"/>
    <w:rsid w:val="00FD0895"/>
    <w:rsid w:val="00FD0965"/>
    <w:rsid w:val="00FD0C7A"/>
    <w:rsid w:val="00FD120E"/>
    <w:rsid w:val="00FD135A"/>
    <w:rsid w:val="00FD176D"/>
    <w:rsid w:val="00FD1A7E"/>
    <w:rsid w:val="00FD20CE"/>
    <w:rsid w:val="00FD23E4"/>
    <w:rsid w:val="00FD26E1"/>
    <w:rsid w:val="00FD2791"/>
    <w:rsid w:val="00FD2923"/>
    <w:rsid w:val="00FD2BE4"/>
    <w:rsid w:val="00FD2D56"/>
    <w:rsid w:val="00FD2F8E"/>
    <w:rsid w:val="00FD2FE4"/>
    <w:rsid w:val="00FD31C4"/>
    <w:rsid w:val="00FD3CF8"/>
    <w:rsid w:val="00FD4524"/>
    <w:rsid w:val="00FD453F"/>
    <w:rsid w:val="00FD45E9"/>
    <w:rsid w:val="00FD4921"/>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801"/>
    <w:rsid w:val="00FE3BDD"/>
    <w:rsid w:val="00FE3E0C"/>
    <w:rsid w:val="00FE40A0"/>
    <w:rsid w:val="00FE48C4"/>
    <w:rsid w:val="00FE4919"/>
    <w:rsid w:val="00FE551A"/>
    <w:rsid w:val="00FE580D"/>
    <w:rsid w:val="00FE5D82"/>
    <w:rsid w:val="00FE66A7"/>
    <w:rsid w:val="00FE6843"/>
    <w:rsid w:val="00FE6A24"/>
    <w:rsid w:val="00FE6A9B"/>
    <w:rsid w:val="00FE6B82"/>
    <w:rsid w:val="00FE712D"/>
    <w:rsid w:val="00FE739B"/>
    <w:rsid w:val="00FE74EA"/>
    <w:rsid w:val="00FE78F2"/>
    <w:rsid w:val="00FE7CA4"/>
    <w:rsid w:val="00FE7EE2"/>
    <w:rsid w:val="00FF02CA"/>
    <w:rsid w:val="00FF0549"/>
    <w:rsid w:val="00FF091F"/>
    <w:rsid w:val="00FF0EBC"/>
    <w:rsid w:val="00FF1DB5"/>
    <w:rsid w:val="00FF2E46"/>
    <w:rsid w:val="00FF2FDC"/>
    <w:rsid w:val="00FF314D"/>
    <w:rsid w:val="00FF339B"/>
    <w:rsid w:val="00FF33D5"/>
    <w:rsid w:val="00FF3541"/>
    <w:rsid w:val="00FF3AAE"/>
    <w:rsid w:val="00FF3BE4"/>
    <w:rsid w:val="00FF40B1"/>
    <w:rsid w:val="00FF459D"/>
    <w:rsid w:val="00FF46FE"/>
    <w:rsid w:val="00FF4A5D"/>
    <w:rsid w:val="00FF4CFE"/>
    <w:rsid w:val="00FF4ED2"/>
    <w:rsid w:val="00FF5209"/>
    <w:rsid w:val="00FF545A"/>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maxlindmark/cod_conditio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odnet.eu/en/bathymetry"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8/08/relationships/commentsExtensible" Target="commentsExtensible.xml"/><Relationship Id="rId10" Type="http://schemas.openxmlformats.org/officeDocument/2006/relationships/hyperlink" Target="https://www.ices.dk/data/data-portals/Pages/DATRAS.aspx" TargetMode="Externa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D6386-1A37-43BD-9411-71DCC41CA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27</Pages>
  <Words>43253</Words>
  <Characters>229245</Characters>
  <Application>Microsoft Office Word</Application>
  <DocSecurity>0</DocSecurity>
  <Lines>1910</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Michele Casini</cp:lastModifiedBy>
  <cp:revision>25</cp:revision>
  <dcterms:created xsi:type="dcterms:W3CDTF">2021-11-06T12:20:00Z</dcterms:created>
  <dcterms:modified xsi:type="dcterms:W3CDTF">2021-11-11T11:07:00Z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id="uhs69Uh5"/&gt;&lt;style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