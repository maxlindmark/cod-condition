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6FEB6772" w:rsidR="00736FF5" w:rsidRDefault="00401B29" w:rsidP="001D341E">
      <w:pPr>
        <w:pStyle w:val="Title"/>
        <w:keepNext w:val="0"/>
        <w:keepLines w:val="0"/>
        <w:spacing w:after="0" w:line="480" w:lineRule="auto"/>
        <w:contextualSpacing/>
        <w:mirrorIndents/>
        <w:jc w:val="both"/>
        <w:rPr>
          <w:ins w:id="0" w:author="Max Lindmark" w:date="2022-03-08T20:24:00Z"/>
          <w:sz w:val="36"/>
          <w:szCs w:val="36"/>
        </w:rPr>
      </w:pPr>
      <w:commentRangeStart w:id="1"/>
      <w:commentRangeStart w:id="2"/>
      <w:r w:rsidRPr="00C038C3">
        <w:rPr>
          <w:sz w:val="36"/>
          <w:szCs w:val="36"/>
        </w:rPr>
        <w:t xml:space="preserve">Evaluating drivers of spatiotemporal changes in </w:t>
      </w:r>
      <w:ins w:id="3" w:author="Max Lindmark" w:date="2022-04-12T15:20:00Z">
        <w:r w:rsidR="00F677F1">
          <w:rPr>
            <w:rFonts w:eastAsia="Arial"/>
            <w:sz w:val="36"/>
            <w:szCs w:val="36"/>
            <w:lang w:val="en-GB"/>
          </w:rPr>
          <w:t>fine scale individual</w:t>
        </w:r>
      </w:ins>
      <w:del w:id="4" w:author="Max Lindmark" w:date="2022-04-12T15:20:00Z">
        <w:r w:rsidRPr="00C038C3" w:rsidDel="00F677F1">
          <w:rPr>
            <w:sz w:val="36"/>
            <w:szCs w:val="36"/>
          </w:rPr>
          <w:delText>the</w:delText>
        </w:r>
      </w:del>
      <w:r w:rsidRPr="00C038C3">
        <w:rPr>
          <w:sz w:val="36"/>
          <w:szCs w:val="36"/>
        </w:rPr>
        <w:t xml:space="preserve"> condition of </w:t>
      </w:r>
      <w:del w:id="5" w:author="Max Lindmark" w:date="2022-03-07T19:11:00Z">
        <w:r w:rsidRPr="00C038C3" w:rsidDel="00635045">
          <w:rPr>
            <w:sz w:val="36"/>
            <w:szCs w:val="36"/>
          </w:rPr>
          <w:delText>Eastern Baltic cod</w:delText>
        </w:r>
      </w:del>
      <w:commentRangeEnd w:id="1"/>
      <w:ins w:id="6" w:author="Max Lindmark" w:date="2022-03-07T19:11:00Z">
        <w:r w:rsidR="00635045">
          <w:rPr>
            <w:sz w:val="36"/>
            <w:szCs w:val="36"/>
          </w:rPr>
          <w:t xml:space="preserve">a </w:t>
        </w:r>
      </w:ins>
      <w:r w:rsidR="00AA2312">
        <w:rPr>
          <w:rStyle w:val="CommentReference"/>
        </w:rPr>
        <w:commentReference w:id="1"/>
      </w:r>
      <w:commentRangeEnd w:id="2"/>
      <w:r w:rsidR="00E3746B">
        <w:rPr>
          <w:rStyle w:val="CommentReference"/>
        </w:rPr>
        <w:commentReference w:id="2"/>
      </w:r>
      <w:ins w:id="7" w:author="Max Lindmark" w:date="2022-03-07T19:11:00Z">
        <w:r w:rsidR="00635045" w:rsidRPr="00635045">
          <w:rPr>
            <w:sz w:val="36"/>
            <w:szCs w:val="36"/>
          </w:rPr>
          <w:t>bottom-associated marine fish</w:t>
        </w:r>
      </w:ins>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proofErr w:type="spellStart"/>
      <w:proofErr w:type="gramStart"/>
      <w:r w:rsidR="00297164" w:rsidRPr="00C038C3">
        <w:t>Anderson</w:t>
      </w:r>
      <w:r w:rsidR="003508D1" w:rsidRPr="00C038C3">
        <w:rPr>
          <w:vertAlign w:val="superscript"/>
        </w:rPr>
        <w:t>b</w:t>
      </w:r>
      <w:r w:rsidR="008620C7">
        <w:rPr>
          <w:vertAlign w:val="superscript"/>
        </w:rPr>
        <w:t>,c</w:t>
      </w:r>
      <w:proofErr w:type="spellEnd"/>
      <w:proofErr w:type="gramEnd"/>
      <w:r w:rsidR="00297164" w:rsidRPr="00C038C3">
        <w:t xml:space="preserve">, </w:t>
      </w:r>
      <w:commentRangeStart w:id="8"/>
      <w:proofErr w:type="spellStart"/>
      <w:r w:rsidR="009D3BCC">
        <w:t>Mayya</w:t>
      </w:r>
      <w:proofErr w:type="spellEnd"/>
      <w:r w:rsidR="009D3BCC">
        <w:t xml:space="preserve"> </w:t>
      </w:r>
      <w:proofErr w:type="spellStart"/>
      <w:r w:rsidR="009D3BCC">
        <w:t>Gogina</w:t>
      </w:r>
      <w:commentRangeEnd w:id="8"/>
      <w:r w:rsidR="00517121">
        <w:rPr>
          <w:rStyle w:val="CommentReference"/>
        </w:rPr>
        <w:commentReference w:id="8"/>
      </w:r>
      <w:commentRangeStart w:id="9"/>
      <w:r w:rsidR="00FB5A52">
        <w:rPr>
          <w:vertAlign w:val="superscript"/>
        </w:rPr>
        <w:t>d</w:t>
      </w:r>
      <w:proofErr w:type="spellEnd"/>
      <w:r w:rsidR="009D3BCC">
        <w:t xml:space="preserve">, </w:t>
      </w:r>
      <w:r w:rsidRPr="00C038C3">
        <w:t xml:space="preserve">Michele </w:t>
      </w:r>
      <w:proofErr w:type="spellStart"/>
      <w:r w:rsidRPr="00C038C3">
        <w:t>Casini</w:t>
      </w:r>
      <w:r w:rsidRPr="00C038C3">
        <w:rPr>
          <w:vertAlign w:val="superscript"/>
        </w:rPr>
        <w:t>a</w:t>
      </w:r>
      <w:r w:rsidR="00C13494">
        <w:rPr>
          <w:vertAlign w:val="superscript"/>
        </w:rPr>
        <w:t>,</w:t>
      </w:r>
      <w:r w:rsidR="00FB5A52">
        <w:rPr>
          <w:vertAlign w:val="superscript"/>
        </w:rPr>
        <w:t>e</w:t>
      </w:r>
      <w:commentRangeEnd w:id="9"/>
      <w:proofErr w:type="spellEnd"/>
      <w:r w:rsidR="00072D76">
        <w:rPr>
          <w:rStyle w:val="CommentReference"/>
        </w:rPr>
        <w:commentReference w:id="9"/>
      </w:r>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 xml:space="preserve">Leibniz Institute for Baltic Sea Research, </w:t>
      </w:r>
      <w:proofErr w:type="spellStart"/>
      <w:r w:rsidRPr="006511E6">
        <w:t>Seestraße</w:t>
      </w:r>
      <w:proofErr w:type="spellEnd"/>
      <w:r w:rsidRPr="006511E6">
        <w:t xml:space="preserve"> 15, 18119 Rostock, Germany</w:t>
      </w:r>
    </w:p>
    <w:p w14:paraId="5C995520" w14:textId="5E3E7C0A" w:rsidR="005B73F1" w:rsidRPr="00C038C3" w:rsidRDefault="006511E6" w:rsidP="00552801">
      <w:pPr>
        <w:spacing w:line="480" w:lineRule="auto"/>
        <w:contextualSpacing/>
        <w:mirrorIndents/>
        <w:jc w:val="both"/>
      </w:pPr>
      <w:commentRangeStart w:id="10"/>
      <w:commentRangeStart w:id="11"/>
      <w:r>
        <w:rPr>
          <w:vertAlign w:val="superscript"/>
        </w:rPr>
        <w:t>e</w:t>
      </w:r>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commentRangeEnd w:id="10"/>
      <w:r w:rsidR="003044BA">
        <w:rPr>
          <w:rStyle w:val="CommentReference"/>
        </w:rPr>
        <w:commentReference w:id="10"/>
      </w:r>
      <w:commentRangeEnd w:id="11"/>
      <w:r w:rsidR="00C13494">
        <w:rPr>
          <w:rStyle w:val="CommentReference"/>
        </w:rPr>
        <w:commentReference w:id="11"/>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xml:space="preserve">, Sweden, Tel.: +46(0)104784137, email: </w:t>
      </w:r>
      <w:hyperlink r:id="rId12"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1D333A1" w14:textId="77777777"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2AE02E8F" w:rsidR="00B21FFF" w:rsidRDefault="009F2F3E" w:rsidP="00552801">
      <w:pPr>
        <w:spacing w:line="480" w:lineRule="auto"/>
        <w:contextualSpacing/>
        <w:mirrorIndents/>
        <w:jc w:val="both"/>
        <w:rPr>
          <w:bCs/>
        </w:rPr>
      </w:pPr>
      <w:r w:rsidRPr="00C038C3">
        <w:rPr>
          <w:bCs/>
        </w:rPr>
        <w:t xml:space="preserve">Le </w:t>
      </w:r>
      <w:proofErr w:type="spellStart"/>
      <w:r w:rsidRPr="00C038C3">
        <w:rPr>
          <w:bCs/>
        </w:rPr>
        <w:t>Cren</w:t>
      </w:r>
      <w:r w:rsidR="005015D2">
        <w:rPr>
          <w:bCs/>
        </w:rPr>
        <w:t>’s</w:t>
      </w:r>
      <w:proofErr w:type="spellEnd"/>
      <w:r w:rsidRPr="00C038C3">
        <w:rPr>
          <w:bCs/>
        </w:rPr>
        <w:t xml:space="preserve"> </w:t>
      </w:r>
      <w:r w:rsidR="0086395A" w:rsidRPr="00C038C3">
        <w:rPr>
          <w:bCs/>
        </w:rPr>
        <w:t>c</w:t>
      </w:r>
      <w:r w:rsidR="00310E82" w:rsidRPr="00C038C3">
        <w:rPr>
          <w:bCs/>
        </w:rPr>
        <w:t>ondition</w:t>
      </w:r>
      <w:r w:rsidRPr="00C038C3">
        <w:rPr>
          <w:bCs/>
        </w:rPr>
        <w:t xml:space="preserve"> </w:t>
      </w:r>
      <w:r w:rsidR="005015D2">
        <w:rPr>
          <w:bCs/>
        </w:rPr>
        <w:t>index</w:t>
      </w:r>
      <w:r w:rsidR="00310E82" w:rsidRPr="00C038C3">
        <w:rPr>
          <w:bCs/>
        </w:rPr>
        <w:t xml:space="preserve">, </w:t>
      </w:r>
      <w:r w:rsidR="00FC4C6D" w:rsidRPr="00C038C3">
        <w:rPr>
          <w:bCs/>
        </w:rPr>
        <w:t>Weight</w:t>
      </w:r>
      <w:r w:rsidR="004F49D3" w:rsidRPr="00C038C3">
        <w:rPr>
          <w:bCs/>
        </w:rPr>
        <w:t xml:space="preserve"> </w:t>
      </w:r>
      <w:r w:rsidR="00FC4C6D" w:rsidRPr="00C038C3">
        <w:rPr>
          <w:bCs/>
        </w:rPr>
        <w:t xml:space="preserve">at length, </w:t>
      </w:r>
      <w:r w:rsidR="00162A5D" w:rsidRPr="00C038C3">
        <w:rPr>
          <w:bCs/>
        </w:rPr>
        <w:t xml:space="preserve">Spatial analysis, </w:t>
      </w:r>
      <w:proofErr w:type="spellStart"/>
      <w:r w:rsidR="00310E82" w:rsidRPr="00C038C3">
        <w:rPr>
          <w:bCs/>
        </w:rPr>
        <w:t>Spatio</w:t>
      </w:r>
      <w:proofErr w:type="spellEnd"/>
      <w:r w:rsidR="00310E82" w:rsidRPr="00C038C3">
        <w:rPr>
          <w:bCs/>
        </w:rPr>
        <w:t>-temporal models, Density dependence, Deoxygenation</w:t>
      </w:r>
    </w:p>
    <w:p w14:paraId="7566EE33" w14:textId="6E6C0F37" w:rsidR="00346D7E" w:rsidRDefault="00346D7E" w:rsidP="00552801">
      <w:pPr>
        <w:spacing w:line="480" w:lineRule="auto"/>
        <w:contextualSpacing/>
        <w:mirrorIndents/>
        <w:jc w:val="both"/>
        <w:rPr>
          <w:bCs/>
        </w:rPr>
      </w:pPr>
    </w:p>
    <w:p w14:paraId="4290ACD6" w14:textId="77777777" w:rsidR="00FA116C" w:rsidRPr="00C038C3" w:rsidRDefault="00FA116C" w:rsidP="00552801">
      <w:pPr>
        <w:spacing w:line="480" w:lineRule="auto"/>
        <w:contextualSpacing/>
        <w:mirrorIndents/>
        <w:jc w:val="both"/>
        <w:rPr>
          <w:bCs/>
        </w:rPr>
      </w:pPr>
    </w:p>
    <w:p w14:paraId="26879DAB" w14:textId="5E6B77F7" w:rsidR="00736FF5" w:rsidRPr="00C038C3" w:rsidRDefault="00401B29" w:rsidP="00552801">
      <w:pPr>
        <w:spacing w:line="480" w:lineRule="auto"/>
        <w:contextualSpacing/>
        <w:mirrorIndents/>
        <w:jc w:val="both"/>
        <w:rPr>
          <w:b/>
          <w:sz w:val="28"/>
          <w:szCs w:val="28"/>
        </w:rPr>
      </w:pPr>
      <w:commentRangeStart w:id="12"/>
      <w:r w:rsidRPr="00C038C3">
        <w:rPr>
          <w:b/>
          <w:sz w:val="28"/>
          <w:szCs w:val="28"/>
        </w:rPr>
        <w:t>Abstract</w:t>
      </w:r>
      <w:commentRangeEnd w:id="12"/>
      <w:r w:rsidR="00A22B03">
        <w:rPr>
          <w:rStyle w:val="CommentReference"/>
        </w:rPr>
        <w:commentReference w:id="12"/>
      </w:r>
    </w:p>
    <w:p w14:paraId="3B8CFB45" w14:textId="13AF36F6" w:rsidR="00E44266" w:rsidRDefault="00A26528" w:rsidP="00552801">
      <w:pPr>
        <w:spacing w:line="480" w:lineRule="auto"/>
        <w:contextualSpacing/>
        <w:mirrorIndents/>
        <w:jc w:val="both"/>
      </w:pPr>
      <w:commentRangeStart w:id="13"/>
      <w:commentRangeStart w:id="14"/>
      <w:r>
        <w:t>A fish’s</w:t>
      </w:r>
      <w:r w:rsidRPr="00C038C3">
        <w:t xml:space="preserve"> </w:t>
      </w:r>
      <w:r w:rsidR="0098719E" w:rsidRPr="00C038C3">
        <w:t xml:space="preserve">body </w:t>
      </w:r>
      <w:commentRangeEnd w:id="13"/>
      <w:r>
        <w:rPr>
          <w:rStyle w:val="CommentReference"/>
        </w:rPr>
        <w:commentReference w:id="13"/>
      </w:r>
      <w:commentRangeEnd w:id="14"/>
      <w:r w:rsidR="00AB2D73">
        <w:rPr>
          <w:rStyle w:val="CommentReference"/>
        </w:rPr>
        <w:commentReference w:id="14"/>
      </w:r>
      <w:r w:rsidR="0098719E" w:rsidRPr="00C038C3">
        <w:t xml:space="preserve">condition </w:t>
      </w:r>
      <w:r>
        <w:t>i</w:t>
      </w:r>
      <w:r w:rsidR="00CD7C98">
        <w:t xml:space="preserve">s </w:t>
      </w:r>
      <w:r w:rsidR="00CD7C98" w:rsidRPr="00C038C3">
        <w:t>describe</w:t>
      </w:r>
      <w:r w:rsidR="00CD7C98">
        <w:t>d by</w:t>
      </w:r>
      <w:r w:rsidR="00CD7C98" w:rsidRPr="00C038C3">
        <w:t xml:space="preserve"> </w:t>
      </w:r>
      <w:r w:rsidR="007865D8">
        <w:t>its</w:t>
      </w:r>
      <w:r w:rsidR="007865D8" w:rsidRPr="00C038C3">
        <w:t xml:space="preserve"> </w:t>
      </w:r>
      <w:r w:rsidR="00EA6B27" w:rsidRPr="00C038C3">
        <w:t xml:space="preserve">weight </w:t>
      </w:r>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r w:rsidR="005A24B3" w:rsidRPr="00C038C3">
        <w:t>Atlantic c</w:t>
      </w:r>
      <w:r w:rsidR="008C2DA6" w:rsidRPr="00C038C3">
        <w:t xml:space="preserve">od </w:t>
      </w:r>
      <w:r w:rsidR="00E14B7D" w:rsidRPr="00C038C3">
        <w:t>(</w:t>
      </w:r>
      <w:r w:rsidR="00E14B7D" w:rsidRPr="00C038C3">
        <w:rPr>
          <w:i/>
        </w:rPr>
        <w:t xml:space="preserve">Gadus </w:t>
      </w:r>
      <w:proofErr w:type="spellStart"/>
      <w:r w:rsidR="00E14B7D" w:rsidRPr="00C038C3">
        <w:rPr>
          <w:i/>
        </w:rPr>
        <w:t>morhua</w:t>
      </w:r>
      <w:proofErr w:type="spellEnd"/>
      <w:r w:rsidR="00E14B7D" w:rsidRPr="00C038C3">
        <w:t xml:space="preserve">) </w:t>
      </w:r>
      <w:r w:rsidR="008C2DA6" w:rsidRPr="00C038C3">
        <w:t xml:space="preserve">in </w:t>
      </w:r>
      <w:r w:rsidR="008C2DA6" w:rsidRPr="00800586">
        <w:t xml:space="preserve">the </w:t>
      </w:r>
      <w:r w:rsidR="007F6589" w:rsidRPr="00800586">
        <w:t>south-eastern</w:t>
      </w:r>
      <w:r w:rsidR="008C2DA6" w:rsidRPr="00800586">
        <w:t xml:space="preserve"> Baltic Sea </w:t>
      </w:r>
      <w:r w:rsidR="00775B15" w:rsidRPr="00800586">
        <w:t xml:space="preserve">has </w:t>
      </w:r>
      <w:r w:rsidR="00775B15" w:rsidRPr="00800586">
        <w:lastRenderedPageBreak/>
        <w:t xml:space="preserve">experienced a drastic </w:t>
      </w:r>
      <w:r w:rsidR="00E82A0A" w:rsidRPr="00800586">
        <w:t>deteriorat</w:t>
      </w:r>
      <w:r w:rsidR="00775B15" w:rsidRPr="00800586">
        <w:t xml:space="preserve">ion of its physiological status since </w:t>
      </w:r>
      <w:r w:rsidR="00F0548A" w:rsidRPr="00800586">
        <w:t xml:space="preserve">the early </w:t>
      </w:r>
      <w:bookmarkStart w:id="15" w:name="_Hlk86229553"/>
      <w:r w:rsidR="00F0548A" w:rsidRPr="00800586">
        <w:t>1990s</w:t>
      </w:r>
      <w:bookmarkEnd w:id="15"/>
      <w:r w:rsidR="009079AF" w:rsidRPr="00800586">
        <w:t xml:space="preserve"> </w:t>
      </w:r>
      <w:r w:rsidR="004E7CE8" w:rsidRPr="00800586">
        <w:t xml:space="preserve">to levels that compromise the </w:t>
      </w:r>
      <w:r w:rsidR="00E10932" w:rsidRPr="00800586">
        <w:t>growth</w:t>
      </w:r>
      <w:r w:rsidR="00CD7C98" w:rsidRPr="00800586">
        <w:t xml:space="preserve"> or even survival</w:t>
      </w:r>
      <w:r w:rsidR="00E10932" w:rsidRPr="00800586">
        <w:t xml:space="preserve"> of the population. </w:t>
      </w:r>
      <w:r w:rsidR="00DB637C" w:rsidRPr="00D35123">
        <w:t>Several h</w:t>
      </w:r>
      <w:r w:rsidR="00DB637C" w:rsidRPr="00AB2D73">
        <w:t>ypotheses have been proposed (</w:t>
      </w:r>
      <w:commentRangeStart w:id="16"/>
      <w:commentRangeStart w:id="17"/>
      <w:r w:rsidR="00C26D74">
        <w:t xml:space="preserve">e.g., </w:t>
      </w:r>
      <w:commentRangeEnd w:id="16"/>
      <w:r w:rsidR="00C26D74">
        <w:rPr>
          <w:rStyle w:val="CommentReference"/>
        </w:rPr>
        <w:commentReference w:id="16"/>
      </w:r>
      <w:commentRangeEnd w:id="17"/>
      <w:r w:rsidR="00AB2D73">
        <w:rPr>
          <w:rStyle w:val="CommentReference"/>
        </w:rPr>
        <w:commentReference w:id="17"/>
      </w:r>
      <w:r w:rsidR="00DB637C" w:rsidRPr="00AB2D73">
        <w:t>competition, hypoxia, lack of prey)</w:t>
      </w:r>
      <w:r w:rsidR="00FF2512">
        <w:t xml:space="preserve"> and evaluated temporally using averages over large spatial scales </w:t>
      </w:r>
      <w:r w:rsidR="00FF2512" w:rsidRPr="00800586">
        <w:t>(basin or population level).</w:t>
      </w:r>
      <w:r w:rsidR="00FF2512">
        <w:t xml:space="preserve"> </w:t>
      </w:r>
      <w:r w:rsidR="00BC73A7" w:rsidRPr="00AB2D73">
        <w:t>H</w:t>
      </w:r>
      <w:r w:rsidR="00DB637C" w:rsidRPr="00AB2D73">
        <w:t xml:space="preserve">owever, </w:t>
      </w:r>
      <w:r w:rsidR="00BE032A">
        <w:t xml:space="preserve">as these variables </w:t>
      </w:r>
      <w:r w:rsidR="00DB637C" w:rsidRPr="00AB2D73">
        <w:t>operat</w:t>
      </w:r>
      <w:r w:rsidR="00BE032A">
        <w:t>e</w:t>
      </w:r>
      <w:r w:rsidR="00DB637C" w:rsidRPr="00AB2D73">
        <w:t xml:space="preserve"> </w:t>
      </w:r>
      <w:r w:rsidR="00591BCD">
        <w:t>at local</w:t>
      </w:r>
      <w:commentRangeStart w:id="18"/>
      <w:r w:rsidR="00DB637C" w:rsidRPr="00AB2D73">
        <w:t xml:space="preserve"> </w:t>
      </w:r>
      <w:commentRangeEnd w:id="18"/>
      <w:r w:rsidR="000A37E9">
        <w:rPr>
          <w:rStyle w:val="CommentReference"/>
        </w:rPr>
        <w:commentReference w:id="18"/>
      </w:r>
      <w:r w:rsidR="00DB637C" w:rsidRPr="00AB2D73">
        <w:t>spatial scales</w:t>
      </w:r>
      <w:r w:rsidR="00B55BAB">
        <w:t xml:space="preserve"> and are heterogenous in space</w:t>
      </w:r>
      <w:r w:rsidR="00DB637C" w:rsidRPr="00AB2D73">
        <w:t xml:space="preserve">, </w:t>
      </w:r>
      <w:r w:rsidR="00B55BAB">
        <w:t xml:space="preserve">it is important to evaluate the link between body condition and covariates on </w:t>
      </w:r>
      <w:r w:rsidR="001D341E">
        <w:t xml:space="preserve">local </w:t>
      </w:r>
      <w:r w:rsidR="00B55BAB">
        <w:t>scales as well.</w:t>
      </w:r>
      <w:r w:rsidR="00A85590" w:rsidRPr="00800586">
        <w:t xml:space="preserve"> </w:t>
      </w:r>
      <w:r w:rsidR="00DA5CA4" w:rsidRPr="00800586">
        <w:t>By a</w:t>
      </w:r>
      <w:r w:rsidR="009475CA" w:rsidRPr="00800586">
        <w:t>pplying</w:t>
      </w:r>
      <w:r w:rsidR="001A633C" w:rsidRPr="00800586">
        <w:t xml:space="preserve"> a </w:t>
      </w:r>
      <w:r w:rsidR="009A4347" w:rsidRPr="00800586">
        <w:t>geostatistical</w:t>
      </w:r>
      <w:r w:rsidR="00AF2C17" w:rsidRPr="00800586">
        <w:t xml:space="preserve"> </w:t>
      </w:r>
      <w:r w:rsidR="00345D9B" w:rsidRPr="00800586">
        <w:t>model</w:t>
      </w:r>
      <w:r w:rsidR="00B95282" w:rsidRPr="00800586">
        <w:t xml:space="preserve"> that includes</w:t>
      </w:r>
      <w:r w:rsidR="00345D9B" w:rsidRPr="00800586">
        <w:t xml:space="preserve"> </w:t>
      </w:r>
      <w:r w:rsidR="00B95282" w:rsidRPr="00800586">
        <w:t xml:space="preserve">spatially and </w:t>
      </w:r>
      <w:r w:rsidR="00345D9B" w:rsidRPr="00800586">
        <w:t>spatiotemporal</w:t>
      </w:r>
      <w:r w:rsidR="00B95282" w:rsidRPr="00800586">
        <w:t xml:space="preserve">ly correlated </w:t>
      </w:r>
      <w:r w:rsidR="00345D9B" w:rsidRPr="00800586">
        <w:t xml:space="preserve">random effects </w:t>
      </w:r>
      <w:commentRangeStart w:id="19"/>
      <w:r w:rsidR="00345D9B" w:rsidRPr="00800586">
        <w:t xml:space="preserve">using </w:t>
      </w:r>
      <w:r w:rsidR="00AF2C17" w:rsidRPr="00800586">
        <w:t>Gaussian Markov random fields</w:t>
      </w:r>
      <w:commentRangeEnd w:id="19"/>
      <w:r w:rsidR="00BE2114">
        <w:rPr>
          <w:rStyle w:val="CommentReference"/>
        </w:rPr>
        <w:commentReference w:id="19"/>
      </w:r>
      <w:r w:rsidR="00B93098" w:rsidRPr="00800586">
        <w:t xml:space="preserve">, we </w:t>
      </w:r>
      <w:r w:rsidR="00F55796" w:rsidRPr="00800586">
        <w:t>analy</w:t>
      </w:r>
      <w:r w:rsidR="00B95282" w:rsidRPr="00800586">
        <w:t>z</w:t>
      </w:r>
      <w:r w:rsidR="00F55796" w:rsidRPr="00800586">
        <w:t xml:space="preserve">e </w:t>
      </w:r>
      <w:del w:id="20" w:author="Max Lindmark" w:date="2022-04-06T19:15:00Z">
        <w:r w:rsidR="00F55796" w:rsidRPr="00800586" w:rsidDel="00146B81">
          <w:delText xml:space="preserve">changes in </w:delText>
        </w:r>
        <w:r w:rsidR="004B099A" w:rsidDel="00146B81">
          <w:delText xml:space="preserve">the </w:delText>
        </w:r>
      </w:del>
      <w:ins w:id="21" w:author="Max Lindmark" w:date="2022-04-06T19:15:00Z">
        <w:r w:rsidR="00146B81">
          <w:t xml:space="preserve">the </w:t>
        </w:r>
      </w:ins>
      <w:r w:rsidR="004B099A">
        <w:t xml:space="preserve">body </w:t>
      </w:r>
      <w:r w:rsidR="00F55796" w:rsidRPr="00800586">
        <w:t xml:space="preserve">condition </w:t>
      </w:r>
      <w:r w:rsidR="004B099A">
        <w:t>of cod</w:t>
      </w:r>
      <w:r w:rsidR="00591BCD">
        <w:t xml:space="preserve"> in the autumn (main feeding season)</w:t>
      </w:r>
      <w:r w:rsidR="004B099A">
        <w:t xml:space="preserve"> </w:t>
      </w:r>
      <w:r w:rsidR="00B74349" w:rsidRPr="00800586">
        <w:t xml:space="preserve">in relation to biotic and abiotic covariates at different scales </w:t>
      </w:r>
      <w:r w:rsidR="00EF6567" w:rsidRPr="00800586">
        <w:t xml:space="preserve">and </w:t>
      </w:r>
      <w:r w:rsidR="00B74349" w:rsidRPr="00800586">
        <w:t xml:space="preserve">their </w:t>
      </w:r>
      <w:r w:rsidR="00CC43F9" w:rsidRPr="00800586">
        <w:t>spatiotemporal</w:t>
      </w:r>
      <w:ins w:id="22" w:author="Max Lindmark" w:date="2022-04-06T19:15:00Z">
        <w:r w:rsidR="00693868">
          <w:t xml:space="preserve"> dynamics</w:t>
        </w:r>
      </w:ins>
      <w:r w:rsidR="006D3C58" w:rsidRPr="00800586">
        <w:t>.</w:t>
      </w:r>
      <w:r w:rsidR="0014478E" w:rsidRPr="00800586">
        <w:t xml:space="preserve"> We find</w:t>
      </w:r>
      <w:r w:rsidR="006D3C58" w:rsidRPr="00800586">
        <w:t xml:space="preserve"> </w:t>
      </w:r>
      <w:r w:rsidR="0014478E" w:rsidRPr="00800586">
        <w:t xml:space="preserve">that </w:t>
      </w:r>
      <w:r w:rsidR="009E1B57" w:rsidRPr="00800586">
        <w:t xml:space="preserve">body condition declined </w:t>
      </w:r>
      <w:r w:rsidR="00CC189C">
        <w:t>over</w:t>
      </w:r>
      <w:r w:rsidR="00E6394C" w:rsidRPr="00800586">
        <w:t xml:space="preserve"> the whole domain </w:t>
      </w:r>
      <w:r w:rsidR="009E1B57" w:rsidRPr="00800586">
        <w:t>until 200</w:t>
      </w:r>
      <w:r w:rsidR="00C95853" w:rsidRPr="00800586">
        <w:t>8</w:t>
      </w:r>
      <w:r w:rsidR="009E1B57" w:rsidRPr="00800586">
        <w:t>, after which a plateau was reached</w:t>
      </w:r>
      <w:r w:rsidR="000675FC">
        <w:t>.</w:t>
      </w:r>
      <w:r w:rsidR="009E1B57" w:rsidRPr="00C038C3">
        <w:t xml:space="preserve"> </w:t>
      </w:r>
      <w:del w:id="23" w:author="Max Lindmark" w:date="2022-04-06T19:15:00Z">
        <w:r w:rsidR="000675FC" w:rsidDel="00146B81">
          <w:delText>T</w:delText>
        </w:r>
        <w:r w:rsidR="00413522" w:rsidRPr="00C038C3" w:rsidDel="00146B81">
          <w:delText xml:space="preserve">he decline </w:delText>
        </w:r>
        <w:r w:rsidR="009E1B57" w:rsidRPr="00C038C3" w:rsidDel="00146B81">
          <w:delText xml:space="preserve">occurred for </w:delText>
        </w:r>
        <w:r w:rsidR="007076AF" w:rsidRPr="00C038C3" w:rsidDel="00146B81">
          <w:delText>cod of all sizes</w:delText>
        </w:r>
        <w:r w:rsidR="000675FC" w:rsidDel="00146B81">
          <w:delText xml:space="preserve">, </w:delText>
        </w:r>
        <w:r w:rsidR="0065151E" w:rsidDel="00146B81">
          <w:delText xml:space="preserve">although more </w:delText>
        </w:r>
        <w:r w:rsidR="00591BCD" w:rsidDel="00146B81">
          <w:delText xml:space="preserve">mature </w:delText>
        </w:r>
        <w:r w:rsidR="0065151E" w:rsidDel="00146B81">
          <w:delText xml:space="preserve">cod, </w:delText>
        </w:r>
        <w:r w:rsidR="000675FC" w:rsidDel="00146B81">
          <w:delText>and</w:delText>
        </w:r>
        <w:r w:rsidR="00A571E8" w:rsidDel="00146B81">
          <w:delText xml:space="preserve"> upper and lower quantiles of the distribution of </w:delText>
        </w:r>
        <w:r w:rsidR="00CF73EB" w:rsidDel="00146B81">
          <w:delText xml:space="preserve">Le Cren’s </w:delText>
        </w:r>
        <w:r w:rsidR="00A571E8" w:rsidDel="00146B81">
          <w:delText xml:space="preserve">condition </w:delText>
        </w:r>
        <w:r w:rsidR="004B7B64" w:rsidDel="00146B81">
          <w:delText>indices</w:delText>
        </w:r>
        <w:r w:rsidR="00A571E8" w:rsidDel="00146B81">
          <w:delText xml:space="preserve"> </w:delText>
        </w:r>
        <w:r w:rsidR="0030349E" w:rsidDel="00146B81">
          <w:delText>declined at the same rate</w:delText>
        </w:r>
        <w:r w:rsidR="009E1B57" w:rsidRPr="00C038C3" w:rsidDel="00146B81">
          <w:delText xml:space="preserve">. </w:delText>
        </w:r>
      </w:del>
      <w:r w:rsidR="00C341ED">
        <w:t>O</w:t>
      </w:r>
      <w:r w:rsidR="00B76958" w:rsidRPr="00C038C3">
        <w:t>xygen</w:t>
      </w:r>
      <w:r w:rsidR="007828A7" w:rsidRPr="00C038C3">
        <w:t xml:space="preserve">, sprat </w:t>
      </w:r>
      <w:r w:rsidR="004971FD">
        <w:t xml:space="preserve">biomass </w:t>
      </w:r>
      <w:r w:rsidR="00DD6FC4">
        <w:t>(</w:t>
      </w:r>
      <w:r w:rsidR="007828A7" w:rsidRPr="00C038C3">
        <w:t>at the subdivision level</w:t>
      </w:r>
      <w:r w:rsidR="00DD6FC4">
        <w:t>)</w:t>
      </w:r>
      <w:r w:rsidR="00C341ED">
        <w:t>,</w:t>
      </w:r>
      <w:r w:rsidR="007828A7" w:rsidRPr="00C038C3">
        <w:t xml:space="preserve"> </w:t>
      </w:r>
      <w:r w:rsidR="00214902">
        <w:t xml:space="preserve">haul-level </w:t>
      </w:r>
      <w:commentRangeStart w:id="24"/>
      <w:commentRangeStart w:id="25"/>
      <w:r w:rsidR="00B76958" w:rsidRPr="00C038C3">
        <w:t>temperature</w:t>
      </w:r>
      <w:r w:rsidR="008E7758">
        <w:t>,</w:t>
      </w:r>
      <w:r w:rsidR="00482E45" w:rsidRPr="00C038C3">
        <w:t xml:space="preserve"> </w:t>
      </w:r>
      <w:r w:rsidR="00087184">
        <w:t xml:space="preserve">and </w:t>
      </w:r>
      <w:r w:rsidR="0000553A">
        <w:t xml:space="preserve">the biomass of the benthic isopod </w:t>
      </w:r>
      <w:commentRangeEnd w:id="24"/>
      <w:r w:rsidR="0065151E">
        <w:rPr>
          <w:rStyle w:val="CommentReference"/>
        </w:rPr>
        <w:commentReference w:id="24"/>
      </w:r>
      <w:commentRangeEnd w:id="25"/>
      <w:r w:rsidR="005D1CCB">
        <w:rPr>
          <w:rStyle w:val="CommentReference"/>
        </w:rPr>
        <w:commentReference w:id="25"/>
      </w:r>
      <w:r w:rsidR="00522AFD" w:rsidRPr="00591BCD">
        <w:rPr>
          <w:i/>
        </w:rPr>
        <w:t>S</w:t>
      </w:r>
      <w:r w:rsidR="00087184" w:rsidRPr="00591BCD">
        <w:rPr>
          <w:i/>
        </w:rPr>
        <w:t xml:space="preserve">aduria </w:t>
      </w:r>
      <w:proofErr w:type="spellStart"/>
      <w:r w:rsidR="00522AFD" w:rsidRPr="00591BCD">
        <w:rPr>
          <w:i/>
        </w:rPr>
        <w:t>entomon</w:t>
      </w:r>
      <w:proofErr w:type="spellEnd"/>
      <w:r w:rsidR="008E7758">
        <w:t xml:space="preserve"> </w:t>
      </w:r>
      <w:r w:rsidR="00087184">
        <w:t xml:space="preserve">(to a lesser extent) </w:t>
      </w:r>
      <w:r w:rsidR="00482E45" w:rsidRPr="00C038C3">
        <w:t xml:space="preserve">where positively related to condition, </w:t>
      </w:r>
      <w:commentRangeStart w:id="26"/>
      <w:commentRangeStart w:id="27"/>
      <w:r w:rsidR="00482E45" w:rsidRPr="00C038C3">
        <w:t xml:space="preserve">whereas </w:t>
      </w:r>
      <w:r w:rsidR="00541B7C">
        <w:t xml:space="preserve">the haul-level </w:t>
      </w:r>
      <w:r w:rsidR="00196334" w:rsidRPr="00C038C3">
        <w:t xml:space="preserve">density </w:t>
      </w:r>
      <w:r w:rsidR="00123798" w:rsidRPr="00C038C3">
        <w:t xml:space="preserve">of cod </w:t>
      </w:r>
      <w:commentRangeEnd w:id="26"/>
      <w:r w:rsidR="0065151E">
        <w:rPr>
          <w:rStyle w:val="CommentReference"/>
        </w:rPr>
        <w:commentReference w:id="26"/>
      </w:r>
      <w:commentRangeEnd w:id="27"/>
      <w:r w:rsidR="005D1CCB">
        <w:rPr>
          <w:rStyle w:val="CommentReference"/>
        </w:rPr>
        <w:commentReference w:id="27"/>
      </w:r>
      <w:r w:rsidR="00424B13" w:rsidRPr="00C038C3">
        <w:t>and depth</w:t>
      </w:r>
      <w:r w:rsidR="00541B7C">
        <w:t xml:space="preserve"> </w:t>
      </w:r>
      <w:r w:rsidR="00424B13" w:rsidRPr="00C038C3">
        <w:t>were negatively associated with condition.</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r w:rsidR="0073029E">
        <w:t>, such that even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the steep decline that occurred between 1993</w:t>
      </w:r>
      <w:r w:rsidR="00C341ED">
        <w:t>–</w:t>
      </w:r>
      <w:r w:rsidR="00C43479" w:rsidRPr="00C038C3">
        <w:t xml:space="preserve">2008. </w:t>
      </w:r>
      <w:r w:rsidR="00F72AC1" w:rsidRPr="00C038C3">
        <w:t xml:space="preserve">In fact, </w:t>
      </w:r>
      <w:r w:rsidR="005D1CCB">
        <w:t>latent</w:t>
      </w:r>
      <w:commentRangeStart w:id="28"/>
      <w:commentRangeStart w:id="29"/>
      <w:r w:rsidR="003037C0" w:rsidRPr="00C038C3">
        <w:t xml:space="preserve"> </w:t>
      </w:r>
      <w:commentRangeEnd w:id="28"/>
      <w:r w:rsidR="000957CD">
        <w:rPr>
          <w:rStyle w:val="CommentReference"/>
        </w:rPr>
        <w:commentReference w:id="28"/>
      </w:r>
      <w:commentRangeEnd w:id="29"/>
      <w:r w:rsidR="005D1CCB">
        <w:rPr>
          <w:rStyle w:val="CommentReference"/>
        </w:rPr>
        <w:commentReference w:id="29"/>
      </w:r>
      <w:r w:rsidR="003037C0" w:rsidRPr="00C038C3">
        <w:t xml:space="preserve">spatial and spatiotemporal variation </w:t>
      </w:r>
      <w:r w:rsidR="00B54998">
        <w:t>was</w:t>
      </w:r>
      <w:r w:rsidR="00B54998" w:rsidRPr="00C038C3">
        <w:t xml:space="preserve"> </w:t>
      </w:r>
      <w:r w:rsidR="0040486C" w:rsidRPr="00C038C3">
        <w:t>several times larger in magnitude</w:t>
      </w:r>
      <w:r w:rsidR="009F480E" w:rsidRPr="00C038C3">
        <w:t xml:space="preserve"> than </w:t>
      </w:r>
      <w:r w:rsidR="00B96A9C">
        <w:t xml:space="preserve">any single </w:t>
      </w:r>
      <w:r w:rsidR="009F480E" w:rsidRPr="00C038C3">
        <w:t>covariate</w:t>
      </w:r>
      <w:r w:rsidR="009E207E">
        <w:t>’s</w:t>
      </w:r>
      <w:r w:rsidR="009F480E" w:rsidRPr="00C038C3">
        <w:t xml:space="preserve"> </w:t>
      </w:r>
      <w:ins w:id="30" w:author="Max Lindmark" w:date="2022-03-08T20:28:00Z">
        <w:r w:rsidR="00790B68">
          <w:t>coefficient</w:t>
        </w:r>
      </w:ins>
      <w:ins w:id="31" w:author="Max Lindmark" w:date="2022-04-06T19:17:00Z">
        <w:r w:rsidR="00146B81">
          <w:t xml:space="preserve">. Moreover, </w:t>
        </w:r>
        <w:proofErr w:type="gramStart"/>
        <w:r w:rsidR="00146B81" w:rsidRPr="00C038C3">
          <w:t>spatial</w:t>
        </w:r>
        <w:proofErr w:type="gramEnd"/>
        <w:r w:rsidR="00146B81" w:rsidRPr="00C038C3">
          <w:t xml:space="preserve"> and spatiotemporal </w:t>
        </w:r>
        <w:r w:rsidR="00146B81">
          <w:t xml:space="preserve">random effects </w:t>
        </w:r>
      </w:ins>
      <w:ins w:id="32" w:author="Max Lindmark" w:date="2022-03-08T20:27:00Z">
        <w:r w:rsidR="00E001FD">
          <w:t>explained</w:t>
        </w:r>
      </w:ins>
      <w:ins w:id="33" w:author="Max Lindmark" w:date="2022-03-08T20:28:00Z">
        <w:r w:rsidR="00E001FD">
          <w:t xml:space="preserve"> 6.5 times more variation than all fixed effects</w:t>
        </w:r>
        <w:r w:rsidR="00790B68">
          <w:t>,</w:t>
        </w:r>
        <w:r w:rsidR="00E001FD">
          <w:t xml:space="preserve"> </w:t>
        </w:r>
      </w:ins>
      <w:commentRangeStart w:id="34"/>
      <w:commentRangeStart w:id="35"/>
      <w:r w:rsidR="0040486C" w:rsidRPr="00C038C3">
        <w:t xml:space="preserve">suggesting </w:t>
      </w:r>
      <w:r w:rsidR="00E433D1" w:rsidRPr="00C038C3">
        <w:t xml:space="preserve">there </w:t>
      </w:r>
      <w:del w:id="36" w:author="Max Lindmark" w:date="2022-04-06T19:17:00Z">
        <w:r w:rsidR="00E433D1" w:rsidRPr="00C038C3" w:rsidDel="00146B81">
          <w:delText>is</w:delText>
        </w:r>
      </w:del>
      <w:ins w:id="37" w:author="Max Lindmark" w:date="2022-04-06T19:17:00Z">
        <w:r w:rsidR="00146B81">
          <w:t>are</w:t>
        </w:r>
      </w:ins>
      <w:r w:rsidR="00E433D1" w:rsidRPr="00C038C3">
        <w:t xml:space="preserve"> still </w:t>
      </w:r>
      <w:commentRangeStart w:id="38"/>
      <w:commentRangeStart w:id="39"/>
      <w:r w:rsidR="00616BCD">
        <w:t>missing latent factors</w:t>
      </w:r>
      <w:commentRangeEnd w:id="38"/>
      <w:r w:rsidR="000957CD">
        <w:rPr>
          <w:rStyle w:val="CommentReference"/>
        </w:rPr>
        <w:commentReference w:id="38"/>
      </w:r>
      <w:commentRangeEnd w:id="34"/>
      <w:commentRangeEnd w:id="35"/>
      <w:commentRangeEnd w:id="39"/>
      <w:r w:rsidR="00631CF3">
        <w:rPr>
          <w:rStyle w:val="CommentReference"/>
        </w:rPr>
        <w:commentReference w:id="39"/>
      </w:r>
      <w:r w:rsidR="00D90A43">
        <w:rPr>
          <w:rStyle w:val="CommentReference"/>
        </w:rPr>
        <w:commentReference w:id="34"/>
      </w:r>
      <w:r w:rsidR="00B46572">
        <w:rPr>
          <w:rStyle w:val="CommentReference"/>
        </w:rPr>
        <w:commentReference w:id="35"/>
      </w:r>
      <w:r w:rsidR="00E433D1" w:rsidRPr="00C038C3">
        <w:t>.</w:t>
      </w:r>
      <w:r w:rsidR="00AA46FD" w:rsidRPr="00C038C3">
        <w:t xml:space="preserve"> </w:t>
      </w:r>
      <w:r w:rsidR="006920A8" w:rsidRPr="00C038C3">
        <w:t xml:space="preserve">Understanding </w:t>
      </w:r>
      <w:r w:rsidR="00CE6F49" w:rsidRPr="00C038C3">
        <w:t xml:space="preserve">the drivers of </w:t>
      </w:r>
      <w:r w:rsidR="00F21070" w:rsidRPr="00C038C3">
        <w:t xml:space="preserve">spatiotemporal variation </w:t>
      </w:r>
      <w:r w:rsidR="00D71C8B" w:rsidRPr="00C038C3">
        <w:t xml:space="preserve">in </w:t>
      </w:r>
      <w:r w:rsidR="006D5CC0" w:rsidRPr="00C038C3">
        <w:t xml:space="preserve">body </w:t>
      </w:r>
      <w:r w:rsidR="004B44A1" w:rsidRPr="00C038C3">
        <w:t>condition</w:t>
      </w:r>
      <w:r w:rsidR="00772A67" w:rsidRPr="00C038C3">
        <w:t xml:space="preserve">, </w:t>
      </w:r>
      <w:r w:rsidR="00C31B65" w:rsidRPr="00C038C3">
        <w:t xml:space="preserve">which affects mortality and reproduction, </w:t>
      </w:r>
      <w:r w:rsidR="00EE76B2" w:rsidRPr="00C038C3">
        <w:t xml:space="preserve">is </w:t>
      </w:r>
      <w:r w:rsidR="00B52F87">
        <w:t>critical</w:t>
      </w:r>
      <w:r w:rsidR="00B52F87" w:rsidRPr="00C038C3">
        <w:t xml:space="preserve"> </w:t>
      </w:r>
      <w:r w:rsidR="00EE76B2" w:rsidRPr="00C038C3">
        <w:t xml:space="preserve">for </w:t>
      </w:r>
      <w:r w:rsidR="003A4188" w:rsidRPr="00C038C3">
        <w:t xml:space="preserve">understanding </w:t>
      </w:r>
      <w:r w:rsidR="003014D9" w:rsidRPr="00C038C3">
        <w:t xml:space="preserve">the impacts of </w:t>
      </w:r>
      <w:r w:rsidR="00547D56" w:rsidRPr="00C038C3">
        <w:t>environmental</w:t>
      </w:r>
      <w:r w:rsidR="003672FD" w:rsidRPr="00C038C3">
        <w:t xml:space="preserve"> </w:t>
      </w:r>
      <w:r w:rsidR="00C456EB" w:rsidRPr="00C038C3">
        <w:t xml:space="preserve">change </w:t>
      </w:r>
      <w:r w:rsidR="00CA79A2" w:rsidRPr="00C038C3">
        <w:t xml:space="preserve">and for </w:t>
      </w:r>
      <w:r w:rsidR="00B52F87">
        <w:t xml:space="preserve">the </w:t>
      </w:r>
      <w:r w:rsidR="00CA79A2" w:rsidRPr="00C038C3">
        <w:t xml:space="preserve">management </w:t>
      </w:r>
      <w:r w:rsidR="00A85C31">
        <w:t xml:space="preserve">of </w:t>
      </w:r>
      <w:r w:rsidR="00F747CB" w:rsidRPr="00C038C3">
        <w:t>marine fish</w:t>
      </w:r>
      <w:r w:rsidR="00A85C31">
        <w:t xml:space="preserve"> and fisheri</w:t>
      </w:r>
      <w:r w:rsidR="00F747CB" w:rsidRPr="00C038C3">
        <w:t>es</w:t>
      </w:r>
      <w:r w:rsidR="0043104C" w:rsidRPr="00C038C3">
        <w:t>.</w:t>
      </w:r>
    </w:p>
    <w:p w14:paraId="33A41D71" w14:textId="7935B4CE" w:rsidR="00736FF5" w:rsidRPr="00C038C3" w:rsidRDefault="00401B29" w:rsidP="00552801">
      <w:pPr>
        <w:tabs>
          <w:tab w:val="left" w:pos="927"/>
        </w:tabs>
        <w:spacing w:line="480" w:lineRule="auto"/>
        <w:contextualSpacing/>
        <w:mirrorIndents/>
        <w:jc w:val="both"/>
        <w:rPr>
          <w:b/>
          <w:sz w:val="28"/>
          <w:szCs w:val="28"/>
        </w:rPr>
      </w:pPr>
      <w:bookmarkStart w:id="40" w:name="_kmo410o1ovwf" w:colFirst="0" w:colLast="0"/>
      <w:bookmarkStart w:id="41" w:name="_v4bo7gucfsoa" w:colFirst="0" w:colLast="0"/>
      <w:bookmarkEnd w:id="40"/>
      <w:bookmarkEnd w:id="41"/>
      <w:r w:rsidRPr="00C038C3">
        <w:rPr>
          <w:b/>
          <w:sz w:val="28"/>
          <w:szCs w:val="28"/>
        </w:rPr>
        <w:t>Introduction</w:t>
      </w:r>
    </w:p>
    <w:p w14:paraId="34171922" w14:textId="4AA10BBE"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03113B">
        <w:instrText xml:space="preserve"> ADDIN ZOTERO_ITEM CSL_CITATION {"citationID":"SHvVRC2n","properties":{"formattedCitation":"(Nash {\\i{}et al.}, 2006; Thorson, 2015)","plainCitation":"(Nash et al., 2006; Thorson, 2015)","noteIndex":0},"citationItems":[{"id":2195,"uris":["http://zotero.org/users/6116610/items/9ZYSPDCR"],"itemData":{"id":2195,"type":"article-journal","container-title":"Fisheries","issue":"5","language":"en","page":"236-238","title":"The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0544E4" w:rsidRPr="000544E4">
        <w:rPr>
          <w:lang w:val="en-GB"/>
        </w:rPr>
        <w:t xml:space="preserve">(Nash </w:t>
      </w:r>
      <w:r w:rsidR="000544E4" w:rsidRPr="000544E4">
        <w:rPr>
          <w:i/>
          <w:iCs/>
          <w:lang w:val="en-GB"/>
        </w:rPr>
        <w:t>et al.</w:t>
      </w:r>
      <w:r w:rsidR="000544E4" w:rsidRPr="000544E4">
        <w:rPr>
          <w:lang w:val="en-GB"/>
        </w:rPr>
        <w:t>, 2006; Thorson, 2015)</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w:t>
      </w:r>
      <w:r w:rsidR="00E268D9" w:rsidRPr="00C038C3">
        <w:lastRenderedPageBreak/>
        <w:t xml:space="preserve">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03113B">
        <w:instrText xml:space="preserve"> ADDIN ZOTERO_ITEM CSL_CITATION {"citationID":"I66ntHQ7","properties":{"formattedCitation":"(Morgan {\\i{}et al.}, 2010; Thorson, 2015)","plainCitation":"(Morgan et al., 2010; Thorson, 2015)","noteIndex":0},"citationItems":[{"id":2224,"uris":["http://zotero.org/users/6116610/items/PUXGC82U"],"itemData":{"id":2224,"type":"article-journal","abstract":"The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E0392A" w:rsidRPr="00C038C3">
        <w:t xml:space="preserve">(Morgan </w:t>
      </w:r>
      <w:r w:rsidR="00E0392A" w:rsidRPr="00C038C3">
        <w:rPr>
          <w:i/>
          <w:iCs/>
        </w:rPr>
        <w:t>et al.</w:t>
      </w:r>
      <w:r w:rsidR="00E0392A" w:rsidRPr="00C038C3">
        <w:t>, 2010; Thorson, 2015)</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03113B">
        <w:instrText xml:space="preserve"> ADDIN ZOTERO_ITEM CSL_CITATION {"citationID":"xNp2crmD","properties":{"formattedCitation":"(Hislop {\\i{}et al.}, 1978; Marshall and Frank, 1999)","plainCitation":"(Hislop et al., 1978; Marshall and Frank, 1999)","noteIndex":0},"citationItems":[{"id":2222,"uris":["http://zotero.org/users/6116610/items/59YF49UR"],"itemData":{"id":2222,"type":"article-journal","abstract":"Individual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D67AC4" w:rsidRPr="00C038C3">
        <w:t xml:space="preserve">(Hislop </w:t>
      </w:r>
      <w:r w:rsidR="00D67AC4" w:rsidRPr="00C038C3">
        <w:rPr>
          <w:i/>
          <w:iCs/>
        </w:rPr>
        <w:t>et al.</w:t>
      </w:r>
      <w:r w:rsidR="00D67AC4" w:rsidRPr="00C038C3">
        <w:t>, 1978; Marshall and Frank, 1999)</w:t>
      </w:r>
      <w:r w:rsidR="00E0392A" w:rsidRPr="00C038C3">
        <w:fldChar w:fldCharType="end"/>
      </w:r>
      <w:r w:rsidR="00E0392A" w:rsidRPr="00C038C3">
        <w:t xml:space="preserve">, and poor condition increases the likelihood of skipped spawning </w:t>
      </w:r>
      <w:r w:rsidR="00E0392A" w:rsidRPr="00C038C3">
        <w:fldChar w:fldCharType="begin"/>
      </w:r>
      <w:r w:rsidR="0003113B">
        <w:instrText xml:space="preserve"> ADDIN ZOTERO_ITEM CSL_CITATION {"citationID":"z9l5e6oy","properties":{"formattedCitation":"(J\\uc0\\u248{}rgensen {\\i{}et al.}, 2006; Mion {\\i{}et al.}, 2018)","plainCitation":"(Jørgensen et al., 2006; Mion et al., 2018)","noteIndex":0},"citationItems":[{"id":2219,"uris":["http://zotero.org/users/6116610/items/6NSIEJGS"],"itemData":{"id":2219,"type":"article-journal","abstract":"That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E0392A" w:rsidRPr="00C038C3">
        <w:t>(</w:t>
      </w:r>
      <w:proofErr w:type="spellStart"/>
      <w:r w:rsidR="00E0392A" w:rsidRPr="00C038C3">
        <w:t>Jørgensen</w:t>
      </w:r>
      <w:proofErr w:type="spellEnd"/>
      <w:r w:rsidR="00E0392A" w:rsidRPr="00C038C3">
        <w:t xml:space="preserve"> </w:t>
      </w:r>
      <w:r w:rsidR="00E0392A" w:rsidRPr="00C038C3">
        <w:rPr>
          <w:i/>
          <w:iCs/>
        </w:rPr>
        <w:t>et al.</w:t>
      </w:r>
      <w:r w:rsidR="00E0392A" w:rsidRPr="00C038C3">
        <w:t xml:space="preserve">, 2006; </w:t>
      </w:r>
      <w:proofErr w:type="spellStart"/>
      <w:r w:rsidR="00E0392A" w:rsidRPr="00C038C3">
        <w:t>Mion</w:t>
      </w:r>
      <w:proofErr w:type="spellEnd"/>
      <w:r w:rsidR="00E0392A" w:rsidRPr="00C038C3">
        <w:t xml:space="preserve"> </w:t>
      </w:r>
      <w:r w:rsidR="00E0392A" w:rsidRPr="00C038C3">
        <w:rPr>
          <w:i/>
          <w:iCs/>
        </w:rPr>
        <w:t>et al.</w:t>
      </w:r>
      <w:r w:rsidR="00E0392A" w:rsidRPr="00C038C3">
        <w:t>, 2018)</w:t>
      </w:r>
      <w:r w:rsidR="00E0392A" w:rsidRPr="00C038C3">
        <w:fldChar w:fldCharType="end"/>
      </w:r>
      <w:r w:rsidR="00E0392A" w:rsidRPr="00C038C3">
        <w:t xml:space="preserve"> and can lower chances of survival</w:t>
      </w:r>
      <w:r w:rsidR="00CE4504">
        <w:t xml:space="preserve"> </w:t>
      </w:r>
      <w:commentRangeStart w:id="42"/>
      <w:commentRangeStart w:id="43"/>
      <w:commentRangeStart w:id="44"/>
      <w:r w:rsidR="00E0392A" w:rsidRPr="00C038C3">
        <w:fldChar w:fldCharType="begin"/>
      </w:r>
      <w:r w:rsidR="0003113B">
        <w:instrText xml:space="preserve"> ADDIN ZOTERO_ITEM CSL_CITATION {"citationID":"kgy14Wsz","properties":{"formattedCitation":"(Dutil and Lambert, 2000; Casini {\\i{}et al.}, 2016b)","plainCitation":"(Dutil and Lambert, 2000; Casini et al., 2016b)","noteIndex":0},"citationItems":[{"id":2266,"uris":["http://zotero.org/users/6116610/items/6RBE2REJ"],"itemData":{"id":2266,"type":"article-journal","abstract":"The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703CF8" w:rsidRPr="00703CF8">
        <w:rPr>
          <w:lang w:val="en-GB"/>
        </w:rPr>
        <w:t>(</w:t>
      </w:r>
      <w:proofErr w:type="spellStart"/>
      <w:r w:rsidR="00703CF8" w:rsidRPr="00703CF8">
        <w:rPr>
          <w:lang w:val="en-GB"/>
        </w:rPr>
        <w:t>Dutil</w:t>
      </w:r>
      <w:proofErr w:type="spellEnd"/>
      <w:r w:rsidR="00703CF8" w:rsidRPr="00703CF8">
        <w:rPr>
          <w:lang w:val="en-GB"/>
        </w:rPr>
        <w:t xml:space="preserve"> and Lambert, 2000; </w:t>
      </w:r>
      <w:proofErr w:type="spellStart"/>
      <w:r w:rsidR="00703CF8" w:rsidRPr="00703CF8">
        <w:rPr>
          <w:lang w:val="en-GB"/>
        </w:rPr>
        <w:t>Casini</w:t>
      </w:r>
      <w:proofErr w:type="spellEnd"/>
      <w:r w:rsidR="00703CF8" w:rsidRPr="00703CF8">
        <w:rPr>
          <w:lang w:val="en-GB"/>
        </w:rPr>
        <w:t xml:space="preserve"> </w:t>
      </w:r>
      <w:r w:rsidR="00703CF8" w:rsidRPr="00703CF8">
        <w:rPr>
          <w:i/>
          <w:iCs/>
          <w:lang w:val="en-GB"/>
        </w:rPr>
        <w:t>et al.</w:t>
      </w:r>
      <w:r w:rsidR="00703CF8" w:rsidRPr="00703CF8">
        <w:rPr>
          <w:lang w:val="en-GB"/>
        </w:rPr>
        <w:t>, 2016b)</w:t>
      </w:r>
      <w:r w:rsidR="00E0392A" w:rsidRPr="00C038C3">
        <w:fldChar w:fldCharType="end"/>
      </w:r>
      <w:commentRangeEnd w:id="42"/>
      <w:r w:rsidR="006C5638" w:rsidRPr="00C038C3">
        <w:rPr>
          <w:rStyle w:val="CommentReference"/>
        </w:rPr>
        <w:commentReference w:id="42"/>
      </w:r>
      <w:commentRangeEnd w:id="43"/>
      <w:r w:rsidR="00194AAA" w:rsidRPr="00C038C3">
        <w:rPr>
          <w:rStyle w:val="CommentReference"/>
        </w:rPr>
        <w:commentReference w:id="43"/>
      </w:r>
      <w:commentRangeEnd w:id="44"/>
      <w:r w:rsidR="000837C5">
        <w:rPr>
          <w:rStyle w:val="CommentReference"/>
        </w:rPr>
        <w:commentReference w:id="44"/>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03113B">
        <w:instrText xml:space="preserve"> ADDIN ZOTERO_ITEM CSL_CITATION {"citationID":"2KYYxj9J","properties":{"formattedCitation":"(Thorson, 2015; Gr\\uc0\\u252{}ss {\\i{}et al.}, 2020)","plainCitation":"(Thorson, 2015; Grüss et al., 2020)","noteIndex":0},"citationItems":[{"id":709,"uris":["http://zotero.org/users/6116610/items/JE7KRANF"],"itemData":{"id":709,"type":"article-journal","abstract":"Condition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E0392A" w:rsidRPr="00C038C3">
        <w:t xml:space="preserve">(Thorson, 2015; </w:t>
      </w:r>
      <w:proofErr w:type="spellStart"/>
      <w:r w:rsidR="00E0392A" w:rsidRPr="00C038C3">
        <w:t>Grüss</w:t>
      </w:r>
      <w:proofErr w:type="spellEnd"/>
      <w:r w:rsidR="00E0392A" w:rsidRPr="00C038C3">
        <w:t xml:space="preserve"> </w:t>
      </w:r>
      <w:r w:rsidR="00E0392A" w:rsidRPr="00C038C3">
        <w:rPr>
          <w:i/>
          <w:iCs/>
        </w:rPr>
        <w:t>et al.</w:t>
      </w:r>
      <w:r w:rsidR="00E0392A" w:rsidRPr="00C038C3">
        <w:t>, 2020)</w:t>
      </w:r>
      <w:r w:rsidR="00E0392A" w:rsidRPr="00C038C3">
        <w:fldChar w:fldCharType="end"/>
      </w:r>
      <w:r w:rsidR="00E0392A" w:rsidRPr="00C038C3">
        <w:t xml:space="preserve">. </w:t>
      </w:r>
    </w:p>
    <w:p w14:paraId="5645EAB0" w14:textId="6A7F9AF5" w:rsidR="00EF7D30" w:rsidRPr="00C038C3" w:rsidRDefault="00DD7764" w:rsidP="00273A21">
      <w:pPr>
        <w:spacing w:line="480" w:lineRule="auto"/>
        <w:ind w:firstLine="284"/>
        <w:contextualSpacing/>
        <w:mirrorIndents/>
        <w:jc w:val="both"/>
      </w:pPr>
      <w:commentRangeStart w:id="45"/>
      <w:commentRangeStart w:id="46"/>
      <w:r>
        <w:t xml:space="preserve">Because </w:t>
      </w:r>
      <w:commentRangeEnd w:id="45"/>
      <w:r w:rsidR="008C1FC7">
        <w:rPr>
          <w:rStyle w:val="CommentReference"/>
        </w:rPr>
        <w:commentReference w:id="45"/>
      </w:r>
      <w:commentRangeEnd w:id="46"/>
      <w:r w:rsidR="00066039">
        <w:rPr>
          <w:rStyle w:val="CommentReference"/>
        </w:rPr>
        <w:commentReference w:id="46"/>
      </w:r>
      <w:r>
        <w:t xml:space="preserve">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03113B">
        <w:instrText xml:space="preserve"> ADDIN ZOTERO_ITEM CSL_CITATION {"citationID":"dXNtL914","properties":{"formattedCitation":"(Cardinale and Arrhenius, 2000; Casini {\\i{}et al.}, 2006; Thorson, 2015; Gr\\uc0\\u252{}ss {\\i{}et al.}, 2020)","plainCitation":"(Cardinale and Arrhenius, 2000; Casini et al., 2006; Thorson, 2015; Grüss et al., 2020)","noteIndex":0},"citationItems":[{"id":2250,"uris":["http://zotero.org/users/6116610/items/57CFIV7R"],"itemData":{"id":2250,"type":"article-journal","abstract":"Abstract.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8C1FC7" w:rsidRPr="008C1FC7">
        <w:rPr>
          <w:lang w:val="en-GB"/>
        </w:rPr>
        <w:t xml:space="preserve">(Cardinale and Arrhenius, 2000; </w:t>
      </w:r>
      <w:proofErr w:type="spellStart"/>
      <w:r w:rsidR="008C1FC7" w:rsidRPr="008C1FC7">
        <w:rPr>
          <w:lang w:val="en-GB"/>
        </w:rPr>
        <w:t>Casini</w:t>
      </w:r>
      <w:proofErr w:type="spellEnd"/>
      <w:r w:rsidR="008C1FC7" w:rsidRPr="008C1FC7">
        <w:rPr>
          <w:lang w:val="en-GB"/>
        </w:rPr>
        <w:t xml:space="preserve"> </w:t>
      </w:r>
      <w:r w:rsidR="008C1FC7" w:rsidRPr="008C1FC7">
        <w:rPr>
          <w:i/>
          <w:iCs/>
          <w:lang w:val="en-GB"/>
        </w:rPr>
        <w:t>et al.</w:t>
      </w:r>
      <w:r w:rsidR="008C1FC7" w:rsidRPr="008C1FC7">
        <w:rPr>
          <w:lang w:val="en-GB"/>
        </w:rPr>
        <w:t xml:space="preserve">, 2006; Thorson, 2015; </w:t>
      </w:r>
      <w:proofErr w:type="spellStart"/>
      <w:r w:rsidR="008C1FC7" w:rsidRPr="008C1FC7">
        <w:rPr>
          <w:lang w:val="en-GB"/>
        </w:rPr>
        <w:t>Grüss</w:t>
      </w:r>
      <w:proofErr w:type="spellEnd"/>
      <w:r w:rsidR="008C1FC7" w:rsidRPr="008C1FC7">
        <w:rPr>
          <w:lang w:val="en-GB"/>
        </w:rPr>
        <w:t xml:space="preserve"> </w:t>
      </w:r>
      <w:r w:rsidR="008C1FC7" w:rsidRPr="008C1FC7">
        <w:rPr>
          <w:i/>
          <w:iCs/>
          <w:lang w:val="en-GB"/>
        </w:rPr>
        <w:t>et al.</w:t>
      </w:r>
      <w:r w:rsidR="008C1FC7" w:rsidRPr="008C1FC7">
        <w:rPr>
          <w:lang w:val="en-GB"/>
        </w:rPr>
        <w:t>, 2020)</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3012E4" w:rsidRPr="00C038C3">
        <w:t xml:space="preserve">environmental </w:t>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03113B">
        <w:instrText xml:space="preserve"> ADDIN ZOTERO_ITEM CSL_CITATION {"citationID":"2A354Avx","properties":{"formattedCitation":"(M\\uc0\\u246{}llmann {\\i{}et al.}, 2003; Morgan {\\i{}et al.}, 2010; Thorson, 2015; Gr\\uc0\\u252{}ss {\\i{}et al.}, 2020)","plainCitation":"(Möllmann et al., 2003; Morgan et al., 2010; Thorson, 2015; Grüss et al., 2020)","noteIndex":0},"citationItems":[{"id":2244,"uris":["http://zotero.org/users/6116610/items/TZU6H97V"],"itemData":{"id":2244,"type":"article-journal","abstract":"Pseudocalanus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w:instrText>
      </w:r>
      <w:r w:rsidR="0003113B" w:rsidRPr="00EE7A9A">
        <w:rPr>
          <w:lang w:val="sv-SE"/>
        </w:rPr>
        <w:instrText xml:space="preserve">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8C1FC7" w:rsidRPr="003F095D">
        <w:rPr>
          <w:lang w:val="sv-SE"/>
        </w:rPr>
        <w:t>(</w:t>
      </w:r>
      <w:proofErr w:type="spellStart"/>
      <w:r w:rsidR="008C1FC7" w:rsidRPr="003F095D">
        <w:rPr>
          <w:lang w:val="sv-SE"/>
        </w:rPr>
        <w:t>Möllmann</w:t>
      </w:r>
      <w:proofErr w:type="spellEnd"/>
      <w:r w:rsidR="008C1FC7" w:rsidRPr="003F095D">
        <w:rPr>
          <w:lang w:val="sv-SE"/>
        </w:rPr>
        <w:t xml:space="preserve"> </w:t>
      </w:r>
      <w:r w:rsidR="008C1FC7" w:rsidRPr="003F095D">
        <w:rPr>
          <w:i/>
          <w:iCs/>
          <w:lang w:val="sv-SE"/>
        </w:rPr>
        <w:t>et al.</w:t>
      </w:r>
      <w:r w:rsidR="008C1FC7" w:rsidRPr="003F095D">
        <w:rPr>
          <w:lang w:val="sv-SE"/>
        </w:rPr>
        <w:t xml:space="preserve">, 2003; Morgan </w:t>
      </w:r>
      <w:r w:rsidR="008C1FC7" w:rsidRPr="003F095D">
        <w:rPr>
          <w:i/>
          <w:iCs/>
          <w:lang w:val="sv-SE"/>
        </w:rPr>
        <w:t>et al.</w:t>
      </w:r>
      <w:r w:rsidR="008C1FC7" w:rsidRPr="003F095D">
        <w:rPr>
          <w:lang w:val="sv-SE"/>
        </w:rPr>
        <w:t xml:space="preserve">, 2010; Thorson, 2015; </w:t>
      </w:r>
      <w:proofErr w:type="spellStart"/>
      <w:r w:rsidR="008C1FC7" w:rsidRPr="003F095D">
        <w:rPr>
          <w:lang w:val="sv-SE"/>
        </w:rPr>
        <w:t>Grüss</w:t>
      </w:r>
      <w:proofErr w:type="spellEnd"/>
      <w:r w:rsidR="008C1FC7" w:rsidRPr="003F095D">
        <w:rPr>
          <w:lang w:val="sv-SE"/>
        </w:rPr>
        <w:t xml:space="preserve"> </w:t>
      </w:r>
      <w:r w:rsidR="008C1FC7" w:rsidRPr="003F095D">
        <w:rPr>
          <w:i/>
          <w:iCs/>
          <w:lang w:val="sv-SE"/>
        </w:rPr>
        <w:t>et al.</w:t>
      </w:r>
      <w:r w:rsidR="008C1FC7" w:rsidRPr="003F095D">
        <w:rPr>
          <w:lang w:val="sv-SE"/>
        </w:rPr>
        <w:t>, 2020)</w:t>
      </w:r>
      <w:r w:rsidR="003012E4" w:rsidRPr="00C038C3">
        <w:fldChar w:fldCharType="end"/>
      </w:r>
      <w:r w:rsidR="003012E4" w:rsidRPr="003F095D">
        <w:rPr>
          <w:lang w:val="sv-SE"/>
        </w:rPr>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03113B">
        <w:instrText xml:space="preserve"> ADDIN ZOTERO_ITEM CSL_CITATION {"citationID":"We7aNSHI","properties":{"formattedCitation":"(Casini {\\i{}et al.}, 2016a, 2021)","plainCitation":"(Casini et al., 2016a, 2021)","noteIndex":0},"citationItems":[{"id":794,"uris":["http://zotero.org/users/6116610/items/39XLSPWN"],"itemData":{"id":794,"type":"article-journal","abstract":"Investigating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D23053" w:rsidRPr="00C038C3">
        <w:fldChar w:fldCharType="separate"/>
      </w:r>
      <w:r w:rsidR="00703CF8" w:rsidRPr="00703CF8">
        <w:rPr>
          <w:lang w:val="en-GB"/>
        </w:rPr>
        <w:t>(</w:t>
      </w:r>
      <w:proofErr w:type="spellStart"/>
      <w:r w:rsidR="00703CF8" w:rsidRPr="00703CF8">
        <w:rPr>
          <w:lang w:val="en-GB"/>
        </w:rPr>
        <w:t>Casini</w:t>
      </w:r>
      <w:proofErr w:type="spellEnd"/>
      <w:r w:rsidR="00703CF8" w:rsidRPr="00703CF8">
        <w:rPr>
          <w:lang w:val="en-GB"/>
        </w:rPr>
        <w:t xml:space="preserve"> </w:t>
      </w:r>
      <w:r w:rsidR="00703CF8" w:rsidRPr="00703CF8">
        <w:rPr>
          <w:i/>
          <w:iCs/>
          <w:lang w:val="en-GB"/>
        </w:rPr>
        <w:t>et al.</w:t>
      </w:r>
      <w:r w:rsidR="00703CF8" w:rsidRPr="00703CF8">
        <w:rPr>
          <w:lang w:val="en-GB"/>
        </w:rPr>
        <w:t>, 2016a, 2021)</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03113B">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AA2AEA" w:rsidRPr="00C038C3">
        <w:t xml:space="preserve">(Diaz, 2001; </w:t>
      </w:r>
      <w:proofErr w:type="spellStart"/>
      <w:r w:rsidR="00AA2AEA" w:rsidRPr="00C038C3">
        <w:t>Breitburg</w:t>
      </w:r>
      <w:proofErr w:type="spellEnd"/>
      <w:r w:rsidR="00AA2AEA" w:rsidRPr="00C038C3">
        <w:t xml:space="preserve">, 2002; Diaz and Rosenberg, 2008; Carstensen </w:t>
      </w:r>
      <w:r w:rsidR="00AA2AEA" w:rsidRPr="00C038C3">
        <w:rPr>
          <w:i/>
          <w:iCs/>
        </w:rPr>
        <w:t>et al.</w:t>
      </w:r>
      <w:r w:rsidR="00AA2AEA" w:rsidRPr="00C038C3">
        <w:t>, 2014)</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commentRangeStart w:id="47"/>
      <w:commentRangeStart w:id="48"/>
      <w:r w:rsidR="00F376B9" w:rsidRPr="00C038C3">
        <w:fldChar w:fldCharType="begin"/>
      </w:r>
      <w:r w:rsidR="0003113B">
        <w:instrText xml:space="preserve"> ADDIN ZOTERO_ITEM CSL_CITATION {"citationID":"beczXuVX","properties":{"formattedCitation":"(Kramer, 1987; Chabot and Dutil, 1999; Claireaux {\\i{}et al.}, 2000; Hrycik {\\i{}et al.}, 2017; Sampaio {\\i{}et al.}, 2021)","plainCitation":"(Kramer, 1987; Chabot and Dutil, 1999; Claireaux et al., 2000; Hrycik et al., 2017; Sampaio et al., 2021)","noteIndex":0},"citationItems":[{"id":2610,"uris":["http://zotero.org/users/6116610/items/JEY5JWA2"],"itemData":{"id":2610,"type":"article-journal","abstract":"This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instrText>
      </w:r>
      <w:r w:rsidR="00F376B9" w:rsidRPr="00C038C3">
        <w:fldChar w:fldCharType="separate"/>
      </w:r>
      <w:r w:rsidR="00883B16" w:rsidRPr="00883B16">
        <w:rPr>
          <w:lang w:val="en-GB"/>
        </w:rPr>
        <w:t xml:space="preserve">(Kramer, 1987; Chabot and </w:t>
      </w:r>
      <w:proofErr w:type="spellStart"/>
      <w:r w:rsidR="00883B16" w:rsidRPr="00883B16">
        <w:rPr>
          <w:lang w:val="en-GB"/>
        </w:rPr>
        <w:t>Dutil</w:t>
      </w:r>
      <w:proofErr w:type="spellEnd"/>
      <w:r w:rsidR="00883B16" w:rsidRPr="00883B16">
        <w:rPr>
          <w:lang w:val="en-GB"/>
        </w:rPr>
        <w:t xml:space="preserve">, 1999; </w:t>
      </w:r>
      <w:proofErr w:type="spellStart"/>
      <w:r w:rsidR="00883B16" w:rsidRPr="00883B16">
        <w:rPr>
          <w:lang w:val="en-GB"/>
        </w:rPr>
        <w:t>Claireaux</w:t>
      </w:r>
      <w:proofErr w:type="spellEnd"/>
      <w:r w:rsidR="00883B16" w:rsidRPr="00883B16">
        <w:rPr>
          <w:lang w:val="en-GB"/>
        </w:rPr>
        <w:t xml:space="preserve"> </w:t>
      </w:r>
      <w:r w:rsidR="00883B16" w:rsidRPr="00883B16">
        <w:rPr>
          <w:i/>
          <w:iCs/>
          <w:lang w:val="en-GB"/>
        </w:rPr>
        <w:t>et al.</w:t>
      </w:r>
      <w:r w:rsidR="00883B16" w:rsidRPr="00883B16">
        <w:rPr>
          <w:lang w:val="en-GB"/>
        </w:rPr>
        <w:t xml:space="preserve">, 2000; </w:t>
      </w:r>
      <w:proofErr w:type="spellStart"/>
      <w:r w:rsidR="00883B16" w:rsidRPr="00883B16">
        <w:rPr>
          <w:lang w:val="en-GB"/>
        </w:rPr>
        <w:t>Hrycik</w:t>
      </w:r>
      <w:proofErr w:type="spellEnd"/>
      <w:r w:rsidR="00883B16" w:rsidRPr="00883B16">
        <w:rPr>
          <w:lang w:val="en-GB"/>
        </w:rPr>
        <w:t xml:space="preserve"> </w:t>
      </w:r>
      <w:r w:rsidR="00883B16" w:rsidRPr="00883B16">
        <w:rPr>
          <w:i/>
          <w:iCs/>
          <w:lang w:val="en-GB"/>
        </w:rPr>
        <w:t>et al.</w:t>
      </w:r>
      <w:r w:rsidR="00883B16" w:rsidRPr="00883B16">
        <w:rPr>
          <w:lang w:val="en-GB"/>
        </w:rPr>
        <w:t xml:space="preserve">, 2017; Sampaio </w:t>
      </w:r>
      <w:r w:rsidR="00883B16" w:rsidRPr="00883B16">
        <w:rPr>
          <w:i/>
          <w:iCs/>
          <w:lang w:val="en-GB"/>
        </w:rPr>
        <w:t>et al.</w:t>
      </w:r>
      <w:r w:rsidR="00883B16" w:rsidRPr="00883B16">
        <w:rPr>
          <w:lang w:val="en-GB"/>
        </w:rPr>
        <w:t>, 2021)</w:t>
      </w:r>
      <w:r w:rsidR="00F376B9" w:rsidRPr="00C038C3">
        <w:fldChar w:fldCharType="end"/>
      </w:r>
      <w:commentRangeEnd w:id="47"/>
      <w:r w:rsidR="0015646F">
        <w:rPr>
          <w:rStyle w:val="CommentReference"/>
        </w:rPr>
        <w:commentReference w:id="47"/>
      </w:r>
      <w:commentRangeEnd w:id="48"/>
      <w:r w:rsidR="00883B16">
        <w:rPr>
          <w:rStyle w:val="CommentReference"/>
        </w:rPr>
        <w:commentReference w:id="48"/>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commentRangeStart w:id="49"/>
      <w:r w:rsidR="000E1B08" w:rsidRPr="00C038C3">
        <w:t xml:space="preserve">to </w:t>
      </w:r>
      <w:commentRangeEnd w:id="49"/>
      <w:r w:rsidR="008B1889">
        <w:rPr>
          <w:rStyle w:val="CommentReference"/>
        </w:rPr>
        <w:commentReference w:id="49"/>
      </w:r>
      <w:r w:rsidR="00A52AAC" w:rsidRPr="00C038C3">
        <w:t xml:space="preserve">condition </w:t>
      </w:r>
      <w:r w:rsidR="00A217CD" w:rsidRPr="00C038C3">
        <w:t>in a common framework</w:t>
      </w:r>
      <w:r w:rsidR="0018675F" w:rsidRPr="00C038C3">
        <w:t>.</w:t>
      </w:r>
    </w:p>
    <w:p w14:paraId="1F60AD37" w14:textId="0AC0015A" w:rsidR="00B71EDC" w:rsidRPr="00C038C3" w:rsidRDefault="00785E59" w:rsidP="00552801">
      <w:pPr>
        <w:spacing w:line="480" w:lineRule="auto"/>
        <w:ind w:firstLine="284"/>
        <w:contextualSpacing/>
        <w:mirrorIndents/>
        <w:jc w:val="both"/>
      </w:pPr>
      <w:r>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been applied to study variation in </w:t>
      </w:r>
      <w:r w:rsidR="002B2B8E">
        <w:t xml:space="preserve">fish </w:t>
      </w:r>
      <w:r w:rsidR="00B71EDC" w:rsidRPr="00C038C3">
        <w:t xml:space="preserve">condition </w:t>
      </w:r>
      <w:r w:rsidR="00B71EDC" w:rsidRPr="00C038C3">
        <w:fldChar w:fldCharType="begin"/>
      </w:r>
      <w:r w:rsidR="0003113B">
        <w:instrText xml:space="preserve"> ADDIN ZOTERO_ITEM CSL_CITATION {"citationID":"9IQJYH8I","properties":{"formattedCitation":"(Thorson, 2015; Gr\\uc0\\u252{}ss {\\i{}et al.}, 2020)","plainCitation":"(Thorson, 2015; Grüss et al., 2020)","noteIndex":0},"citationItems":[{"id":709,"uris":["http://zotero.org/users/6116610/items/JE7KRANF"],"itemData":{"id":709,"type":"article-journal","abstract":"Condition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B71EDC" w:rsidRPr="00C038C3">
        <w:fldChar w:fldCharType="separate"/>
      </w:r>
      <w:r w:rsidR="00B71EDC" w:rsidRPr="00C038C3">
        <w:t xml:space="preserve">(Thorson, 2015; </w:t>
      </w:r>
      <w:proofErr w:type="spellStart"/>
      <w:r w:rsidR="00B71EDC" w:rsidRPr="00C038C3">
        <w:t>Grüss</w:t>
      </w:r>
      <w:proofErr w:type="spellEnd"/>
      <w:r w:rsidR="00B71EDC" w:rsidRPr="00C038C3">
        <w:t xml:space="preserve"> </w:t>
      </w:r>
      <w:r w:rsidR="00B71EDC" w:rsidRPr="00C038C3">
        <w:rPr>
          <w:i/>
          <w:iCs/>
        </w:rPr>
        <w:t>et al.</w:t>
      </w:r>
      <w:r w:rsidR="00B71EDC" w:rsidRPr="00C038C3">
        <w:t>, 2020)</w:t>
      </w:r>
      <w:r w:rsidR="00B71EDC" w:rsidRPr="00C038C3">
        <w:fldChar w:fldCharType="end"/>
      </w:r>
      <w:r w:rsidR="00B71EDC" w:rsidRPr="00C038C3">
        <w:t xml:space="preserve">. In these studies, spatially correlated residual variation was accounted for with spatial random effects through Gaussian </w:t>
      </w:r>
      <w:r w:rsidR="00B71EDC" w:rsidRPr="00C038C3">
        <w:lastRenderedPageBreak/>
        <w:t xml:space="preserve">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03113B">
        <w:instrText xml:space="preserve"> ADDIN ZOTERO_ITEM CSL_CITATION {"citationID":"B0zQrbMF","properties":{"formattedCitation":"(Thorson {\\i{}et al.}, 2015a)","plainCitation":"(Thorson et al., 2015a)","noteIndex":0},"citationItems":[{"id":2256,"uris":["http://zotero.org/users/6116610/items/JIIMZBJ8"],"itemData":{"id":2256,"type":"article-journal","abstract":"Abstract.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B71EDC" w:rsidRPr="00C038C3">
        <w:fldChar w:fldCharType="separate"/>
      </w:r>
      <w:r w:rsidR="00C31D10" w:rsidRPr="00C038C3">
        <w:t xml:space="preserve">(Thorson </w:t>
      </w:r>
      <w:r w:rsidR="00C31D10" w:rsidRPr="00C038C3">
        <w:rPr>
          <w:i/>
          <w:iCs/>
        </w:rPr>
        <w:t>et al.</w:t>
      </w:r>
      <w:r w:rsidR="00C31D10" w:rsidRPr="00C038C3">
        <w:t>, 2015a)</w:t>
      </w:r>
      <w:r w:rsidR="00B71EDC" w:rsidRPr="00C038C3">
        <w:fldChar w:fldCharType="end"/>
      </w:r>
      <w:r w:rsidR="00937C30" w:rsidRPr="00C038C3">
        <w:t xml:space="preserve"> and range shifts </w:t>
      </w:r>
      <w:r w:rsidR="00937C30" w:rsidRPr="00C038C3">
        <w:fldChar w:fldCharType="begin"/>
      </w:r>
      <w:r w:rsidR="0003113B">
        <w:instrText xml:space="preserve"> ADDIN ZOTERO_ITEM CSL_CITATION {"citationID":"TjrrbagW","properties":{"formattedCitation":"(Thorson {\\i{}et al.}, 2015b)","plainCitation":"(Thorson et al., 2015b)","noteIndex":0},"citationItems":[{"id":703,"uris":["http://zotero.org/users/6116610/items/F2TR7F6G"],"itemData":{"id":703,"type":"article-journal","abstract":"Summary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937C30" w:rsidRPr="00C038C3">
        <w:fldChar w:fldCharType="separate"/>
      </w:r>
      <w:r w:rsidR="00C31D10" w:rsidRPr="00C038C3">
        <w:t xml:space="preserve">(Thorson </w:t>
      </w:r>
      <w:r w:rsidR="00C31D10" w:rsidRPr="00C038C3">
        <w:rPr>
          <w:i/>
          <w:iCs/>
        </w:rPr>
        <w:t>et al.</w:t>
      </w:r>
      <w:r w:rsidR="00C31D10" w:rsidRPr="00C038C3">
        <w:t>, 2015b)</w:t>
      </w:r>
      <w:r w:rsidR="00937C30" w:rsidRPr="00C038C3">
        <w:fldChar w:fldCharType="end"/>
      </w:r>
      <w:r w:rsidR="00937C30" w:rsidRPr="00C038C3">
        <w:t xml:space="preserve">, </w:t>
      </w:r>
      <w:r w:rsidR="00B71EDC" w:rsidRPr="00C038C3">
        <w:t xml:space="preserve">and its availability in standard open source software such as the </w:t>
      </w:r>
      <w:commentRangeStart w:id="50"/>
      <w:commentRangeStart w:id="51"/>
      <w:r w:rsidR="00B71EDC" w:rsidRPr="00C038C3">
        <w:t xml:space="preserve">R-packages </w:t>
      </w:r>
      <w:r w:rsidR="00B82244" w:rsidRPr="00C038C3">
        <w:t>‘</w:t>
      </w:r>
      <w:r w:rsidR="00B71EDC" w:rsidRPr="00C038C3">
        <w:t>INLA</w:t>
      </w:r>
      <w:r w:rsidR="00B82244" w:rsidRPr="00C038C3">
        <w:t>’</w:t>
      </w:r>
      <w:r w:rsidR="00BF1964">
        <w:t xml:space="preserve"> </w:t>
      </w:r>
      <w:r w:rsidR="00BF1964">
        <w:fldChar w:fldCharType="begin"/>
      </w:r>
      <w:r w:rsidR="0003113B">
        <w:instrText xml:space="preserve"> ADDIN ZOTERO_ITEM CSL_CITATION {"citationID":"NNXRXTnc","properties":{"formattedCitation":"(Rue {\\i{}et al.}, 2009; Lindgren {\\i{}et al.}, 2011)","plainCitation":"(Rue et al., 2009; Lindgren et al., 2011)","noteIndex":0},"citationItems":[{"id":2635,"uris":["http://zotero.org/users/6116610/items/K2TEPWPB"],"itemData":{"id":2635,"type":"article-journal","abstract":"Summary.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BF1964">
        <w:fldChar w:fldCharType="separate"/>
      </w:r>
      <w:r w:rsidR="00BF1964" w:rsidRPr="00BF1964">
        <w:rPr>
          <w:lang w:val="en-GB"/>
        </w:rPr>
        <w:t xml:space="preserve">(Rue </w:t>
      </w:r>
      <w:r w:rsidR="00BF1964" w:rsidRPr="00BF1964">
        <w:rPr>
          <w:i/>
          <w:iCs/>
          <w:lang w:val="en-GB"/>
        </w:rPr>
        <w:t>et al.</w:t>
      </w:r>
      <w:r w:rsidR="00BF1964" w:rsidRPr="00BF1964">
        <w:rPr>
          <w:lang w:val="en-GB"/>
        </w:rPr>
        <w:t xml:space="preserve">, 2009; Lindgren </w:t>
      </w:r>
      <w:r w:rsidR="00BF1964" w:rsidRPr="00BF1964">
        <w:rPr>
          <w:i/>
          <w:iCs/>
          <w:lang w:val="en-GB"/>
        </w:rPr>
        <w:t>et al.</w:t>
      </w:r>
      <w:r w:rsidR="00BF1964" w:rsidRPr="00BF1964">
        <w:rPr>
          <w:lang w:val="en-GB"/>
        </w:rPr>
        <w:t>, 2011)</w:t>
      </w:r>
      <w:r w:rsidR="00BF1964">
        <w:fldChar w:fldCharType="end"/>
      </w:r>
      <w:commentRangeEnd w:id="50"/>
      <w:r w:rsidR="008D6AA6">
        <w:rPr>
          <w:rStyle w:val="CommentReference"/>
        </w:rPr>
        <w:commentReference w:id="50"/>
      </w:r>
      <w:commentRangeEnd w:id="51"/>
      <w:r w:rsidR="002272CC">
        <w:rPr>
          <w:rStyle w:val="CommentReference"/>
        </w:rPr>
        <w:commentReference w:id="51"/>
      </w:r>
      <w:commentRangeStart w:id="52"/>
      <w:commentRangeStart w:id="53"/>
      <w:commentRangeEnd w:id="52"/>
      <w:commentRangeEnd w:id="53"/>
      <w:r w:rsidR="00821E46">
        <w:rPr>
          <w:rStyle w:val="CommentReference"/>
        </w:rPr>
        <w:commentReference w:id="52"/>
      </w:r>
      <w:r w:rsidR="00B11C2A">
        <w:rPr>
          <w:rStyle w:val="CommentReference"/>
        </w:rPr>
        <w:commentReference w:id="53"/>
      </w:r>
      <w:r w:rsidR="00B71EDC" w:rsidRPr="00C038C3">
        <w:t xml:space="preserve">. In the first such application to body condition, </w:t>
      </w:r>
      <w:r w:rsidR="00617304" w:rsidRPr="00C038C3">
        <w:t xml:space="preserve">Thorson </w:t>
      </w:r>
      <w:r w:rsidR="00B71EDC" w:rsidRPr="00C038C3">
        <w:fldChar w:fldCharType="begin"/>
      </w:r>
      <w:r w:rsidR="0003113B">
        <w:instrText xml:space="preserve"> ADDIN ZOTERO_ITEM CSL_CITATION {"citationID":"9hw69Wlt","properties":{"formattedCitation":"(2015)","plainCitation":"(2015)","noteIndex":0},"citationItems":[{"id":709,"uris":["http://zotero.org/users/6116610/items/JE7KRANF"],"itemData":{"id":709,"type":"article-journal","abstract":"Condition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B71EDC" w:rsidRPr="00C038C3">
        <w:fldChar w:fldCharType="separate"/>
      </w:r>
      <w:r w:rsidR="00617304">
        <w:t>(2015)</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w:t>
      </w:r>
      <w:commentRangeStart w:id="54"/>
      <w:commentRangeStart w:id="55"/>
      <w:r w:rsidR="00B71EDC" w:rsidRPr="00C038C3">
        <w:t xml:space="preserve">explained more variation </w:t>
      </w:r>
      <w:commentRangeEnd w:id="54"/>
      <w:r w:rsidR="00865376" w:rsidRPr="00C038C3">
        <w:rPr>
          <w:rStyle w:val="CommentReference"/>
        </w:rPr>
        <w:commentReference w:id="54"/>
      </w:r>
      <w:commentRangeEnd w:id="55"/>
      <w:r w:rsidR="00EC25BF" w:rsidRPr="00C038C3">
        <w:rPr>
          <w:rStyle w:val="CommentReference"/>
        </w:rPr>
        <w:commentReference w:id="55"/>
      </w:r>
      <w:r w:rsidR="00B71EDC" w:rsidRPr="00C038C3">
        <w:t xml:space="preserve">than </w:t>
      </w:r>
      <w:r w:rsidR="000544E4">
        <w:t>density</w:t>
      </w:r>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 xml:space="preserve">in the California current ecosystem.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79A269E4"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03113B">
        <w:instrText xml:space="preserve"> ADDIN ZOTERO_ITEM CSL_CITATION {"citationID":"oVV3ZFnH","properties":{"formattedCitation":"(Reusch {\\i{}et al.}, 2018)","plainCitation":"(Reusch et al., 2018)","noteIndex":0},"citationItems":[{"id":2827,"uris":["http://zotero.org/users/6116610/items/KAX2EAFP"],"itemData":{"id":2827,"type":"article-journal","abstract":"Science-based,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983BF3" w:rsidRPr="00C038C3">
        <w:t>(</w:t>
      </w:r>
      <w:proofErr w:type="spellStart"/>
      <w:r w:rsidR="00983BF3" w:rsidRPr="00C038C3">
        <w:t>Reusch</w:t>
      </w:r>
      <w:proofErr w:type="spellEnd"/>
      <w:r w:rsidR="00983BF3" w:rsidRPr="00C038C3">
        <w:t xml:space="preserve"> </w:t>
      </w:r>
      <w:r w:rsidR="00983BF3" w:rsidRPr="00C038C3">
        <w:rPr>
          <w:i/>
          <w:iCs/>
        </w:rPr>
        <w:t>et al.</w:t>
      </w:r>
      <w:r w:rsidR="00983BF3" w:rsidRPr="00C038C3">
        <w:t>, 2018)</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03113B">
        <w:instrText xml:space="preserve"> ADDIN ZOTERO_ITEM CSL_CITATION {"citationID":"i1PkdtEx","properties":{"formattedCitation":"(Casini {\\i{}et al.}, 2016a; Mion {\\i{}et al.}, 2021)","plainCitation":"(Casini et al., 2016a; Mion et al., 2021)","noteIndex":0},"citationItems":[{"id":794,"uris":["http://zotero.org/users/6116610/items/39XLSPWN"],"itemData":{"id":794,"type":"article-journal","abstract":"Investigating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F631D8" w:rsidRPr="00F631D8">
        <w:rPr>
          <w:lang w:val="en-GB"/>
        </w:rPr>
        <w:t>(</w:t>
      </w:r>
      <w:proofErr w:type="spellStart"/>
      <w:r w:rsidR="00F631D8" w:rsidRPr="00F631D8">
        <w:rPr>
          <w:lang w:val="en-GB"/>
        </w:rPr>
        <w:t>Casini</w:t>
      </w:r>
      <w:proofErr w:type="spellEnd"/>
      <w:r w:rsidR="00F631D8" w:rsidRPr="00F631D8">
        <w:rPr>
          <w:lang w:val="en-GB"/>
        </w:rPr>
        <w:t xml:space="preserve"> </w:t>
      </w:r>
      <w:r w:rsidR="00F631D8" w:rsidRPr="00F631D8">
        <w:rPr>
          <w:i/>
          <w:iCs/>
          <w:lang w:val="en-GB"/>
        </w:rPr>
        <w:t>et al.</w:t>
      </w:r>
      <w:r w:rsidR="00F631D8" w:rsidRPr="00F631D8">
        <w:rPr>
          <w:lang w:val="en-GB"/>
        </w:rPr>
        <w:t xml:space="preserve">, 2016a; </w:t>
      </w:r>
      <w:proofErr w:type="spellStart"/>
      <w:r w:rsidR="00F631D8" w:rsidRPr="00F631D8">
        <w:rPr>
          <w:lang w:val="en-GB"/>
        </w:rPr>
        <w:t>Mion</w:t>
      </w:r>
      <w:proofErr w:type="spellEnd"/>
      <w:r w:rsidR="00F631D8" w:rsidRPr="00F631D8">
        <w:rPr>
          <w:lang w:val="en-GB"/>
        </w:rPr>
        <w:t xml:space="preserve"> </w:t>
      </w:r>
      <w:r w:rsidR="00F631D8" w:rsidRPr="00F631D8">
        <w:rPr>
          <w:i/>
          <w:iCs/>
          <w:lang w:val="en-GB"/>
        </w:rPr>
        <w:t>et al.</w:t>
      </w:r>
      <w:r w:rsidR="00F631D8" w:rsidRPr="00F631D8">
        <w:rPr>
          <w:lang w:val="en-GB"/>
        </w:rPr>
        <w:t>, 2021)</w:t>
      </w:r>
      <w:r w:rsidR="00C31D10" w:rsidRPr="00C038C3">
        <w:fldChar w:fldCharType="end"/>
      </w:r>
      <w:r w:rsidR="002E374A" w:rsidRPr="00C038C3">
        <w:t>.</w:t>
      </w:r>
      <w:r w:rsidR="00FE6B82" w:rsidRPr="00C038C3">
        <w:t xml:space="preserve"> </w:t>
      </w:r>
      <w:commentRangeStart w:id="56"/>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commentRangeEnd w:id="56"/>
      <w:r w:rsidR="006453E7">
        <w:rPr>
          <w:rStyle w:val="CommentReference"/>
        </w:rPr>
        <w:commentReference w:id="56"/>
      </w:r>
      <w:r w:rsidR="00FE6B82" w:rsidRPr="00C038C3">
        <w:t xml:space="preserve"> </w:t>
      </w:r>
      <w:r w:rsidR="003526FA" w:rsidRPr="00C038C3">
        <w:fldChar w:fldCharType="begin"/>
      </w:r>
      <w:r w:rsidR="0003113B">
        <w:instrText xml:space="preserve"> ADDIN ZOTERO_ITEM CSL_CITATION {"citationID":"Lr1t4Xvf","properties":{"formattedCitation":"(ICES, 2021a, 2021b)","plainCitation":"(ICES, 2021a, 2021b)","noteIndex":0},"citationItems":[{"id":2824,"uris":["http://zotero.org/users/6116610/items/CBUFSIQZ"],"itemData":{"id":2824,"type":"report","collection-title":"ICES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EE7756" w:rsidRPr="00C038C3">
        <w:t>(ICES, 2021a, 2021b)</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 xml:space="preserve">s </w:t>
      </w:r>
      <w:r w:rsidR="00946F3F">
        <w:t xml:space="preserve">for the </w:t>
      </w:r>
      <w:bookmarkStart w:id="57" w:name="_Hlk92971131"/>
      <w:r w:rsidR="00134288">
        <w:t xml:space="preserve">important </w:t>
      </w:r>
      <w:r w:rsidR="00D61D28">
        <w:t xml:space="preserve">benthic </w:t>
      </w:r>
      <w:r w:rsidR="00134288">
        <w:t xml:space="preserve">prey </w:t>
      </w:r>
      <w:bookmarkEnd w:id="57"/>
      <w:r w:rsidR="00134288" w:rsidRPr="003F095D">
        <w:rPr>
          <w:i/>
          <w:iCs/>
        </w:rPr>
        <w:t xml:space="preserve">Saduria </w:t>
      </w:r>
      <w:proofErr w:type="spellStart"/>
      <w:r w:rsidR="00134288" w:rsidRPr="003F095D">
        <w:rPr>
          <w:i/>
          <w:iCs/>
        </w:rPr>
        <w:t>entomon</w:t>
      </w:r>
      <w:proofErr w:type="spellEnd"/>
      <w:r w:rsidR="00285C85">
        <w:t xml:space="preserve"> </w:t>
      </w:r>
      <w:r w:rsidR="00012D11">
        <w:fldChar w:fldCharType="begin"/>
      </w:r>
      <w:r w:rsidR="0003113B">
        <w:instrText xml:space="preserve"> ADDIN ZOTERO_ITEM CSL_CITATION {"citationID":"3CuLm9aK","properties":{"formattedCitation":"(Haase {\\i{}et al.}, 2020; Neuenfeldt {\\i{}et al.}, 2020)","plainCitation":"(Haase et al., 2020; Neuenfeldt et al., 2020)","noteIndex":0},"citationItems":[{"id":1986,"uris":["http://zotero.org/users/6116610/items/ZX3KJ4FB"],"itemData":{"id":1986,"type":"article-journal","abstract":"Knowledge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883B16" w:rsidRPr="00883B16">
        <w:rPr>
          <w:lang w:val="en-GB"/>
        </w:rPr>
        <w:t>(</w:t>
      </w:r>
      <w:proofErr w:type="spellStart"/>
      <w:r w:rsidR="00883B16" w:rsidRPr="00883B16">
        <w:rPr>
          <w:lang w:val="en-GB"/>
        </w:rPr>
        <w:t>Haase</w:t>
      </w:r>
      <w:proofErr w:type="spellEnd"/>
      <w:r w:rsidR="00883B16" w:rsidRPr="00883B16">
        <w:rPr>
          <w:lang w:val="en-GB"/>
        </w:rPr>
        <w:t xml:space="preserve"> </w:t>
      </w:r>
      <w:r w:rsidR="00883B16" w:rsidRPr="00883B16">
        <w:rPr>
          <w:i/>
          <w:iCs/>
          <w:lang w:val="en-GB"/>
        </w:rPr>
        <w:t>et al.</w:t>
      </w:r>
      <w:r w:rsidR="00883B16" w:rsidRPr="00883B16">
        <w:rPr>
          <w:lang w:val="en-GB"/>
        </w:rPr>
        <w:t xml:space="preserve">, 2020; </w:t>
      </w:r>
      <w:proofErr w:type="spellStart"/>
      <w:r w:rsidR="00883B16" w:rsidRPr="00883B16">
        <w:rPr>
          <w:lang w:val="en-GB"/>
        </w:rPr>
        <w:t>Neuenfeldt</w:t>
      </w:r>
      <w:proofErr w:type="spellEnd"/>
      <w:r w:rsidR="00883B16" w:rsidRPr="00883B16">
        <w:rPr>
          <w:lang w:val="en-GB"/>
        </w:rPr>
        <w:t xml:space="preserve"> </w:t>
      </w:r>
      <w:r w:rsidR="00883B16" w:rsidRPr="00883B16">
        <w:rPr>
          <w:i/>
          <w:iCs/>
          <w:lang w:val="en-GB"/>
        </w:rPr>
        <w:t>et al.</w:t>
      </w:r>
      <w:r w:rsidR="00883B16" w:rsidRPr="00883B16">
        <w:rPr>
          <w:lang w:val="en-GB"/>
        </w:rPr>
        <w:t>, 2020)</w:t>
      </w:r>
      <w:r w:rsidR="00012D11">
        <w:fldChar w:fldCharType="end"/>
      </w:r>
      <w:r w:rsidR="00A85C31">
        <w:t>,</w:t>
      </w:r>
      <w:r w:rsidR="00134288">
        <w:t xml:space="preserve"> </w:t>
      </w:r>
      <w:r w:rsidR="00282AFF" w:rsidRPr="00C038C3">
        <w:t>the</w:t>
      </w:r>
      <w:r w:rsidR="005B4694" w:rsidRPr="00C038C3">
        <w:t xml:space="preserve"> </w:t>
      </w:r>
      <w:r w:rsidR="00867BDF">
        <w:t>flounder complex (</w:t>
      </w:r>
      <w:r w:rsidR="005B4694" w:rsidRPr="00C038C3">
        <w:t xml:space="preserve">European </w:t>
      </w:r>
      <w:r w:rsidR="00867BDF">
        <w:t>flounder</w:t>
      </w:r>
      <w:r w:rsidR="00867BDF" w:rsidRPr="00C038C3">
        <w:t xml:space="preserve"> </w:t>
      </w:r>
      <w:proofErr w:type="spellStart"/>
      <w:r w:rsidR="002D4FB6" w:rsidRPr="00C038C3">
        <w:rPr>
          <w:i/>
          <w:iCs/>
        </w:rPr>
        <w:t>Platichthys</w:t>
      </w:r>
      <w:proofErr w:type="spellEnd"/>
      <w:r w:rsidR="002D4FB6" w:rsidRPr="00C038C3">
        <w:rPr>
          <w:i/>
          <w:iCs/>
        </w:rPr>
        <w:t xml:space="preserve"> </w:t>
      </w:r>
      <w:proofErr w:type="spellStart"/>
      <w:r w:rsidR="002D4FB6" w:rsidRPr="00C038C3">
        <w:rPr>
          <w:i/>
          <w:iCs/>
        </w:rPr>
        <w:t>flesus</w:t>
      </w:r>
      <w:proofErr w:type="spellEnd"/>
      <w:r w:rsidR="00282AFF" w:rsidRPr="00C038C3">
        <w:t xml:space="preserve"> and </w:t>
      </w:r>
      <w:r w:rsidR="00867BDF" w:rsidRPr="00C038C3">
        <w:t>Baltic Flounder</w:t>
      </w:r>
      <w:r w:rsidR="00867BDF" w:rsidRPr="00C038C3">
        <w:rPr>
          <w:i/>
          <w:iCs/>
        </w:rPr>
        <w:t xml:space="preserve"> </w:t>
      </w:r>
      <w:proofErr w:type="spellStart"/>
      <w:r w:rsidR="00282AFF" w:rsidRPr="00C038C3">
        <w:rPr>
          <w:i/>
          <w:iCs/>
        </w:rPr>
        <w:t>Platichthys</w:t>
      </w:r>
      <w:proofErr w:type="spellEnd"/>
      <w:r w:rsidR="00282AFF" w:rsidRPr="00C038C3">
        <w:rPr>
          <w:i/>
          <w:iCs/>
        </w:rPr>
        <w:t xml:space="preserve"> </w:t>
      </w:r>
      <w:proofErr w:type="spellStart"/>
      <w:r w:rsidR="00282AFF" w:rsidRPr="00C038C3">
        <w:rPr>
          <w:i/>
          <w:iCs/>
        </w:rPr>
        <w:t>solemdali</w:t>
      </w:r>
      <w:proofErr w:type="spellEnd"/>
      <w:r w:rsidR="002D4FB6" w:rsidRPr="00C038C3">
        <w:t>)</w:t>
      </w:r>
      <w:r w:rsidR="004D5546">
        <w:t xml:space="preserve"> </w:t>
      </w:r>
      <w:r w:rsidR="00712EB5">
        <w:fldChar w:fldCharType="begin"/>
      </w:r>
      <w:r w:rsidR="0003113B">
        <w:instrText xml:space="preserve"> ADDIN ZOTERO_ITEM CSL_CITATION {"citationID":"XgVpsgE3","properties":{"formattedCitation":"(Orio {\\i{}et al.}, 2017)","plainCitation":"(Orio et al., 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fldChar w:fldCharType="separate"/>
      </w:r>
      <w:r w:rsidR="00712EB5" w:rsidRPr="00712EB5">
        <w:rPr>
          <w:lang w:val="en-GB"/>
        </w:rPr>
        <w:t xml:space="preserve">(Orio </w:t>
      </w:r>
      <w:r w:rsidR="00712EB5" w:rsidRPr="00712EB5">
        <w:rPr>
          <w:i/>
          <w:iCs/>
          <w:lang w:val="en-GB"/>
        </w:rPr>
        <w:t>et al.</w:t>
      </w:r>
      <w:r w:rsidR="00712EB5" w:rsidRPr="00712EB5">
        <w:rPr>
          <w:lang w:val="en-GB"/>
        </w:rPr>
        <w:t>, 2017)</w:t>
      </w:r>
      <w:r w:rsidR="00712EB5">
        <w:fldChar w:fldCharType="end"/>
      </w:r>
      <w:r w:rsidR="005B4694" w:rsidRPr="00C038C3">
        <w:t xml:space="preserve">, </w:t>
      </w:r>
      <w:r w:rsidR="00A86449">
        <w:t>as well as</w:t>
      </w:r>
      <w:r w:rsidR="00A86449" w:rsidRPr="00C038C3">
        <w:t xml:space="preserve"> </w:t>
      </w:r>
      <w:r w:rsidR="00635CCC">
        <w:t xml:space="preserve">an increase in abundance </w:t>
      </w:r>
      <w:r w:rsidR="005B4694" w:rsidRPr="00C038C3">
        <w:t xml:space="preserve">of its main pelagic prey species (sprat </w:t>
      </w:r>
      <w:r w:rsidR="004F65A2" w:rsidRPr="00C038C3">
        <w:rPr>
          <w:i/>
        </w:rPr>
        <w:t xml:space="preserve">Sprattus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r w:rsidR="004F65A2" w:rsidRPr="00C038C3">
        <w:rPr>
          <w:i/>
        </w:rPr>
        <w:t xml:space="preserve">Clupea </w:t>
      </w:r>
      <w:proofErr w:type="spellStart"/>
      <w:r w:rsidR="004F65A2" w:rsidRPr="00C038C3">
        <w:rPr>
          <w:i/>
        </w:rPr>
        <w:t>harengus</w:t>
      </w:r>
      <w:proofErr w:type="spellEnd"/>
      <w:r w:rsidR="005B4694" w:rsidRPr="00C038C3">
        <w:t>)</w:t>
      </w:r>
      <w:r w:rsidR="00635CCC">
        <w:t xml:space="preserve"> in northern areas where cod are scarce</w:t>
      </w:r>
      <w:r w:rsidR="00F957CD">
        <w:t xml:space="preserve"> </w:t>
      </w:r>
      <w:r w:rsidR="002A53A6">
        <w:fldChar w:fldCharType="begin"/>
      </w:r>
      <w:r w:rsidR="0003113B">
        <w:instrText xml:space="preserve"> ADDIN ZOTERO_ITEM CSL_CITATION {"citationID":"ez6MN3Ne","properties":{"formattedCitation":"(Casini {\\i{}et al.}, 2011; Eero {\\i{}et al.}, 2012; ICES, 2021a)","plainCitation":"(Casini et al., 2011; Eero et al., 2012; ICES, 2021a)","noteIndex":0},"citationItems":[{"id":24,"uris":["http://zotero.org/users/6116610/items/THQIAD3E"],"itemData":{"id":24,"type":"article-journal","container-title":"Population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2A53A6" w:rsidRPr="002A53A6">
        <w:rPr>
          <w:lang w:val="en-GB"/>
        </w:rPr>
        <w:t>(</w:t>
      </w:r>
      <w:proofErr w:type="spellStart"/>
      <w:r w:rsidR="002A53A6" w:rsidRPr="002A53A6">
        <w:rPr>
          <w:lang w:val="en-GB"/>
        </w:rPr>
        <w:t>Casini</w:t>
      </w:r>
      <w:proofErr w:type="spellEnd"/>
      <w:r w:rsidR="002A53A6" w:rsidRPr="002A53A6">
        <w:rPr>
          <w:lang w:val="en-GB"/>
        </w:rPr>
        <w:t xml:space="preserve"> </w:t>
      </w:r>
      <w:r w:rsidR="002A53A6" w:rsidRPr="002A53A6">
        <w:rPr>
          <w:i/>
          <w:iCs/>
          <w:lang w:val="en-GB"/>
        </w:rPr>
        <w:t>et al.</w:t>
      </w:r>
      <w:r w:rsidR="002A53A6" w:rsidRPr="002A53A6">
        <w:rPr>
          <w:lang w:val="en-GB"/>
        </w:rPr>
        <w:t xml:space="preserve">, 2011; </w:t>
      </w:r>
      <w:proofErr w:type="spellStart"/>
      <w:r w:rsidR="002A53A6" w:rsidRPr="002A53A6">
        <w:rPr>
          <w:lang w:val="en-GB"/>
        </w:rPr>
        <w:t>Eero</w:t>
      </w:r>
      <w:proofErr w:type="spellEnd"/>
      <w:r w:rsidR="002A53A6" w:rsidRPr="002A53A6">
        <w:rPr>
          <w:lang w:val="en-GB"/>
        </w:rPr>
        <w:t xml:space="preserve"> </w:t>
      </w:r>
      <w:r w:rsidR="002A53A6" w:rsidRPr="002A53A6">
        <w:rPr>
          <w:i/>
          <w:iCs/>
          <w:lang w:val="en-GB"/>
        </w:rPr>
        <w:t>et al.</w:t>
      </w:r>
      <w:r w:rsidR="002A53A6" w:rsidRPr="002A53A6">
        <w:rPr>
          <w:lang w:val="en-GB"/>
        </w:rPr>
        <w:t>, 2012; ICES, 2021a)</w:t>
      </w:r>
      <w:r w:rsidR="002A53A6">
        <w:fldChar w:fldCharType="end"/>
      </w:r>
      <w:r w:rsidR="005B4694" w:rsidRPr="00C038C3">
        <w:t xml:space="preserve">. Lastly, the irregular inflows of saline and oxygenated water </w:t>
      </w:r>
      <w:r w:rsidR="005B4694" w:rsidRPr="00C038C3">
        <w:lastRenderedPageBreak/>
        <w:t>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w:t>
      </w:r>
      <w:commentRangeStart w:id="58"/>
      <w:commentRangeStart w:id="59"/>
      <w:r w:rsidR="005B4694" w:rsidRPr="00C038C3">
        <w:t xml:space="preserve">anthropogenically induced </w:t>
      </w:r>
      <w:commentRangeEnd w:id="58"/>
      <w:r w:rsidR="00586CB1" w:rsidRPr="00C038C3">
        <w:rPr>
          <w:rStyle w:val="CommentReference"/>
        </w:rPr>
        <w:commentReference w:id="58"/>
      </w:r>
      <w:commentRangeEnd w:id="59"/>
      <w:r w:rsidR="00E017E4" w:rsidRPr="00C038C3">
        <w:rPr>
          <w:rStyle w:val="CommentReference"/>
        </w:rPr>
        <w:commentReference w:id="59"/>
      </w:r>
      <w:r w:rsidR="005B4694" w:rsidRPr="00C038C3">
        <w:t xml:space="preserve">hypoxic area in the world </w:t>
      </w:r>
      <w:r w:rsidR="005B4694" w:rsidRPr="00C038C3">
        <w:fldChar w:fldCharType="begin"/>
      </w:r>
      <w:r w:rsidR="0003113B">
        <w:instrText xml:space="preserve"> ADDIN ZOTERO_ITEM CSL_CITATION {"citationID":"w7jLlCgq","properties":{"formattedCitation":"(Carstensen {\\i{}et al.}, 2014)","plainCitation":"(Carstensen et al., 2014)","noteIndex":0},"citationItems":[{"id":2269,"uris":["http://zotero.org/users/6116610/items/A84IJ36F"],"itemData":{"id":2269,"type":"article-journal","abstract":"Deoxygenation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5B4694" w:rsidRPr="00C038C3">
        <w:t xml:space="preserve">(Carstensen </w:t>
      </w:r>
      <w:r w:rsidR="005B4694" w:rsidRPr="00C038C3">
        <w:rPr>
          <w:i/>
          <w:iCs/>
        </w:rPr>
        <w:t>et al.</w:t>
      </w:r>
      <w:r w:rsidR="005B4694" w:rsidRPr="00C038C3">
        <w:t>, 2014)</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03113B">
        <w:instrText xml:space="preserve"> ADDIN ZOTERO_ITEM CSL_CITATION {"citationID":"pD5Zk0Xt","properties":{"formattedCitation":"(Belkin, 2009; Reusch {\\i{}et al.}, 2018)","plainCitation":"(Belkin, 2009; Reusch et al., 2018)","noteIndex":0},"citationItems":[{"id":502,"uris":["http://zotero.org/users/6116610/items/NV7I3QEW"],"itemData":{"id":502,"type":"article-journal","container-title":"Progress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054FC6" w:rsidRPr="00C038C3">
        <w:t xml:space="preserve">(Belkin, 2009; </w:t>
      </w:r>
      <w:proofErr w:type="spellStart"/>
      <w:r w:rsidR="00054FC6" w:rsidRPr="00C038C3">
        <w:t>Reusch</w:t>
      </w:r>
      <w:proofErr w:type="spellEnd"/>
      <w:r w:rsidR="00054FC6" w:rsidRPr="00C038C3">
        <w:t xml:space="preserve"> </w:t>
      </w:r>
      <w:r w:rsidR="00054FC6" w:rsidRPr="00C038C3">
        <w:rPr>
          <w:i/>
          <w:iCs/>
        </w:rPr>
        <w:t>et al.</w:t>
      </w:r>
      <w:r w:rsidR="00054FC6" w:rsidRPr="00C038C3">
        <w:t>, 2018)</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multiple </w:t>
      </w:r>
      <w:r w:rsidR="001F5EA4">
        <w:t>ecosystem drivers</w:t>
      </w:r>
      <w:r w:rsidR="00750A24">
        <w:t xml:space="preserve"> </w:t>
      </w:r>
      <w:r w:rsidR="000F5D3F">
        <w:fldChar w:fldCharType="begin"/>
      </w:r>
      <w:r w:rsidR="0003113B">
        <w:instrText xml:space="preserve"> ADDIN ZOTERO_ITEM CSL_CITATION {"citationID":"C37WqXsQ","properties":{"formattedCitation":"(Casini {\\i{}et al.}, 2016a, 2021; Orio {\\i{}et al.}, 2020)","plainCitation":"(Casini et al., 2016a, 2021; Orio et al., 2020)","noteIndex":0},"citationItems":[{"id":794,"uris":["http://zotero.org/users/6116610/items/39XLSPWN"],"itemData":{"id":794,"type":"article-journal","abstract":"Investigating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0F5D3F" w:rsidRPr="000F5D3F">
        <w:rPr>
          <w:lang w:val="en-GB"/>
        </w:rPr>
        <w:t>(</w:t>
      </w:r>
      <w:proofErr w:type="spellStart"/>
      <w:r w:rsidR="000F5D3F" w:rsidRPr="000F5D3F">
        <w:rPr>
          <w:lang w:val="en-GB"/>
        </w:rPr>
        <w:t>Casini</w:t>
      </w:r>
      <w:proofErr w:type="spellEnd"/>
      <w:r w:rsidR="000F5D3F" w:rsidRPr="000F5D3F">
        <w:rPr>
          <w:lang w:val="en-GB"/>
        </w:rPr>
        <w:t xml:space="preserve"> </w:t>
      </w:r>
      <w:r w:rsidR="000F5D3F" w:rsidRPr="000F5D3F">
        <w:rPr>
          <w:i/>
          <w:iCs/>
          <w:lang w:val="en-GB"/>
        </w:rPr>
        <w:t>et al.</w:t>
      </w:r>
      <w:r w:rsidR="000F5D3F" w:rsidRPr="000F5D3F">
        <w:rPr>
          <w:lang w:val="en-GB"/>
        </w:rPr>
        <w:t xml:space="preserve">, 2016a, 2021; Orio </w:t>
      </w:r>
      <w:r w:rsidR="000F5D3F" w:rsidRPr="000F5D3F">
        <w:rPr>
          <w:i/>
          <w:iCs/>
          <w:lang w:val="en-GB"/>
        </w:rPr>
        <w:t>et al.</w:t>
      </w:r>
      <w:r w:rsidR="000F5D3F" w:rsidRPr="000F5D3F">
        <w:rPr>
          <w:lang w:val="en-GB"/>
        </w:rPr>
        <w:t>, 2020)</w:t>
      </w:r>
      <w:r w:rsidR="000F5D3F">
        <w:fldChar w:fldCharType="end"/>
      </w:r>
      <w:r w:rsidR="00F87FF7">
        <w:t xml:space="preserve">. </w:t>
      </w:r>
      <w:r w:rsidR="005528A8" w:rsidRPr="00C038C3">
        <w:t>However,</w:t>
      </w:r>
      <w:r w:rsidR="00A86449">
        <w:t xml:space="preserve">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3E7DE0">
        <w:t>, and effect sizes of covariates have not been compared in a standardized manner.</w:t>
      </w:r>
    </w:p>
    <w:p w14:paraId="02EE5533" w14:textId="0881F585"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Pr="00C038C3">
        <w:t xml:space="preserve">GLMMs to characterize </w:t>
      </w:r>
      <w:r w:rsidR="00A86449">
        <w:t xml:space="preserve">the </w:t>
      </w:r>
      <w:r w:rsidRPr="00C038C3">
        <w:t xml:space="preserve">spatiotemporal variation in 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Baltic International Trawl Survey 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03113B">
        <w:instrText xml:space="preserve"> ADDIN ZOTERO_ITEM CSL_CITATION {"citationID":"lAC1AjRz","properties":{"formattedCitation":"(Casini {\\i{}et al.}, 2016a)","plainCitation":"(Casini et al., 2016a)","noteIndex":0},"citationItems":[{"id":794,"uris":["http://zotero.org/users/6116610/items/39XLSPWN"],"itemData":{"id":794,"type":"article-journal","abstract":"Investigating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D31640" w:rsidRPr="00D31640">
        <w:rPr>
          <w:lang w:val="en-GB"/>
        </w:rPr>
        <w:t>(</w:t>
      </w:r>
      <w:proofErr w:type="spellStart"/>
      <w:r w:rsidR="00D31640" w:rsidRPr="00D31640">
        <w:rPr>
          <w:lang w:val="en-GB"/>
        </w:rPr>
        <w:t>Casini</w:t>
      </w:r>
      <w:proofErr w:type="spellEnd"/>
      <w:r w:rsidR="00D31640" w:rsidRPr="00D31640">
        <w:rPr>
          <w:lang w:val="en-GB"/>
        </w:rPr>
        <w:t xml:space="preserve"> </w:t>
      </w:r>
      <w:r w:rsidR="00D31640" w:rsidRPr="00D31640">
        <w:rPr>
          <w:i/>
          <w:iCs/>
          <w:lang w:val="en-GB"/>
        </w:rPr>
        <w:t>et al.</w:t>
      </w:r>
      <w:r w:rsidR="00D31640" w:rsidRPr="00D31640">
        <w:rPr>
          <w:lang w:val="en-GB"/>
        </w:rPr>
        <w:t>, 2016a)</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 xml:space="preserve">S. </w:t>
      </w:r>
      <w:proofErr w:type="spellStart"/>
      <w:r w:rsidR="000925BE" w:rsidRPr="00203803">
        <w:rPr>
          <w:i/>
        </w:rPr>
        <w:t>entomon</w:t>
      </w:r>
      <w:proofErr w:type="spellEnd"/>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(2) </w:t>
      </w:r>
      <w:r w:rsidR="000C627A" w:rsidRPr="00C038C3">
        <w:t xml:space="preserve">explore </w:t>
      </w:r>
      <w:r w:rsidR="00CA0BEB">
        <w:t>the role of changes in the spatiotemporal distribution</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commentRangeStart w:id="60"/>
      <w:commentRangeStart w:id="61"/>
      <w:commentRangeStart w:id="62"/>
      <w:r w:rsidRPr="00C038C3">
        <w:rPr>
          <w:b/>
          <w:sz w:val="28"/>
          <w:szCs w:val="28"/>
        </w:rPr>
        <w:t>Materials and methods</w:t>
      </w:r>
      <w:commentRangeEnd w:id="60"/>
      <w:r w:rsidR="00792C83">
        <w:rPr>
          <w:rStyle w:val="CommentReference"/>
        </w:rPr>
        <w:commentReference w:id="60"/>
      </w:r>
      <w:commentRangeEnd w:id="61"/>
      <w:r w:rsidR="00D20309">
        <w:rPr>
          <w:rStyle w:val="CommentReference"/>
        </w:rPr>
        <w:commentReference w:id="61"/>
      </w:r>
      <w:commentRangeEnd w:id="62"/>
      <w:r w:rsidR="00B759F7">
        <w:rPr>
          <w:rStyle w:val="CommentReference"/>
        </w:rPr>
        <w:commentReference w:id="62"/>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6099F057" w:rsidR="000B7658" w:rsidRPr="005A1260" w:rsidRDefault="000B7658" w:rsidP="00552801">
      <w:pPr>
        <w:spacing w:line="480" w:lineRule="auto"/>
        <w:contextualSpacing/>
        <w:mirrorIndents/>
        <w:jc w:val="both"/>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and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03113B">
        <w:instrText xml:space="preserve"> ADDIN ZOTERO_ITEM CSL_CITATION {"citationID":"zdVo8uT9","properties":{"formattedCitation":"(2017)","plainCitation":"(2017)","noteIndex":0},"citationItems":[{"id":2165,"uris":["http://zotero.org/users/6116610/items/4UT5GPFA"],"itemData":{"id":2165,"type":"article-journal","abstract":"Standardized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AB23B5" w:rsidRPr="00C038C3">
        <w:t>(2017)</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03113B">
        <w:instrText xml:space="preserve"> ADDIN ZOTERO_ITEM CSL_CITATION {"citationID":"YJ57ToJb","properties":{"formattedCitation":"(2017)","plainCitation":"(2017)","noteIndex":0},"citationItems":[{"id":2165,"uris":["http://zotero.org/users/6116610/items/4UT5GPFA"],"itemData":{"id":2165,"type":"article-journal","abstract":"Standardized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334FF1" w:rsidRPr="00C038C3">
        <w:t>(2017)</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w:t>
      </w:r>
      <w:r w:rsidR="00C81B8A" w:rsidRPr="00C038C3">
        <w:rPr>
          <w:iCs/>
        </w:rPr>
        <w:lastRenderedPageBreak/>
        <w:t xml:space="preserve">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proofErr w:type="spellStart"/>
      <w:r w:rsidR="00203803">
        <w:t xml:space="preserve">mid </w:t>
      </w:r>
      <w:commentRangeStart w:id="63"/>
      <w:commentRangeStart w:id="64"/>
      <w:r w:rsidR="0060494B">
        <w:t>October</w:t>
      </w:r>
      <w:proofErr w:type="spellEnd"/>
      <w:r w:rsidR="00203803">
        <w:t xml:space="preserve"> to </w:t>
      </w:r>
      <w:proofErr w:type="spellStart"/>
      <w:r w:rsidR="00203803">
        <w:t>mid</w:t>
      </w:r>
      <w:r w:rsidR="00186834">
        <w:t xml:space="preserve"> </w:t>
      </w:r>
      <w:r w:rsidR="0060494B">
        <w:t>December</w:t>
      </w:r>
      <w:commentRangeEnd w:id="63"/>
      <w:proofErr w:type="spellEnd"/>
      <w:r w:rsidR="0060494B">
        <w:rPr>
          <w:rStyle w:val="CommentReference"/>
        </w:rPr>
        <w:commentReference w:id="63"/>
      </w:r>
      <w:commentRangeEnd w:id="64"/>
      <w:r w:rsidR="00203803">
        <w:rPr>
          <w:rStyle w:val="CommentReference"/>
        </w:rPr>
        <w:commentReference w:id="64"/>
      </w:r>
      <w:r w:rsidR="001338D1">
        <w:t>)</w:t>
      </w:r>
      <w:r w:rsidRPr="00C038C3">
        <w:t xml:space="preserve">, which corresponds to the main growing and feeding season </w:t>
      </w:r>
      <w:r w:rsidRPr="00C038C3">
        <w:fldChar w:fldCharType="begin"/>
      </w:r>
      <w:r w:rsidR="0003113B">
        <w:instrText xml:space="preserve"> ADDIN ZOTERO_ITEM CSL_CITATION {"citationID":"RLEJgpiA","properties":{"formattedCitation":"(Aro, 1989)","plainCitation":"(Aro, 1989)","noteIndex":0},"citationItems":[{"id":1981,"uris":["http://zotero.org/users/6116610/items/LG4S3R2U"],"itemData":{"id":1981,"type":"article-journal","container-title":"Rap.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C038C3">
        <w:fldChar w:fldCharType="separate"/>
      </w:r>
      <w:r w:rsidRPr="00C038C3">
        <w:t>(</w:t>
      </w:r>
      <w:proofErr w:type="spellStart"/>
      <w:r w:rsidRPr="00C038C3">
        <w:t>Aro</w:t>
      </w:r>
      <w:proofErr w:type="spellEnd"/>
      <w:r w:rsidRPr="00C038C3">
        <w:t>, 1989)</w:t>
      </w:r>
      <w:r w:rsidRPr="00C038C3">
        <w:fldChar w:fldCharType="end"/>
      </w:r>
      <w:r w:rsidRPr="00C038C3">
        <w:t xml:space="preserve"> and also the quarter in which the Baltic International </w:t>
      </w:r>
      <w:r w:rsidRPr="005A1260">
        <w:t xml:space="preserve">Acoustic Survey (BIAS) is conducted, meaning sprat and herring abundance can be used as covariates. The BITS data can be downloaded from </w:t>
      </w:r>
      <w:hyperlink r:id="rId13" w:history="1">
        <w:r w:rsidRPr="005A1260">
          <w:rPr>
            <w:rStyle w:val="Hyperlink"/>
            <w:color w:val="auto"/>
          </w:rPr>
          <w:t>https://www.ices.dk/data/data-portals/Pages/DATRAS.aspx</w:t>
        </w:r>
      </w:hyperlink>
      <w:r w:rsidRPr="005A1260">
        <w:t>.</w:t>
      </w:r>
    </w:p>
    <w:p w14:paraId="48CA6BFD" w14:textId="77777777" w:rsidR="005A1260" w:rsidRPr="005A1260"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commentRangeStart w:id="65"/>
      <w:r w:rsidRPr="005A1260">
        <w:rPr>
          <w:b/>
          <w:bCs/>
          <w:i/>
        </w:rPr>
        <w:t xml:space="preserve">Estimating spatiotemporal development of body condition </w:t>
      </w:r>
      <w:commentRangeStart w:id="66"/>
      <w:commentRangeStart w:id="67"/>
      <w:r w:rsidRPr="005A1260">
        <w:rPr>
          <w:b/>
          <w:bCs/>
          <w:i/>
        </w:rPr>
        <w:t>and biomass density</w:t>
      </w:r>
      <w:commentRangeEnd w:id="66"/>
      <w:r w:rsidR="00954B61" w:rsidRPr="005A1260">
        <w:rPr>
          <w:rStyle w:val="CommentReference"/>
        </w:rPr>
        <w:commentReference w:id="66"/>
      </w:r>
      <w:commentRangeEnd w:id="67"/>
      <w:r w:rsidR="00B93E7A" w:rsidRPr="005A1260">
        <w:rPr>
          <w:rStyle w:val="CommentReference"/>
        </w:rPr>
        <w:commentReference w:id="67"/>
      </w:r>
      <w:commentRangeEnd w:id="65"/>
      <w:r w:rsidR="00147617" w:rsidRPr="005A1260">
        <w:rPr>
          <w:rStyle w:val="CommentReference"/>
        </w:rPr>
        <w:commentReference w:id="65"/>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4186D61C"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w:t>
      </w:r>
      <w:proofErr w:type="spellStart"/>
      <w:r w:rsidRPr="005A1260">
        <w:t>Cren’s</w:t>
      </w:r>
      <w:proofErr w:type="spellEnd"/>
      <w:r w:rsidRPr="005A1260">
        <w:t xml:space="preserve"> relative condition </w:t>
      </w:r>
      <w:r w:rsidR="00BC37BC" w:rsidRPr="005A1260">
        <w:t>index</w:t>
      </w:r>
      <w:r w:rsidR="00C10F42">
        <w:t xml:space="preserv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F148CC">
        <w:t>)</w:t>
      </w:r>
      <w:r w:rsidR="007516F5" w:rsidRPr="005A1260">
        <w:t xml:space="preserve">. This 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xml:space="preserve">, and the predicted weight. The predicted weight was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estimated in a non-spatial model with all years pooled, </w:t>
      </w:r>
      <w:proofErr w:type="spellStart"/>
      <w:r w:rsidR="005A1260" w:rsidRPr="005A1260">
        <w:t>tro</w:t>
      </w:r>
      <w:proofErr w:type="spellEnd"/>
      <w:r w:rsidR="005A1260" w:rsidRPr="005A1260">
        <w:t xml:space="preserve"> represent the average weight prediction. </w:t>
      </w:r>
      <w:r w:rsidRPr="005A1260">
        <w:t xml:space="preserve">Unlike Fulton’s K, this relative condition </w:t>
      </w:r>
      <w:r w:rsidR="007E004C" w:rsidRPr="005A1260">
        <w:t xml:space="preserve">index </w:t>
      </w:r>
      <w:r w:rsidRPr="005A1260">
        <w:t>does not rely on the assumption that growth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r w:rsidR="00EA23B1" w:rsidRPr="005A1260">
        <w:t xml:space="preserve">index </w:t>
      </w:r>
      <w:r w:rsidRPr="005A1260">
        <w:t xml:space="preserve">scales in proportion to </w:t>
      </w:r>
      <m:oMath>
        <m:sSup>
          <m:sSupPr>
            <m:ctrlPr>
              <w:rPr>
                <w:rFonts w:ascii="Cambria Math" w:hAnsi="Cambria Math"/>
                <w:i/>
              </w:rPr>
            </m:ctrlPr>
          </m:sSupPr>
          <m:e>
            <m:r>
              <w:rPr>
                <w:rFonts w:ascii="Cambria Math" w:hAnsi="Cambria Math"/>
              </w:rPr>
              <m:t>l</m:t>
            </m:r>
            <w:commentRangeStart w:id="68"/>
            <w:commentRangeStart w:id="69"/>
            <w:commentRangeEnd w:id="68"/>
            <m:r>
              <m:rPr>
                <m:sty m:val="p"/>
              </m:rPr>
              <w:rPr>
                <w:rStyle w:val="CommentReference"/>
              </w:rPr>
              <w:commentReference w:id="68"/>
            </m:r>
            <w:commentRangeEnd w:id="69"/>
            <m:r>
              <m:rPr>
                <m:sty m:val="p"/>
              </m:rPr>
              <w:rPr>
                <w:rStyle w:val="CommentReference"/>
              </w:rPr>
              <w:commentReference w:id="69"/>
            </m:r>
          </m:e>
          <m:sup>
            <m:r>
              <w:rPr>
                <w:rFonts w:ascii="Cambria Math" w:hAnsi="Cambria Math"/>
              </w:rPr>
              <m:t>b-3</m:t>
            </m:r>
          </m:sup>
        </m:sSup>
      </m:oMath>
      <w:r w:rsidRPr="005A1260">
        <w:t xml:space="preserve"> </w:t>
      </w:r>
      <w:r w:rsidRPr="005A0186">
        <w:fldChar w:fldCharType="begin"/>
      </w:r>
      <w:r w:rsidR="0003113B" w:rsidRPr="005A0186">
        <w:instrText xml:space="preserve"> ADDIN ZOTERO_ITEM CSL_CITATION {"citationID":"X8s8K6vb","properties":{"formattedCitation":"(Le Cren, 1951)","plainCitation":"(Le Cren, 1951)","noteIndex":0},"citationItems":[{"id":1979,"uris":["http://zotero.org/users/6116610/items/S7UA2C9X"],"itemData":{"id":1979,"type":"article-journal","abstract":"1.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5A0186">
        <w:fldChar w:fldCharType="separate"/>
      </w:r>
      <w:r w:rsidRPr="005A0186">
        <w:t>(Le Cren, 1951)</w:t>
      </w:r>
      <w:r w:rsidRPr="005A0186">
        <w:fldChar w:fldCharType="end"/>
      </w:r>
      <w:r w:rsidRPr="005A0186">
        <w:t>.</w:t>
      </w:r>
    </w:p>
    <w:p w14:paraId="272E1BB7" w14:textId="4F9E2EAE"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to explain variation in condition, we fit a geostatistical GLMM to the </w:t>
      </w:r>
      <w:r w:rsidR="005A1260" w:rsidRPr="005A0186">
        <w:t>spatiotemporal Le Cren index</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5 degrees of freedom) </w:t>
      </w:r>
      <w:r w:rsidRPr="00D657E6">
        <w:t>due to the presence of extreme values:</w:t>
      </w:r>
    </w:p>
    <w:p w14:paraId="2EEA0955" w14:textId="70BE252D" w:rsidR="001C370B" w:rsidRPr="00D657E6" w:rsidRDefault="00533A55"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1E526ED5" w:rsidR="001C370B" w:rsidRPr="00D657E6" w:rsidRDefault="00533A55"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D657E6" w:rsidRDefault="00533A55"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D657E6" w:rsidRDefault="00533A55"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D657E6" w:rsidRDefault="00533A55"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CEE2672" w14:textId="3EB20A39" w:rsidR="00E90D13" w:rsidRPr="00D657E6" w:rsidRDefault="00533A55"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4745BE60" w14:textId="5E7E5EB8" w:rsidR="00E90D13" w:rsidRPr="00D657E6" w:rsidRDefault="00533A55"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7</m:t>
                  </m:r>
                </m:e>
              </m:d>
              <m:ctrlPr>
                <w:rPr>
                  <w:rFonts w:ascii="Cambria Math" w:hAnsi="Cambria Math"/>
                  <w:b/>
                  <w:bCs/>
                  <w:i/>
                </w:rPr>
              </m:ctrlPr>
            </m:e>
          </m:eqArr>
        </m:oMath>
      </m:oMathPara>
    </w:p>
    <w:p w14:paraId="25CC1B15" w14:textId="35395180" w:rsidR="00E90D13" w:rsidRPr="00D657E6" w:rsidRDefault="00E90D13" w:rsidP="001C370B">
      <w:pPr>
        <w:spacing w:line="480" w:lineRule="auto"/>
        <w:ind w:firstLine="284"/>
        <w:contextualSpacing/>
        <w:mirrorIndents/>
        <w:jc w:val="both"/>
        <w:rPr>
          <w:b/>
          <w:bCs/>
        </w:rPr>
      </w:pPr>
    </w:p>
    <w:p w14:paraId="5D0372DE" w14:textId="2C8B9BB9" w:rsidR="009B7973" w:rsidRPr="00B52110" w:rsidRDefault="001C370B" w:rsidP="00541CB7">
      <w:pPr>
        <w:spacing w:line="480" w:lineRule="auto"/>
        <w:contextualSpacing/>
        <w:mirrorIndents/>
        <w:jc w:val="both"/>
        <w:rPr>
          <w:color w:val="FF0000"/>
        </w:rPr>
      </w:pPr>
      <w:commentRangeStart w:id="70"/>
      <w:commentRangeStart w:id="71"/>
      <w:r w:rsidRPr="00D657E6">
        <w:t xml:space="preserve">where </w:t>
      </w:r>
      <w:commentRangeEnd w:id="70"/>
      <w:r w:rsidR="00B21C58" w:rsidRPr="00D657E6">
        <w:rPr>
          <w:rStyle w:val="CommentReference"/>
        </w:rPr>
        <w:commentReference w:id="70"/>
      </w:r>
      <w:commentRangeEnd w:id="71"/>
      <w:r w:rsidR="0052070F" w:rsidRPr="00D657E6">
        <w:rPr>
          <w:rStyle w:val="CommentReference"/>
        </w:rPr>
        <w:commentReference w:id="71"/>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Pr="00D657E6">
        <w:t xml:space="preserve"> represents the </w:t>
      </w:r>
      <w:r w:rsidR="003F23FC" w:rsidRPr="00D657E6">
        <w:t xml:space="preserve">Le Cren condition factor </w:t>
      </w:r>
      <w:r w:rsidRPr="00D657E6">
        <w:t xml:space="preserve">at space </w:t>
      </w:r>
      <m:oMath>
        <m:r>
          <w:rPr>
            <w:rFonts w:ascii="Cambria Math" w:hAnsi="Cambria Math"/>
          </w:rPr>
          <m:t>s</m:t>
        </m:r>
      </m:oMath>
      <w:r w:rsidRPr="00D657E6">
        <w:t xml:space="preserve"> (a vector of two UTM zone 33 coordinates) and time </w:t>
      </w:r>
      <m:oMath>
        <m:r>
          <w:rPr>
            <w:rFonts w:ascii="Cambria Math" w:hAnsi="Cambria Math"/>
          </w:rPr>
          <m:t>t</m:t>
        </m:r>
      </m:oMath>
      <w:r w:rsidRPr="00D657E6">
        <w:t xml:space="preserve">, </w:t>
      </w:r>
      <m:oMath>
        <m:r>
          <w:rPr>
            <w:rFonts w:ascii="Cambria Math" w:hAnsi="Cambria Math"/>
          </w:rPr>
          <m:t>μ</m:t>
        </m:r>
      </m:oMath>
      <w:r w:rsidRPr="00D657E6">
        <w:t xml:space="preserve"> represents the mean weight</w:t>
      </w:r>
      <w:r w:rsidR="001F2142" w:rsidRPr="00D657E6">
        <w:t>,</w:t>
      </w:r>
      <w:r w:rsidRPr="00D657E6">
        <w:t xml:space="preserve"> and </w:t>
      </w:r>
      <m:oMath>
        <m:r>
          <w:rPr>
            <w:rFonts w:ascii="Cambria Math" w:hAnsi="Cambria Math"/>
          </w:rPr>
          <m:t>ϕ</m:t>
        </m:r>
      </m:oMath>
      <w:r w:rsidRPr="00D657E6">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D657E6">
        <w:t xml:space="preserve"> </w:t>
      </w:r>
      <w:r w:rsidR="00E90D13" w:rsidRPr="00D657E6">
        <w:t>(Eq</w:t>
      </w:r>
      <w:r w:rsidR="00F70B8E" w:rsidRPr="00D657E6">
        <w:t>ns</w:t>
      </w:r>
      <w:r w:rsidR="00E90D13" w:rsidRPr="00D657E6">
        <w:t>. 2</w:t>
      </w:r>
      <w:r w:rsidR="00616357" w:rsidRPr="00D657E6">
        <w:t>-4</w:t>
      </w:r>
      <w:r w:rsidR="00E90D13" w:rsidRPr="00D657E6">
        <w:t>)</w:t>
      </w:r>
      <w:r w:rsidR="000C1FCD" w:rsidRPr="00D657E6">
        <w:t xml:space="preserve"> </w:t>
      </w:r>
      <w:r w:rsidRPr="00D657E6">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Pr="00D657E6">
        <w:t xml:space="preserve"> for subsequent values.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D657E6">
        <w:t xml:space="preserve"> represents a vector of the </w:t>
      </w:r>
      <m:oMath>
        <m:r>
          <w:rPr>
            <w:rFonts w:ascii="Cambria Math" w:hAnsi="Cambria Math"/>
          </w:rPr>
          <m:t>k</m:t>
        </m:r>
      </m:oMath>
      <w:r w:rsidRPr="00D657E6">
        <w:t>-th additional covariate</w:t>
      </w:r>
      <w:r w:rsidR="0052070F" w:rsidRPr="00D657E6">
        <w:t xml:space="preserve"> (biomass densities of flounder and cod, biomass of sprat, herring and </w:t>
      </w:r>
      <w:r w:rsidR="0052070F" w:rsidRPr="00D657E6">
        <w:rPr>
          <w:i/>
        </w:rPr>
        <w:t xml:space="preserve">Saduria </w:t>
      </w:r>
      <w:proofErr w:type="spellStart"/>
      <w:r w:rsidR="0052070F" w:rsidRPr="00D657E6">
        <w:rPr>
          <w:i/>
        </w:rPr>
        <w:t>entomon</w:t>
      </w:r>
      <w:proofErr w:type="spellEnd"/>
      <w:r w:rsidR="0052070F" w:rsidRPr="00D657E6">
        <w:t>, depth, oxygen concentration and temperature)</w:t>
      </w:r>
      <w:r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D657E6">
        <w:t xml:space="preserve"> is its effect. The parameter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Pr="00D657E6">
        <w:t xml:space="preserve"> </w:t>
      </w:r>
      <w:r w:rsidR="00F70B8E" w:rsidRPr="00D657E6">
        <w:t xml:space="preserve">(Eq. 5) </w:t>
      </w:r>
      <w:r w:rsidRPr="00D657E6">
        <w:t>represent</w:t>
      </w:r>
      <w:r w:rsidR="0046703E" w:rsidRPr="00D657E6">
        <w:t>s</w:t>
      </w:r>
      <w:r w:rsidRPr="00D657E6">
        <w:t xml:space="preserve"> spatial </w:t>
      </w:r>
      <w:r w:rsidR="0046703E" w:rsidRPr="00D657E6">
        <w:t xml:space="preserve">random effects.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46703E" w:rsidRPr="00D657E6">
        <w:t xml:space="preserve"> (Eqns. 6-7) represents </w:t>
      </w:r>
      <w:r w:rsidRPr="00D657E6">
        <w:t>spatiotemporal random effects,</w:t>
      </w:r>
      <w:r w:rsidR="0046703E" w:rsidRPr="00D657E6">
        <w:t xml:space="preserve"> and we assume it </w:t>
      </w:r>
      <w:commentRangeStart w:id="72"/>
      <w:commentRangeStart w:id="73"/>
      <w:r w:rsidR="00541CB7" w:rsidRPr="00D657E6">
        <w:t>follow</w:t>
      </w:r>
      <w:r w:rsidR="0046703E" w:rsidRPr="00D657E6">
        <w:t>s</w:t>
      </w:r>
      <w:r w:rsidR="00541CB7" w:rsidRPr="00D657E6">
        <w:t xml:space="preserve"> a stationary AR1 process</w:t>
      </w:r>
      <w:commentRangeEnd w:id="72"/>
      <w:r w:rsidR="00541CB7" w:rsidRPr="00D657E6">
        <w:rPr>
          <w:rStyle w:val="CommentReference"/>
        </w:rPr>
        <w:commentReference w:id="72"/>
      </w:r>
      <w:commentRangeEnd w:id="73"/>
      <w:r w:rsidR="00A86A3B" w:rsidRPr="00D657E6">
        <w:rPr>
          <w:rStyle w:val="CommentReference"/>
        </w:rPr>
        <w:commentReference w:id="73"/>
      </w:r>
      <w:r w:rsidR="00541CB7" w:rsidRPr="00D657E6">
        <w:t xml:space="preserve">, where </w:t>
      </w:r>
      <w:r w:rsidR="00541CB7" w:rsidRPr="00D657E6">
        <w:rPr>
          <w:rFonts w:ascii="Cambria Math" w:hAnsi="Cambria Math" w:cs="Cambria Math"/>
        </w:rPr>
        <w:t>𝜌</w:t>
      </w:r>
      <w:r w:rsidR="00541CB7" w:rsidRPr="00D657E6">
        <w:t xml:space="preserve"> represents the correlation between subsequent spatiotemporal random fields.</w:t>
      </w:r>
      <w:r w:rsidR="00477C6C" w:rsidRPr="00D657E6">
        <w:t xml:space="preserve"> </w:t>
      </w:r>
      <w:r w:rsidR="00F24545" w:rsidRPr="00D657E6">
        <w:t xml:space="preserve">Spatial and spatiotemporal </w:t>
      </w:r>
      <w:r w:rsidR="00D05F6A" w:rsidRPr="00D657E6">
        <w:t xml:space="preserve">random effects </w:t>
      </w:r>
      <w:r w:rsidRPr="00D657E6">
        <w:t xml:space="preserve">were assumed to be drawn from Gaussian Markov random </w:t>
      </w:r>
      <w:commentRangeStart w:id="74"/>
      <w:r w:rsidRPr="00D657E6">
        <w:t xml:space="preserve">fields </w:t>
      </w:r>
      <w:r w:rsidRPr="00D657E6">
        <w:fldChar w:fldCharType="begin"/>
      </w:r>
      <w:r w:rsidR="0003113B" w:rsidRPr="00D657E6">
        <w:instrText xml:space="preserve"> ADDIN ZOTERO_ITEM CSL_CITATION {"citationID":"3oz837Ni","properties":{"formattedCitation":"(Lindgren {\\i{}et al.}, 2011; Cressie and Wikle, 2015)","plainCitation":"(Lindgren et al., 2011; Cressie and Wikle, 2015)","noteIndex":0},"citationItems":[{"id":2630,"uris":["http://zotero.org/users/6116610/items/69CPCHKW"],"itemData":{"id":2630,"type":"article-journal","abstract":"Summary.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Pr="00D657E6">
        <w:fldChar w:fldCharType="separate"/>
      </w:r>
      <w:r w:rsidRPr="00D657E6">
        <w:rPr>
          <w:lang w:val="en-GB"/>
        </w:rPr>
        <w:t xml:space="preserve">(Lindgren </w:t>
      </w:r>
      <w:r w:rsidRPr="00D657E6">
        <w:rPr>
          <w:i/>
          <w:iCs/>
          <w:lang w:val="en-GB"/>
        </w:rPr>
        <w:t>et al.</w:t>
      </w:r>
      <w:r w:rsidRPr="00D657E6">
        <w:rPr>
          <w:lang w:val="en-GB"/>
        </w:rPr>
        <w:t xml:space="preserve">, 2011; </w:t>
      </w:r>
      <w:proofErr w:type="spellStart"/>
      <w:r w:rsidRPr="00D657E6">
        <w:rPr>
          <w:lang w:val="en-GB"/>
        </w:rPr>
        <w:t>Cressie</w:t>
      </w:r>
      <w:proofErr w:type="spellEnd"/>
      <w:r w:rsidRPr="00D657E6">
        <w:rPr>
          <w:lang w:val="en-GB"/>
        </w:rPr>
        <w:t xml:space="preserve"> and </w:t>
      </w:r>
      <w:proofErr w:type="spellStart"/>
      <w:r w:rsidRPr="00D657E6">
        <w:rPr>
          <w:lang w:val="en-GB"/>
        </w:rPr>
        <w:t>Wikle</w:t>
      </w:r>
      <w:proofErr w:type="spellEnd"/>
      <w:r w:rsidRPr="00D657E6">
        <w:rPr>
          <w:lang w:val="en-GB"/>
        </w:rPr>
        <w:t>, 2015)</w:t>
      </w:r>
      <w:r w:rsidRPr="00D657E6">
        <w:fldChar w:fldCharType="end"/>
      </w:r>
      <w:commentRangeEnd w:id="74"/>
      <w:r w:rsidRPr="00D657E6">
        <w:rPr>
          <w:rStyle w:val="CommentReference"/>
        </w:rPr>
        <w:commentReference w:id="74"/>
      </w:r>
      <w:r w:rsidRPr="00D657E6">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Pr="00D657E6">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Pr="00D657E6">
        <w:t xml:space="preserve">) between spatial points </w:t>
      </w:r>
      <m:oMath>
        <m:r>
          <w:rPr>
            <w:rFonts w:ascii="Cambria Math" w:hAnsi="Cambria Math"/>
          </w:rPr>
          <m:t>s</m:t>
        </m:r>
      </m:oMath>
      <w:r w:rsidRPr="00D657E6">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D657E6">
        <w:t xml:space="preserve"> in all random fields is given by a </w:t>
      </w:r>
      <w:commentRangeStart w:id="75"/>
      <w:commentRangeStart w:id="76"/>
      <w:commentRangeStart w:id="77"/>
      <w:r w:rsidRPr="00D657E6">
        <w:t xml:space="preserve">Matérn </w:t>
      </w:r>
      <w:commentRangeEnd w:id="75"/>
      <w:r w:rsidRPr="00D657E6">
        <w:rPr>
          <w:rStyle w:val="CommentReference"/>
        </w:rPr>
        <w:commentReference w:id="75"/>
      </w:r>
      <w:commentRangeEnd w:id="76"/>
      <w:r w:rsidRPr="00D657E6">
        <w:rPr>
          <w:rStyle w:val="CommentReference"/>
        </w:rPr>
        <w:commentReference w:id="76"/>
      </w:r>
      <w:commentRangeEnd w:id="77"/>
      <w:r w:rsidR="00AA6469" w:rsidRPr="00D657E6">
        <w:rPr>
          <w:rStyle w:val="CommentReference"/>
        </w:rPr>
        <w:commentReference w:id="77"/>
      </w:r>
      <w:r w:rsidRPr="00D657E6">
        <w:t>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3CB6A862" w:rsidR="00E2581D"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 temperature</w:t>
      </w:r>
      <w:r w:rsidR="004C05B8">
        <w:rPr>
          <w:iCs/>
        </w:rPr>
        <w:t xml:space="preserve"> and</w:t>
      </w:r>
      <w:r w:rsidR="00A5236E">
        <w:rPr>
          <w:iCs/>
        </w:rPr>
        <w:t xml:space="preserve"> </w:t>
      </w:r>
      <w:r w:rsidRPr="00C038C3">
        <w:rPr>
          <w:iCs/>
        </w:rPr>
        <w:t>oxygen</w:t>
      </w:r>
      <w:r w:rsidR="00BF6BA9">
        <w:rPr>
          <w:iCs/>
        </w:rPr>
        <w:t xml:space="preserve"> </w:t>
      </w:r>
      <w:r w:rsidR="00BF6BA9" w:rsidRPr="00C038C3">
        <w:rPr>
          <w:iCs/>
        </w:rPr>
        <w:t>conditions</w:t>
      </w:r>
      <w:r w:rsidR="00CD24C0">
        <w:rPr>
          <w:iCs/>
        </w:rPr>
        <w:t xml:space="preserve"> experienced by cod</w:t>
      </w:r>
      <w:r w:rsidR="007F623E">
        <w:rPr>
          <w:iCs/>
        </w:rPr>
        <w:t xml:space="preserve"> </w:t>
      </w:r>
      <w:r w:rsidRPr="00C038C3">
        <w:rPr>
          <w:iCs/>
        </w:rPr>
        <w:t>have changed of the Baltic cod</w:t>
      </w:r>
      <w:r>
        <w:rPr>
          <w:iCs/>
        </w:rPr>
        <w:t xml:space="preserve"> and 2) use predicted local densities of cod and </w:t>
      </w:r>
      <w:r w:rsidRPr="00B93E7A">
        <w:rPr>
          <w:iCs/>
        </w:rPr>
        <w:t xml:space="preserve">flounder as covariates in the condition model. For the first task, we used the predicted density at space </w:t>
      </w:r>
      <m:oMath>
        <m:r>
          <w:rPr>
            <w:rFonts w:ascii="Cambria Math" w:hAnsi="Cambria Math"/>
          </w:rPr>
          <m:t>s</m:t>
        </m:r>
      </m:oMath>
      <w:r w:rsidRPr="00B93E7A">
        <w:rPr>
          <w:iCs/>
        </w:rPr>
        <w:t xml:space="preserve"> </w:t>
      </w:r>
      <w:r w:rsidRPr="00B93E7A">
        <w:rPr>
          <w:iCs/>
        </w:rPr>
        <w:lastRenderedPageBreak/>
        <w:t xml:space="preserve">and time </w:t>
      </w:r>
      <m:oMath>
        <m:r>
          <w:rPr>
            <w:rFonts w:ascii="Cambria Math" w:hAnsi="Cambria Math"/>
          </w:rPr>
          <m:t>t</m:t>
        </m:r>
      </m:oMath>
      <w:r w:rsidRPr="00B93E7A">
        <w:rPr>
          <w:iCs/>
        </w:rPr>
        <w:t xml:space="preserve"> as weights when calculating the annual average depth, temperature, and oxyge</w:t>
      </w:r>
      <w:r w:rsidRPr="00C038C3">
        <w:rPr>
          <w:iCs/>
        </w:rPr>
        <w:t>n concentration</w:t>
      </w:r>
      <w:r w:rsidR="00486A0B">
        <w:rPr>
          <w:iCs/>
        </w:rPr>
        <w:t xml:space="preserve">. </w:t>
      </w:r>
    </w:p>
    <w:p w14:paraId="5408D144" w14:textId="4E972725" w:rsidR="001C370B" w:rsidRPr="00CE568A"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w:t>
      </w:r>
      <w:r w:rsidRPr="00CE568A">
        <w:rPr>
          <w:iCs/>
        </w:rPr>
        <w:t xml:space="preserve">a Tweedie distribution, as density is both continuous and contains 0 values </w:t>
      </w:r>
      <w:r w:rsidRPr="00CE568A">
        <w:rPr>
          <w:iCs/>
        </w:rPr>
        <w:fldChar w:fldCharType="begin"/>
      </w:r>
      <w:r w:rsidR="0003113B">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CE568A">
        <w:rPr>
          <w:iCs/>
        </w:rPr>
        <w:fldChar w:fldCharType="separate"/>
      </w:r>
      <w:r w:rsidRPr="00CE568A">
        <w:t xml:space="preserve">(Tweedie, 1984; </w:t>
      </w:r>
      <w:proofErr w:type="spellStart"/>
      <w:r w:rsidRPr="00CE568A">
        <w:t>Shono</w:t>
      </w:r>
      <w:proofErr w:type="spellEnd"/>
      <w:r w:rsidRPr="00CE568A">
        <w:t xml:space="preserve">, 2008; Anderson </w:t>
      </w:r>
      <w:r w:rsidRPr="00CE568A">
        <w:rPr>
          <w:i/>
          <w:iCs/>
        </w:rPr>
        <w:t>et al.</w:t>
      </w:r>
      <w:r w:rsidRPr="00CE568A">
        <w:t>, 2019)</w:t>
      </w:r>
      <w:r w:rsidRPr="00CE568A">
        <w:rPr>
          <w:iCs/>
        </w:rPr>
        <w:fldChar w:fldCharType="end"/>
      </w:r>
      <w:r w:rsidRPr="00CE568A">
        <w:rPr>
          <w:iCs/>
        </w:rPr>
        <w:t>:</w:t>
      </w:r>
    </w:p>
    <w:p w14:paraId="7150EDF3" w14:textId="462C383E" w:rsidR="001C370B" w:rsidRPr="00CE568A" w:rsidRDefault="00533A55"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8</m:t>
                  </m:r>
                </m:e>
              </m:d>
            </m:e>
          </m:eqArr>
        </m:oMath>
      </m:oMathPara>
    </w:p>
    <w:p w14:paraId="48C571B9" w14:textId="156F6AD3" w:rsidR="001C370B" w:rsidRPr="00CE568A" w:rsidRDefault="00533A55"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9A89627" w14:textId="544C1B07" w:rsidR="001C370B" w:rsidRPr="006F5638" w:rsidRDefault="001C370B" w:rsidP="001C370B">
      <w:pPr>
        <w:spacing w:line="480" w:lineRule="auto"/>
        <w:contextualSpacing/>
        <w:mirrorIndents/>
        <w:jc w:val="both"/>
      </w:pPr>
      <w:r w:rsidRPr="00CE568A">
        <w:t xml:space="preserve">where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Pr="00CE568A">
        <w:t xml:space="preserve"> represents density </w:t>
      </w:r>
      <w:r w:rsidR="000555E0" w:rsidRPr="00CE568A">
        <w:t>(kg/</w:t>
      </w:r>
      <w:r w:rsidR="000555E0" w:rsidRPr="007238C3">
        <w:t>km</w:t>
      </w:r>
      <w:r w:rsidR="000555E0" w:rsidRPr="007238C3">
        <w:rPr>
          <w:vertAlign w:val="superscript"/>
        </w:rPr>
        <w:t>2</w:t>
      </w:r>
      <w:r w:rsidR="000555E0" w:rsidRPr="007238C3">
        <w:t>) a</w:t>
      </w:r>
      <w:r w:rsidRPr="007238C3">
        <w:t xml:space="preserve">t space </w:t>
      </w:r>
      <m:oMath>
        <m:r>
          <w:rPr>
            <w:rFonts w:ascii="Cambria Math" w:hAnsi="Cambria Math"/>
          </w:rPr>
          <m:t>s</m:t>
        </m:r>
      </m:oMath>
      <w:r w:rsidRPr="007238C3">
        <w:t xml:space="preserve"> and time </w:t>
      </w:r>
      <m:oMath>
        <m:r>
          <w:rPr>
            <w:rFonts w:ascii="Cambria Math" w:hAnsi="Cambria Math"/>
          </w:rPr>
          <m:t>t</m:t>
        </m:r>
      </m:oMath>
      <w:r w:rsidRPr="007238C3">
        <w:t xml:space="preserve">, </w:t>
      </w:r>
      <m:oMath>
        <m:r>
          <w:rPr>
            <w:rFonts w:ascii="Cambria Math" w:hAnsi="Cambria Math"/>
          </w:rPr>
          <m:t>μ</m:t>
        </m:r>
      </m:oMath>
      <w:r w:rsidRPr="007238C3">
        <w:t xml:space="preserve"> is the mean</w:t>
      </w:r>
      <w:r w:rsidRPr="00C038C3">
        <w:t xml:space="preserve"> density, </w:t>
      </w:r>
      <m:oMath>
        <m:r>
          <w:rPr>
            <w:rFonts w:ascii="Cambria Math" w:hAnsi="Cambria Math"/>
          </w:rPr>
          <m:t>p</m:t>
        </m:r>
      </m:oMath>
      <w:r w:rsidRPr="00C038C3">
        <w:t xml:space="preserve"> and </w:t>
      </w:r>
      <m:oMath>
        <m:r>
          <w:rPr>
            <w:rFonts w:ascii="Cambria Math" w:hAnsi="Cambria Math"/>
          </w:rPr>
          <m:t>ϕ</m:t>
        </m:r>
      </m:oMath>
      <w:r w:rsidRPr="00C038C3">
        <w:t xml:space="preserve"> represents the power and dispersion parameters, respectively. </w:t>
      </w:r>
      <w:commentRangeStart w:id="78"/>
      <w:commentRangeStart w:id="79"/>
      <w:r>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w:t>
      </w:r>
      <w:commentRangeEnd w:id="78"/>
      <w:r w:rsidR="000D3E43">
        <w:rPr>
          <w:rStyle w:val="CommentReference"/>
        </w:rPr>
        <w:commentReference w:id="78"/>
      </w:r>
      <w:commentRangeEnd w:id="79"/>
      <w:r w:rsidR="00B13F64">
        <w:rPr>
          <w:rStyle w:val="CommentReference"/>
        </w:rPr>
        <w:commentReference w:id="79"/>
      </w:r>
      <w:r w:rsidRPr="00C038C3">
        <w:t xml:space="preserve">for </w:t>
      </w:r>
      <w:r w:rsidRPr="009B2A11">
        <w:t xml:space="preserve">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9B2A11">
        <w:t xml:space="preserve"> i</w:t>
      </w:r>
      <w:proofErr w:type="spellStart"/>
      <w:r w:rsidRPr="009B2A11">
        <w:t>s</w:t>
      </w:r>
      <w:proofErr w:type="spellEnd"/>
      <w:r w:rsidRPr="009B2A11">
        <w:t xml:space="preserve"> a </w:t>
      </w:r>
      <w:r w:rsidR="009E21F9" w:rsidRPr="00B957E0">
        <w:t xml:space="preserve">penalized </w:t>
      </w:r>
      <w:r w:rsidRPr="00B957E0">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957E0">
        <w:t xml:space="preserve"> and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Pr="00354C1A">
        <w:t xml:space="preserve"> </w:t>
      </w:r>
      <w:r w:rsidRPr="00B957E0">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Pr="00B957E0">
        <w:t xml:space="preserve"> represent spatial and spatiotemporal random effects</w:t>
      </w:r>
      <w:r w:rsidR="002356C3" w:rsidRPr="00B957E0">
        <w:t xml:space="preserve">.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002356C3" w:rsidRPr="00354C1A">
        <w:t xml:space="preserve"> </w:t>
      </w:r>
      <w:r w:rsidR="00C73512">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C73512">
        <w:t xml:space="preserve"> </w:t>
      </w:r>
      <w:r w:rsidR="002356C3" w:rsidRPr="00B957E0">
        <w:t>ha</w:t>
      </w:r>
      <w:r w:rsidR="00C73512">
        <w:t>ve</w:t>
      </w:r>
      <w:r w:rsidR="002356C3" w:rsidRPr="00B957E0">
        <w:t xml:space="preserve"> </w:t>
      </w:r>
      <w:r w:rsidRPr="00B957E0">
        <w:t>the same definition as in the condition model (Eq</w:t>
      </w:r>
      <w:commentRangeStart w:id="80"/>
      <w:commentRangeStart w:id="81"/>
      <w:r w:rsidRPr="00B957E0">
        <w:t>. 5</w:t>
      </w:r>
      <w:r w:rsidR="00C73512">
        <w:t>-7</w:t>
      </w:r>
      <w:r w:rsidR="002356C3" w:rsidRPr="00B957E0">
        <w:t>)</w:t>
      </w:r>
      <w:r w:rsidR="00720F77">
        <w:t>.</w:t>
      </w:r>
      <w:commentRangeEnd w:id="80"/>
      <w:r w:rsidR="00404C03" w:rsidRPr="006F5638">
        <w:rPr>
          <w:rStyle w:val="CommentReference"/>
        </w:rPr>
        <w:commentReference w:id="80"/>
      </w:r>
      <w:commentRangeEnd w:id="81"/>
      <w:r w:rsidR="00FA0ACD" w:rsidRPr="006F5638">
        <w:rPr>
          <w:rStyle w:val="CommentReference"/>
        </w:rPr>
        <w:commentReference w:id="81"/>
      </w:r>
    </w:p>
    <w:p w14:paraId="33954F1A" w14:textId="77777777" w:rsidR="001C370B" w:rsidRPr="00C038C3" w:rsidRDefault="001C370B" w:rsidP="001C370B">
      <w:pPr>
        <w:spacing w:line="480" w:lineRule="auto"/>
        <w:contextualSpacing/>
        <w:mirrorIndents/>
        <w:jc w:val="both"/>
      </w:pPr>
    </w:p>
    <w:p w14:paraId="676D00AF" w14:textId="56039896" w:rsidR="003A2B41" w:rsidRPr="003F095D" w:rsidRDefault="00660001" w:rsidP="00552801">
      <w:pPr>
        <w:spacing w:line="480" w:lineRule="auto"/>
        <w:contextualSpacing/>
        <w:mirrorIndents/>
        <w:jc w:val="both"/>
        <w:rPr>
          <w:b/>
          <w:bCs/>
          <w:i/>
        </w:rPr>
      </w:pPr>
      <w:r w:rsidRPr="003F095D">
        <w:rPr>
          <w:b/>
          <w:bCs/>
          <w:i/>
        </w:rPr>
        <w:t>Covariates</w:t>
      </w:r>
    </w:p>
    <w:p w14:paraId="3666329F" w14:textId="05AF1CA3" w:rsidR="00EC09E7" w:rsidRDefault="000B7658" w:rsidP="00EC09E7">
      <w:pPr>
        <w:spacing w:line="480" w:lineRule="auto"/>
        <w:contextualSpacing/>
        <w:mirrorIndents/>
        <w:jc w:val="both"/>
      </w:pPr>
      <w:commentRangeStart w:id="82"/>
      <w:commentRangeStart w:id="83"/>
      <w:r w:rsidRPr="00C038C3">
        <w:t xml:space="preserve">For both models (condition and </w:t>
      </w:r>
      <w:r w:rsidR="00644C5F" w:rsidRPr="00C038C3">
        <w:t>density</w:t>
      </w:r>
      <w:r w:rsidRPr="00C038C3">
        <w:t xml:space="preserve"> model)</w:t>
      </w:r>
      <w:commentRangeEnd w:id="82"/>
      <w:r w:rsidR="00A81F4B">
        <w:rPr>
          <w:rStyle w:val="CommentReference"/>
        </w:rPr>
        <w:commentReference w:id="82"/>
      </w:r>
      <w:commentRangeEnd w:id="83"/>
      <w:r w:rsidR="00B93E7A">
        <w:rPr>
          <w:rStyle w:val="CommentReference"/>
        </w:rPr>
        <w:commentReference w:id="83"/>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03113B">
        <w:instrText xml:space="preserve"> ADDIN ZOTERO_ITEM CSL_CITATION {"citationID":"8YzFlDq5","properties":{"formattedCitation":"(H\\uc0\\u252{}ssy {\\i{}et al.}, 2020)","plainCitation":"(Hüssy et al., 2020)","noteIndex":0},"citationItems":[{"id":3053,"uris":["http://zotero.org/users/6116610/items/W4SBK67Y"],"itemData":{"id":3053,"type":"report","genre":"DTU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224E1A" w:rsidRPr="00224E1A">
        <w:rPr>
          <w:lang w:val="en-GB"/>
        </w:rPr>
        <w:t>(</w:t>
      </w:r>
      <w:proofErr w:type="spellStart"/>
      <w:r w:rsidR="00224E1A" w:rsidRPr="00224E1A">
        <w:rPr>
          <w:lang w:val="en-GB"/>
        </w:rPr>
        <w:t>Hüssy</w:t>
      </w:r>
      <w:proofErr w:type="spellEnd"/>
      <w:r w:rsidR="00224E1A" w:rsidRPr="00224E1A">
        <w:rPr>
          <w:lang w:val="en-GB"/>
        </w:rPr>
        <w:t xml:space="preserve"> </w:t>
      </w:r>
      <w:r w:rsidR="00224E1A" w:rsidRPr="00224E1A">
        <w:rPr>
          <w:i/>
          <w:iCs/>
          <w:lang w:val="en-GB"/>
        </w:rPr>
        <w:t>et al.</w:t>
      </w:r>
      <w:r w:rsidR="00224E1A" w:rsidRPr="00224E1A">
        <w:rPr>
          <w:lang w:val="en-GB"/>
        </w:rPr>
        <w:t>, 2020)</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 xml:space="preserve">S. </w:t>
      </w:r>
      <w:proofErr w:type="spellStart"/>
      <w:r w:rsidR="00522AFD" w:rsidRPr="00366912">
        <w:rPr>
          <w:i/>
        </w:rPr>
        <w:t>entomon</w:t>
      </w:r>
      <w:proofErr w:type="spellEnd"/>
      <w:r w:rsidR="005C50F1">
        <w:rPr>
          <w:i/>
        </w:rPr>
        <w:t xml:space="preserve"> </w:t>
      </w:r>
      <w:r w:rsidR="005C50F1">
        <w:t>[</w:t>
      </w:r>
      <w:commentRangeStart w:id="84"/>
      <w:r w:rsidR="005C50F1">
        <w:t>mg/m</w:t>
      </w:r>
      <w:r w:rsidR="005C50F1" w:rsidRPr="00161568">
        <w:rPr>
          <w:vertAlign w:val="superscript"/>
        </w:rPr>
        <w:t>2</w:t>
      </w:r>
      <w:commentRangeEnd w:id="84"/>
      <w:r w:rsidR="00EF185A">
        <w:rPr>
          <w:rStyle w:val="CommentReference"/>
        </w:rPr>
        <w:commentReference w:id="84"/>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w:t>
      </w:r>
      <w:commentRangeStart w:id="85"/>
      <w:commentRangeStart w:id="86"/>
      <w:commentRangeEnd w:id="85"/>
      <w:r w:rsidR="00916A2F">
        <w:rPr>
          <w:rStyle w:val="CommentReference"/>
        </w:rPr>
        <w:commentReference w:id="85"/>
      </w:r>
      <w:commentRangeEnd w:id="86"/>
      <w:r w:rsidR="00366912">
        <w:rPr>
          <w:rStyle w:val="CommentReference"/>
        </w:rPr>
        <w:commentReference w:id="86"/>
      </w:r>
      <w:r w:rsidR="009378B1">
        <w:t>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w:t>
      </w:r>
      <w:proofErr w:type="spellStart"/>
      <w:r w:rsidR="00E01913">
        <w:t>tonnes</w:t>
      </w:r>
      <w:proofErr w:type="spellEnd"/>
      <w:r w:rsidR="00E01913">
        <w:t xml:space="preserve">) </w:t>
      </w:r>
      <w:r w:rsidR="0030695B">
        <w:lastRenderedPageBreak/>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commentRangeStart w:id="87"/>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where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03113B">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4268F8" w:rsidRPr="00C038C3">
        <w:t>(</w:t>
      </w:r>
      <w:proofErr w:type="spellStart"/>
      <w:r w:rsidR="004268F8" w:rsidRPr="00C038C3">
        <w:t>Eilola</w:t>
      </w:r>
      <w:proofErr w:type="spellEnd"/>
      <w:r w:rsidR="004268F8" w:rsidRPr="00C038C3">
        <w:t xml:space="preserve"> </w:t>
      </w:r>
      <w:r w:rsidR="004268F8" w:rsidRPr="00C038C3">
        <w:rPr>
          <w:i/>
          <w:iCs/>
        </w:rPr>
        <w:t>et al.</w:t>
      </w:r>
      <w:r w:rsidR="004268F8" w:rsidRPr="00C038C3">
        <w:t xml:space="preserve">, 2009; </w:t>
      </w:r>
      <w:proofErr w:type="spellStart"/>
      <w:r w:rsidR="004268F8" w:rsidRPr="00C038C3">
        <w:t>Almroth-Rosell</w:t>
      </w:r>
      <w:proofErr w:type="spellEnd"/>
      <w:r w:rsidR="004268F8" w:rsidRPr="00C038C3">
        <w:t xml:space="preserve"> </w:t>
      </w:r>
      <w:r w:rsidR="004268F8" w:rsidRPr="00C038C3">
        <w:rPr>
          <w:i/>
          <w:iCs/>
        </w:rPr>
        <w:t>et al.</w:t>
      </w:r>
      <w:r w:rsidR="004268F8" w:rsidRPr="00C038C3">
        <w:t xml:space="preserve">, 2011; </w:t>
      </w:r>
      <w:proofErr w:type="spellStart"/>
      <w:r w:rsidR="004268F8" w:rsidRPr="00C038C3">
        <w:t>Hordoir</w:t>
      </w:r>
      <w:proofErr w:type="spellEnd"/>
      <w:r w:rsidR="004268F8" w:rsidRPr="00C038C3">
        <w:t xml:space="preserve"> </w:t>
      </w:r>
      <w:r w:rsidR="004268F8" w:rsidRPr="00C038C3">
        <w:rPr>
          <w:i/>
          <w:iCs/>
        </w:rPr>
        <w:t>et al.</w:t>
      </w:r>
      <w:r w:rsidR="004268F8" w:rsidRPr="00C038C3">
        <w:t>, 2019)</w:t>
      </w:r>
      <w:r w:rsidR="004268F8" w:rsidRPr="00C038C3">
        <w:fldChar w:fldCharType="end"/>
      </w:r>
      <w:r w:rsidR="001B0BD0">
        <w:t xml:space="preserve"> and averaged for October</w:t>
      </w:r>
      <w:r w:rsidR="00915C08" w:rsidRPr="00915C08">
        <w:t>–</w:t>
      </w:r>
      <w:r w:rsidR="001B0BD0">
        <w:t>December</w:t>
      </w:r>
      <w:commentRangeEnd w:id="87"/>
      <w:r w:rsidR="001B3A12">
        <w:rPr>
          <w:rStyle w:val="CommentReference"/>
        </w:rPr>
        <w:commentReference w:id="87"/>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w:t>
      </w:r>
      <w:proofErr w:type="spellStart"/>
      <w:r w:rsidR="00F2226C" w:rsidRPr="00C038C3">
        <w:t>EMODnet</w:t>
      </w:r>
      <w:proofErr w:type="spellEnd"/>
      <w:r w:rsidR="00F2226C" w:rsidRPr="00C038C3">
        <w:t xml:space="preserve"> Bathymetry project, </w:t>
      </w:r>
      <w:hyperlink r:id="rId14" w:history="1">
        <w:r w:rsidR="00F2226C" w:rsidRPr="00C038C3">
          <w:rPr>
            <w:rStyle w:val="Hyperlink"/>
          </w:rPr>
          <w:t>https://www.emodnet.eu/en/bathymetry</w:t>
        </w:r>
      </w:hyperlink>
      <w:r w:rsidR="00F2226C" w:rsidRPr="00C038C3">
        <w:t xml:space="preserve">, funded by the European Commission Directorate General for Maritime Affairs and </w:t>
      </w:r>
      <w:commentRangeStart w:id="88"/>
      <w:r w:rsidR="00F2226C" w:rsidRPr="00C038C3">
        <w:t>Fisheries</w:t>
      </w:r>
      <w:commentRangeEnd w:id="88"/>
      <w:r w:rsidR="00481F3B">
        <w:rPr>
          <w:rStyle w:val="CommentReference"/>
        </w:rPr>
        <w:commentReference w:id="88"/>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proofErr w:type="spellStart"/>
      <w:r w:rsidR="00676625" w:rsidRPr="00AA3E43">
        <w:rPr>
          <w:i/>
          <w:iCs/>
        </w:rPr>
        <w:t>entomon</w:t>
      </w:r>
      <w:proofErr w:type="spellEnd"/>
      <w:r w:rsidR="00F6059A">
        <w:t xml:space="preserve"> </w:t>
      </w:r>
      <w:r w:rsidR="00316CBD">
        <w:t xml:space="preserve">were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03113B">
        <w:instrText xml:space="preserve"> ADDIN ZOTERO_ITEM CSL_CITATION {"citationID":"oorDX5OP","properties":{"formattedCitation":"(Gogina {\\i{}et al.}, 2020; Neumann {\\i{}et al.}, 2021)","plainCitation":"(Gogina et al., 2020; Neumann et al., 2021)","noteIndex":0},"citationItems":[{"id":2353,"uris":["http://zotero.org/users/6116610/items/E2I6JQ83"],"itemData":{"id":2353,"type":"article-journal","abstract":"Abstract.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EA726F" w:rsidRPr="00EA726F">
        <w:rPr>
          <w:lang w:val="en-GB"/>
        </w:rPr>
        <w:t>(</w:t>
      </w:r>
      <w:proofErr w:type="spellStart"/>
      <w:r w:rsidR="00EA726F" w:rsidRPr="00EA726F">
        <w:rPr>
          <w:lang w:val="en-GB"/>
        </w:rPr>
        <w:t>Gogina</w:t>
      </w:r>
      <w:proofErr w:type="spellEnd"/>
      <w:r w:rsidR="00EA726F" w:rsidRPr="00EA726F">
        <w:rPr>
          <w:lang w:val="en-GB"/>
        </w:rPr>
        <w:t xml:space="preserve"> </w:t>
      </w:r>
      <w:r w:rsidR="00EA726F" w:rsidRPr="00EA726F">
        <w:rPr>
          <w:i/>
          <w:iCs/>
          <w:lang w:val="en-GB"/>
        </w:rPr>
        <w:t>et al.</w:t>
      </w:r>
      <w:r w:rsidR="00EA726F" w:rsidRPr="00EA726F">
        <w:rPr>
          <w:lang w:val="en-GB"/>
        </w:rPr>
        <w:t xml:space="preserve">, 2020; Neumann </w:t>
      </w:r>
      <w:r w:rsidR="00EA726F" w:rsidRPr="00EA726F">
        <w:rPr>
          <w:i/>
          <w:iCs/>
          <w:lang w:val="en-GB"/>
        </w:rPr>
        <w:t>et al.</w:t>
      </w:r>
      <w:r w:rsidR="00EA726F" w:rsidRPr="00EA726F">
        <w:rPr>
          <w:lang w:val="en-GB"/>
        </w:rPr>
        <w:t>, 2021)</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(BITS)</w:t>
      </w:r>
      <w:r w:rsidR="000C1B67" w:rsidRPr="00C038C3">
        <w:t>.</w:t>
      </w:r>
      <w:r w:rsidR="00C37CE1" w:rsidRPr="00C038C3">
        <w:t xml:space="preserve"> </w:t>
      </w:r>
      <w:commentRangeStart w:id="89"/>
      <w:commentRangeStart w:id="90"/>
      <w:r w:rsidR="00AF0432">
        <w:t xml:space="preserve">We used predicted densities </w:t>
      </w:r>
      <w:commentRangeEnd w:id="89"/>
      <w:r w:rsidR="002C6650">
        <w:rPr>
          <w:rStyle w:val="CommentReference"/>
        </w:rPr>
        <w:commentReference w:id="89"/>
      </w:r>
      <w:commentRangeEnd w:id="90"/>
      <w:r w:rsidR="00787223">
        <w:rPr>
          <w:rStyle w:val="CommentReference"/>
        </w:rPr>
        <w:commentReference w:id="90"/>
      </w:r>
      <w:r w:rsidR="006C5DB2">
        <w:t>from</w:t>
      </w:r>
      <w:r w:rsidR="004C728D">
        <w:t xml:space="preserve"> </w:t>
      </w:r>
      <w:commentRangeStart w:id="91"/>
      <w:commentRangeStart w:id="92"/>
      <w:r w:rsidR="006C5DB2">
        <w:t>GLMM</w:t>
      </w:r>
      <w:r w:rsidR="00AD1004">
        <w:t>s</w:t>
      </w:r>
      <w:r w:rsidR="006C5DB2">
        <w:t xml:space="preserve"> </w:t>
      </w:r>
      <w:commentRangeEnd w:id="91"/>
      <w:r w:rsidR="002C6650">
        <w:rPr>
          <w:rStyle w:val="CommentReference"/>
        </w:rPr>
        <w:commentReference w:id="91"/>
      </w:r>
      <w:commentRangeEnd w:id="92"/>
      <w:r w:rsidR="00EB499B">
        <w:rPr>
          <w:rStyle w:val="CommentReference"/>
        </w:rPr>
        <w:commentReference w:id="92"/>
      </w:r>
      <w:r w:rsidR="006C5DB2">
        <w:t xml:space="preserve">(described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commentRangeStart w:id="93"/>
      <w:commentRangeStart w:id="94"/>
      <w:r w:rsidR="00EC09E7">
        <w:t xml:space="preserve">For the </w:t>
      </w:r>
      <w:r w:rsidR="002B3E09">
        <w:t xml:space="preserve">cod </w:t>
      </w:r>
      <w:r w:rsidR="00EC09E7">
        <w:t>density model</w:t>
      </w:r>
      <w:r w:rsidR="00227400">
        <w:t>s</w:t>
      </w:r>
      <w:r w:rsidR="00EB499B">
        <w:t xml:space="preserve"> used to evaluate changes in the average depth, oxygen concentration and temperature</w:t>
      </w:r>
      <w:r w:rsidR="00EC09E7">
        <w:t xml:space="preserve">, we used </w:t>
      </w:r>
      <w:r w:rsidR="00EB499B">
        <w:t>these variables as covariates.</w:t>
      </w:r>
      <w:r w:rsidR="00FC1F34">
        <w:t xml:space="preserve"> </w:t>
      </w:r>
      <w:r w:rsidR="00154AEE">
        <w:t>F</w:t>
      </w:r>
      <w:r w:rsidR="00F046E1">
        <w:t xml:space="preserve">or the </w:t>
      </w:r>
      <w:r w:rsidR="00C67531">
        <w:t>cod and flounder</w:t>
      </w:r>
      <w:r w:rsidR="00F046E1">
        <w:t xml:space="preserve"> models </w:t>
      </w:r>
      <w:r w:rsidR="009C559B">
        <w:t>that were used to predict covari</w:t>
      </w:r>
      <w:r w:rsidR="004C728D">
        <w:t>at</w:t>
      </w:r>
      <w:r w:rsidR="009C559B">
        <w:t>es for the condition model</w:t>
      </w:r>
      <w:r w:rsidR="00154AEE">
        <w:t>, the only covariate was depth</w:t>
      </w:r>
      <w:r w:rsidR="009C664B">
        <w:t>.</w:t>
      </w:r>
      <w:commentRangeEnd w:id="93"/>
      <w:r w:rsidR="00AD5C88">
        <w:rPr>
          <w:rStyle w:val="CommentReference"/>
        </w:rPr>
        <w:commentReference w:id="93"/>
      </w:r>
      <w:commentRangeEnd w:id="94"/>
      <w:r w:rsidR="004A3ADF">
        <w:rPr>
          <w:rStyle w:val="CommentReference"/>
        </w:rPr>
        <w:commentReference w:id="94"/>
      </w:r>
    </w:p>
    <w:p w14:paraId="36DF89F3" w14:textId="17F3F41E"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03113B">
        <w:instrText xml:space="preserve"> ADDIN ZOTERO_ITEM CSL_CITATION {"citationID":"0kkA28XG","properties":{"formattedCitation":"(2015)","plainCitation":"(2015)","noteIndex":0},"citationItems":[{"id":709,"uris":["http://zotero.org/users/6116610/items/JE7KRANF"],"itemData":{"id":709,"type":"article-journal","abstract":"Condition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787223">
        <w:rPr>
          <w:noProof/>
        </w:rPr>
        <w:t>(2015)</w:t>
      </w:r>
      <w:r w:rsidR="00787223">
        <w:fldChar w:fldCharType="end"/>
      </w:r>
      <w:r w:rsidR="00787223">
        <w:t xml:space="preserve"> and </w:t>
      </w:r>
      <w:proofErr w:type="spellStart"/>
      <w:r w:rsidR="00787223" w:rsidRPr="00C038C3">
        <w:t>Grüss</w:t>
      </w:r>
      <w:proofErr w:type="spellEnd"/>
      <w:r w:rsidR="00787223" w:rsidRPr="00C038C3">
        <w:t xml:space="preserve"> </w:t>
      </w:r>
      <w:r w:rsidR="00787223" w:rsidRPr="00C038C3">
        <w:rPr>
          <w:i/>
          <w:iCs/>
        </w:rPr>
        <w:t>et al.</w:t>
      </w:r>
      <w:r w:rsidR="00787223">
        <w:rPr>
          <w:i/>
          <w:iCs/>
        </w:rPr>
        <w:t xml:space="preserve"> </w:t>
      </w:r>
      <w:r w:rsidR="00787223">
        <w:fldChar w:fldCharType="begin"/>
      </w:r>
      <w:r w:rsidR="0003113B">
        <w:instrText xml:space="preserve"> ADDIN ZOTERO_ITEM CSL_CITATION {"citationID":"abTT4mVQ","properties":{"formattedCitation":"(2020)","plainCitation":"(2020)","noteIndex":0},"citationItems":[{"id":702,"uris":["http://zotero.org/users/6116610/items/C5WI4JA6"],"itemData":{"id":702,"type":"article-journal","abstract":"Estimating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787223">
        <w:rPr>
          <w:noProof/>
        </w:rPr>
        <w:t>(2020)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03113B">
        <w:instrText xml:space="preserve"> ADDIN ZOTERO_ITEM CSL_CITATION {"citationID":"LlfVu6ws","properties":{"formattedCitation":"(e.g., Whittingham {\\i{}et al.}, 2006)","plainCitation":"(e.g., Whittingham et al., 2006)","noteIndex":0},"citationItems":[{"id":2912,"uris":["http://zotero.org/users/6116610/items/HHYSXMIZ"],"itemData":{"id":2912,"type":"article-journal","abstract":"1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807087" w:rsidRPr="00807087">
        <w:rPr>
          <w:lang w:val="en-GB"/>
        </w:rPr>
        <w:t xml:space="preserve">(e.g., Whittingham </w:t>
      </w:r>
      <w:r w:rsidR="00807087" w:rsidRPr="00807087">
        <w:rPr>
          <w:i/>
          <w:iCs/>
          <w:lang w:val="en-GB"/>
        </w:rPr>
        <w:t>et al.</w:t>
      </w:r>
      <w:r w:rsidR="00807087" w:rsidRPr="00807087">
        <w:rPr>
          <w:lang w:val="en-GB"/>
        </w:rPr>
        <w:t>, 2006)</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commentRangeStart w:id="95"/>
      <w:commentRangeStart w:id="96"/>
      <w:r w:rsidRPr="007A1FF7">
        <w:t>.</w:t>
      </w:r>
      <w:commentRangeEnd w:id="95"/>
      <w:r w:rsidR="00180439" w:rsidRPr="007A1FF7">
        <w:rPr>
          <w:rStyle w:val="CommentReference"/>
        </w:rPr>
        <w:commentReference w:id="95"/>
      </w:r>
      <w:commentRangeEnd w:id="96"/>
      <w:r w:rsidR="00F11F49" w:rsidRPr="007A1FF7">
        <w:rPr>
          <w:rStyle w:val="CommentReference"/>
        </w:rPr>
        <w:commentReference w:id="96"/>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commentRangeStart w:id="97"/>
      <w:commentRangeStart w:id="98"/>
      <w:r w:rsidRPr="00C038C3">
        <w:rPr>
          <w:i/>
        </w:rPr>
        <w:t>Model fitting</w:t>
      </w:r>
      <w:commentRangeEnd w:id="97"/>
      <w:r>
        <w:rPr>
          <w:rStyle w:val="CommentReference"/>
        </w:rPr>
        <w:commentReference w:id="97"/>
      </w:r>
      <w:commentRangeEnd w:id="98"/>
      <w:r>
        <w:rPr>
          <w:rStyle w:val="CommentReference"/>
        </w:rPr>
        <w:commentReference w:id="98"/>
      </w:r>
    </w:p>
    <w:p w14:paraId="741EA46D" w14:textId="5AB0A9F4" w:rsidR="00B25337" w:rsidRPr="00C038C3" w:rsidRDefault="00B25337" w:rsidP="00B25337">
      <w:pPr>
        <w:spacing w:line="480" w:lineRule="auto"/>
        <w:contextualSpacing/>
        <w:mirrorIndents/>
        <w:jc w:val="both"/>
      </w:pPr>
      <w:r w:rsidRPr="00C038C3">
        <w:t xml:space="preserve">For computational efficiency, we fit the model in a </w:t>
      </w:r>
      <w:commentRangeStart w:id="99"/>
      <w:commentRangeStart w:id="100"/>
      <w:r>
        <w:t>“</w:t>
      </w:r>
      <w:r w:rsidRPr="00C038C3">
        <w:t xml:space="preserve">predictive process” </w:t>
      </w:r>
      <w:commentRangeEnd w:id="99"/>
      <w:r>
        <w:rPr>
          <w:rStyle w:val="CommentReference"/>
        </w:rPr>
        <w:commentReference w:id="99"/>
      </w:r>
      <w:commentRangeEnd w:id="100"/>
      <w:r>
        <w:rPr>
          <w:rStyle w:val="CommentReference"/>
        </w:rPr>
        <w:commentReference w:id="100"/>
      </w:r>
      <w:r w:rsidRPr="00C038C3">
        <w:t xml:space="preserve">modelling framework </w:t>
      </w:r>
      <w:r w:rsidRPr="00C038C3">
        <w:fldChar w:fldCharType="begin"/>
      </w:r>
      <w:r w:rsidR="0003113B">
        <w:instrText xml:space="preserve"> ADDIN ZOTERO_ITEM CSL_CITATION {"citationID":"jQ1brLvL","properties":{"formattedCitation":"(Latimer {\\i{}et al.}, 2009; Anderson and Ward, 2019)","plainCitation":"(Latimer et al., 2009; Anderson and Ward, 2019)","noteIndex":0},"citationItems":[{"id":2637,"uris":["http://zotero.org/users/6116610/items/GQSDVIPK"],"itemData":{"id":2637,"type":"article-journal","abstract":"Many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Pr="00C038C3">
        <w:t xml:space="preserve">(Latimer </w:t>
      </w:r>
      <w:r w:rsidRPr="00C038C3">
        <w:rPr>
          <w:i/>
          <w:iCs/>
        </w:rPr>
        <w:t>et al.</w:t>
      </w:r>
      <w:r w:rsidRPr="00C038C3">
        <w:t>, 2009; Anderson and Ward, 2019)</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03113B">
        <w:instrText xml:space="preserve"> ADDIN ZOTERO_ITEM CSL_CITATION {"citationID":"Ka9yRgR0","properties":{"formattedCitation":"(Lindgren {\\i{}et al.}, 2011)","plainCitation":"(Lindgren et al., 2011)","noteIndex":0},"citationItems":[{"id":2630,"uris":["http://zotero.org/users/6116610/items/69CPCHKW"],"itemData":{"id":2630,"type":"article-journal","abstract":"Summary.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Pr="00C038C3">
        <w:t xml:space="preserve">(Lindgren </w:t>
      </w:r>
      <w:r w:rsidRPr="00C038C3">
        <w:rPr>
          <w:i/>
          <w:iCs/>
        </w:rPr>
        <w:t>et al.</w:t>
      </w:r>
      <w:r w:rsidRPr="00C038C3">
        <w:t>, 2011)</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xml:space="preserve">), created using the R-package </w:t>
      </w:r>
      <w:r>
        <w:t>‘</w:t>
      </w:r>
      <w:r w:rsidRPr="00C038C3">
        <w:t xml:space="preserve">R-INLA’ </w:t>
      </w:r>
      <w:r w:rsidRPr="00C038C3">
        <w:fldChar w:fldCharType="begin"/>
      </w:r>
      <w:r w:rsidR="0003113B">
        <w:instrText xml:space="preserve"> ADDIN ZOTERO_ITEM CSL_CITATION {"citationID":"miI0MMYw","properties":{"formattedCitation":"(Rue {\\i{}et al.}, 2009)","plainCitation":"(Rue et al., 2009)","noteIndex":0},"citationItems":[{"id":2635,"uris":["http://zotero.org/users/6116610/items/K2TEPWPB"],"itemData":{"id":2635,"type":"article-journal","abstract":"Summary.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Pr="00C038C3">
        <w:t xml:space="preserve">(Rue </w:t>
      </w:r>
      <w:r w:rsidRPr="00C038C3">
        <w:rPr>
          <w:i/>
          <w:iCs/>
        </w:rPr>
        <w:t>et al.</w:t>
      </w:r>
      <w:r w:rsidRPr="00C038C3">
        <w:t>, 2009)</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 xml:space="preserve">-means clustering algorithm (with a fixed seed for reproducibility),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200 knots for this application. </w:t>
      </w:r>
      <w:r>
        <w:t>We</w:t>
      </w:r>
      <w:r w:rsidRPr="00C038C3">
        <w:t xml:space="preserve"> fit </w:t>
      </w:r>
      <w:r>
        <w:t xml:space="preserve">the models </w:t>
      </w:r>
      <w:r w:rsidRPr="00C038C3">
        <w:t xml:space="preserve">using ‘TMB’ </w:t>
      </w:r>
      <w:r>
        <w:fldChar w:fldCharType="begin"/>
      </w:r>
      <w:r w:rsidR="0003113B">
        <w:instrText xml:space="preserve"> ADDIN ZOTERO_ITEM CSL_CITATION {"citationID":"4fXN3RdQ","properties":{"formattedCitation":"(Kristensen {\\i{}et al.}, 2016)","plainCitation":"(Kristensen et al., 2016)","noteIndex":0},"citationItems":[{"id":2518,"uris":["http://zotero.org/users/6116610/items/QWDJNAAS"],"itemData":{"id":2518,"type":"article-journal","container-title":"Journal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Pr="003F095D">
        <w:t xml:space="preserve">(Kristensen </w:t>
      </w:r>
      <w:r w:rsidRPr="003F095D">
        <w:rPr>
          <w:i/>
          <w:iCs/>
        </w:rPr>
        <w:t>et al.</w:t>
      </w:r>
      <w:r w:rsidRPr="003F095D">
        <w:t>, 2016)</w:t>
      </w:r>
      <w:r>
        <w:fldChar w:fldCharType="end"/>
      </w:r>
      <w:r w:rsidRPr="002E6A18">
        <w:t xml:space="preserve"> via the R-package ‘</w:t>
      </w:r>
      <w:proofErr w:type="spellStart"/>
      <w:r w:rsidRPr="002E6A18">
        <w:t>sdmTMB</w:t>
      </w:r>
      <w:proofErr w:type="spellEnd"/>
      <w:r w:rsidRPr="002E6A18">
        <w:t xml:space="preserve">’ (version </w:t>
      </w:r>
      <w:r w:rsidR="00CA4AC8" w:rsidRPr="00CA4AC8">
        <w:t>0.0.21.9006</w:t>
      </w:r>
      <w:r w:rsidRPr="002E6A18">
        <w:t xml:space="preserve">) </w:t>
      </w:r>
      <w:r w:rsidRPr="00C038C3">
        <w:fldChar w:fldCharType="begin"/>
      </w:r>
      <w:r w:rsidR="0003113B">
        <w:instrText xml:space="preserve"> ADDIN ZOTERO_ITEM CSL_CITATION {"citationID":"qNO8DTTR","properties":{"formattedCitation":"(Anderson {\\i{}et al.}, 2019, 2021, 2022)","plainCitation":"(Anderson et al., 2019, 2021, 2022)","noteIndex":0},"citationItems":[{"id":2647,"uris":["http://zotero.org/users/6116610/items/TSK5IJ7I"],"itemData":{"id":2647,"type":"report","number":"Doc.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id":2623,"uris":["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A."}],"issued":{"date-parts":[["2021"]]},"citation-key":"andersonSdmTMBSpatiotemporalSpecies2021"}},{"id":3401,"uris":["http://zotero.org/users/6116610/items/F9SSIRUI"],"itemData":{"id":3401,"type":"report","abstract":"Geostatistical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beyond.","language":"en","note":"DOI: 10.1101/2022.03.24.485545\nsection: New Results\ntype: article","page":"2022.03.24.485545","publisher":"bioRxiv","source":"bioRxiv","title":"sdmTMB: an R package for fast, flexible, and user-friendly generalized linear mixed effects models with spatial and spatiotemporal random fields","title-short":"sdmTMB","URL":"https://www.biorxiv.org/content/10.1101/2022.03.24.485545v1","author":[{"family":"Anderson","given":"Sean C."},{"family":"Ward","given":"Eric J."},{"family":"English","given":"Philina A."},{"family":"Barnett","given":"Lewis A. K."}],"accessed":{"date-parts":[["2022",3,27]]},"issued":{"date-parts":[["2022",3,27]]},"citation-key":"andersonSdmTMBPackageFast2022"}}],"schema":"https://github.com/citation-style-language/schema/raw/master/csl-citation.json"} </w:instrText>
      </w:r>
      <w:r w:rsidRPr="00C038C3">
        <w:fldChar w:fldCharType="separate"/>
      </w:r>
      <w:r w:rsidR="0003113B" w:rsidRPr="0003113B">
        <w:rPr>
          <w:lang w:val="en-GB"/>
        </w:rPr>
        <w:t xml:space="preserve">(Anderson </w:t>
      </w:r>
      <w:r w:rsidR="0003113B" w:rsidRPr="0003113B">
        <w:rPr>
          <w:i/>
          <w:iCs/>
          <w:lang w:val="en-GB"/>
        </w:rPr>
        <w:t>et al.</w:t>
      </w:r>
      <w:r w:rsidR="0003113B" w:rsidRPr="0003113B">
        <w:rPr>
          <w:lang w:val="en-GB"/>
        </w:rPr>
        <w:t>, 2019, 2021, 2022)</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maximum absolute gradient </w:t>
      </w:r>
      <w:r>
        <w:t xml:space="preserve">with respect to all fixed effects </w:t>
      </w:r>
      <w:r w:rsidRPr="00C038C3">
        <w:t xml:space="preserve">was </w:t>
      </w:r>
      <w:commentRangeStart w:id="101"/>
      <w:commentRangeStart w:id="102"/>
      <w:commentRangeStart w:id="103"/>
      <w:commentRangeStart w:id="104"/>
      <w:r w:rsidRPr="00C038C3">
        <w:t>&lt; 0.0</w:t>
      </w:r>
      <w:r>
        <w:t>1</w:t>
      </w:r>
      <w:r w:rsidRPr="00C038C3">
        <w:t xml:space="preserve"> </w:t>
      </w:r>
      <w:commentRangeEnd w:id="101"/>
      <w:r w:rsidRPr="00C038C3">
        <w:rPr>
          <w:rStyle w:val="CommentReference"/>
        </w:rPr>
        <w:commentReference w:id="101"/>
      </w:r>
      <w:r w:rsidRPr="00C038C3">
        <w:t xml:space="preserve">and </w:t>
      </w:r>
      <w:commentRangeEnd w:id="102"/>
      <w:r>
        <w:rPr>
          <w:rStyle w:val="CommentReference"/>
        </w:rPr>
        <w:commentReference w:id="102"/>
      </w:r>
      <w:commentRangeEnd w:id="103"/>
      <w:r>
        <w:rPr>
          <w:rStyle w:val="CommentReference"/>
        </w:rPr>
        <w:commentReference w:id="103"/>
      </w:r>
      <w:commentRangeEnd w:id="104"/>
      <w:r>
        <w:rPr>
          <w:rStyle w:val="CommentReference"/>
        </w:rPr>
        <w:commentReference w:id="104"/>
      </w:r>
      <w:r w:rsidRPr="00C038C3">
        <w:t xml:space="preserve">that the Hessian matrix was positive-definitive. </w:t>
      </w:r>
      <w:r w:rsidR="00B55D62">
        <w:t xml:space="preserve">Model residuals are shown the </w:t>
      </w:r>
      <w:r w:rsidR="00B55D62" w:rsidRPr="00C038C3">
        <w:rPr>
          <w:i/>
          <w:iCs/>
        </w:rPr>
        <w:t>SI Appendix</w:t>
      </w:r>
      <w:r w:rsidR="00B55D62" w:rsidRPr="00C038C3">
        <w:t xml:space="preserve"> </w:t>
      </w:r>
      <w:r w:rsidR="00B55D62">
        <w:t xml:space="preserve">(Figs. S4-S8 and </w:t>
      </w:r>
      <w:r w:rsidR="00A833FB">
        <w:t>S13-S16</w:t>
      </w:r>
      <w:r w:rsidR="00B55D62">
        <w:t xml:space="preserve">). </w:t>
      </w:r>
      <w:r w:rsidRPr="00C038C3">
        <w:t xml:space="preserve">We used packages in the </w:t>
      </w:r>
      <w:r>
        <w:t>‘</w:t>
      </w:r>
      <w:proofErr w:type="spellStart"/>
      <w:r w:rsidRPr="00C038C3">
        <w:t>tidyverse</w:t>
      </w:r>
      <w:proofErr w:type="spellEnd"/>
      <w:r w:rsidRPr="00C038C3">
        <w:t xml:space="preserve">’ </w:t>
      </w:r>
      <w:r w:rsidRPr="00C038C3">
        <w:fldChar w:fldCharType="begin"/>
      </w:r>
      <w:r w:rsidR="0003113B">
        <w:instrText xml:space="preserve"> ADDIN ZOTERO_ITEM CSL_CITATION {"citationID":"vAwAJark","properties":{"formattedCitation":"(Wickham {\\i{}et al.}, 2019)","plainCitation":"(Wickham et al., 2019)","noteIndex":0},"citationItems":[{"id":842,"uris":["http://zotero.org/users/6116610/items/VF9SB64E"],"itemData":{"id":842,"type":"article-journal","DOI":"https://doi.org/10.21105/joss.01686","journalAbbreviation":"Journal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Pr="00C038C3">
        <w:t xml:space="preserve">(Wickham </w:t>
      </w:r>
      <w:r w:rsidRPr="00C038C3">
        <w:rPr>
          <w:i/>
          <w:iCs/>
        </w:rPr>
        <w:t>et al.</w:t>
      </w:r>
      <w:r w:rsidRPr="00C038C3">
        <w:t>, 2019)</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6300A4AB"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14</w:t>
      </w:r>
      <w:r w:rsidR="00752A0D" w:rsidRPr="00902826">
        <w:t>%</w:t>
      </w:r>
      <w:r w:rsidR="003A63A0">
        <w:t xml:space="preserve"> [</w:t>
      </w:r>
      <w:r w:rsidR="00B8661C">
        <w:t>17</w:t>
      </w:r>
      <w:r w:rsidR="005C6A29">
        <w:t xml:space="preserve">%, </w:t>
      </w:r>
      <w:r w:rsidR="00B8661C">
        <w:t>11</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It declined</w:t>
      </w:r>
      <w:r w:rsidR="008C0B8F" w:rsidRPr="00902826">
        <w:t xml:space="preserve"> </w:t>
      </w:r>
      <w:r w:rsidR="00556E35" w:rsidRPr="00902826">
        <w:t xml:space="preserve">from </w:t>
      </w:r>
      <w:r w:rsidR="00980B68" w:rsidRPr="00902826">
        <w:t xml:space="preserve">approximately </w:t>
      </w:r>
      <w:commentRangeStart w:id="105"/>
      <w:commentRangeStart w:id="106"/>
      <w:commentRangeStart w:id="107"/>
      <w:r w:rsidR="0045757B">
        <w:t>1.11</w:t>
      </w:r>
      <w:r w:rsidR="0082202C" w:rsidRPr="00902826">
        <w:t xml:space="preserve"> </w:t>
      </w:r>
      <w:r w:rsidR="00556E35" w:rsidRPr="00902826">
        <w:t xml:space="preserve">to </w:t>
      </w:r>
      <w:commentRangeEnd w:id="105"/>
      <w:r w:rsidR="0045757B">
        <w:t>0.95</w:t>
      </w:r>
      <w:r w:rsidR="00030B47" w:rsidRPr="00902826">
        <w:t xml:space="preserve"> </w:t>
      </w:r>
      <w:r w:rsidR="00A42DDA" w:rsidRPr="00902826">
        <w:rPr>
          <w:rStyle w:val="CommentReference"/>
        </w:rPr>
        <w:commentReference w:id="105"/>
      </w:r>
      <w:commentRangeEnd w:id="106"/>
      <w:r w:rsidR="00B94947" w:rsidRPr="00902826">
        <w:rPr>
          <w:rStyle w:val="CommentReference"/>
        </w:rPr>
        <w:commentReference w:id="106"/>
      </w:r>
      <w:commentRangeEnd w:id="107"/>
      <w:r w:rsidR="00173D4B">
        <w:rPr>
          <w:rStyle w:val="CommentReference"/>
        </w:rPr>
        <w:commentReference w:id="107"/>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in around 2008</w:t>
      </w:r>
      <w:r w:rsidR="007A1FF7">
        <w:t>)</w:t>
      </w:r>
      <w:r w:rsidR="007A1FF7" w:rsidRPr="00902826" w:rsidDel="00902826">
        <w:t xml:space="preserve"> </w:t>
      </w:r>
      <w:r w:rsidR="007A1FF7" w:rsidRPr="00902826">
        <w:t>(</w:t>
      </w:r>
      <w:r w:rsidR="00345F06" w:rsidRPr="00902826">
        <w:t>Fig</w:t>
      </w:r>
      <w:r w:rsidR="00A45BE8" w:rsidRPr="00902826">
        <w:t xml:space="preserve">. </w:t>
      </w:r>
      <w:commentRangeStart w:id="108"/>
      <w:commentRangeStart w:id="109"/>
      <w:commentRangeStart w:id="110"/>
      <w:r w:rsidR="00345F06" w:rsidRPr="00902826">
        <w:t>1</w:t>
      </w:r>
      <w:r w:rsidR="00E208A1">
        <w:t>B</w:t>
      </w:r>
      <w:commentRangeEnd w:id="108"/>
      <w:r w:rsidR="008234BF">
        <w:rPr>
          <w:rStyle w:val="CommentReference"/>
        </w:rPr>
        <w:commentReference w:id="108"/>
      </w:r>
      <w:commentRangeEnd w:id="109"/>
      <w:r w:rsidR="00B508C2">
        <w:rPr>
          <w:rStyle w:val="CommentReference"/>
        </w:rPr>
        <w:commentReference w:id="109"/>
      </w:r>
      <w:commentRangeEnd w:id="110"/>
      <w:r w:rsidR="00062355">
        <w:rPr>
          <w:rStyle w:val="CommentReference"/>
        </w:rPr>
        <w:commentReference w:id="110"/>
      </w:r>
      <w:r w:rsidR="00345F06" w:rsidRPr="00902826">
        <w:t>)</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7A1FF7">
        <w:t>.</w:t>
      </w:r>
      <w:r w:rsidR="00126322" w:rsidRPr="00902826">
        <w:t xml:space="preserve"> </w:t>
      </w:r>
      <w:r w:rsidR="007F7E8B">
        <w:t xml:space="preserve">The median Le </w:t>
      </w:r>
      <w:proofErr w:type="spellStart"/>
      <w:r w:rsidR="007F7E8B">
        <w:lastRenderedPageBreak/>
        <w:t>Cren’s</w:t>
      </w:r>
      <w:proofErr w:type="spellEnd"/>
      <w:r w:rsidR="007F7E8B">
        <w:t xml:space="preserve"> condition index </w:t>
      </w:r>
      <w:r w:rsidR="009D20CC">
        <w:t>declined at the same rate as the 1</w:t>
      </w:r>
      <w:r w:rsidR="009D20CC" w:rsidRPr="00F7435F">
        <w:rPr>
          <w:vertAlign w:val="superscript"/>
        </w:rPr>
        <w:t>st</w:t>
      </w:r>
      <w:r w:rsidR="009D20CC">
        <w:t xml:space="preserve"> and 9</w:t>
      </w:r>
      <w:r w:rsidR="009D20CC" w:rsidRPr="00F7435F">
        <w:rPr>
          <w:vertAlign w:val="superscript"/>
        </w:rPr>
        <w:t>th</w:t>
      </w:r>
      <w:r w:rsidR="009D20CC">
        <w:t xml:space="preserve"> decile</w:t>
      </w:r>
      <w:r w:rsidR="00771553">
        <w:t xml:space="preserve"> (Fig. 1</w:t>
      </w:r>
      <w:r w:rsidR="00540099">
        <w:t>A</w:t>
      </w:r>
      <w:r w:rsidR="00771553">
        <w:t>)</w:t>
      </w:r>
      <w:commentRangeStart w:id="111"/>
      <w:commentRangeStart w:id="112"/>
      <w:r w:rsidR="00EC10AA">
        <w:t>,</w:t>
      </w:r>
      <w:commentRangeEnd w:id="111"/>
      <w:r w:rsidR="00F02ECB">
        <w:rPr>
          <w:rStyle w:val="CommentReference"/>
        </w:rPr>
        <w:commentReference w:id="111"/>
      </w:r>
      <w:commentRangeEnd w:id="112"/>
      <w:r w:rsidR="003F462C">
        <w:rPr>
          <w:rStyle w:val="CommentReference"/>
        </w:rPr>
        <w:commentReference w:id="112"/>
      </w:r>
      <w:r w:rsidR="00EC10AA">
        <w:t xml:space="preserve"> </w:t>
      </w:r>
      <w:commentRangeStart w:id="113"/>
      <w:commentRangeStart w:id="114"/>
      <w:r w:rsidR="00EC10AA">
        <w:t xml:space="preserve">meaning </w:t>
      </w:r>
      <w:r w:rsidR="00771553">
        <w:rPr>
          <w:color w:val="000000" w:themeColor="text1"/>
        </w:rPr>
        <w:t xml:space="preserve">that </w:t>
      </w:r>
      <w:r w:rsidR="00C90EBE" w:rsidRPr="00C038C3">
        <w:t xml:space="preserve">the decline in the condition </w:t>
      </w:r>
      <w:r w:rsidR="00771553">
        <w:t xml:space="preserve">index </w:t>
      </w:r>
      <w:r w:rsidR="00C90EBE" w:rsidRPr="00C038C3">
        <w:t xml:space="preserve">was not solely driven by a decrease of fish in good condition or a worsening </w:t>
      </w:r>
      <w:r w:rsidR="00895967" w:rsidRPr="00C038C3">
        <w:t>of condition of cod already in poor condition, but a more general decline.</w:t>
      </w:r>
      <w:commentRangeEnd w:id="113"/>
      <w:r w:rsidR="00771553">
        <w:rPr>
          <w:rStyle w:val="CommentReference"/>
        </w:rPr>
        <w:commentReference w:id="113"/>
      </w:r>
      <w:commentRangeEnd w:id="114"/>
      <w:r w:rsidR="007B02F0">
        <w:rPr>
          <w:rStyle w:val="CommentReference"/>
        </w:rPr>
        <w:commentReference w:id="114"/>
      </w:r>
      <w:r w:rsidR="007A48F5">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56465966" w:rsidR="00191D55" w:rsidRPr="00F5515B" w:rsidRDefault="001B67EF" w:rsidP="005D7A45">
      <w:pPr>
        <w:spacing w:line="480" w:lineRule="auto"/>
        <w:ind w:firstLine="284"/>
        <w:contextualSpacing/>
        <w:mirrorIndents/>
        <w:jc w:val="both"/>
        <w:rPr>
          <w:ins w:id="115" w:author="Max Lindmark" w:date="2022-04-06T20:06:00Z"/>
          <w:lang w:val="en-SE"/>
        </w:rPr>
      </w:pPr>
      <w:r w:rsidRPr="00C038C3">
        <w:t>The</w:t>
      </w:r>
      <w:commentRangeStart w:id="116"/>
      <w:r w:rsidRPr="00C038C3">
        <w:t xml:space="preserve"> </w:t>
      </w:r>
      <w:commentRangeEnd w:id="116"/>
      <w:r w:rsidR="007B02F0">
        <w:rPr>
          <w:rStyle w:val="CommentReference"/>
        </w:rPr>
        <w:commentReference w:id="116"/>
      </w:r>
      <w:r w:rsidRPr="00C038C3">
        <w:t xml:space="preserve">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del w:id="117" w:author="Max Lindmark" w:date="2022-04-12T15:33:00Z">
        <w:r w:rsidR="007B02F0" w:rsidDel="00BA25FA">
          <w:delText>weight</w:delText>
        </w:r>
        <w:r w:rsidR="00CB5D62" w:rsidDel="00BA25FA">
          <w:delText xml:space="preserve"> </w:delText>
        </w:r>
      </w:del>
      <w:ins w:id="118" w:author="Max Lindmark" w:date="2022-04-12T15:33:00Z">
        <w:r w:rsidR="00BA25FA">
          <w:t>condition factor</w:t>
        </w:r>
        <w:r w:rsidR="00BA25FA">
          <w:t xml:space="preserve"> </w:t>
        </w:r>
      </w:ins>
      <w:r w:rsidR="002533FF">
        <w:t>were</w:t>
      </w:r>
      <w:r w:rsidR="002533FF" w:rsidRPr="00C038C3">
        <w:t xml:space="preserve"> </w:t>
      </w:r>
      <w:r w:rsidR="007525A3" w:rsidRPr="00C038C3">
        <w:t>temperature</w:t>
      </w:r>
      <w:r w:rsidR="00457B31">
        <w:t xml:space="preserve"> at the haul</w:t>
      </w:r>
      <w:r w:rsidR="00D373BB">
        <w:t xml:space="preserve"> </w:t>
      </w:r>
      <w:r w:rsidR="00CB5D62">
        <w:t xml:space="preserve">level </w:t>
      </w:r>
      <w:r w:rsidR="00D373BB">
        <w:t>(0.009 [</w:t>
      </w:r>
      <w:r w:rsidR="00804CE6" w:rsidRPr="00804CE6">
        <w:t>0.00</w:t>
      </w:r>
      <w:r w:rsidR="00804CE6">
        <w:t xml:space="preserve">4, </w:t>
      </w:r>
      <w:r w:rsidR="00260509">
        <w:t>0.014</w:t>
      </w:r>
      <w:r w:rsidR="00D373BB">
        <w:t>])</w:t>
      </w:r>
      <w:r w:rsidR="00C10304">
        <w:t xml:space="preserve"> (values in brackets indicate 95% confidence interval)</w:t>
      </w:r>
      <w:r w:rsidR="007525A3" w:rsidRPr="00C038C3">
        <w:t xml:space="preserve">, </w:t>
      </w:r>
      <w:r w:rsidR="00457B31">
        <w:t xml:space="preserve">median </w:t>
      </w:r>
      <w:commentRangeStart w:id="119"/>
      <w:r w:rsidR="008F6CA7">
        <w:t xml:space="preserve">depth </w:t>
      </w:r>
      <w:commentRangeEnd w:id="119"/>
      <w:r w:rsidR="00A216B6">
        <w:rPr>
          <w:rStyle w:val="CommentReference"/>
        </w:rPr>
        <w:commentReference w:id="119"/>
      </w:r>
      <w:r w:rsidR="008353BA">
        <w:t xml:space="preserve">of the ICES rectangle </w:t>
      </w:r>
      <w:r w:rsidR="00E60301">
        <w:t xml:space="preserve">(0.01 [0.004, </w:t>
      </w:r>
      <w:r w:rsidR="002663C6">
        <w:t>0.02</w:t>
      </w:r>
      <w:r w:rsidR="00E60301">
        <w:t>])</w:t>
      </w:r>
      <w:r w:rsidR="00CB5D62">
        <w:t>,</w:t>
      </w:r>
      <w:r w:rsidR="00E60301">
        <w:t xml:space="preserve"> </w:t>
      </w:r>
      <w:r w:rsidRPr="00C038C3">
        <w:t>oxygen</w:t>
      </w:r>
      <w:r w:rsidR="00457B31">
        <w:t xml:space="preserve"> concentration </w:t>
      </w:r>
      <w:r w:rsidR="00932E85">
        <w:t xml:space="preserve">at </w:t>
      </w:r>
      <w:r w:rsidR="00457B31">
        <w:t>the ICES rectangle</w:t>
      </w:r>
      <w:r w:rsidR="00932E85">
        <w:t xml:space="preserve"> level (</w:t>
      </w:r>
      <w:r w:rsidR="006A2A3C">
        <w:t>0.01</w:t>
      </w:r>
      <w:r w:rsidR="0003139B">
        <w:t xml:space="preserve"> [</w:t>
      </w:r>
      <w:r w:rsidR="00FA177A">
        <w:t>0.002</w:t>
      </w:r>
      <w:r w:rsidR="00F86BC5">
        <w:t xml:space="preserve">, </w:t>
      </w:r>
      <w:r w:rsidR="00937CC9">
        <w:t>0.016</w:t>
      </w:r>
      <w:r w:rsidR="0003139B">
        <w:t>]</w:t>
      </w:r>
      <w:r w:rsidR="00932E85">
        <w:t>)</w:t>
      </w:r>
      <w:r w:rsidRPr="00C038C3">
        <w:t xml:space="preserve">, </w:t>
      </w:r>
      <w:r w:rsidR="009E1BBA" w:rsidRPr="00C038C3">
        <w:t xml:space="preserve">and </w:t>
      </w:r>
      <w:r w:rsidR="00BA59A8">
        <w:t xml:space="preserve">biomass of sprat </w:t>
      </w:r>
      <w:r w:rsidR="00CB5D62">
        <w:t>at</w:t>
      </w:r>
      <w:r w:rsidR="00BA59A8">
        <w:t xml:space="preserve"> the ICES </w:t>
      </w:r>
      <w:r w:rsidRPr="00C038C3">
        <w:t xml:space="preserve">subdivision </w:t>
      </w:r>
      <w:r w:rsidR="00CB5D62">
        <w:t>level</w:t>
      </w:r>
      <w:r w:rsidR="00FD2068">
        <w:t xml:space="preserve"> (0.007 [0.002, 0.013])</w:t>
      </w:r>
      <w:r w:rsidR="00545A6C">
        <w:t xml:space="preserve"> </w:t>
      </w:r>
      <w:r w:rsidR="009717B0" w:rsidRPr="00C038C3">
        <w:t xml:space="preserve">(Fig. </w:t>
      </w:r>
      <w:r w:rsidR="009104FF">
        <w:t>3</w:t>
      </w:r>
      <w:r w:rsidR="009717B0" w:rsidRPr="00C038C3">
        <w:t>)</w:t>
      </w:r>
      <w:r w:rsidR="00252967" w:rsidRPr="00C038C3">
        <w:t>.</w:t>
      </w:r>
      <w:r w:rsidR="00772D50" w:rsidRPr="00C038C3">
        <w:t xml:space="preserve"> 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commentRangeStart w:id="120"/>
      <w:r w:rsidR="00177F2B" w:rsidRPr="00C038C3">
        <w:t xml:space="preserve">condition </w:t>
      </w:r>
      <w:commentRangeEnd w:id="120"/>
      <w:r w:rsidR="00EC2ED7">
        <w:rPr>
          <w:rStyle w:val="CommentReference"/>
        </w:rPr>
        <w:commentReference w:id="120"/>
      </w:r>
      <w:r w:rsidR="006E5B4A">
        <w:t>(</w:t>
      </w:r>
      <w:r w:rsidR="00F12EFA">
        <w:t>-</w:t>
      </w:r>
      <w:r w:rsidR="006E5B4A" w:rsidRPr="006E5B4A">
        <w:t>0.02</w:t>
      </w:r>
      <w:r w:rsidR="00F12EFA">
        <w:t>3</w:t>
      </w:r>
      <w:r w:rsidR="006E5B4A">
        <w:t xml:space="preserve"> [</w:t>
      </w:r>
      <w:r w:rsidR="003C6996" w:rsidRPr="003C6996">
        <w:t>-0.02</w:t>
      </w:r>
      <w:r w:rsidR="00EC506A">
        <w:t>7</w:t>
      </w:r>
      <w:r w:rsidR="003C6996">
        <w:t xml:space="preserve">, </w:t>
      </w:r>
      <w:r w:rsidR="00137405">
        <w:t>-0.02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1464DF">
        <w:t>cod</w:t>
      </w:r>
      <w:r w:rsidR="00004FA3">
        <w:t xml:space="preserve"> and</w:t>
      </w:r>
      <w:r w:rsidR="001464DF">
        <w:t xml:space="preserve"> </w:t>
      </w:r>
      <w:r w:rsidR="00C7134E" w:rsidRPr="00C038C3">
        <w:t>flounder</w:t>
      </w:r>
      <w:r w:rsidR="00C617EF">
        <w:t>,</w:t>
      </w:r>
      <w:r w:rsidR="00C7134E" w:rsidRPr="00C038C3">
        <w:t xml:space="preserve"> </w:t>
      </w:r>
      <w:r w:rsidR="00425DF1">
        <w:t xml:space="preserve">and the biomass of herring did not </w:t>
      </w:r>
      <w:r w:rsidR="002B08A1">
        <w:t>a</w:t>
      </w:r>
      <w:r w:rsidR="00C7134E" w:rsidRPr="00C038C3">
        <w:t xml:space="preserve">ffect the </w:t>
      </w:r>
      <w:commentRangeStart w:id="121"/>
      <w:del w:id="122" w:author="Max Lindmark" w:date="2022-04-12T15:33:00Z">
        <w:r w:rsidR="00C7134E" w:rsidRPr="00C038C3" w:rsidDel="00BA25FA">
          <w:delText xml:space="preserve">weight </w:delText>
        </w:r>
        <w:commentRangeEnd w:id="121"/>
        <w:r w:rsidR="00C10AB1" w:rsidDel="00BA25FA">
          <w:rPr>
            <w:rStyle w:val="CommentReference"/>
          </w:rPr>
          <w:commentReference w:id="121"/>
        </w:r>
      </w:del>
      <w:ins w:id="123" w:author="Max Lindmark" w:date="2022-04-12T15:33:00Z">
        <w:r w:rsidR="00BA25FA">
          <w:t xml:space="preserve">condition </w:t>
        </w:r>
      </w:ins>
      <w:r w:rsidR="00C7134E" w:rsidRPr="00C038C3">
        <w:t>of cod</w:t>
      </w:r>
      <w:r w:rsidR="005D7A45">
        <w:t xml:space="preserve"> at any scale</w:t>
      </w:r>
      <w:r w:rsidR="00624F8E">
        <w:t xml:space="preserve"> (Fig. </w:t>
      </w:r>
      <w:r w:rsidR="008448B1">
        <w:t>3</w:t>
      </w:r>
      <w:r w:rsidR="00867464">
        <w:t>)</w:t>
      </w:r>
      <w:r w:rsidR="005D7A45">
        <w:t>.</w:t>
      </w:r>
      <w:r w:rsidR="006F610D" w:rsidRPr="006F610D">
        <w:t xml:space="preserve"> </w:t>
      </w:r>
      <w:r w:rsidR="006F610D">
        <w:t xml:space="preserve">The </w:t>
      </w:r>
      <w:r w:rsidR="006F610D" w:rsidRPr="00C038C3">
        <w:rPr>
          <w:color w:val="000000" w:themeColor="text1"/>
        </w:rPr>
        <w:t xml:space="preserve">magnitude of </w:t>
      </w:r>
      <w:r w:rsidR="00C617EF">
        <w:rPr>
          <w:color w:val="000000" w:themeColor="text1"/>
        </w:rPr>
        <w:t>any individual</w:t>
      </w:r>
      <w:r w:rsidR="006F610D">
        <w:rPr>
          <w:color w:val="000000" w:themeColor="text1"/>
        </w:rPr>
        <w:t xml:space="preserve"> </w:t>
      </w:r>
      <w:r w:rsidR="006F610D" w:rsidRPr="00C038C3">
        <w:rPr>
          <w:color w:val="000000" w:themeColor="text1"/>
        </w:rPr>
        <w:t xml:space="preserve">covariate effect size </w:t>
      </w:r>
      <w:r w:rsidR="00C617EF">
        <w:rPr>
          <w:color w:val="000000" w:themeColor="text1"/>
        </w:rPr>
        <w:t>was</w:t>
      </w:r>
      <w:r w:rsidR="00991E8D">
        <w:rPr>
          <w:color w:val="000000" w:themeColor="text1"/>
        </w:rPr>
        <w:t xml:space="preserve"> </w:t>
      </w:r>
      <w:r w:rsidR="006F610D">
        <w:rPr>
          <w:color w:val="000000" w:themeColor="text1"/>
        </w:rPr>
        <w:t>generally small</w:t>
      </w:r>
      <w:r w:rsidR="00D42FA7">
        <w:rPr>
          <w:color w:val="000000" w:themeColor="text1"/>
        </w:rPr>
        <w:t xml:space="preserve">. </w:t>
      </w:r>
      <w:r w:rsidR="006F610D">
        <w:rPr>
          <w:color w:val="000000" w:themeColor="text1"/>
        </w:rPr>
        <w:t xml:space="preserve">In fact, </w:t>
      </w:r>
      <w:commentRangeStart w:id="124"/>
      <w:commentRangeStart w:id="125"/>
      <w:r w:rsidR="00C617EF">
        <w:rPr>
          <w:color w:val="000000" w:themeColor="text1"/>
        </w:rPr>
        <w:t xml:space="preserve">these effect sizes were </w:t>
      </w:r>
      <w:r w:rsidR="006F610D" w:rsidRPr="00C038C3">
        <w:t xml:space="preserve">several times smaller than </w:t>
      </w:r>
      <w:r w:rsidR="008B2710">
        <w:t xml:space="preserve">the magnitude of </w:t>
      </w:r>
      <w:r w:rsidR="003142CF">
        <w:t xml:space="preserve">latent </w:t>
      </w:r>
      <w:commentRangeStart w:id="126"/>
      <w:commentRangeStart w:id="127"/>
      <w:commentRangeEnd w:id="126"/>
      <w:r w:rsidR="008B2710">
        <w:rPr>
          <w:rStyle w:val="CommentReference"/>
        </w:rPr>
        <w:commentReference w:id="126"/>
      </w:r>
      <w:commentRangeEnd w:id="127"/>
      <w:r w:rsidR="00062355">
        <w:rPr>
          <w:rStyle w:val="CommentReference"/>
        </w:rPr>
        <w:commentReference w:id="127"/>
      </w:r>
      <w:r w:rsidR="006F610D" w:rsidRPr="00C038C3">
        <w:t>spatiotemporal and spatial variation</w:t>
      </w:r>
      <w:commentRangeEnd w:id="124"/>
      <w:r w:rsidR="00F135DC">
        <w:rPr>
          <w:rStyle w:val="CommentReference"/>
        </w:rPr>
        <w:commentReference w:id="124"/>
      </w:r>
      <w:commentRangeEnd w:id="125"/>
      <w:r w:rsidR="007E5E4D">
        <w:rPr>
          <w:rStyle w:val="CommentReference"/>
        </w:rPr>
        <w:commentReference w:id="125"/>
      </w:r>
      <w:r w:rsidR="00191D55">
        <w:t xml:space="preserve"> (Fig. 3)</w:t>
      </w:r>
      <w:r w:rsidR="006F610D" w:rsidRPr="00C038C3">
        <w:t>.</w:t>
      </w:r>
      <w:commentRangeStart w:id="128"/>
      <w:r w:rsidR="006F610D" w:rsidRPr="00C038C3">
        <w:t xml:space="preserve"> </w:t>
      </w:r>
      <w:commentRangeEnd w:id="128"/>
      <w:r w:rsidR="00256DF1">
        <w:rPr>
          <w:rStyle w:val="CommentReference"/>
        </w:rPr>
        <w:commentReference w:id="128"/>
      </w:r>
      <w:ins w:id="129" w:author="Max Lindmark" w:date="2022-04-06T20:07:00Z">
        <w:r w:rsidR="0099591C">
          <w:t>Using</w:t>
        </w:r>
      </w:ins>
      <w:ins w:id="130" w:author="Max Lindmark" w:date="2022-04-06T20:08:00Z">
        <w:r w:rsidR="00FD34CB">
          <w:t xml:space="preserve"> the approach proposed in </w:t>
        </w:r>
        <w:r w:rsidR="00FD34CB">
          <w:rPr>
            <w:noProof/>
          </w:rPr>
          <w:t>Nakagawa and Schielzeth</w:t>
        </w:r>
      </w:ins>
      <w:ins w:id="131" w:author="Max Lindmark" w:date="2022-04-06T20:07:00Z">
        <w:r w:rsidR="0099591C">
          <w:t xml:space="preserve"> </w:t>
        </w:r>
      </w:ins>
      <w:r w:rsidR="00FD34CB">
        <w:fldChar w:fldCharType="begin"/>
      </w:r>
      <w:r w:rsidR="00FD34CB">
        <w:instrText xml:space="preserve"> ADDIN ZOTERO_ITEM CSL_CITATION {"citationID":"SSHBQW4t","properties":{"formattedCitation":"(2013)","plainCitation":"(2013)","noteIndex":0},"citationItems":[{"id":3203,"uris":["http://zotero.org/users/6116610/items/4EV3E6YD"],"itemData":{"id":3203,"type":"article-journal","abstract":"The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FD34CB">
        <w:rPr>
          <w:noProof/>
        </w:rPr>
        <w:t>(2013)</w:t>
      </w:r>
      <w:r w:rsidR="00FD34CB">
        <w:fldChar w:fldCharType="end"/>
      </w:r>
      <w:ins w:id="132" w:author="Max Lindmark" w:date="2022-04-06T20:08:00Z">
        <w:r w:rsidR="00FD34CB">
          <w:t>, we calculated marginal</w:t>
        </w:r>
      </w:ins>
      <m:oMath>
        <m:r>
          <w:ins w:id="133" w:author="Max Lindmark" w:date="2022-04-06T20:08:00Z">
            <w:rPr>
              <w:rFonts w:ascii="Cambria Math" w:hAnsi="Cambria Math"/>
            </w:rPr>
            <m:t xml:space="preserve"> </m:t>
          </w:ins>
        </m:r>
        <m:sSup>
          <m:sSupPr>
            <m:ctrlPr>
              <w:ins w:id="134" w:author="Max Lindmark" w:date="2022-04-06T20:08:00Z">
                <w:rPr>
                  <w:rFonts w:ascii="Cambria Math" w:hAnsi="Cambria Math"/>
                  <w:i/>
                </w:rPr>
              </w:ins>
            </m:ctrlPr>
          </m:sSupPr>
          <m:e>
            <m:r>
              <w:ins w:id="135" w:author="Max Lindmark" w:date="2022-04-06T20:08:00Z">
                <w:rPr>
                  <w:rFonts w:ascii="Cambria Math" w:hAnsi="Cambria Math"/>
                </w:rPr>
                <m:t>R</m:t>
              </w:ins>
            </m:r>
          </m:e>
          <m:sup>
            <m:r>
              <w:ins w:id="136" w:author="Max Lindmark" w:date="2022-04-06T20:08:00Z">
                <w:rPr>
                  <w:rFonts w:ascii="Cambria Math" w:hAnsi="Cambria Math"/>
                </w:rPr>
                <m:t>2</m:t>
              </w:ins>
            </m:r>
          </m:sup>
        </m:sSup>
      </m:oMath>
      <w:ins w:id="137" w:author="Max Lindmark" w:date="2022-04-06T20:08:00Z">
        <w:r w:rsidR="00FD34CB">
          <w:t xml:space="preserve"> for fixed and random </w:t>
        </w:r>
      </w:ins>
      <w:ins w:id="138" w:author="Max Lindmark" w:date="2022-04-06T20:09:00Z">
        <w:r w:rsidR="00F5515B">
          <w:t>effects, and found that fixed effects h</w:t>
        </w:r>
      </w:ins>
      <w:ins w:id="139" w:author="Max Lindmark" w:date="2022-04-06T20:10:00Z">
        <w:r w:rsidR="00F5515B">
          <w:t xml:space="preserve">ad a marginal </w:t>
        </w:r>
      </w:ins>
      <m:oMath>
        <m:sSup>
          <m:sSupPr>
            <m:ctrlPr>
              <w:ins w:id="140" w:author="Max Lindmark" w:date="2022-04-06T20:10:00Z">
                <w:rPr>
                  <w:rFonts w:ascii="Cambria Math" w:hAnsi="Cambria Math"/>
                  <w:i/>
                </w:rPr>
              </w:ins>
            </m:ctrlPr>
          </m:sSupPr>
          <m:e>
            <m:r>
              <w:ins w:id="141" w:author="Max Lindmark" w:date="2022-04-06T20:10:00Z">
                <w:rPr>
                  <w:rFonts w:ascii="Cambria Math" w:hAnsi="Cambria Math"/>
                </w:rPr>
                <m:t>R</m:t>
              </w:ins>
            </m:r>
          </m:e>
          <m:sup>
            <m:r>
              <w:ins w:id="142" w:author="Max Lindmark" w:date="2022-04-06T20:10:00Z">
                <w:rPr>
                  <w:rFonts w:ascii="Cambria Math" w:hAnsi="Cambria Math"/>
                </w:rPr>
                <m:t>2</m:t>
              </w:ins>
            </m:r>
          </m:sup>
        </m:sSup>
      </m:oMath>
      <w:ins w:id="143" w:author="Max Lindmark" w:date="2022-04-06T20:10:00Z">
        <w:r w:rsidR="00F5515B">
          <w:t xml:space="preserve"> of </w:t>
        </w:r>
        <w:r w:rsidR="00F5515B" w:rsidRPr="00F5515B">
          <w:t>0.039</w:t>
        </w:r>
        <w:r w:rsidR="00F5515B">
          <w:t xml:space="preserve">, while random effects had a marginal </w:t>
        </w:r>
      </w:ins>
      <m:oMath>
        <m:sSup>
          <m:sSupPr>
            <m:ctrlPr>
              <w:ins w:id="144" w:author="Max Lindmark" w:date="2022-04-06T20:10:00Z">
                <w:rPr>
                  <w:rFonts w:ascii="Cambria Math" w:hAnsi="Cambria Math"/>
                  <w:i/>
                </w:rPr>
              </w:ins>
            </m:ctrlPr>
          </m:sSupPr>
          <m:e>
            <m:r>
              <w:ins w:id="145" w:author="Max Lindmark" w:date="2022-04-06T20:10:00Z">
                <w:rPr>
                  <w:rFonts w:ascii="Cambria Math" w:hAnsi="Cambria Math"/>
                </w:rPr>
                <m:t>R</m:t>
              </w:ins>
            </m:r>
          </m:e>
          <m:sup>
            <m:r>
              <w:ins w:id="146" w:author="Max Lindmark" w:date="2022-04-06T20:10:00Z">
                <w:rPr>
                  <w:rFonts w:ascii="Cambria Math" w:hAnsi="Cambria Math"/>
                </w:rPr>
                <m:t>2</m:t>
              </w:ins>
            </m:r>
          </m:sup>
        </m:sSup>
      </m:oMath>
      <w:ins w:id="147" w:author="Max Lindmark" w:date="2022-04-06T20:10:00Z">
        <w:r w:rsidR="00F5515B">
          <w:t xml:space="preserve"> of </w:t>
        </w:r>
      </w:ins>
      <w:ins w:id="148" w:author="Max Lindmark" w:date="2022-04-06T20:11:00Z">
        <w:r w:rsidR="00F5515B" w:rsidRPr="00F5515B">
          <w:t>0.27</w:t>
        </w:r>
        <w:r w:rsidR="00E67DA6">
          <w:t xml:space="preserve"> </w:t>
        </w:r>
        <w:r w:rsidR="00FD115F">
          <w:t>(</w:t>
        </w:r>
        <w:r w:rsidR="00B067D8">
          <w:t xml:space="preserve">of which the time-varying intercepts, spatial random effects and spatiotemporal random effects contributed with </w:t>
        </w:r>
      </w:ins>
      <w:ins w:id="149" w:author="Max Lindmark" w:date="2022-04-06T20:12:00Z">
        <w:r w:rsidR="00B067D8">
          <w:t>0.06, 0.07 and 0.14, respectively</w:t>
        </w:r>
      </w:ins>
      <w:ins w:id="150" w:author="Max Lindmark" w:date="2022-04-06T20:11:00Z">
        <w:r w:rsidR="00FD115F">
          <w:t xml:space="preserve">). </w:t>
        </w:r>
        <w:r w:rsidR="00F5515B">
          <w:t xml:space="preserve"> </w:t>
        </w:r>
      </w:ins>
      <w:commentRangeStart w:id="151"/>
      <w:commentRangeStart w:id="152"/>
      <w:r w:rsidR="00A502F9" w:rsidRPr="00C038C3">
        <w:t xml:space="preserve">This </w:t>
      </w:r>
      <w:r w:rsidR="00A502F9">
        <w:t xml:space="preserve">suggests </w:t>
      </w:r>
      <w:r w:rsidR="00A502F9" w:rsidRPr="00C038C3">
        <w:t>considerable variation in space</w:t>
      </w:r>
      <w:ins w:id="153" w:author="Max Lindmark" w:date="2022-04-06T20:13:00Z">
        <w:r w:rsidR="00A502F9">
          <w:t xml:space="preserve"> and time</w:t>
        </w:r>
      </w:ins>
      <w:r w:rsidR="00A502F9">
        <w:t xml:space="preserve"> due to latent factors</w:t>
      </w:r>
      <w:r w:rsidR="00A502F9" w:rsidRPr="00C038C3">
        <w:t xml:space="preserve">, </w:t>
      </w:r>
      <w:r w:rsidR="00A502F9">
        <w:t xml:space="preserve">as well as </w:t>
      </w:r>
      <w:r w:rsidR="00A502F9" w:rsidRPr="00C038C3">
        <w:t>changes</w:t>
      </w:r>
      <w:r w:rsidR="00A502F9">
        <w:t xml:space="preserve"> of spatial</w:t>
      </w:r>
      <w:r w:rsidR="00A502F9" w:rsidRPr="00C038C3">
        <w:t xml:space="preserve"> variation through time, that cannot </w:t>
      </w:r>
      <w:r w:rsidR="00A502F9">
        <w:t xml:space="preserve">be </w:t>
      </w:r>
      <w:r w:rsidR="00A502F9" w:rsidRPr="00C038C3">
        <w:t>explain</w:t>
      </w:r>
      <w:r w:rsidR="00A502F9">
        <w:t>ed by available</w:t>
      </w:r>
      <w:r w:rsidR="00A502F9" w:rsidRPr="00C038C3">
        <w:t xml:space="preserve"> covariates</w:t>
      </w:r>
      <w:r w:rsidR="00A502F9">
        <w:t>.</w:t>
      </w:r>
      <w:commentRangeEnd w:id="151"/>
      <w:r w:rsidR="00A502F9">
        <w:rPr>
          <w:rStyle w:val="CommentReference"/>
        </w:rPr>
        <w:commentReference w:id="151"/>
      </w:r>
      <w:commentRangeEnd w:id="152"/>
      <w:r w:rsidR="00A502F9">
        <w:rPr>
          <w:rStyle w:val="CommentReference"/>
        </w:rPr>
        <w:commentReference w:id="152"/>
      </w:r>
    </w:p>
    <w:p w14:paraId="7D6C2F60" w14:textId="38DA6169" w:rsidR="00C7134E" w:rsidRDefault="00A61375" w:rsidP="005D7A45">
      <w:pPr>
        <w:spacing w:line="480" w:lineRule="auto"/>
        <w:ind w:firstLine="284"/>
        <w:contextualSpacing/>
        <w:mirrorIndents/>
        <w:jc w:val="both"/>
      </w:pPr>
      <w:r>
        <w:t>W</w:t>
      </w:r>
      <w:commentRangeStart w:id="154"/>
      <w:commentRangeStart w:id="155"/>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where: </w:t>
      </w:r>
      <w:r w:rsidR="0000397F">
        <w:t xml:space="preserve">only </w:t>
      </w:r>
      <w:r w:rsidR="002020C6">
        <w:t xml:space="preserve">cod above 30 cm, below 30 cm, </w:t>
      </w:r>
      <w:r w:rsidR="003F4DE5">
        <w:t xml:space="preserve">omitting </w:t>
      </w:r>
      <w:r w:rsidR="000C4060">
        <w:t>subdivision 24 (</w:t>
      </w:r>
      <w:r w:rsidR="003F4DE5">
        <w:t>the mixing zone with western Baltic cod</w:t>
      </w:r>
      <w:r w:rsidR="000C4060">
        <w:t>)</w:t>
      </w:r>
      <w:r w:rsidR="00256DF1">
        <w:t>,</w:t>
      </w:r>
      <w:r w:rsidR="00576743">
        <w:t xml:space="preserve"> </w:t>
      </w:r>
      <w:r w:rsidR="00C273B5">
        <w:t>and</w:t>
      </w:r>
      <w:r w:rsidR="003F4DE5">
        <w:t xml:space="preserve"> </w:t>
      </w:r>
      <w:commentRangeStart w:id="156"/>
      <w:commentRangeStart w:id="157"/>
      <w:r w:rsidR="00532E4D">
        <w:t xml:space="preserve">including only </w:t>
      </w:r>
      <w:r w:rsidR="00AA55EE">
        <w:t xml:space="preserve">grid-points </w:t>
      </w:r>
      <w:r w:rsidR="00532E4D">
        <w:t xml:space="preserve">with cod above a </w:t>
      </w:r>
      <w:r w:rsidR="00532E4D">
        <w:lastRenderedPageBreak/>
        <w:t>certain threshold when calculating</w:t>
      </w:r>
      <w:r w:rsidR="00E8131A">
        <w:t xml:space="preserve"> </w:t>
      </w:r>
      <w:r w:rsidR="003870E0">
        <w:t xml:space="preserve">median variables across the </w:t>
      </w:r>
      <w:r w:rsidR="00532E4D">
        <w:t>ICES rectangle</w:t>
      </w:r>
      <w:r w:rsidR="00B442DF">
        <w:t>.</w:t>
      </w:r>
      <w:r w:rsidR="003F4DE5">
        <w:t xml:space="preserve"> </w:t>
      </w:r>
      <w:commentRangeEnd w:id="156"/>
      <w:r w:rsidR="00576743">
        <w:rPr>
          <w:rStyle w:val="CommentReference"/>
        </w:rPr>
        <w:commentReference w:id="156"/>
      </w:r>
      <w:commentRangeEnd w:id="157"/>
      <w:r w:rsidR="002020C6">
        <w:rPr>
          <w:rStyle w:val="CommentReference"/>
        </w:rPr>
        <w:commentReference w:id="157"/>
      </w:r>
      <w:r w:rsidR="008C7305">
        <w:t>(</w:t>
      </w:r>
      <w:r w:rsidR="00987AFB" w:rsidRPr="00C038C3">
        <w:rPr>
          <w:i/>
          <w:iCs/>
        </w:rPr>
        <w:t>SI Appendix</w:t>
      </w:r>
      <w:r w:rsidR="00780631">
        <w:rPr>
          <w:i/>
          <w:iCs/>
        </w:rPr>
        <w:t>,</w:t>
      </w:r>
      <w:r w:rsidR="00987AFB">
        <w:t xml:space="preserve"> </w:t>
      </w:r>
      <w:r w:rsidR="008C7305">
        <w:t>Fig. S</w:t>
      </w:r>
      <w:r w:rsidR="00391B55">
        <w:t>1</w:t>
      </w:r>
      <w:r w:rsidR="009B25CE">
        <w:t>1</w:t>
      </w:r>
      <w:r w:rsidR="008C7305">
        <w:t>)</w:t>
      </w:r>
      <w:r w:rsidR="00541A26">
        <w:t>.</w:t>
      </w:r>
      <w:r w:rsidR="00774060">
        <w:t xml:space="preserve"> </w:t>
      </w:r>
      <w:commentRangeEnd w:id="154"/>
      <w:r w:rsidR="00D73E63">
        <w:rPr>
          <w:rStyle w:val="CommentReference"/>
        </w:rPr>
        <w:commentReference w:id="154"/>
      </w:r>
      <w:commentRangeEnd w:id="155"/>
      <w:r w:rsidR="00E605E6">
        <w:rPr>
          <w:rStyle w:val="CommentReference"/>
        </w:rPr>
        <w:commentReference w:id="155"/>
      </w:r>
      <w:r w:rsidR="00774060">
        <w:t>However,</w:t>
      </w:r>
      <w:r w:rsidR="008855F3">
        <w:t xml:space="preserve"> the model coefficients </w:t>
      </w:r>
      <w:r w:rsidR="00D0415C">
        <w:t xml:space="preserve">were similar </w:t>
      </w:r>
      <w:r w:rsidR="006264A7">
        <w:t xml:space="preserve">across all models. </w:t>
      </w:r>
    </w:p>
    <w:p w14:paraId="4DB28C82" w14:textId="77777777" w:rsidR="00235A6C" w:rsidRDefault="00B71DDC" w:rsidP="00552801">
      <w:pPr>
        <w:spacing w:line="480" w:lineRule="auto"/>
        <w:ind w:firstLine="284"/>
        <w:contextualSpacing/>
        <w:mirrorIndents/>
        <w:jc w:val="both"/>
        <w:rPr>
          <w:ins w:id="158" w:author="Max Lindmark" w:date="2022-04-12T16:02:00Z"/>
        </w:rPr>
      </w:pPr>
      <w:commentRangeStart w:id="159"/>
      <w:commentRangeStart w:id="160"/>
      <w:r>
        <w:t>The</w:t>
      </w:r>
      <w:commentRangeEnd w:id="159"/>
      <w:r w:rsidR="00705D39">
        <w:rPr>
          <w:rStyle w:val="CommentReference"/>
        </w:rPr>
        <w:commentReference w:id="159"/>
      </w:r>
      <w:commentRangeEnd w:id="160"/>
      <w:r w:rsidR="00062355">
        <w:rPr>
          <w:rStyle w:val="CommentReference"/>
        </w:rPr>
        <w:commentReference w:id="160"/>
      </w:r>
      <w:r>
        <w:t xml:space="preserve"> median depth and oxygen (depth and oxygen in the environment weighted by the predicted biomass density of cod</w:t>
      </w:r>
      <w:ins w:id="161" w:author="Max Lindmark" w:date="2022-04-12T15:36:00Z">
        <w:r w:rsidR="00EE1953">
          <w:t xml:space="preserve"> at location</w:t>
        </w:r>
      </w:ins>
      <w:r w:rsidR="007C3EA5">
        <w:t xml:space="preserve">, Fig. </w:t>
      </w:r>
      <w:r w:rsidR="00BB7631">
        <w:t>4</w:t>
      </w:r>
      <w:ins w:id="162" w:author="Max Lindmark" w:date="2022-04-12T15:36:00Z">
        <w:r w:rsidR="00EE1953">
          <w:t>C</w:t>
        </w:r>
      </w:ins>
      <w:r w:rsidR="00C96209">
        <w:t xml:space="preserve">) </w:t>
      </w:r>
      <w:r w:rsidR="00E12756">
        <w:t xml:space="preserve">got deeper or </w:t>
      </w:r>
      <w:r w:rsidR="00427DD5">
        <w:t>decline</w:t>
      </w:r>
      <w:r w:rsidR="00A818F0">
        <w:t>d</w:t>
      </w:r>
      <w:r w:rsidR="00427DD5">
        <w:t xml:space="preserve"> throughout the time period </w:t>
      </w:r>
      <w:r w:rsidR="00274187" w:rsidRPr="00C038C3">
        <w:t xml:space="preserve">(Fig. </w:t>
      </w:r>
      <w:r w:rsidR="00257BAF">
        <w:t>5</w:t>
      </w:r>
      <w:ins w:id="163" w:author="Max Lindmark" w:date="2022-04-12T15:36:00Z">
        <w:r w:rsidR="00EE1953">
          <w:t>C-D</w:t>
        </w:r>
      </w:ins>
      <w:r w:rsidR="00274187" w:rsidRPr="00C038C3">
        <w:t>)</w:t>
      </w:r>
      <w:r w:rsidR="0090361F">
        <w:t xml:space="preserve">, though the population again </w:t>
      </w:r>
      <w:r w:rsidR="00FA1F6C">
        <w:t>occupied slightly shallowe</w:t>
      </w:r>
      <w:r w:rsidR="00DD7A11">
        <w:t>r</w:t>
      </w:r>
      <w:r w:rsidR="00FA1F6C">
        <w:t xml:space="preserve"> waters </w:t>
      </w:r>
      <w:r w:rsidR="009915BE">
        <w:t>in the last 3 years of the time series</w:t>
      </w:r>
      <w:ins w:id="164" w:author="Max Lindmark" w:date="2022-04-07T09:52:00Z">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 xml:space="preserve">19-S21 </w:t>
        </w:r>
      </w:ins>
      <w:ins w:id="165" w:author="Max Lindmark" w:date="2022-04-07T09:53:00Z">
        <w:r w:rsidR="00CD491A">
          <w:rPr>
            <w:color w:val="000000" w:themeColor="text1"/>
          </w:rPr>
          <w:t>for results split by subdivision</w:t>
        </w:r>
        <w:r w:rsidR="006D329B">
          <w:rPr>
            <w:color w:val="000000" w:themeColor="text1"/>
          </w:rPr>
          <w:t>,</w:t>
        </w:r>
      </w:ins>
      <w:ins w:id="166" w:author="Max Lindmark" w:date="2022-04-07T09:54:00Z">
        <w:r w:rsidR="006D329B">
          <w:rPr>
            <w:color w:val="000000" w:themeColor="text1"/>
          </w:rPr>
          <w:t xml:space="preserve"> </w:t>
        </w:r>
      </w:ins>
      <w:ins w:id="167" w:author="Max Lindmark" w:date="2022-04-07T09:55:00Z">
        <w:r w:rsidR="00693513">
          <w:rPr>
            <w:color w:val="000000" w:themeColor="text1"/>
          </w:rPr>
          <w:t>Fig. S2</w:t>
        </w:r>
      </w:ins>
      <w:ins w:id="168" w:author="Max Lindmark" w:date="2022-04-07T09:58:00Z">
        <w:r w:rsidR="00CC500F">
          <w:rPr>
            <w:color w:val="000000" w:themeColor="text1"/>
          </w:rPr>
          <w:t>4</w:t>
        </w:r>
      </w:ins>
      <w:ins w:id="169" w:author="Max Lindmark" w:date="2022-04-07T09:55:00Z">
        <w:r w:rsidR="00693513">
          <w:rPr>
            <w:color w:val="000000" w:themeColor="text1"/>
          </w:rPr>
          <w:t xml:space="preserve"> for </w:t>
        </w:r>
      </w:ins>
      <w:ins w:id="170" w:author="Max Lindmark" w:date="2022-04-07T09:56:00Z">
        <w:r w:rsidR="00693513">
          <w:rPr>
            <w:color w:val="000000" w:themeColor="text1"/>
          </w:rPr>
          <w:t xml:space="preserve">the corresponding analysis on temperature, </w:t>
        </w:r>
        <w:r w:rsidR="003A1233">
          <w:rPr>
            <w:color w:val="000000" w:themeColor="text1"/>
          </w:rPr>
          <w:t xml:space="preserve">and </w:t>
        </w:r>
      </w:ins>
      <w:ins w:id="171" w:author="Max Lindmark" w:date="2022-04-07T09:54:00Z">
        <w:r w:rsidR="006D329B">
          <w:rPr>
            <w:color w:val="000000" w:themeColor="text1"/>
          </w:rPr>
          <w:t>Fig. S18 for a marginal effects plot of the biomass density model</w:t>
        </w:r>
      </w:ins>
      <w:ins w:id="172" w:author="Max Lindmark" w:date="2022-04-07T09:53:00Z">
        <w:r w:rsidR="00CD491A">
          <w:rPr>
            <w:color w:val="000000" w:themeColor="text1"/>
          </w:rPr>
          <w:t>)</w:t>
        </w:r>
      </w:ins>
      <w:r w:rsidR="0002138D" w:rsidRPr="00C038C3">
        <w:t xml:space="preserve">. </w:t>
      </w:r>
    </w:p>
    <w:p w14:paraId="1CD83A5D" w14:textId="5607EE28" w:rsidR="00FA2041" w:rsidRPr="00C038C3" w:rsidRDefault="0002138D" w:rsidP="00235A6C">
      <w:pPr>
        <w:spacing w:line="480" w:lineRule="auto"/>
        <w:ind w:firstLine="284"/>
        <w:contextualSpacing/>
        <w:mirrorIndents/>
        <w:jc w:val="both"/>
      </w:pPr>
      <w:commentRangeStart w:id="173"/>
      <w:del w:id="174" w:author="Max Lindmark" w:date="2022-04-12T16:02:00Z">
        <w:r w:rsidRPr="00C038C3" w:rsidDel="00235A6C">
          <w:delText xml:space="preserve">However, the contribution </w:delText>
        </w:r>
        <w:r w:rsidR="00D10168" w:rsidDel="00235A6C">
          <w:delText xml:space="preserve">of depth and oxygen changes </w:delText>
        </w:r>
        <w:r w:rsidRPr="00C038C3" w:rsidDel="00235A6C">
          <w:delText xml:space="preserve">to the </w:delText>
        </w:r>
        <w:r w:rsidR="00AD641F" w:rsidRPr="00C038C3" w:rsidDel="00235A6C">
          <w:delText>decline over time</w:delText>
        </w:r>
        <w:r w:rsidR="000A639B" w:rsidRPr="00C038C3" w:rsidDel="00235A6C">
          <w:delText xml:space="preserve"> </w:delText>
        </w:r>
        <w:r w:rsidR="00CA513C" w:rsidDel="00235A6C">
          <w:delText>was</w:delText>
        </w:r>
        <w:r w:rsidR="000A639B" w:rsidRPr="00C038C3" w:rsidDel="00235A6C">
          <w:delText xml:space="preserve"> likely minor</w:delText>
        </w:r>
        <w:commentRangeEnd w:id="173"/>
        <w:r w:rsidR="00E204A9" w:rsidDel="00235A6C">
          <w:rPr>
            <w:rStyle w:val="CommentReference"/>
          </w:rPr>
          <w:commentReference w:id="173"/>
        </w:r>
        <w:r w:rsidR="00C43D0C" w:rsidRPr="00C038C3" w:rsidDel="00235A6C">
          <w:delText>.</w:delText>
        </w:r>
        <w:r w:rsidR="001E4D63" w:rsidDel="00235A6C">
          <w:delText xml:space="preserve"> </w:delText>
        </w:r>
        <w:r w:rsidR="001F54E5" w:rsidRPr="00C038C3" w:rsidDel="00235A6C">
          <w:delText xml:space="preserve">For instance, </w:delText>
        </w:r>
        <w:r w:rsidR="00EA6AE7" w:rsidRPr="00C038C3" w:rsidDel="00235A6C">
          <w:delText>t</w:delText>
        </w:r>
      </w:del>
      <w:ins w:id="175" w:author="Max Lindmark" w:date="2022-04-12T16:02:00Z">
        <w:r w:rsidR="00235A6C">
          <w:t>T</w:t>
        </w:r>
      </w:ins>
      <w:r w:rsidR="00F71A4A" w:rsidRPr="00C038C3">
        <w:t>he standardized effect size for o</w:t>
      </w:r>
      <w:r w:rsidR="00857314" w:rsidRPr="00C038C3">
        <w:t xml:space="preserve">xygen </w:t>
      </w:r>
      <w:r w:rsidR="00CA513C">
        <w:t>was</w:t>
      </w:r>
      <w:r w:rsidR="00857314" w:rsidRPr="00C038C3">
        <w:t xml:space="preserve"> </w:t>
      </w:r>
      <w:r w:rsidR="00600CCA" w:rsidRPr="00C038C3">
        <w:t>0.</w:t>
      </w:r>
      <w:r w:rsidR="00DD7A11" w:rsidRPr="00C038C3">
        <w:t>00</w:t>
      </w:r>
      <w:r w:rsidR="00DD7A11">
        <w:t>35</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r w:rsidR="004815EF">
        <w:t xml:space="preserve">the Le Cren condition factor </w:t>
      </w:r>
      <w:commentRangeStart w:id="176"/>
      <w:commentRangeStart w:id="177"/>
      <w:commentRangeStart w:id="178"/>
      <w:commentRangeStart w:id="179"/>
      <w:commentRangeStart w:id="180"/>
      <w:r w:rsidR="00B31670" w:rsidRPr="00C038C3">
        <w:t>increase</w:t>
      </w:r>
      <w:r w:rsidR="00CA513C">
        <w:t>d</w:t>
      </w:r>
      <w:r w:rsidR="00B31670" w:rsidRPr="00C038C3">
        <w:t xml:space="preserve"> by </w:t>
      </w:r>
      <w:r w:rsidR="004B5771" w:rsidRPr="00C038C3">
        <w:t>0.</w:t>
      </w:r>
      <w:r w:rsidR="00992C49">
        <w:t>3</w:t>
      </w:r>
      <w:r w:rsidR="00FB77A5">
        <w:t>5</w:t>
      </w:r>
      <w:r w:rsidR="00B31670" w:rsidRPr="00C038C3">
        <w:t>%</w:t>
      </w:r>
      <w:commentRangeEnd w:id="176"/>
      <w:r w:rsidR="00150557" w:rsidRPr="00C038C3">
        <w:rPr>
          <w:rStyle w:val="CommentReference"/>
        </w:rPr>
        <w:commentReference w:id="176"/>
      </w:r>
      <w:commentRangeEnd w:id="177"/>
      <w:r w:rsidR="00D649B9" w:rsidRPr="00C038C3">
        <w:rPr>
          <w:rStyle w:val="CommentReference"/>
        </w:rPr>
        <w:commentReference w:id="177"/>
      </w:r>
      <w:commentRangeEnd w:id="178"/>
      <w:r w:rsidR="00770039">
        <w:rPr>
          <w:rStyle w:val="CommentReference"/>
        </w:rPr>
        <w:commentReference w:id="178"/>
      </w:r>
      <w:commentRangeEnd w:id="179"/>
      <w:r w:rsidR="00F35F9F">
        <w:rPr>
          <w:rStyle w:val="CommentReference"/>
        </w:rPr>
        <w:commentReference w:id="179"/>
      </w:r>
      <w:commentRangeEnd w:id="180"/>
      <w:r w:rsidR="002445D2">
        <w:rPr>
          <w:rStyle w:val="CommentReference"/>
        </w:rPr>
        <w:commentReference w:id="180"/>
      </w:r>
      <w:r w:rsidR="00B31670" w:rsidRPr="00C038C3">
        <w:t xml:space="preserve">. </w:t>
      </w:r>
      <w:r w:rsidR="00D2662D" w:rsidRPr="00C038C3">
        <w:t>As a comparison, t</w:t>
      </w:r>
      <w:r w:rsidR="007A6A37" w:rsidRPr="00C038C3">
        <w:t xml:space="preserve">he average oxygen concentration </w:t>
      </w:r>
      <w:r w:rsidR="000332F2" w:rsidRPr="00C038C3">
        <w:t xml:space="preserve">in the </w:t>
      </w:r>
      <w:r w:rsidR="00FA3485" w:rsidRPr="00C038C3">
        <w:t xml:space="preserve">environment </w:t>
      </w:r>
      <w:r w:rsidR="007A6A37" w:rsidRPr="00C038C3">
        <w:t>decline</w:t>
      </w:r>
      <w:r w:rsidR="002436DE" w:rsidRPr="00C038C3">
        <w:t>d</w:t>
      </w:r>
      <w:r w:rsidR="007A6A37" w:rsidRPr="00C038C3">
        <w:t xml:space="preserve"> by </w:t>
      </w:r>
      <w:r w:rsidR="00AB3470" w:rsidRPr="00C038C3">
        <w:t xml:space="preserve">approximately </w:t>
      </w:r>
      <w:r w:rsidR="00BA31B7" w:rsidRPr="00C038C3">
        <w:t>0.</w:t>
      </w:r>
      <w:r w:rsidR="002634E3" w:rsidRPr="00C038C3">
        <w:t>65</w:t>
      </w:r>
      <w:r w:rsidR="00BA31B7" w:rsidRPr="00C038C3">
        <w:t xml:space="preserve"> </w:t>
      </w:r>
      <w:r w:rsidR="00B21495" w:rsidRPr="00C038C3">
        <w:rPr>
          <w:iCs/>
        </w:rPr>
        <w:t>ml/L</w:t>
      </w:r>
      <w:r w:rsidR="00B71752" w:rsidRPr="00C038C3">
        <w:t xml:space="preserve"> </w:t>
      </w:r>
      <w:r w:rsidR="005E694E" w:rsidRPr="00C038C3">
        <w:t>b</w:t>
      </w:r>
      <w:r w:rsidR="00AF57A4" w:rsidRPr="00C038C3">
        <w:t xml:space="preserve">etween 1993 and </w:t>
      </w:r>
      <w:r w:rsidR="009069FF" w:rsidRPr="00C038C3">
        <w:t>the lowest</w:t>
      </w:r>
      <w:r w:rsidR="00116ACD" w:rsidRPr="00C038C3">
        <w:t xml:space="preserve"> in 2006</w:t>
      </w:r>
      <w:r w:rsidR="009069FF" w:rsidRPr="00C038C3">
        <w:t xml:space="preserve"> </w:t>
      </w:r>
      <w:r w:rsidR="00AF57A4" w:rsidRPr="00C038C3">
        <w:t xml:space="preserve">(Fig. </w:t>
      </w:r>
      <w:r w:rsidR="00FA0AA6">
        <w:t>5</w:t>
      </w:r>
      <w:r w:rsidR="00CD345B" w:rsidRPr="00C038C3">
        <w:t>C</w:t>
      </w:r>
      <w:r w:rsidR="00125EFE">
        <w:t>–</w:t>
      </w:r>
      <w:r w:rsidR="00A63329" w:rsidRPr="00C038C3">
        <w:t>D</w:t>
      </w:r>
      <w:r w:rsidR="00B528B5">
        <w:t xml:space="preserve">. </w:t>
      </w:r>
      <w:r w:rsidR="00F90DC6">
        <w:t>The biomass-</w:t>
      </w:r>
      <w:r w:rsidR="00B528B5">
        <w:t xml:space="preserve">weighted </w:t>
      </w:r>
      <w:r w:rsidR="00B528B5" w:rsidRPr="00C038C3">
        <w:t>oxygen concentration</w:t>
      </w:r>
      <w:r w:rsidR="00B528B5">
        <w:t xml:space="preserve"> </w:t>
      </w:r>
      <w:r w:rsidR="00EA649E">
        <w:t>declined more steadily</w:t>
      </w:r>
      <w:r w:rsidR="001B3033">
        <w:t xml:space="preserve"> </w:t>
      </w:r>
      <w:r w:rsidR="001B3033" w:rsidRPr="006A1B34">
        <w:t>(</w:t>
      </w:r>
      <w:r w:rsidR="006A1B34" w:rsidRPr="005543FD">
        <w:t>approximately 1 ml/L between 1993 and 2019</w:t>
      </w:r>
      <w:r w:rsidR="0003104A">
        <w:t>)</w:t>
      </w:r>
      <w:ins w:id="181" w:author="Max Lindmark" w:date="2022-04-12T16:03:00Z">
        <w:r w:rsidR="00235A6C">
          <w:t>.</w:t>
        </w:r>
      </w:ins>
      <w:del w:id="182" w:author="Max Lindmark" w:date="2022-04-12T16:03:00Z">
        <w:r w:rsidR="00766A76" w:rsidDel="00235A6C">
          <w:delText>,</w:delText>
        </w:r>
      </w:del>
      <w:r w:rsidR="00766A76">
        <w:t xml:space="preserve"> </w:t>
      </w:r>
      <w:del w:id="183" w:author="Max Lindmark" w:date="2022-04-12T16:03:00Z">
        <w:r w:rsidR="00766A76" w:rsidRPr="00235A6C" w:rsidDel="00235A6C">
          <w:rPr>
            <w:highlight w:val="yellow"/>
            <w:rPrChange w:id="184" w:author="Max Lindmark" w:date="2022-04-12T16:04:00Z">
              <w:rPr/>
            </w:rPrChange>
          </w:rPr>
          <w:delText xml:space="preserve">but </w:delText>
        </w:r>
        <w:commentRangeStart w:id="185"/>
        <w:r w:rsidR="00766A76" w:rsidRPr="00235A6C" w:rsidDel="00235A6C">
          <w:rPr>
            <w:highlight w:val="yellow"/>
            <w:rPrChange w:id="186" w:author="Max Lindmark" w:date="2022-04-12T16:04:00Z">
              <w:rPr/>
            </w:rPrChange>
          </w:rPr>
          <w:delText>s</w:delText>
        </w:r>
        <w:r w:rsidR="005F6C13" w:rsidRPr="00235A6C" w:rsidDel="00235A6C">
          <w:rPr>
            <w:highlight w:val="yellow"/>
            <w:rPrChange w:id="187" w:author="Max Lindmark" w:date="2022-04-12T16:04:00Z">
              <w:rPr/>
            </w:rPrChange>
          </w:rPr>
          <w:delText xml:space="preserve">till, </w:delText>
        </w:r>
        <w:r w:rsidR="00534469" w:rsidRPr="00235A6C" w:rsidDel="00235A6C">
          <w:rPr>
            <w:highlight w:val="yellow"/>
            <w:rPrChange w:id="188" w:author="Max Lindmark" w:date="2022-04-12T16:04:00Z">
              <w:rPr/>
            </w:rPrChange>
          </w:rPr>
          <w:delText xml:space="preserve">the contribution to the </w:delText>
        </w:r>
        <w:r w:rsidR="000B0607" w:rsidRPr="00235A6C" w:rsidDel="00235A6C">
          <w:rPr>
            <w:highlight w:val="yellow"/>
            <w:rPrChange w:id="189" w:author="Max Lindmark" w:date="2022-04-12T16:04:00Z">
              <w:rPr/>
            </w:rPrChange>
          </w:rPr>
          <w:delText>14</w:delText>
        </w:r>
        <w:r w:rsidR="00534469" w:rsidRPr="00235A6C" w:rsidDel="00235A6C">
          <w:rPr>
            <w:highlight w:val="yellow"/>
            <w:rPrChange w:id="190" w:author="Max Lindmark" w:date="2022-04-12T16:04:00Z">
              <w:rPr/>
            </w:rPrChange>
          </w:rPr>
          <w:delText>% decline in the</w:delText>
        </w:r>
        <w:r w:rsidR="000B0607" w:rsidRPr="00235A6C" w:rsidDel="00235A6C">
          <w:rPr>
            <w:highlight w:val="yellow"/>
            <w:rPrChange w:id="191" w:author="Max Lindmark" w:date="2022-04-12T16:04:00Z">
              <w:rPr/>
            </w:rPrChange>
          </w:rPr>
          <w:delText xml:space="preserve"> Le Cren </w:delText>
        </w:r>
        <w:r w:rsidR="00534469" w:rsidRPr="00235A6C" w:rsidDel="00235A6C">
          <w:rPr>
            <w:highlight w:val="yellow"/>
            <w:rPrChange w:id="192" w:author="Max Lindmark" w:date="2022-04-12T16:04:00Z">
              <w:rPr/>
            </w:rPrChange>
          </w:rPr>
          <w:delText xml:space="preserve">condition factor is likely </w:delText>
        </w:r>
        <w:r w:rsidR="004469B3" w:rsidRPr="00235A6C" w:rsidDel="00235A6C">
          <w:rPr>
            <w:highlight w:val="yellow"/>
            <w:rPrChange w:id="193" w:author="Max Lindmark" w:date="2022-04-12T16:04:00Z">
              <w:rPr/>
            </w:rPrChange>
          </w:rPr>
          <w:delText>low</w:delText>
        </w:r>
        <w:commentRangeEnd w:id="185"/>
        <w:r w:rsidR="00E204A9" w:rsidRPr="00235A6C" w:rsidDel="00235A6C">
          <w:rPr>
            <w:rStyle w:val="CommentReference"/>
            <w:highlight w:val="yellow"/>
            <w:rPrChange w:id="194" w:author="Max Lindmark" w:date="2022-04-12T16:04:00Z">
              <w:rPr>
                <w:rStyle w:val="CommentReference"/>
              </w:rPr>
            </w:rPrChange>
          </w:rPr>
          <w:commentReference w:id="185"/>
        </w:r>
        <w:r w:rsidR="008053FD" w:rsidRPr="00235A6C" w:rsidDel="00235A6C">
          <w:rPr>
            <w:highlight w:val="yellow"/>
            <w:rPrChange w:id="195" w:author="Max Lindmark" w:date="2022-04-12T16:04:00Z">
              <w:rPr/>
            </w:rPrChange>
          </w:rPr>
          <w:delText xml:space="preserve">, as </w:delText>
        </w:r>
        <w:r w:rsidR="003D32AC" w:rsidRPr="00235A6C" w:rsidDel="00235A6C">
          <w:rPr>
            <w:highlight w:val="yellow"/>
            <w:rPrChange w:id="196" w:author="Max Lindmark" w:date="2022-04-12T16:04:00Z">
              <w:rPr/>
            </w:rPrChange>
          </w:rPr>
          <w:delText>t</w:delText>
        </w:r>
      </w:del>
      <w:ins w:id="197" w:author="Max Lindmark" w:date="2022-04-12T16:03:00Z">
        <w:r w:rsidR="00235A6C" w:rsidRPr="00235A6C">
          <w:rPr>
            <w:highlight w:val="yellow"/>
            <w:rPrChange w:id="198" w:author="Max Lindmark" w:date="2022-04-12T16:04:00Z">
              <w:rPr/>
            </w:rPrChange>
          </w:rPr>
          <w:t>T</w:t>
        </w:r>
      </w:ins>
      <w:r w:rsidR="003D32AC" w:rsidRPr="00235A6C">
        <w:rPr>
          <w:highlight w:val="yellow"/>
          <w:rPrChange w:id="199" w:author="Max Lindmark" w:date="2022-04-12T16:04:00Z">
            <w:rPr/>
          </w:rPrChange>
        </w:rPr>
        <w:t>he change in experienced oxygen</w:t>
      </w:r>
      <w:r w:rsidR="00A6307E" w:rsidRPr="00235A6C">
        <w:rPr>
          <w:highlight w:val="yellow"/>
          <w:rPrChange w:id="200" w:author="Max Lindmark" w:date="2022-04-12T16:04:00Z">
            <w:rPr/>
          </w:rPrChange>
        </w:rPr>
        <w:t xml:space="preserve"> </w:t>
      </w:r>
      <w:del w:id="201" w:author="Max Lindmark" w:date="2022-04-12T16:03:00Z">
        <w:r w:rsidR="00A6307E" w:rsidRPr="00235A6C" w:rsidDel="00235A6C">
          <w:rPr>
            <w:highlight w:val="yellow"/>
            <w:rPrChange w:id="202" w:author="Max Lindmark" w:date="2022-04-12T16:04:00Z">
              <w:rPr/>
            </w:rPrChange>
          </w:rPr>
          <w:delText xml:space="preserve">only </w:delText>
        </w:r>
      </w:del>
      <w:r w:rsidR="00A6307E" w:rsidRPr="00235A6C">
        <w:rPr>
          <w:highlight w:val="yellow"/>
          <w:rPrChange w:id="203" w:author="Max Lindmark" w:date="2022-04-12T16:04:00Z">
            <w:rPr/>
          </w:rPrChange>
        </w:rPr>
        <w:t xml:space="preserve">corresponds to </w:t>
      </w:r>
      <w:r w:rsidR="0024042F" w:rsidRPr="00235A6C">
        <w:rPr>
          <w:highlight w:val="yellow"/>
          <w:rPrChange w:id="204" w:author="Max Lindmark" w:date="2022-04-12T16:04:00Z">
            <w:rPr/>
          </w:rPrChange>
        </w:rPr>
        <w:t xml:space="preserve">a </w:t>
      </w:r>
      <w:r w:rsidR="00BA0609" w:rsidRPr="00235A6C">
        <w:rPr>
          <w:highlight w:val="yellow"/>
          <w:rPrChange w:id="205" w:author="Max Lindmark" w:date="2022-04-12T16:04:00Z">
            <w:rPr/>
          </w:rPrChange>
        </w:rPr>
        <w:t>change</w:t>
      </w:r>
      <w:r w:rsidR="00967CBE" w:rsidRPr="00235A6C">
        <w:rPr>
          <w:highlight w:val="yellow"/>
          <w:rPrChange w:id="206" w:author="Max Lindmark" w:date="2022-04-12T16:04:00Z">
            <w:rPr/>
          </w:rPrChange>
        </w:rPr>
        <w:t xml:space="preserve"> </w:t>
      </w:r>
      <w:r w:rsidR="0024042F" w:rsidRPr="00235A6C">
        <w:rPr>
          <w:highlight w:val="yellow"/>
          <w:rPrChange w:id="207" w:author="Max Lindmark" w:date="2022-04-12T16:04:00Z">
            <w:rPr/>
          </w:rPrChange>
        </w:rPr>
        <w:t xml:space="preserve">in </w:t>
      </w:r>
      <w:r w:rsidR="00596F39" w:rsidRPr="00235A6C">
        <w:rPr>
          <w:highlight w:val="yellow"/>
          <w:rPrChange w:id="208" w:author="Max Lindmark" w:date="2022-04-12T16:04:00Z">
            <w:rPr/>
          </w:rPrChange>
        </w:rPr>
        <w:t xml:space="preserve">condition </w:t>
      </w:r>
      <w:r w:rsidR="00967CBE" w:rsidRPr="00235A6C">
        <w:rPr>
          <w:highlight w:val="yellow"/>
          <w:rPrChange w:id="209" w:author="Max Lindmark" w:date="2022-04-12T16:04:00Z">
            <w:rPr/>
          </w:rPrChange>
        </w:rPr>
        <w:t xml:space="preserve">slightly larger than half a </w:t>
      </w:r>
      <w:r w:rsidR="00EB2C82" w:rsidRPr="00235A6C">
        <w:rPr>
          <w:highlight w:val="yellow"/>
          <w:rPrChange w:id="210" w:author="Max Lindmark" w:date="2022-04-12T16:04:00Z">
            <w:rPr/>
          </w:rPrChange>
        </w:rPr>
        <w:t>standard deviation</w:t>
      </w:r>
      <w:r w:rsidR="001F58A4" w:rsidRPr="00235A6C">
        <w:rPr>
          <w:highlight w:val="yellow"/>
          <w:rPrChange w:id="211" w:author="Max Lindmark" w:date="2022-04-12T16:04:00Z">
            <w:rPr/>
          </w:rPrChange>
        </w:rPr>
        <w:t xml:space="preserve">, and oxygen trends vary in space </w:t>
      </w:r>
      <w:r w:rsidR="00E93EA3" w:rsidRPr="00235A6C">
        <w:rPr>
          <w:highlight w:val="yellow"/>
          <w:rPrChange w:id="212" w:author="Max Lindmark" w:date="2022-04-12T16:04:00Z">
            <w:rPr/>
          </w:rPrChange>
        </w:rPr>
        <w:t>whereas</w:t>
      </w:r>
      <w:r w:rsidR="001F58A4" w:rsidRPr="00235A6C">
        <w:rPr>
          <w:highlight w:val="yellow"/>
          <w:rPrChange w:id="213" w:author="Max Lindmark" w:date="2022-04-12T16:04:00Z">
            <w:rPr/>
          </w:rPrChange>
        </w:rPr>
        <w:t xml:space="preserve"> condition declined everywhere</w:t>
      </w:r>
      <w:r w:rsidR="00BB3FA4" w:rsidRPr="00235A6C">
        <w:rPr>
          <w:highlight w:val="yellow"/>
          <w:rPrChange w:id="214" w:author="Max Lindmark" w:date="2022-04-12T16:04:00Z">
            <w:rPr/>
          </w:rPrChange>
        </w:rPr>
        <w:t xml:space="preserve"> </w:t>
      </w:r>
      <w:r w:rsidR="00567BE1" w:rsidRPr="00235A6C">
        <w:rPr>
          <w:highlight w:val="yellow"/>
          <w:rPrChange w:id="215" w:author="Max Lindmark" w:date="2022-04-12T16:04:00Z">
            <w:rPr/>
          </w:rPrChange>
        </w:rPr>
        <w:t>(</w:t>
      </w:r>
      <w:r w:rsidR="002C7FAA" w:rsidRPr="00235A6C">
        <w:rPr>
          <w:i/>
          <w:iCs/>
          <w:color w:val="000000" w:themeColor="text1"/>
          <w:highlight w:val="yellow"/>
          <w:rPrChange w:id="216" w:author="Max Lindmark" w:date="2022-04-12T16:04:00Z">
            <w:rPr>
              <w:i/>
              <w:iCs/>
              <w:color w:val="000000" w:themeColor="text1"/>
            </w:rPr>
          </w:rPrChange>
        </w:rPr>
        <w:t>SI Appendix</w:t>
      </w:r>
      <w:r w:rsidR="002C7FAA" w:rsidRPr="00235A6C">
        <w:rPr>
          <w:color w:val="000000" w:themeColor="text1"/>
          <w:highlight w:val="yellow"/>
          <w:rPrChange w:id="217" w:author="Max Lindmark" w:date="2022-04-12T16:04:00Z">
            <w:rPr>
              <w:color w:val="000000" w:themeColor="text1"/>
            </w:rPr>
          </w:rPrChange>
        </w:rPr>
        <w:t>, Fig. S</w:t>
      </w:r>
      <w:r w:rsidR="00215BDE" w:rsidRPr="00235A6C">
        <w:rPr>
          <w:color w:val="000000" w:themeColor="text1"/>
          <w:highlight w:val="yellow"/>
          <w:rPrChange w:id="218" w:author="Max Lindmark" w:date="2022-04-12T16:04:00Z">
            <w:rPr>
              <w:color w:val="000000" w:themeColor="text1"/>
            </w:rPr>
          </w:rPrChange>
        </w:rPr>
        <w:t>9</w:t>
      </w:r>
      <w:r w:rsidR="00E839A0" w:rsidRPr="00235A6C">
        <w:rPr>
          <w:color w:val="000000" w:themeColor="text1"/>
          <w:highlight w:val="yellow"/>
          <w:rPrChange w:id="219" w:author="Max Lindmark" w:date="2022-04-12T16:04:00Z">
            <w:rPr>
              <w:color w:val="000000" w:themeColor="text1"/>
            </w:rPr>
          </w:rPrChange>
        </w:rPr>
        <w:t>, S</w:t>
      </w:r>
      <w:r w:rsidR="005C5437" w:rsidRPr="00235A6C">
        <w:rPr>
          <w:color w:val="000000" w:themeColor="text1"/>
          <w:highlight w:val="yellow"/>
          <w:rPrChange w:id="220" w:author="Max Lindmark" w:date="2022-04-12T16:04:00Z">
            <w:rPr>
              <w:color w:val="000000" w:themeColor="text1"/>
            </w:rPr>
          </w:rPrChange>
        </w:rPr>
        <w:t>1</w:t>
      </w:r>
      <w:r w:rsidR="00D172FD" w:rsidRPr="00235A6C">
        <w:rPr>
          <w:color w:val="000000" w:themeColor="text1"/>
          <w:highlight w:val="yellow"/>
          <w:rPrChange w:id="221" w:author="Max Lindmark" w:date="2022-04-12T16:04:00Z">
            <w:rPr>
              <w:color w:val="000000" w:themeColor="text1"/>
            </w:rPr>
          </w:rPrChange>
        </w:rPr>
        <w:t>9-S20</w:t>
      </w:r>
      <w:r w:rsidR="00567BE1" w:rsidRPr="00235A6C">
        <w:rPr>
          <w:color w:val="000000" w:themeColor="text1"/>
          <w:highlight w:val="yellow"/>
          <w:rPrChange w:id="222" w:author="Max Lindmark" w:date="2022-04-12T16:04:00Z">
            <w:rPr>
              <w:color w:val="000000" w:themeColor="text1"/>
            </w:rPr>
          </w:rPrChange>
        </w:rPr>
        <w:t>)</w:t>
      </w:r>
      <w:r w:rsidR="001F58A4" w:rsidRPr="00235A6C">
        <w:rPr>
          <w:highlight w:val="yellow"/>
          <w:rPrChange w:id="223" w:author="Max Lindmark" w:date="2022-04-12T16:04:00Z">
            <w:rPr/>
          </w:rPrChange>
        </w:rPr>
        <w:t>.</w:t>
      </w:r>
      <w:commentRangeStart w:id="224"/>
      <w:r w:rsidR="001F58A4" w:rsidRPr="00235A6C">
        <w:rPr>
          <w:highlight w:val="yellow"/>
          <w:rPrChange w:id="225" w:author="Max Lindmark" w:date="2022-04-12T16:04:00Z">
            <w:rPr/>
          </w:rPrChange>
        </w:rPr>
        <w:t xml:space="preserve"> </w:t>
      </w:r>
      <w:commentRangeEnd w:id="224"/>
      <w:r w:rsidR="005934F0" w:rsidRPr="00235A6C">
        <w:rPr>
          <w:rStyle w:val="CommentReference"/>
          <w:highlight w:val="yellow"/>
          <w:rPrChange w:id="226" w:author="Max Lindmark" w:date="2022-04-12T16:04:00Z">
            <w:rPr>
              <w:rStyle w:val="CommentReference"/>
            </w:rPr>
          </w:rPrChange>
        </w:rPr>
        <w:commentReference w:id="224"/>
      </w:r>
    </w:p>
    <w:p w14:paraId="71A8F53A" w14:textId="77777777" w:rsidR="00522AFD" w:rsidRPr="00C038C3" w:rsidRDefault="00522AFD" w:rsidP="00522AFD">
      <w:pPr>
        <w:pStyle w:val="Heading1"/>
        <w:keepNext w:val="0"/>
        <w:keepLines w:val="0"/>
        <w:spacing w:before="0" w:after="0" w:line="480" w:lineRule="auto"/>
        <w:contextualSpacing/>
        <w:mirrorIndents/>
        <w:jc w:val="both"/>
        <w:rPr>
          <w:bCs/>
          <w:sz w:val="24"/>
          <w:szCs w:val="24"/>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06700A93" w:rsidR="00A06E13" w:rsidRPr="00C038C3" w:rsidRDefault="003123CD" w:rsidP="00552801">
      <w:pPr>
        <w:spacing w:line="480" w:lineRule="auto"/>
        <w:contextualSpacing/>
        <w:mirrorIndents/>
        <w:jc w:val="both"/>
      </w:pPr>
      <w:r>
        <w:t xml:space="preserve">The body condition of fish </w:t>
      </w:r>
      <w:r w:rsidR="003A43C6">
        <w:t xml:space="preserve">depends on </w:t>
      </w:r>
      <w:r w:rsidR="001F4BD0">
        <w:t xml:space="preserve">recent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commentRangeStart w:id="227"/>
      <w:commentRangeStart w:id="228"/>
      <w:commentRangeStart w:id="229"/>
      <w:r w:rsidR="00B272AD">
        <w:t>spatially explicit</w:t>
      </w:r>
      <w:r w:rsidR="00AA3680" w:rsidRPr="00C038C3">
        <w:t xml:space="preserve"> </w:t>
      </w:r>
      <w:commentRangeEnd w:id="227"/>
      <w:r w:rsidR="00211EEF">
        <w:rPr>
          <w:rStyle w:val="CommentReference"/>
        </w:rPr>
        <w:commentReference w:id="227"/>
      </w:r>
      <w:commentRangeEnd w:id="228"/>
      <w:r w:rsidR="00EF7592">
        <w:rPr>
          <w:rStyle w:val="CommentReference"/>
        </w:rPr>
        <w:commentReference w:id="228"/>
      </w:r>
      <w:commentRangeEnd w:id="229"/>
      <w:r w:rsidR="00F722DB">
        <w:rPr>
          <w:rStyle w:val="CommentReference"/>
        </w:rPr>
        <w:commentReference w:id="229"/>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6A6516" w:rsidRPr="00BE4E99">
        <w:t xml:space="preserve">by </w:t>
      </w:r>
      <w:r w:rsidR="00A75B93" w:rsidRPr="00BE4E99">
        <w:t>1</w:t>
      </w:r>
      <w:r w:rsidR="00C31E56">
        <w:t>4</w:t>
      </w:r>
      <w:r w:rsidR="00C72907" w:rsidRPr="00BE4E99">
        <w:t>%</w:t>
      </w:r>
      <w:r w:rsidR="004A405B">
        <w:t>, in</w:t>
      </w:r>
      <w:r w:rsidR="003B2246" w:rsidRPr="00C038C3">
        <w:t xml:space="preserve"> 1993</w:t>
      </w:r>
      <w:r w:rsidR="00A23F46">
        <w:t>–</w:t>
      </w:r>
      <w:r w:rsidR="009A0368">
        <w:t xml:space="preserve">2019, </w:t>
      </w:r>
      <w:r w:rsidR="004A405B">
        <w:t xml:space="preserve">with </w:t>
      </w:r>
      <w:proofErr w:type="gramStart"/>
      <w:r w:rsidR="004A405B">
        <w:t xml:space="preserve">the majority </w:t>
      </w:r>
      <w:r w:rsidR="0004344F">
        <w:t>of</w:t>
      </w:r>
      <w:proofErr w:type="gramEnd"/>
      <w:r w:rsidR="0004344F">
        <w:t xml:space="preserve">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there 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 xml:space="preserve">condition </w:t>
      </w:r>
      <w:r w:rsidR="008832A3" w:rsidRPr="00C038C3">
        <w:lastRenderedPageBreak/>
        <w:t>decline</w:t>
      </w:r>
      <w:r w:rsidR="00732380">
        <w:t>d</w:t>
      </w:r>
      <w:r w:rsidR="008832A3" w:rsidRPr="00C038C3">
        <w:t xml:space="preserve"> in the whole </w:t>
      </w:r>
      <w:r w:rsidR="00D900DB" w:rsidRPr="00C038C3">
        <w:t>area</w:t>
      </w:r>
      <w:r w:rsidR="007D514C">
        <w:t>, which suggests there are drivers acting on large spatial scale</w:t>
      </w:r>
      <w:r w:rsidR="003D600F">
        <w:t>s</w:t>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commentRangeStart w:id="230"/>
      <w:commentRangeStart w:id="231"/>
      <w:r w:rsidR="00264C08" w:rsidRPr="00C038C3">
        <w:t>l</w:t>
      </w:r>
      <w:r w:rsidR="004A1AFB">
        <w:t>atent</w:t>
      </w:r>
      <w:r w:rsidR="00264C08" w:rsidRPr="00C038C3">
        <w:t xml:space="preserve"> </w:t>
      </w:r>
      <w:commentRangeEnd w:id="230"/>
      <w:r w:rsidR="00944E49">
        <w:rPr>
          <w:rStyle w:val="CommentReference"/>
        </w:rPr>
        <w:commentReference w:id="230"/>
      </w:r>
      <w:commentRangeEnd w:id="231"/>
      <w:r w:rsidR="00826ABB">
        <w:rPr>
          <w:rStyle w:val="CommentReference"/>
        </w:rPr>
        <w:commentReference w:id="231"/>
      </w:r>
      <w:r w:rsidR="00264C08" w:rsidRPr="00C038C3">
        <w:t xml:space="preserve">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 more variation in the condition factor.</w:t>
      </w:r>
    </w:p>
    <w:p w14:paraId="30DF823B" w14:textId="1F770590" w:rsidR="00746818" w:rsidRPr="00C038C3" w:rsidRDefault="00614CE7" w:rsidP="00552801">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03113B">
        <w:instrText xml:space="preserve"> ADDIN ZOTERO_ITEM CSL_CITATION {"citationID":"ovqLF5J7","properties":{"formattedCitation":"(Limburg and Casini, 2019; Brander, 2020)","plainCitation":"(Limburg and Casini, 2019; Brander, 2020)","noteIndex":0},"citationItems":[{"id":2361,"uris":["http://zotero.org/users/6116610/items/7VRRX5L2"],"itemData":{"id":2361,"type":"article-journal","abstract":"Deoxygenation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926578" w:rsidRPr="00C038C3">
        <w:t xml:space="preserve">(Limburg and </w:t>
      </w:r>
      <w:proofErr w:type="spellStart"/>
      <w:r w:rsidR="00926578" w:rsidRPr="00C038C3">
        <w:t>Casini</w:t>
      </w:r>
      <w:proofErr w:type="spellEnd"/>
      <w:r w:rsidR="00926578" w:rsidRPr="00C038C3">
        <w:t>, 2019; Brander, 2020)</w:t>
      </w:r>
      <w:r w:rsidR="00E1658F" w:rsidRPr="00C038C3">
        <w:fldChar w:fldCharType="end"/>
      </w:r>
      <w:r w:rsidR="00E1658F" w:rsidRPr="00C038C3">
        <w:t xml:space="preserve"> </w:t>
      </w:r>
      <w:r w:rsidR="00DC2C15" w:rsidRPr="00C038C3">
        <w:t xml:space="preserve">and indirect </w:t>
      </w:r>
      <w:r w:rsidR="00E1658F" w:rsidRPr="00C038C3">
        <w:fldChar w:fldCharType="begin"/>
      </w:r>
      <w:r w:rsidR="0003113B">
        <w:instrText xml:space="preserve"> ADDIN ZOTERO_ITEM CSL_CITATION {"citationID":"atpNmSQH","properties":{"formattedCitation":"(Neuenfeldt {\\i{}et al.}, 2020; Orio {\\i{}et al.}, 2020)","plainCitation":"(Neuenfeldt et al., 2020; Orio et al., 2020)","noteIndex":0},"citationItems":[{"id":967,"uris":["http://zotero.org/users/6116610/items/K43P9JFL"],"itemData":{"id":967,"type":"article-journal","abstract":"Five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E1658F" w:rsidRPr="00C038C3">
        <w:fldChar w:fldCharType="separate"/>
      </w:r>
      <w:r w:rsidR="00AC3D0E" w:rsidRPr="00AC3D0E">
        <w:rPr>
          <w:lang w:val="en-GB"/>
        </w:rPr>
        <w:t>(</w:t>
      </w:r>
      <w:proofErr w:type="spellStart"/>
      <w:r w:rsidR="00AC3D0E" w:rsidRPr="00AC3D0E">
        <w:rPr>
          <w:lang w:val="en-GB"/>
        </w:rPr>
        <w:t>Neuenfeldt</w:t>
      </w:r>
      <w:proofErr w:type="spellEnd"/>
      <w:r w:rsidR="00AC3D0E" w:rsidRPr="00AC3D0E">
        <w:rPr>
          <w:lang w:val="en-GB"/>
        </w:rPr>
        <w:t xml:space="preserve"> </w:t>
      </w:r>
      <w:r w:rsidR="00AC3D0E" w:rsidRPr="00AC3D0E">
        <w:rPr>
          <w:i/>
          <w:iCs/>
          <w:lang w:val="en-GB"/>
        </w:rPr>
        <w:t>et al.</w:t>
      </w:r>
      <w:r w:rsidR="00AC3D0E" w:rsidRPr="00AC3D0E">
        <w:rPr>
          <w:lang w:val="en-GB"/>
        </w:rPr>
        <w:t xml:space="preserve">, 2020; Orio </w:t>
      </w:r>
      <w:r w:rsidR="00AC3D0E" w:rsidRPr="00AC3D0E">
        <w:rPr>
          <w:i/>
          <w:iCs/>
          <w:lang w:val="en-GB"/>
        </w:rPr>
        <w:t>et al.</w:t>
      </w:r>
      <w:r w:rsidR="00AC3D0E" w:rsidRPr="00AC3D0E">
        <w:rPr>
          <w:lang w:val="en-GB"/>
        </w:rPr>
        <w:t>, 2020)</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03113B">
        <w:instrText xml:space="preserve"> ADDIN ZOTERO_ITEM CSL_CITATION {"citationID":"B4eX8r3P","properties":{"formattedCitation":"(Chabot and Dutil, 1999)","plainCitation":"(Chabot and Dutil, 1999)","noteIndex":0},"citationItems":[{"id":2408,"uris":["http://zotero.org/users/6116610/items/D8NXZIXU"],"itemData":{"id":2408,"type":"article-journal","abstract":"Growth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C91CE2" w:rsidRPr="00C038C3">
        <w:t xml:space="preserve">(Chabot and </w:t>
      </w:r>
      <w:proofErr w:type="spellStart"/>
      <w:r w:rsidR="00C91CE2" w:rsidRPr="00C038C3">
        <w:t>Dutil</w:t>
      </w:r>
      <w:proofErr w:type="spellEnd"/>
      <w:r w:rsidR="00C91CE2" w:rsidRPr="00C038C3">
        <w:t>, 1999)</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 xml:space="preserve">. </w:t>
      </w:r>
      <w:r w:rsidR="009474F5" w:rsidRPr="00C038C3">
        <w:t xml:space="preserve">First, </w:t>
      </w:r>
      <w:r w:rsidR="003C26AF" w:rsidRPr="00C038C3">
        <w:t xml:space="preserve">we find that the Baltic cod are </w:t>
      </w:r>
      <w:r w:rsidR="00306414" w:rsidRPr="00C038C3">
        <w:t xml:space="preserve">currently </w:t>
      </w:r>
      <w:r w:rsidR="003C26AF" w:rsidRPr="00C038C3">
        <w:t xml:space="preserve">experiencing </w:t>
      </w:r>
      <w:r w:rsidR="00B72DF4" w:rsidRPr="00C038C3">
        <w:t>oxygen concentrations</w:t>
      </w:r>
      <w:r w:rsidR="003A6E5B" w:rsidRPr="00C038C3">
        <w:t xml:space="preserve"> </w:t>
      </w:r>
      <w:commentRangeStart w:id="232"/>
      <w:commentRangeStart w:id="233"/>
      <w:r w:rsidR="003A6E5B" w:rsidRPr="00C038C3">
        <w:t>at around 6</w:t>
      </w:r>
      <w:r w:rsidR="00B46B72">
        <w:t>.</w:t>
      </w:r>
      <w:r w:rsidR="00BA246A">
        <w:t>3</w:t>
      </w:r>
      <w:r w:rsidR="003A6E5B" w:rsidRPr="00C038C3">
        <w:t xml:space="preserve"> ml/</w:t>
      </w:r>
      <w:r w:rsidR="00F10AF2" w:rsidRPr="00C038C3">
        <w:t>L</w:t>
      </w:r>
      <w:r w:rsidR="00492297" w:rsidRPr="00C038C3">
        <w:t xml:space="preserve"> </w:t>
      </w:r>
      <w:commentRangeEnd w:id="232"/>
      <w:r w:rsidR="00386734">
        <w:rPr>
          <w:rStyle w:val="CommentReference"/>
        </w:rPr>
        <w:commentReference w:id="232"/>
      </w:r>
      <w:commentRangeEnd w:id="233"/>
      <w:r w:rsidR="007E5E4D">
        <w:rPr>
          <w:rStyle w:val="CommentReference"/>
        </w:rPr>
        <w:commentReference w:id="233"/>
      </w:r>
      <w:r w:rsidR="00492297" w:rsidRPr="00C038C3">
        <w:t>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w:t>
      </w:r>
      <w:del w:id="234" w:author="Max Lindmark" w:date="2022-04-06T20:25:00Z">
        <w:r w:rsidR="00222B20" w:rsidRPr="00C038C3" w:rsidDel="000B5AB9">
          <w:delText>9</w:delText>
        </w:r>
      </w:del>
      <w:ins w:id="235" w:author="Max Lindmark" w:date="2022-04-06T20:25:00Z">
        <w:r w:rsidR="000B5AB9">
          <w:t>3</w:t>
        </w:r>
      </w:ins>
      <w:del w:id="236" w:author="Max Lindmark" w:date="2022-04-06T20:25:00Z">
        <w:r w:rsidR="00222B20" w:rsidRPr="00C038C3" w:rsidDel="000B5AB9">
          <w:rPr>
            <w:vertAlign w:val="superscript"/>
          </w:rPr>
          <w:delText>th</w:delText>
        </w:r>
      </w:del>
      <w:ins w:id="237" w:author="Max Lindmark" w:date="2022-04-06T20:25:00Z">
        <w:r w:rsidR="000B5AB9">
          <w:rPr>
            <w:vertAlign w:val="superscript"/>
          </w:rPr>
          <w:t>rd</w:t>
        </w:r>
      </w:ins>
      <w:r w:rsidR="00222B20" w:rsidRPr="00C038C3">
        <w:t xml:space="preserve"> </w:t>
      </w:r>
      <w:del w:id="238" w:author="Max Lindmark" w:date="2022-04-06T20:25:00Z">
        <w:r w:rsidR="00222B20" w:rsidRPr="00C038C3" w:rsidDel="000B5AB9">
          <w:delText xml:space="preserve">decile </w:delText>
        </w:r>
      </w:del>
      <w:ins w:id="239" w:author="Max Lindmark" w:date="2022-04-06T20:25:00Z">
        <w:r w:rsidR="000B5AB9">
          <w:t xml:space="preserve">quartile </w:t>
        </w:r>
      </w:ins>
      <w:r w:rsidR="00222B20" w:rsidRPr="00C038C3">
        <w:t xml:space="preserve">are </w:t>
      </w:r>
      <w:del w:id="240" w:author="Max Lindmark" w:date="2022-04-06T20:25:00Z">
        <w:r w:rsidR="00EF46AF" w:rsidRPr="00C038C3" w:rsidDel="006B1369">
          <w:delText>3</w:delText>
        </w:r>
      </w:del>
      <w:ins w:id="241" w:author="Max Lindmark" w:date="2022-04-06T20:25:00Z">
        <w:r w:rsidR="006B1369">
          <w:t>4</w:t>
        </w:r>
      </w:ins>
      <w:r w:rsidR="00EF46AF" w:rsidRPr="00C038C3">
        <w:t>.</w:t>
      </w:r>
      <w:del w:id="242" w:author="Max Lindmark" w:date="2022-04-06T20:25:00Z">
        <w:r w:rsidR="00BC140F" w:rsidDel="006B1369">
          <w:delText>6</w:delText>
        </w:r>
      </w:del>
      <w:ins w:id="243" w:author="Max Lindmark" w:date="2022-04-06T20:25:00Z">
        <w:r w:rsidR="006B1369">
          <w:t>5</w:t>
        </w:r>
      </w:ins>
      <w:r w:rsidR="00BC140F" w:rsidRPr="00C038C3">
        <w:t xml:space="preserve"> </w:t>
      </w:r>
      <w:r w:rsidR="00EF46AF" w:rsidRPr="00C038C3">
        <w:t>and 7.</w:t>
      </w:r>
      <w:del w:id="244" w:author="Max Lindmark" w:date="2022-04-06T20:25:00Z">
        <w:r w:rsidR="00EF46AF" w:rsidRPr="00C038C3" w:rsidDel="006B1369">
          <w:delText>5</w:delText>
        </w:r>
      </w:del>
      <w:ins w:id="245" w:author="Max Lindmark" w:date="2022-04-06T20:25:00Z">
        <w:r w:rsidR="006B1369">
          <w:t>2</w:t>
        </w:r>
      </w:ins>
      <w:r w:rsidR="001645A8" w:rsidRPr="00C038C3">
        <w:t>)</w:t>
      </w:r>
      <w:r w:rsidR="00B11A2C" w:rsidRPr="00C038C3">
        <w:t>.</w:t>
      </w:r>
      <w:r w:rsidR="00933FA7">
        <w:t xml:space="preserve"> In </w:t>
      </w:r>
      <w:r w:rsidR="00811D5B">
        <w:t>subdivision</w:t>
      </w:r>
      <w:r w:rsidR="00933FA7">
        <w:t xml:space="preserve"> 25 we estimate it to be </w:t>
      </w:r>
      <w:r w:rsidR="001E5EA3">
        <w:t xml:space="preserve">around </w:t>
      </w:r>
      <w:del w:id="246" w:author="Max Lindmark" w:date="2022-04-07T10:01:00Z">
        <w:r w:rsidR="001E5EA3" w:rsidDel="0001031E">
          <w:delText>6</w:delText>
        </w:r>
      </w:del>
      <w:ins w:id="247" w:author="Max Lindmark" w:date="2022-04-07T10:01:00Z">
        <w:r w:rsidR="0001031E">
          <w:t>6</w:t>
        </w:r>
      </w:ins>
      <w:r w:rsidR="001E5EA3">
        <w:t>.</w:t>
      </w:r>
      <w:del w:id="248" w:author="Max Lindmark" w:date="2022-04-07T10:01:00Z">
        <w:r w:rsidR="001E5EA3" w:rsidDel="0001031E">
          <w:delText>4</w:delText>
        </w:r>
      </w:del>
      <w:ins w:id="249" w:author="Max Lindmark" w:date="2022-04-07T10:01:00Z">
        <w:r w:rsidR="0001031E">
          <w:t>5</w:t>
        </w:r>
      </w:ins>
      <w:r w:rsidR="00F539DA">
        <w:t xml:space="preserve"> (</w:t>
      </w:r>
      <w:r w:rsidR="00B108B0" w:rsidRPr="00C038C3">
        <w:rPr>
          <w:i/>
          <w:iCs/>
        </w:rPr>
        <w:t>SI Appendix</w:t>
      </w:r>
      <w:r w:rsidR="00026788">
        <w:rPr>
          <w:i/>
          <w:iCs/>
        </w:rPr>
        <w:t>,</w:t>
      </w:r>
      <w:r w:rsidR="00B108B0">
        <w:t xml:space="preserve"> </w:t>
      </w:r>
      <w:r w:rsidR="00F539DA">
        <w:t>Fig. S</w:t>
      </w:r>
      <w:ins w:id="250" w:author="Max Lindmark" w:date="2022-04-07T10:02:00Z">
        <w:r w:rsidR="0001031E">
          <w:t>19</w:t>
        </w:r>
      </w:ins>
      <w:del w:id="251" w:author="Max Lindmark" w:date="2022-04-07T10:02:00Z">
        <w:r w:rsidR="00165343" w:rsidDel="0001031E">
          <w:delText>20</w:delText>
        </w:r>
      </w:del>
      <w:r w:rsidR="00F539DA">
        <w:t>)</w:t>
      </w:r>
      <w:ins w:id="252" w:author="Max Lindmark" w:date="2022-04-07T09:28:00Z">
        <w:r w:rsidR="003519C4">
          <w:t>.</w:t>
        </w:r>
      </w:ins>
      <w:ins w:id="253" w:author="Max Lindmark" w:date="2022-04-07T09:26:00Z">
        <w:r w:rsidR="003519C4">
          <w:t xml:space="preserve"> </w:t>
        </w:r>
      </w:ins>
      <w:del w:id="254" w:author="Max Lindmark" w:date="2022-04-07T19:01:00Z">
        <w:r w:rsidR="00F539DA" w:rsidDel="008732C7">
          <w:delText>.</w:delText>
        </w:r>
        <w:r w:rsidR="00B11A2C" w:rsidRPr="00C038C3" w:rsidDel="008732C7">
          <w:delText xml:space="preserve"> </w:delText>
        </w:r>
      </w:del>
      <w:r w:rsidR="00B11A2C" w:rsidRPr="00C038C3">
        <w:t xml:space="preserve">This is </w:t>
      </w:r>
      <w:r w:rsidR="00764658" w:rsidRPr="00C038C3">
        <w:t xml:space="preserve">higher than </w:t>
      </w:r>
      <w:r w:rsidR="009F56F7" w:rsidRPr="00C038C3">
        <w:t xml:space="preserve">recent </w:t>
      </w:r>
      <w:r w:rsidR="00DD5C9F" w:rsidRPr="00C038C3">
        <w:t>estimate</w:t>
      </w:r>
      <w:r w:rsidR="00C7012C">
        <w:t>s</w:t>
      </w:r>
      <w:r w:rsidR="00DD5C9F" w:rsidRPr="00C038C3">
        <w:t xml:space="preserve"> of </w:t>
      </w:r>
      <w:r w:rsidR="00055B48">
        <w:t>4</w:t>
      </w:r>
      <w:r w:rsidR="00234F00">
        <w:t>–</w:t>
      </w:r>
      <w:r w:rsidR="00064612">
        <w:t>4.5</w:t>
      </w:r>
      <w:r w:rsidR="00B405D6">
        <w:t xml:space="preserve"> </w:t>
      </w:r>
      <w:r w:rsidR="00A339F0" w:rsidRPr="00C038C3">
        <w:t>ml/L</w:t>
      </w:r>
      <w:r w:rsidR="00D055A3" w:rsidRPr="00C038C3">
        <w:t xml:space="preserve"> as </w:t>
      </w:r>
      <w:r w:rsidR="00634284">
        <w:t xml:space="preserve">an </w:t>
      </w:r>
      <w:r w:rsidR="00D055A3" w:rsidRPr="00C038C3">
        <w:t>average oxygen concentration</w:t>
      </w:r>
      <w:r w:rsidR="00634284">
        <w:t xml:space="preserve"> </w:t>
      </w:r>
      <w:r w:rsidR="00634704">
        <w:t xml:space="preserve">based on oxygen </w:t>
      </w:r>
      <w:r w:rsidR="00705232">
        <w:t>levels at the mean depth</w:t>
      </w:r>
      <w:r w:rsidR="00975DB7">
        <w:t xml:space="preserve"> of the cod population</w:t>
      </w:r>
      <w:r w:rsidR="00634284">
        <w:t xml:space="preserve"> </w:t>
      </w:r>
      <w:r w:rsidR="00634284" w:rsidRPr="00C038C3">
        <w:t xml:space="preserve">in </w:t>
      </w:r>
      <w:r w:rsidR="00634284">
        <w:t xml:space="preserve">the </w:t>
      </w:r>
      <w:r w:rsidR="00634284" w:rsidRPr="00C038C3">
        <w:t>recent years</w:t>
      </w:r>
      <w:r w:rsidR="00AB395D" w:rsidRPr="00C038C3">
        <w:t xml:space="preserve"> </w:t>
      </w:r>
      <w:r w:rsidR="00B62348" w:rsidRPr="00C038C3">
        <w:fldChar w:fldCharType="begin"/>
      </w:r>
      <w:r w:rsidR="0003113B">
        <w:instrText xml:space="preserve"> ADDIN ZOTERO_ITEM CSL_CITATION {"citationID":"FH0e2t6k","properties":{"formattedCitation":"(Brander, 2020; Casini {\\i{}et al.}, 2021)","plainCitation":"(Brander, 2020; Casini et al., 2021)","noteIndex":0},"citationItems":[{"id":2337,"uris":["http://zotero.org/users/6116610/items/V22SSVC6"],"itemData":{"id":2337,"type":"article-journal","abstract":"Abstract.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B62348" w:rsidRPr="00C038C3">
        <w:fldChar w:fldCharType="separate"/>
      </w:r>
      <w:r w:rsidR="00B62348" w:rsidRPr="00C038C3">
        <w:t xml:space="preserve">(Brander, 2020; </w:t>
      </w:r>
      <w:proofErr w:type="spellStart"/>
      <w:r w:rsidR="00B62348" w:rsidRPr="00C038C3">
        <w:t>Casini</w:t>
      </w:r>
      <w:proofErr w:type="spellEnd"/>
      <w:r w:rsidR="00B62348" w:rsidRPr="00C038C3">
        <w:t xml:space="preserve"> </w:t>
      </w:r>
      <w:r w:rsidR="00B62348" w:rsidRPr="00C038C3">
        <w:rPr>
          <w:i/>
          <w:iCs/>
        </w:rPr>
        <w:t>et al.</w:t>
      </w:r>
      <w:r w:rsidR="00B62348" w:rsidRPr="00C038C3">
        <w:t>, 2021)</w:t>
      </w:r>
      <w:r w:rsidR="00B62348" w:rsidRPr="00C038C3">
        <w:fldChar w:fldCharType="end"/>
      </w:r>
      <w:r w:rsidR="00872E58" w:rsidRPr="00C038C3">
        <w:t xml:space="preserve">. </w:t>
      </w:r>
      <w:commentRangeStart w:id="255"/>
      <w:r w:rsidR="00872E58" w:rsidRPr="00C038C3">
        <w:t>4.</w:t>
      </w:r>
      <w:r w:rsidR="00D3316D">
        <w:t>3</w:t>
      </w:r>
      <w:r w:rsidR="00D3316D" w:rsidRPr="00C038C3">
        <w:t xml:space="preserve"> </w:t>
      </w:r>
      <w:r w:rsidR="00872E58" w:rsidRPr="00C038C3">
        <w:t>ml/L</w:t>
      </w:r>
      <w:r w:rsidR="00537CE6" w:rsidRPr="00C038C3">
        <w:t xml:space="preserve"> </w:t>
      </w:r>
      <w:r w:rsidR="008E5185" w:rsidRPr="00C038C3">
        <w:t xml:space="preserve">has </w:t>
      </w:r>
      <w:r w:rsidR="00DF073D" w:rsidRPr="00C038C3">
        <w:t xml:space="preserve">been proposed as a </w:t>
      </w:r>
      <w:r w:rsidR="0012287B" w:rsidRPr="00C038C3">
        <w:t xml:space="preserve">threshold for negative but sub-lethal </w:t>
      </w:r>
      <w:r w:rsidR="004F103C" w:rsidRPr="00C038C3">
        <w:t>physiological</w:t>
      </w:r>
      <w:r w:rsidR="0012287B" w:rsidRPr="00C038C3">
        <w:t xml:space="preserve"> impacts</w:t>
      </w:r>
      <w:r w:rsidR="00480DEC" w:rsidRPr="00C038C3">
        <w:t xml:space="preserve">, </w:t>
      </w:r>
      <w:r w:rsidR="003C5B38" w:rsidRPr="00C038C3">
        <w:t>including</w:t>
      </w:r>
      <w:r w:rsidR="0030330D" w:rsidRPr="00C038C3">
        <w:t>, but not limited to</w:t>
      </w:r>
      <w:r w:rsidR="00264FE1" w:rsidRPr="00C038C3">
        <w:t xml:space="preserve">, </w:t>
      </w:r>
      <w:r w:rsidR="00F11241" w:rsidRPr="00C038C3">
        <w:t>reduced feeding rates</w:t>
      </w:r>
      <w:r w:rsidR="008E056D" w:rsidRPr="00C038C3">
        <w:t xml:space="preserve"> </w:t>
      </w:r>
      <w:r w:rsidR="0027002B" w:rsidRPr="00C038C3">
        <w:fldChar w:fldCharType="begin"/>
      </w:r>
      <w:r w:rsidR="0003113B">
        <w:instrText xml:space="preserve"> ADDIN ZOTERO_ITEM CSL_CITATION {"citationID":"58wejy4q","properties":{"formattedCitation":"(Chabot and Dutil, 1999; Hrycik {\\i{}et al.}, 2017)","plainCitation":"(Chabot and Dutil, 1999; Hrycik et al., 2017)","noteIndex":0},"citationItems":[{"id":2408,"uris":["http://zotero.org/users/6116610/items/D8NXZIXU"],"itemData":{"id":2408,"type":"article-journal","abstract":"Growth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27002B" w:rsidRPr="00C038C3">
        <w:fldChar w:fldCharType="separate"/>
      </w:r>
      <w:r w:rsidR="00AC3D0E" w:rsidRPr="00AC3D0E">
        <w:rPr>
          <w:lang w:val="en-GB"/>
        </w:rPr>
        <w:t xml:space="preserve">(Chabot and </w:t>
      </w:r>
      <w:proofErr w:type="spellStart"/>
      <w:r w:rsidR="00AC3D0E" w:rsidRPr="00AC3D0E">
        <w:rPr>
          <w:lang w:val="en-GB"/>
        </w:rPr>
        <w:t>Dutil</w:t>
      </w:r>
      <w:proofErr w:type="spellEnd"/>
      <w:r w:rsidR="00AC3D0E" w:rsidRPr="00AC3D0E">
        <w:rPr>
          <w:lang w:val="en-GB"/>
        </w:rPr>
        <w:t xml:space="preserve">, 1999; </w:t>
      </w:r>
      <w:proofErr w:type="spellStart"/>
      <w:r w:rsidR="00AC3D0E" w:rsidRPr="00AC3D0E">
        <w:rPr>
          <w:lang w:val="en-GB"/>
        </w:rPr>
        <w:t>Hrycik</w:t>
      </w:r>
      <w:proofErr w:type="spellEnd"/>
      <w:r w:rsidR="00AC3D0E" w:rsidRPr="00AC3D0E">
        <w:rPr>
          <w:lang w:val="en-GB"/>
        </w:rPr>
        <w:t xml:space="preserve"> </w:t>
      </w:r>
      <w:r w:rsidR="00AC3D0E" w:rsidRPr="00AC3D0E">
        <w:rPr>
          <w:i/>
          <w:iCs/>
          <w:lang w:val="en-GB"/>
        </w:rPr>
        <w:t>et al.</w:t>
      </w:r>
      <w:r w:rsidR="00AC3D0E" w:rsidRPr="00AC3D0E">
        <w:rPr>
          <w:lang w:val="en-GB"/>
        </w:rPr>
        <w:t>, 2017)</w:t>
      </w:r>
      <w:r w:rsidR="0027002B" w:rsidRPr="00C038C3">
        <w:fldChar w:fldCharType="end"/>
      </w:r>
      <w:r w:rsidR="00FE205D" w:rsidRPr="00C038C3">
        <w:t>.</w:t>
      </w:r>
      <w:r w:rsidR="00746818" w:rsidRPr="00C038C3">
        <w:t xml:space="preserve"> </w:t>
      </w:r>
      <w:commentRangeEnd w:id="255"/>
      <w:r w:rsidR="0004344F">
        <w:rPr>
          <w:rStyle w:val="CommentReference"/>
        </w:rPr>
        <w:commentReference w:id="255"/>
      </w:r>
      <w:r w:rsidR="00AD532D" w:rsidRPr="00C038C3">
        <w:t xml:space="preserve">The difference </w:t>
      </w:r>
      <w:r w:rsidR="006355E5" w:rsidRPr="00C038C3">
        <w:t xml:space="preserve">in </w:t>
      </w:r>
      <w:ins w:id="256" w:author="Max Lindmark" w:date="2022-04-06T20:26:00Z">
        <w:r w:rsidR="00D52F40" w:rsidRPr="00D52F40">
          <w:t xml:space="preserve">our estimate compared to previous studies are </w:t>
        </w:r>
        <w:r w:rsidR="00D52F40">
          <w:t xml:space="preserve">because </w:t>
        </w:r>
        <w:r w:rsidR="00D52F40" w:rsidRPr="00D52F40">
          <w:t>we use</w:t>
        </w:r>
      </w:ins>
      <w:del w:id="257" w:author="Max Lindmark" w:date="2022-04-06T20:26:00Z">
        <w:r w:rsidR="006355E5" w:rsidRPr="00C038C3" w:rsidDel="00D52F40">
          <w:delText xml:space="preserve">the estimated average </w:delText>
        </w:r>
        <w:r w:rsidR="002B5666" w:rsidRPr="00C038C3" w:rsidDel="00D52F40">
          <w:delText>oxygen concentration</w:delText>
        </w:r>
        <w:r w:rsidR="00913236" w:rsidRPr="00C038C3" w:rsidDel="00D52F40">
          <w:delText xml:space="preserve"> </w:delText>
        </w:r>
        <w:r w:rsidR="00746818" w:rsidRPr="00C038C3" w:rsidDel="00D52F40">
          <w:delText xml:space="preserve">could </w:delText>
        </w:r>
        <w:r w:rsidR="00634284" w:rsidDel="00D52F40">
          <w:delText>occur</w:delText>
        </w:r>
        <w:r w:rsidR="00746818" w:rsidRPr="00C038C3" w:rsidDel="00D52F40">
          <w:delText xml:space="preserve"> </w:delText>
        </w:r>
        <w:r w:rsidR="004759FF" w:rsidRPr="00C038C3" w:rsidDel="00D52F40">
          <w:delText xml:space="preserve">because </w:delText>
        </w:r>
        <w:r w:rsidR="00746818" w:rsidRPr="00C038C3" w:rsidDel="00D52F40">
          <w:delText xml:space="preserve">we estimate the </w:delText>
        </w:r>
        <w:r w:rsidR="00634284" w:rsidDel="00D52F40">
          <w:delText>values</w:delText>
        </w:r>
        <w:r w:rsidR="00634284" w:rsidRPr="00C038C3" w:rsidDel="00D52F40">
          <w:delText xml:space="preserve"> </w:delText>
        </w:r>
        <w:r w:rsidR="00634284" w:rsidDel="00D52F40">
          <w:delText>as</w:delText>
        </w:r>
        <w:r w:rsidR="00AA3E7B" w:rsidDel="00D52F40">
          <w:delText xml:space="preserve"> average </w:delText>
        </w:r>
        <w:r w:rsidR="00746818" w:rsidRPr="00C038C3" w:rsidDel="00D52F40">
          <w:delText>sea bottom</w:delText>
        </w:r>
      </w:del>
      <w:r w:rsidR="00746818" w:rsidRPr="00C038C3">
        <w:t xml:space="preserve"> oxygen concentration from the ocean model NEMO-Nordic-SCOBI</w:t>
      </w:r>
      <w:r w:rsidR="00710523">
        <w:t xml:space="preserve"> </w:t>
      </w:r>
      <w:ins w:id="258" w:author="Max Lindmark" w:date="2022-04-06T20:26:00Z">
        <w:r w:rsidR="003D0AD9" w:rsidRPr="003D0AD9">
          <w:t>which is sea bottom oxygen</w:t>
        </w:r>
      </w:ins>
      <w:ins w:id="259" w:author="Max Lindmark" w:date="2022-04-06T20:27:00Z">
        <w:r w:rsidR="0006612B">
          <w:t xml:space="preserve">, and </w:t>
        </w:r>
        <w:r w:rsidR="007E6CEF" w:rsidRPr="007E6CEF">
          <w:t>instead of calculating average oxygen at the mean depth of cod, we weight the oxygen in the environment</w:t>
        </w:r>
        <w:r w:rsidR="00C35CBD">
          <w:t xml:space="preserve"> </w:t>
        </w:r>
      </w:ins>
      <w:del w:id="260" w:author="Max Lindmark" w:date="2022-04-06T20:27:00Z">
        <w:r w:rsidR="00634284" w:rsidDel="007E6CEF">
          <w:delText xml:space="preserve">weighted </w:delText>
        </w:r>
      </w:del>
      <w:r w:rsidR="00710523">
        <w:t xml:space="preserve">by </w:t>
      </w:r>
      <w:r w:rsidR="00746818" w:rsidRPr="00C038C3">
        <w:t xml:space="preserve">the predicted densities from the </w:t>
      </w:r>
      <w:r w:rsidR="00DB0ADF" w:rsidRPr="00C038C3">
        <w:t xml:space="preserve">density </w:t>
      </w:r>
      <w:r w:rsidR="00746818" w:rsidRPr="00C038C3">
        <w:t xml:space="preserve">model. </w:t>
      </w:r>
      <w:commentRangeStart w:id="261"/>
      <w:commentRangeStart w:id="262"/>
      <w:r w:rsidR="00746818" w:rsidRPr="00C038C3">
        <w:t xml:space="preserve">This </w:t>
      </w:r>
      <w:r w:rsidR="00AE4EF6">
        <w:t xml:space="preserve">approach overcomes the </w:t>
      </w:r>
      <w:r w:rsidR="004E07EA">
        <w:t xml:space="preserve">issue that </w:t>
      </w:r>
      <w:r w:rsidR="00746818" w:rsidRPr="00C038C3">
        <w:t xml:space="preserve">oxygen </w:t>
      </w:r>
      <w:r w:rsidR="00FA0A66" w:rsidRPr="00C038C3">
        <w:t xml:space="preserve">concentrations span a large range for any given </w:t>
      </w:r>
      <w:r w:rsidR="00746818" w:rsidRPr="00C038C3">
        <w:t>depth</w:t>
      </w:r>
      <w:commentRangeEnd w:id="261"/>
      <w:r w:rsidR="00306414" w:rsidRPr="00C038C3">
        <w:rPr>
          <w:rStyle w:val="CommentReference"/>
        </w:rPr>
        <w:commentReference w:id="261"/>
      </w:r>
      <w:commentRangeEnd w:id="262"/>
      <w:r w:rsidR="00BB7E04" w:rsidRPr="00C038C3">
        <w:rPr>
          <w:rStyle w:val="CommentReference"/>
        </w:rPr>
        <w:commentReference w:id="262"/>
      </w:r>
      <w:r w:rsidR="00746818" w:rsidRPr="00C038C3">
        <w:t xml:space="preserve">. </w:t>
      </w:r>
      <w:ins w:id="263" w:author="Max Lindmark" w:date="2022-04-07T19:01:00Z">
        <w:r w:rsidR="008732C7">
          <w:t>Moreover, the decline in oxygen in subdivisions 25 and 26 is relatively stable over time, while the condition decline</w:t>
        </w:r>
        <w:r w:rsidR="00C535E8">
          <w:t>d</w:t>
        </w:r>
        <w:r w:rsidR="008732C7">
          <w:t xml:space="preserve"> considerably there. This result is in accordance with </w:t>
        </w:r>
        <w:proofErr w:type="spellStart"/>
        <w:r w:rsidR="008732C7" w:rsidRPr="000B4E9A">
          <w:rPr>
            <w:lang w:val="en-GB"/>
          </w:rPr>
          <w:t>Svedäng</w:t>
        </w:r>
        <w:proofErr w:type="spellEnd"/>
        <w:r w:rsidR="008732C7" w:rsidRPr="000B4E9A">
          <w:rPr>
            <w:lang w:val="en-GB"/>
          </w:rPr>
          <w:t xml:space="preserve"> </w:t>
        </w:r>
        <w:r w:rsidR="008732C7" w:rsidRPr="000B4E9A">
          <w:rPr>
            <w:i/>
            <w:iCs/>
            <w:lang w:val="en-GB"/>
          </w:rPr>
          <w:t>et al.</w:t>
        </w:r>
        <w:r w:rsidR="008732C7">
          <w:rPr>
            <w:i/>
            <w:iCs/>
            <w:lang w:val="en-GB"/>
          </w:rPr>
          <w:t xml:space="preserve"> </w:t>
        </w:r>
        <w:r w:rsidR="008732C7">
          <w:fldChar w:fldCharType="begin"/>
        </w:r>
        <w:r w:rsidR="008732C7">
          <w:instrText xml:space="preserve"> ADDIN ZOTERO_ITEM CSL_CITATION {"citationID":"bnwtpRpE","properties":{"formattedCitation":"(2022)","plainCitation":"(2022)","noteIndex":0},"citationItems":[{"id":3515,"uris":["http://zotero.org/users/6116610/items/DMW77IQR"],"itemData":{"id":3515,"type":"article-journal","abstract":"Hypoxia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A"},{"family":"Humborg","given":"Christoph"}],"issued":{"date-parts":[["2022",2,18]]},"citation-key":"svedangRethinkingEcologicalEnvelope2022"},"suppress-author":true}],"schema":"https://github.com/citation-style-language/schema/raw/master/csl-citation.json"} </w:instrText>
        </w:r>
        <w:r w:rsidR="008732C7">
          <w:fldChar w:fldCharType="separate"/>
        </w:r>
        <w:r w:rsidR="008732C7">
          <w:rPr>
            <w:lang w:val="en-GB"/>
          </w:rPr>
          <w:t>(2022)</w:t>
        </w:r>
        <w:r w:rsidR="008732C7">
          <w:fldChar w:fldCharType="end"/>
        </w:r>
        <w:r w:rsidR="008732C7">
          <w:t>, who found that the area of well-oxygenated sea floor remained stable in core distribution area of cod in the time period of a rapid decline in condition.</w:t>
        </w:r>
      </w:ins>
      <w:commentRangeStart w:id="264"/>
      <w:commentRangeStart w:id="265"/>
      <w:del w:id="266" w:author="Max Lindmark" w:date="2022-04-07T19:01:00Z">
        <w:r w:rsidR="002D116B" w:rsidRPr="00C038C3" w:rsidDel="00201605">
          <w:delText>Moreover,</w:delText>
        </w:r>
      </w:del>
      <w:r w:rsidR="002D116B" w:rsidRPr="00C038C3">
        <w:t xml:space="preserve"> </w:t>
      </w:r>
      <w:del w:id="267" w:author="Max Lindmark" w:date="2022-04-07T19:01:00Z">
        <w:r w:rsidR="002D116B" w:rsidRPr="00C038C3" w:rsidDel="00201605">
          <w:delText>w</w:delText>
        </w:r>
      </w:del>
      <w:ins w:id="268" w:author="Max Lindmark" w:date="2022-04-07T19:01:00Z">
        <w:r w:rsidR="00201605">
          <w:t>W</w:t>
        </w:r>
      </w:ins>
      <w:r w:rsidR="002D116B" w:rsidRPr="00C038C3">
        <w:t xml:space="preserve">e </w:t>
      </w:r>
      <w:ins w:id="269" w:author="Max Lindmark" w:date="2022-04-07T19:01:00Z">
        <w:r w:rsidR="00201605">
          <w:t xml:space="preserve">also note </w:t>
        </w:r>
      </w:ins>
      <w:del w:id="270" w:author="Max Lindmark" w:date="2022-04-07T19:01:00Z">
        <w:r w:rsidR="002D116B" w:rsidRPr="00C038C3" w:rsidDel="00201605">
          <w:delText xml:space="preserve">see </w:delText>
        </w:r>
      </w:del>
      <w:r w:rsidR="002D116B" w:rsidRPr="00C038C3">
        <w:t xml:space="preserve">that the </w:t>
      </w:r>
      <w:r w:rsidR="002D116B" w:rsidRPr="00C038C3">
        <w:lastRenderedPageBreak/>
        <w:t>1</w:t>
      </w:r>
      <w:r w:rsidR="002D116B" w:rsidRPr="00C038C3">
        <w:rPr>
          <w:vertAlign w:val="superscript"/>
        </w:rPr>
        <w:t>st</w:t>
      </w:r>
      <w:r w:rsidR="002D116B" w:rsidRPr="00C038C3">
        <w:t xml:space="preserve"> </w:t>
      </w:r>
      <w:del w:id="271" w:author="Max Lindmark" w:date="2022-04-06T20:28:00Z">
        <w:r w:rsidR="002D116B" w:rsidRPr="00C038C3" w:rsidDel="00C35CBD">
          <w:delText xml:space="preserve">decile </w:delText>
        </w:r>
      </w:del>
      <w:ins w:id="272" w:author="Max Lindmark" w:date="2022-04-06T20:28:00Z">
        <w:r w:rsidR="00C35CBD">
          <w:t>quartile</w:t>
        </w:r>
        <w:r w:rsidR="00C35CBD" w:rsidRPr="00C038C3">
          <w:t xml:space="preserve"> </w:t>
        </w:r>
      </w:ins>
      <w:r w:rsidR="002D116B" w:rsidRPr="00C038C3">
        <w:t xml:space="preserve">of the density-weighted oxygen concentration reached an all-time </w:t>
      </w:r>
      <w:r w:rsidR="00634284">
        <w:t>minimum</w:t>
      </w:r>
      <w:r w:rsidR="00634284" w:rsidRPr="00C038C3">
        <w:t xml:space="preserve"> </w:t>
      </w:r>
      <w:r w:rsidR="002D116B" w:rsidRPr="00C038C3">
        <w:t xml:space="preserve">(approximately </w:t>
      </w:r>
      <w:del w:id="273" w:author="Max Lindmark" w:date="2022-04-06T20:28:00Z">
        <w:r w:rsidR="002D116B" w:rsidRPr="00C038C3" w:rsidDel="001A6C6B">
          <w:delText>3</w:delText>
        </w:r>
      </w:del>
      <w:ins w:id="274" w:author="Max Lindmark" w:date="2022-04-06T20:28:00Z">
        <w:r w:rsidR="001A6C6B">
          <w:t>4</w:t>
        </w:r>
      </w:ins>
      <w:r w:rsidR="002D116B" w:rsidRPr="00C038C3">
        <w:t>.5 ml/L in 20</w:t>
      </w:r>
      <w:del w:id="275" w:author="Max Lindmark" w:date="2022-04-06T20:28:00Z">
        <w:r w:rsidR="00AA64DE" w:rsidDel="00FA1A48">
          <w:delText>1</w:delText>
        </w:r>
      </w:del>
      <w:ins w:id="276" w:author="Max Lindmark" w:date="2022-04-06T20:28:00Z">
        <w:r w:rsidR="00FA1A48">
          <w:t>0</w:t>
        </w:r>
      </w:ins>
      <w:del w:id="277" w:author="Max Lindmark" w:date="2022-04-06T20:28:00Z">
        <w:r w:rsidR="00AA64DE" w:rsidDel="00FA1A48">
          <w:delText>0</w:delText>
        </w:r>
      </w:del>
      <w:ins w:id="278" w:author="Max Lindmark" w:date="2022-04-06T20:28:00Z">
        <w:r w:rsidR="00FA1A48">
          <w:t>7</w:t>
        </w:r>
      </w:ins>
      <w:r w:rsidR="002D116B" w:rsidRPr="00C038C3">
        <w:t xml:space="preserve">), and then increased, suggesting the average decline in oxygen concentration </w:t>
      </w:r>
      <w:r w:rsidR="00E53F04" w:rsidRPr="00C038C3">
        <w:t xml:space="preserve">is not driven by </w:t>
      </w:r>
      <w:ins w:id="279" w:author="Max Lindmark" w:date="2022-04-07T10:05:00Z">
        <w:r w:rsidR="00EE78DD">
          <w:t xml:space="preserve">the cod experiencing the </w:t>
        </w:r>
      </w:ins>
      <w:del w:id="280" w:author="Max Lindmark" w:date="2022-04-07T10:05:00Z">
        <w:r w:rsidR="00634284" w:rsidDel="00EE78DD">
          <w:delText xml:space="preserve">the </w:delText>
        </w:r>
        <w:r w:rsidR="00E53F04" w:rsidRPr="00C038C3" w:rsidDel="00EE78DD">
          <w:delText xml:space="preserve">decline </w:delText>
        </w:r>
        <w:r w:rsidR="007110BB" w:rsidRPr="00C038C3" w:rsidDel="00EE78DD">
          <w:delText xml:space="preserve">in the </w:delText>
        </w:r>
      </w:del>
      <w:r w:rsidR="007110BB" w:rsidRPr="00C038C3">
        <w:t>lowest oxygen concentrations</w:t>
      </w:r>
      <w:commentRangeEnd w:id="264"/>
      <w:r w:rsidR="008814F2">
        <w:rPr>
          <w:rStyle w:val="CommentReference"/>
        </w:rPr>
        <w:commentReference w:id="264"/>
      </w:r>
      <w:commentRangeEnd w:id="265"/>
      <w:r w:rsidR="00551E0E">
        <w:rPr>
          <w:rStyle w:val="CommentReference"/>
        </w:rPr>
        <w:commentReference w:id="265"/>
      </w:r>
      <w:r w:rsidR="002D116B" w:rsidRPr="00C038C3">
        <w:t xml:space="preserve">. </w:t>
      </w:r>
      <w:r w:rsidR="00AD119A">
        <w:t>D</w:t>
      </w:r>
      <w:r w:rsidR="00AA64DE">
        <w:t xml:space="preserve">espite </w:t>
      </w:r>
      <w:r w:rsidR="001F0D01">
        <w:t xml:space="preserve">the median oxygen </w:t>
      </w:r>
      <w:r w:rsidR="00634284">
        <w:t xml:space="preserve">concentrations experienced by </w:t>
      </w:r>
      <w:r w:rsidR="001F0D01">
        <w:t xml:space="preserve">the population </w:t>
      </w:r>
      <w:r w:rsidR="00AD119A">
        <w:t>being</w:t>
      </w:r>
      <w:r w:rsidR="006A2CA9">
        <w:t xml:space="preserve"> above </w:t>
      </w:r>
      <w:r w:rsidR="00634284">
        <w:t xml:space="preserve">the </w:t>
      </w:r>
      <w:r w:rsidR="006A2CA9">
        <w:t xml:space="preserve">proposed thresholds, </w:t>
      </w:r>
      <w:r w:rsidR="002C60AB" w:rsidRPr="00C038C3">
        <w:t xml:space="preserve">we still find a </w:t>
      </w:r>
      <w:r w:rsidR="004D29A0" w:rsidRPr="00C038C3">
        <w:t>positive effect of oxygen</w:t>
      </w:r>
      <w:r w:rsidR="0013435B">
        <w:t xml:space="preserve">, in line with </w:t>
      </w:r>
      <w:r w:rsidR="008C4BB9">
        <w:t xml:space="preserve">previous studies showing </w:t>
      </w:r>
      <w:r w:rsidR="00B52757">
        <w:t>that exposure to low-oxygen areas is associated with low condition</w:t>
      </w:r>
      <w:r w:rsidR="000668DC">
        <w:t xml:space="preserve"> </w:t>
      </w:r>
      <w:r w:rsidR="00537338">
        <w:fldChar w:fldCharType="begin"/>
      </w:r>
      <w:r w:rsidR="0003113B">
        <w:instrText xml:space="preserve"> ADDIN ZOTERO_ITEM CSL_CITATION {"citationID":"VUUIHZxT","properties":{"formattedCitation":"(Limburg and Casini, 2019; Casini {\\i{}et al.}, 2021)","plainCitation":"(Limburg and Casini, 2019; Casini et al., 2021)","noteIndex":0},"citationItems":[{"id":2361,"uris":["http://zotero.org/users/6116610/items/7VRRX5L2"],"itemData":{"id":2361,"type":"article-journal","abstract":"Deoxygenation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537338">
        <w:fldChar w:fldCharType="separate"/>
      </w:r>
      <w:r w:rsidR="00537338" w:rsidRPr="00537338">
        <w:rPr>
          <w:lang w:val="en-GB"/>
        </w:rPr>
        <w:t xml:space="preserve">(Limburg and </w:t>
      </w:r>
      <w:proofErr w:type="spellStart"/>
      <w:r w:rsidR="00537338" w:rsidRPr="00537338">
        <w:rPr>
          <w:lang w:val="en-GB"/>
        </w:rPr>
        <w:t>Casini</w:t>
      </w:r>
      <w:proofErr w:type="spellEnd"/>
      <w:r w:rsidR="00537338" w:rsidRPr="00537338">
        <w:rPr>
          <w:lang w:val="en-GB"/>
        </w:rPr>
        <w:t xml:space="preserve">, 2019; </w:t>
      </w:r>
      <w:proofErr w:type="spellStart"/>
      <w:r w:rsidR="00537338" w:rsidRPr="00537338">
        <w:rPr>
          <w:lang w:val="en-GB"/>
        </w:rPr>
        <w:t>Casini</w:t>
      </w:r>
      <w:proofErr w:type="spellEnd"/>
      <w:r w:rsidR="00537338" w:rsidRPr="00537338">
        <w:rPr>
          <w:lang w:val="en-GB"/>
        </w:rPr>
        <w:t xml:space="preserve"> </w:t>
      </w:r>
      <w:r w:rsidR="00537338" w:rsidRPr="00537338">
        <w:rPr>
          <w:i/>
          <w:iCs/>
          <w:lang w:val="en-GB"/>
        </w:rPr>
        <w:t>et al.</w:t>
      </w:r>
      <w:r w:rsidR="00537338" w:rsidRPr="00537338">
        <w:rPr>
          <w:lang w:val="en-GB"/>
        </w:rPr>
        <w:t>, 2021)</w:t>
      </w:r>
      <w:r w:rsidR="00537338">
        <w:fldChar w:fldCharType="end"/>
      </w:r>
      <w:r w:rsidR="00E01369">
        <w:t>. However,</w:t>
      </w:r>
      <w:r w:rsidR="00305736" w:rsidRPr="00C038C3">
        <w:t xml:space="preserve"> we </w:t>
      </w:r>
      <w:r w:rsidR="00B825FB" w:rsidRPr="00C038C3">
        <w:t xml:space="preserve">can only speculate if this is </w:t>
      </w:r>
      <w:r w:rsidR="003F2842" w:rsidRPr="00C038C3">
        <w:t>due to</w:t>
      </w:r>
      <w:r w:rsidR="007123BA" w:rsidRPr="00C038C3">
        <w:t xml:space="preserve"> oxygen being correlated with </w:t>
      </w:r>
      <w:r w:rsidR="00826ABB">
        <w:t xml:space="preserve">richer </w:t>
      </w:r>
      <w:r w:rsidR="007123BA" w:rsidRPr="00C038C3">
        <w:t xml:space="preserve">habitats </w:t>
      </w:r>
      <w:r w:rsidR="000F5EE7">
        <w:t xml:space="preserve">that feature higher food availability, </w:t>
      </w:r>
      <w:r w:rsidR="007123BA" w:rsidRPr="00C038C3">
        <w:t>or if there are direct physiological impacts</w:t>
      </w:r>
      <w:r w:rsidR="00206EA8" w:rsidRPr="00C038C3">
        <w:t xml:space="preserve"> </w:t>
      </w:r>
      <w:r w:rsidR="007D1853" w:rsidRPr="00C038C3">
        <w:t xml:space="preserve">at lower threshold in the wild. </w:t>
      </w:r>
    </w:p>
    <w:p w14:paraId="0591261B" w14:textId="68408379" w:rsidR="00E61261" w:rsidRPr="00C038C3" w:rsidRDefault="00234431" w:rsidP="00552801">
      <w:pPr>
        <w:spacing w:line="480" w:lineRule="auto"/>
        <w:ind w:firstLine="284"/>
        <w:contextualSpacing/>
        <w:mirrorIndents/>
        <w:jc w:val="both"/>
        <w:rPr>
          <w:iCs/>
        </w:rPr>
      </w:pPr>
      <w:r w:rsidRPr="00C038C3">
        <w:t xml:space="preserve">An </w:t>
      </w:r>
      <w:r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habitat contraction caused by the expansion of </w:t>
      </w:r>
      <w:r w:rsidR="005E3A64" w:rsidRPr="00C038C3">
        <w:t>“dead zones”</w:t>
      </w:r>
      <w:r w:rsidR="0087118F">
        <w:t xml:space="preserve"> </w:t>
      </w:r>
      <w:r w:rsidR="002B4F9A" w:rsidRPr="00C038C3">
        <w:fldChar w:fldCharType="begin"/>
      </w:r>
      <w:r w:rsidR="0003113B">
        <w:instrText xml:space="preserve"> ADDIN ZOTERO_ITEM CSL_CITATION {"citationID":"lmEM35qt","properties":{"formattedCitation":"(Casini {\\i{}et al.}, 2016a; Orio {\\i{}et al.}, 2019; Haase {\\i{}et al.}, 2020)","plainCitation":"(Casini et al., 2016a; Orio et al., 2019; Haase et al., 2020)","noteIndex":0},"citationItems":[{"id":794,"uris":["http://zotero.org/users/6116610/items/39XLSPWN"],"itemData":{"id":794,"type":"article-journal","abstract":"Investigating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874B1A" w:rsidRPr="00874B1A">
        <w:rPr>
          <w:lang w:val="en-GB"/>
        </w:rPr>
        <w:t xml:space="preserve">(Casini </w:t>
      </w:r>
      <w:r w:rsidR="00874B1A" w:rsidRPr="00874B1A">
        <w:rPr>
          <w:i/>
          <w:iCs/>
          <w:lang w:val="en-GB"/>
        </w:rPr>
        <w:t>et al.</w:t>
      </w:r>
      <w:r w:rsidR="00874B1A" w:rsidRPr="00874B1A">
        <w:rPr>
          <w:lang w:val="en-GB"/>
        </w:rPr>
        <w:t xml:space="preserve">, 2016a; Orio </w:t>
      </w:r>
      <w:r w:rsidR="00874B1A" w:rsidRPr="00874B1A">
        <w:rPr>
          <w:i/>
          <w:iCs/>
          <w:lang w:val="en-GB"/>
        </w:rPr>
        <w:t>et al.</w:t>
      </w:r>
      <w:r w:rsidR="00874B1A" w:rsidRPr="00874B1A">
        <w:rPr>
          <w:lang w:val="en-GB"/>
        </w:rPr>
        <w:t xml:space="preserve">, 2019; Haase </w:t>
      </w:r>
      <w:r w:rsidR="00874B1A" w:rsidRPr="00874B1A">
        <w:rPr>
          <w:i/>
          <w:iCs/>
          <w:lang w:val="en-GB"/>
        </w:rPr>
        <w:t>et al.</w:t>
      </w:r>
      <w:r w:rsidR="00874B1A" w:rsidRPr="00874B1A">
        <w:rPr>
          <w:lang w:val="en-GB"/>
        </w:rPr>
        <w:t>, 2020)</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9E2A8E" w:rsidRPr="00C038C3">
        <w:t xml:space="preserve"> </w:t>
      </w:r>
      <w:r w:rsidR="00BC2B5C">
        <w:t xml:space="preserve">as direct </w:t>
      </w:r>
      <w:r w:rsidR="000246B6">
        <w:t xml:space="preserve">effects of </w:t>
      </w:r>
      <w:r w:rsidR="00BC2B5C">
        <w:t>density</w:t>
      </w:r>
      <w:r w:rsidR="009E2A8E" w:rsidRPr="00C038C3">
        <w:t xml:space="preserve">. </w:t>
      </w:r>
      <w:r w:rsidR="003B6DFB" w:rsidRPr="00C038C3">
        <w:t>Population-level d</w:t>
      </w:r>
      <w:r w:rsidR="008A2340" w:rsidRPr="00C038C3">
        <w:t xml:space="preserve">ensity has </w:t>
      </w:r>
      <w:r w:rsidR="0040492F" w:rsidRPr="00C038C3">
        <w:t xml:space="preserve">previously </w:t>
      </w:r>
      <w:r w:rsidR="008A2340" w:rsidRPr="00C038C3">
        <w:t xml:space="preserve">been linked </w:t>
      </w:r>
      <w:r w:rsidR="00E12012" w:rsidRPr="00C038C3">
        <w:t xml:space="preserve">to </w:t>
      </w:r>
      <w:r w:rsidR="00C66156" w:rsidRPr="00C038C3">
        <w:t>fishery-induced size truncation</w:t>
      </w:r>
      <w:r w:rsidR="00B01181" w:rsidRPr="00C038C3">
        <w:t xml:space="preserve"> causing</w:t>
      </w:r>
      <w:r w:rsidR="000F61F0" w:rsidRPr="00C038C3">
        <w:t xml:space="preserve"> higher </w:t>
      </w:r>
      <w:r w:rsidR="00C66156" w:rsidRPr="00C038C3">
        <w:t xml:space="preserve">intraspecific competition among smaller sized fished who primarily feed on benthic prey </w:t>
      </w:r>
      <w:r w:rsidR="00C66156" w:rsidRPr="00C038C3">
        <w:fldChar w:fldCharType="begin"/>
      </w:r>
      <w:r w:rsidR="0003113B">
        <w:instrText xml:space="preserve"> ADDIN ZOTERO_ITEM CSL_CITATION {"citationID":"BSMruUZ4","properties":{"formattedCitation":"(Sved\\uc0\\u228{}ng and Hornborg, 2014)","plainCitation":"(Svedäng and Hornborg, 2014)","noteIndex":0},"citationItems":[{"id":156,"uris":["http://zotero.org/users/6116610/items/IDYQ34SF"],"itemData":{"id":156,"type":"article-journal","abstract":"Over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C66156" w:rsidRPr="00C038C3">
        <w:fldChar w:fldCharType="separate"/>
      </w:r>
      <w:r w:rsidR="00C66156" w:rsidRPr="00C038C3">
        <w:t>(Svedäng and Hornborg, 2014)</w:t>
      </w:r>
      <w:r w:rsidR="00C66156" w:rsidRPr="00C038C3">
        <w:fldChar w:fldCharType="end"/>
      </w:r>
      <w:r w:rsidR="00C66156" w:rsidRPr="00C038C3">
        <w:t xml:space="preserve">. </w:t>
      </w:r>
      <w:r w:rsidR="00AE47A0" w:rsidRPr="00C038C3">
        <w:t>W</w:t>
      </w:r>
      <w:r w:rsidR="00CB66F3" w:rsidRPr="00C038C3">
        <w:t xml:space="preserve">e </w:t>
      </w:r>
      <w:r w:rsidR="00C53722" w:rsidRPr="00C038C3">
        <w:t xml:space="preserve">detected </w:t>
      </w:r>
      <w:r w:rsidR="00651A78">
        <w:t xml:space="preserve">a weak </w:t>
      </w:r>
      <w:r w:rsidR="003B41AC" w:rsidRPr="00C038C3">
        <w:t>negative effect</w:t>
      </w:r>
      <w:r w:rsidR="00341CEA">
        <w:t xml:space="preserve"> of </w:t>
      </w:r>
      <w:r w:rsidR="002F5CD0">
        <w:t xml:space="preserve">cod </w:t>
      </w:r>
      <w:r w:rsidR="003B41AC" w:rsidRPr="00C038C3">
        <w:t>haul</w:t>
      </w:r>
      <w:r w:rsidR="005A515B">
        <w:t>-level</w:t>
      </w:r>
      <w:r w:rsidR="00D86474" w:rsidRPr="00C038C3">
        <w:t xml:space="preserve"> density, but not </w:t>
      </w:r>
      <w:r w:rsidR="00116170">
        <w:t xml:space="preserve">for </w:t>
      </w:r>
      <w:r w:rsidR="00D86474" w:rsidRPr="00C038C3">
        <w:t>flounder</w:t>
      </w:r>
      <w:r w:rsidR="00116170">
        <w:t xml:space="preserve"> at any scale</w:t>
      </w:r>
      <w:r w:rsidR="00657761" w:rsidRPr="00C038C3">
        <w:t>.</w:t>
      </w:r>
      <w:r w:rsidR="00C075AE">
        <w:t xml:space="preserve"> </w:t>
      </w:r>
      <w:ins w:id="281" w:author="Max Lindmark" w:date="2022-04-07T19:03:00Z">
        <w:r w:rsidR="00F6786B">
          <w:t>The lack of clear signals of competition could be because the biomass of both cod and flounder being at relative</w:t>
        </w:r>
      </w:ins>
      <w:ins w:id="282" w:author="Max Lindmark" w:date="2022-04-07T19:04:00Z">
        <w:r w:rsidR="00F6786B">
          <w:t xml:space="preserve">ly low levels, from a historical perspective </w:t>
        </w:r>
      </w:ins>
      <w:r w:rsidR="00F6786B">
        <w:fldChar w:fldCharType="begin"/>
      </w:r>
      <w:r w:rsidR="00F6786B">
        <w:instrText xml:space="preserve"> ADDIN ZOTERO_ITEM CSL_CITATION {"citationID":"tl2X0AU6","properties":{"formattedCitation":"(Tomczak {\\i{}et al.}, 2022)","plainCitation":"(Tomczak et al., 2022)","noteIndex":0},"citationItems":[{"id":3511,"uris":["http://zotero.org/users/6116610/items/WFH2R2NM"],"itemData":{"id":3511,"type":"article-journal","abstract":"The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F6786B">
        <w:fldChar w:fldCharType="separate"/>
      </w:r>
      <w:r w:rsidR="00F6786B" w:rsidRPr="00F6786B">
        <w:rPr>
          <w:lang w:val="en-GB"/>
        </w:rPr>
        <w:t xml:space="preserve">(Tomczak </w:t>
      </w:r>
      <w:r w:rsidR="00F6786B" w:rsidRPr="00F6786B">
        <w:rPr>
          <w:i/>
          <w:iCs/>
          <w:lang w:val="en-GB"/>
        </w:rPr>
        <w:t>et al.</w:t>
      </w:r>
      <w:r w:rsidR="00F6786B" w:rsidRPr="00F6786B">
        <w:rPr>
          <w:lang w:val="en-GB"/>
        </w:rPr>
        <w:t>, 2022)</w:t>
      </w:r>
      <w:r w:rsidR="00F6786B">
        <w:fldChar w:fldCharType="end"/>
      </w:r>
      <w:ins w:id="283" w:author="Max Lindmark" w:date="2022-04-07T19:05:00Z">
        <w:r w:rsidR="00F6786B">
          <w:t xml:space="preserve">. </w:t>
        </w:r>
      </w:ins>
      <w:r w:rsidR="0045000B" w:rsidRPr="00C038C3">
        <w:t>However,</w:t>
      </w:r>
      <w:r w:rsidR="00147955" w:rsidRPr="00C038C3">
        <w:t xml:space="preserve"> 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r w:rsidR="00FB19FA">
        <w:t xml:space="preserve">. </w:t>
      </w:r>
      <w:r w:rsidR="00656A2C">
        <w:t>Lastly, w</w:t>
      </w:r>
      <w:r w:rsidR="00823A97">
        <w:t xml:space="preserve">e did not find strong effects of </w:t>
      </w:r>
      <w:r w:rsidR="00E47280" w:rsidRPr="00F65414">
        <w:rPr>
          <w:i/>
        </w:rPr>
        <w:t xml:space="preserve">S. </w:t>
      </w:r>
      <w:proofErr w:type="spellStart"/>
      <w:r w:rsidR="00E47280" w:rsidRPr="00F65414">
        <w:rPr>
          <w:i/>
        </w:rPr>
        <w:t>entomon</w:t>
      </w:r>
      <w:proofErr w:type="spellEnd"/>
      <w:r w:rsidR="00823A97">
        <w:t xml:space="preserve"> density on conditio</w:t>
      </w:r>
      <w:r w:rsidR="006C6C68">
        <w:t>n</w:t>
      </w:r>
      <w:r w:rsidR="004E6A54">
        <w:t>.</w:t>
      </w:r>
      <w:r w:rsidR="00485BFE">
        <w:t xml:space="preserve"> </w:t>
      </w:r>
      <w:r w:rsidR="00EF5986">
        <w:t>Even</w:t>
      </w:r>
      <w:r w:rsidR="00BD5602">
        <w:t xml:space="preserve"> </w:t>
      </w:r>
      <w:r w:rsidR="00EF5986">
        <w:t>without</w:t>
      </w:r>
      <w:r w:rsidR="00485BFE">
        <w:t xml:space="preserve"> </w:t>
      </w:r>
      <w:r w:rsidR="00EF5986">
        <w:t>s</w:t>
      </w:r>
      <w:r w:rsidR="00485BFE">
        <w:t xml:space="preserve">trong evidence </w:t>
      </w:r>
      <w:r w:rsidR="001C343B">
        <w:t xml:space="preserve">of benthic </w:t>
      </w:r>
      <w:r w:rsidR="00F91A9A">
        <w:t>competition</w:t>
      </w:r>
      <w:r w:rsidR="001C343B">
        <w:t xml:space="preserve"> </w:t>
      </w:r>
      <w:r w:rsidR="00BD5602">
        <w:t xml:space="preserve">as a driver of </w:t>
      </w:r>
      <w:r w:rsidR="007C7BCC">
        <w:t>cod</w:t>
      </w:r>
      <w:r w:rsidR="00BD5602">
        <w:t xml:space="preserve"> condition</w:t>
      </w:r>
      <w:r w:rsidR="00E47280">
        <w:t xml:space="preserve"> overall</w:t>
      </w:r>
      <w:r w:rsidR="00BD5602">
        <w:t xml:space="preserve">, it </w:t>
      </w:r>
      <w:r w:rsidR="004E6A54">
        <w:t xml:space="preserve">could </w:t>
      </w:r>
      <w:r w:rsidR="009255F0">
        <w:t xml:space="preserve">still be important on </w:t>
      </w:r>
      <w:r w:rsidR="001143C3">
        <w:t>local scales, i.e.</w:t>
      </w:r>
      <w:r w:rsidR="00D9570B">
        <w:t>,</w:t>
      </w:r>
      <w:r w:rsidR="001143C3">
        <w:t xml:space="preserve"> in habitats with </w:t>
      </w:r>
      <w:r w:rsidR="00E47280" w:rsidRPr="00C84722">
        <w:rPr>
          <w:i/>
        </w:rPr>
        <w:t xml:space="preserve">S. </w:t>
      </w:r>
      <w:proofErr w:type="spellStart"/>
      <w:r w:rsidR="00E47280" w:rsidRPr="00C84722">
        <w:rPr>
          <w:i/>
        </w:rPr>
        <w:t>entomon</w:t>
      </w:r>
      <w:proofErr w:type="spellEnd"/>
      <w:r w:rsidR="00E47280">
        <w:t xml:space="preserve"> </w:t>
      </w:r>
      <w:r w:rsidR="001143C3">
        <w:t>and flounder.</w:t>
      </w:r>
      <w:ins w:id="284" w:author="Max Lindmark" w:date="2022-04-07T19:02:00Z">
        <w:r w:rsidR="00F6786B">
          <w:t xml:space="preserve"> </w:t>
        </w:r>
      </w:ins>
      <w:del w:id="285" w:author="Max Lindmark" w:date="2022-04-07T19:03:00Z">
        <w:r w:rsidR="0045000B" w:rsidRPr="00C038C3" w:rsidDel="00F6786B">
          <w:delText xml:space="preserve"> </w:delText>
        </w:r>
      </w:del>
      <w:r w:rsidR="00EF5986">
        <w:t>Future</w:t>
      </w:r>
      <w:r w:rsidR="0009606F">
        <w:rPr>
          <w:iCs/>
        </w:rPr>
        <w:t xml:space="preserve"> studies </w:t>
      </w:r>
      <w:r w:rsidR="00EF5986">
        <w:rPr>
          <w:iCs/>
        </w:rPr>
        <w:t>could</w:t>
      </w:r>
      <w:r w:rsidR="00940D79">
        <w:rPr>
          <w:iCs/>
        </w:rPr>
        <w:t xml:space="preserve"> </w:t>
      </w:r>
      <w:r w:rsidR="00EA5403">
        <w:rPr>
          <w:iCs/>
        </w:rPr>
        <w:lastRenderedPageBreak/>
        <w:t xml:space="preserve">investigate </w:t>
      </w:r>
      <w:r w:rsidR="002A3C91">
        <w:rPr>
          <w:iCs/>
        </w:rPr>
        <w:t xml:space="preserve">the effect of </w:t>
      </w:r>
      <w:r w:rsidR="002E32D8">
        <w:rPr>
          <w:iCs/>
        </w:rPr>
        <w:t xml:space="preserve">benthic competition </w:t>
      </w:r>
      <w:r w:rsidR="001D59F6">
        <w:rPr>
          <w:iCs/>
        </w:rPr>
        <w:t>for local differences in condition</w:t>
      </w:r>
      <w:r w:rsidR="00EF5986">
        <w:rPr>
          <w:iCs/>
        </w:rPr>
        <w:t>—</w:t>
      </w:r>
      <w:r w:rsidR="00BD69BB">
        <w:rPr>
          <w:iCs/>
        </w:rPr>
        <w:t xml:space="preserve">ideally </w:t>
      </w:r>
      <w:r w:rsidR="001D59F6">
        <w:rPr>
          <w:iCs/>
        </w:rPr>
        <w:t xml:space="preserve">in combination with </w:t>
      </w:r>
      <w:r w:rsidR="00EF641F">
        <w:rPr>
          <w:iCs/>
        </w:rPr>
        <w:t>benthic prey biomass</w:t>
      </w:r>
      <w:r w:rsidR="00C81B9B">
        <w:rPr>
          <w:iCs/>
        </w:rPr>
        <w:t xml:space="preserve"> estimates</w:t>
      </w:r>
      <w:r w:rsidR="00EF641F">
        <w:rPr>
          <w:iCs/>
        </w:rPr>
        <w:t xml:space="preserve">. </w:t>
      </w:r>
    </w:p>
    <w:p w14:paraId="66BC9C6D" w14:textId="4D89513C" w:rsidR="00FC5BB8" w:rsidRPr="00C038C3" w:rsidRDefault="006D667E" w:rsidP="00552801">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87118F">
        <w:t xml:space="preserve"> </w:t>
      </w:r>
      <w:r w:rsidR="00ED4820" w:rsidRPr="00C038C3">
        <w:fldChar w:fldCharType="begin"/>
      </w:r>
      <w:r w:rsidR="0003113B">
        <w:instrText xml:space="preserve"> ADDIN ZOTERO_ITEM CSL_CITATION {"citationID":"qMOamqY7","properties":{"formattedCitation":"(G\\uc0\\u229{}rdmark {\\i{}et al.}, 2015; Casini {\\i{}et al.}, 2016a)","plainCitation":"(Gårdmark et al., 2015; Casini et al., 2016a)","noteIndex":0},"citationItems":[{"id":810,"uris":["http://zotero.org/users/6116610/items/SJT7RQU9"],"itemData":{"id":810,"type":"article-journal","container-title":"Philosophical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ED4820" w:rsidRPr="00C038C3">
        <w:fldChar w:fldCharType="separate"/>
      </w:r>
      <w:r w:rsidR="00A02C50" w:rsidRPr="00A02C50">
        <w:rPr>
          <w:lang w:val="en-GB"/>
        </w:rPr>
        <w:t xml:space="preserve">(Gårdmark </w:t>
      </w:r>
      <w:r w:rsidR="00A02C50" w:rsidRPr="00A02C50">
        <w:rPr>
          <w:i/>
          <w:iCs/>
          <w:lang w:val="en-GB"/>
        </w:rPr>
        <w:t>et al.</w:t>
      </w:r>
      <w:r w:rsidR="00A02C50" w:rsidRPr="00A02C50">
        <w:rPr>
          <w:lang w:val="en-GB"/>
        </w:rPr>
        <w:t xml:space="preserve">, 2015; Casini </w:t>
      </w:r>
      <w:r w:rsidR="00A02C50" w:rsidRPr="00A02C50">
        <w:rPr>
          <w:i/>
          <w:iCs/>
          <w:lang w:val="en-GB"/>
        </w:rPr>
        <w:t>et al.</w:t>
      </w:r>
      <w:r w:rsidR="00A02C50" w:rsidRPr="00A02C50">
        <w:rPr>
          <w:lang w:val="en-GB"/>
        </w:rPr>
        <w:t>, 2016a)</w:t>
      </w:r>
      <w:r w:rsidR="00ED4820" w:rsidRPr="00C038C3">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 </w:t>
      </w:r>
      <w:r w:rsidR="00EE0A96" w:rsidRPr="00C038C3">
        <w:t>I</w:t>
      </w:r>
      <w:r w:rsidR="00AA343C" w:rsidRPr="00C038C3">
        <w:t xml:space="preserve">t is </w:t>
      </w:r>
      <w:r w:rsidR="00375E94" w:rsidRPr="00C038C3">
        <w:t xml:space="preserve">however </w:t>
      </w:r>
      <w:r w:rsidR="00C06A40" w:rsidRPr="00C038C3">
        <w:t>unclear if the decline in s</w:t>
      </w:r>
      <w:r w:rsidR="001F3FD5" w:rsidRPr="00C038C3">
        <w:t>p</w:t>
      </w:r>
      <w:r w:rsidR="00C06A40" w:rsidRPr="00C038C3">
        <w:t xml:space="preserve">rat </w:t>
      </w:r>
      <w:r w:rsidR="0017648F" w:rsidRPr="00C038C3">
        <w:t>drove the decline in condition</w:t>
      </w:r>
      <w:r w:rsidR="00F11C7A" w:rsidRPr="00C038C3">
        <w:t>. E</w:t>
      </w:r>
      <w:r w:rsidR="00EB54CC" w:rsidRPr="00C038C3">
        <w:t xml:space="preserve">ven though the </w:t>
      </w:r>
      <w:r w:rsidR="0097752B" w:rsidRPr="00C038C3">
        <w:t xml:space="preserve">spawning stock biomass of </w:t>
      </w:r>
      <w:r w:rsidR="002265AA" w:rsidRPr="00C038C3">
        <w:t xml:space="preserve">sprat </w:t>
      </w:r>
      <w:ins w:id="286" w:author="Max Lindmark" w:date="2022-04-07T09:08:00Z">
        <w:r w:rsidR="002E2E9B">
          <w:t xml:space="preserve">generally </w:t>
        </w:r>
      </w:ins>
      <w:r w:rsidR="002265AA" w:rsidRPr="00C038C3">
        <w:t>decline</w:t>
      </w:r>
      <w:r w:rsidR="00FF4A5D" w:rsidRPr="00C038C3">
        <w:t>d</w:t>
      </w:r>
      <w:r w:rsidR="00507CA6" w:rsidRPr="00C038C3">
        <w:t xml:space="preserve"> </w:t>
      </w:r>
      <w:ins w:id="287" w:author="Max Lindmark" w:date="2022-04-07T09:09:00Z">
        <w:r w:rsidR="002E2E9B">
          <w:t xml:space="preserve">from the levels in </w:t>
        </w:r>
      </w:ins>
      <w:ins w:id="288" w:author="Max Lindmark" w:date="2022-04-07T09:08:00Z">
        <w:r w:rsidR="002E2E9B">
          <w:t>the early 90’s</w:t>
        </w:r>
      </w:ins>
      <w:ins w:id="289" w:author="Max Lindmark" w:date="2022-04-07T09:09:00Z">
        <w:r w:rsidR="002E2E9B">
          <w:t xml:space="preserve">, </w:t>
        </w:r>
      </w:ins>
      <w:ins w:id="290" w:author="Max Lindmark" w:date="2022-04-07T09:11:00Z">
        <w:r w:rsidR="00B7476F">
          <w:t xml:space="preserve">both the abundance and </w:t>
        </w:r>
      </w:ins>
      <w:ins w:id="291" w:author="Max Lindmark" w:date="2022-04-07T09:12:00Z">
        <w:r w:rsidR="00B7476F">
          <w:t xml:space="preserve">steepness </w:t>
        </w:r>
      </w:ins>
      <w:ins w:id="292" w:author="Max Lindmark" w:date="2022-04-07T09:09:00Z">
        <w:r w:rsidR="002E2E9B">
          <w:t>of the decline differ between subdivisions</w:t>
        </w:r>
        <w:r w:rsidR="00C84EB3">
          <w:t>. For instance, while the decline in sprat was steepest in su</w:t>
        </w:r>
      </w:ins>
      <w:ins w:id="293" w:author="Max Lindmark" w:date="2022-04-07T09:10:00Z">
        <w:r w:rsidR="00C84EB3">
          <w:t xml:space="preserve">bdivisions </w:t>
        </w:r>
        <w:r w:rsidR="00B7476F">
          <w:t>27 and 28, sprat is still most abundant in</w:t>
        </w:r>
      </w:ins>
      <w:ins w:id="294" w:author="Max Lindmark" w:date="2022-04-07T09:12:00Z">
        <w:r w:rsidR="00B7476F">
          <w:t xml:space="preserve"> subdivision</w:t>
        </w:r>
      </w:ins>
      <w:ins w:id="295" w:author="Max Lindmark" w:date="2022-04-07T09:10:00Z">
        <w:r w:rsidR="00B7476F">
          <w:t xml:space="preserve"> </w:t>
        </w:r>
      </w:ins>
      <w:ins w:id="296" w:author="Max Lindmark" w:date="2022-04-07T09:11:00Z">
        <w:r w:rsidR="00B7476F">
          <w:t>28</w:t>
        </w:r>
      </w:ins>
      <w:ins w:id="297" w:author="Max Lindmark" w:date="2022-04-07T09:12:00Z">
        <w:r w:rsidR="00B7476F">
          <w:t xml:space="preserve">, </w:t>
        </w:r>
      </w:ins>
      <w:ins w:id="298" w:author="Max Lindmark" w:date="2022-04-07T09:11:00Z">
        <w:r w:rsidR="00B7476F">
          <w:t xml:space="preserve">while </w:t>
        </w:r>
      </w:ins>
      <w:ins w:id="299" w:author="Max Lindmark" w:date="2022-04-07T09:12:00Z">
        <w:r w:rsidR="00B7476F">
          <w:t xml:space="preserve">cod biomass </w:t>
        </w:r>
      </w:ins>
      <w:ins w:id="300" w:author="Max Lindmark" w:date="2022-04-07T09:11:00Z">
        <w:r w:rsidR="00B7476F">
          <w:t>in 27 and 28 is very low</w:t>
        </w:r>
      </w:ins>
      <w:ins w:id="301" w:author="Max Lindmark" w:date="2022-04-07T09:54:00Z">
        <w:r w:rsidR="00AD5499">
          <w:t xml:space="preserve"> (</w:t>
        </w:r>
      </w:ins>
      <w:ins w:id="302" w:author="Max Lindmark" w:date="2022-04-07T10:02:00Z">
        <w:r w:rsidR="00E91D28">
          <w:t xml:space="preserve">Fig. 4; </w:t>
        </w:r>
      </w:ins>
      <w:ins w:id="303" w:author="Max Lindmark" w:date="2022-04-07T09:54:00Z">
        <w:r w:rsidR="00AD5499" w:rsidRPr="00C038C3">
          <w:rPr>
            <w:i/>
            <w:iCs/>
          </w:rPr>
          <w:t xml:space="preserve">SI </w:t>
        </w:r>
        <w:r w:rsidR="00AD5499" w:rsidRPr="00C038C3">
          <w:rPr>
            <w:i/>
            <w:iCs/>
            <w:color w:val="000000" w:themeColor="text1"/>
          </w:rPr>
          <w:t>Appendix</w:t>
        </w:r>
        <w:r w:rsidR="00AD5499" w:rsidRPr="00C038C3">
          <w:rPr>
            <w:color w:val="000000" w:themeColor="text1"/>
          </w:rPr>
          <w:t>, Fig. S</w:t>
        </w:r>
        <w:r w:rsidR="00AD5499">
          <w:rPr>
            <w:color w:val="000000" w:themeColor="text1"/>
          </w:rPr>
          <w:t>2</w:t>
        </w:r>
      </w:ins>
      <w:ins w:id="304" w:author="Max Lindmark" w:date="2022-04-07T10:02:00Z">
        <w:r w:rsidR="00ED73C6">
          <w:rPr>
            <w:color w:val="000000" w:themeColor="text1"/>
          </w:rPr>
          <w:t>2</w:t>
        </w:r>
      </w:ins>
      <w:ins w:id="305" w:author="Max Lindmark" w:date="2022-04-07T09:54:00Z">
        <w:r w:rsidR="00AD5499">
          <w:rPr>
            <w:color w:val="000000" w:themeColor="text1"/>
          </w:rPr>
          <w:t>)</w:t>
        </w:r>
      </w:ins>
      <w:del w:id="306" w:author="Max Lindmark" w:date="2022-04-07T09:12:00Z">
        <w:r w:rsidR="00507CA6" w:rsidRPr="00C038C3" w:rsidDel="00B7476F">
          <w:delText xml:space="preserve">from </w:delText>
        </w:r>
        <w:r w:rsidR="002E4DFF" w:rsidRPr="00C038C3" w:rsidDel="00B7476F">
          <w:delText>1.</w:delText>
        </w:r>
        <w:r w:rsidR="00155AB5" w:rsidRPr="00C038C3" w:rsidDel="00B7476F">
          <w:delText xml:space="preserve">9 </w:delText>
        </w:r>
        <w:r w:rsidR="00B505FB" w:rsidRPr="00C038C3" w:rsidDel="00B7476F">
          <w:delText>million</w:delText>
        </w:r>
        <w:r w:rsidR="002E4DFF" w:rsidRPr="00C038C3" w:rsidDel="00B7476F">
          <w:delText xml:space="preserve"> tonnes in the whole Baltic</w:delText>
        </w:r>
        <w:r w:rsidR="00155AB5" w:rsidRPr="00C038C3" w:rsidDel="00B7476F">
          <w:delText xml:space="preserve"> in 1994 to 1.05 </w:delText>
        </w:r>
        <w:r w:rsidR="00B505FB" w:rsidRPr="00C038C3" w:rsidDel="00B7476F">
          <w:delText>million</w:delText>
        </w:r>
        <w:r w:rsidR="00155AB5" w:rsidRPr="00C038C3" w:rsidDel="00B7476F">
          <w:delText xml:space="preserve"> tonnes in 2006</w:delText>
        </w:r>
        <w:r w:rsidR="002E4DFF" w:rsidRPr="00C038C3" w:rsidDel="00B7476F">
          <w:delText>,</w:delText>
        </w:r>
        <w:r w:rsidR="00600D02" w:rsidRPr="00C038C3" w:rsidDel="00B7476F">
          <w:delText xml:space="preserve"> most of the decline occurred in subdivision 26-2</w:delText>
        </w:r>
        <w:r w:rsidR="007B6892" w:rsidRPr="00C038C3" w:rsidDel="00B7476F">
          <w:delText>8</w:delText>
        </w:r>
      </w:del>
      <w:ins w:id="307" w:author="Mayya Gogina" w:date="2022-01-04T12:11:00Z">
        <w:del w:id="308" w:author="Max Lindmark" w:date="2022-04-07T09:12:00Z">
          <w:r w:rsidR="00B4648E" w:rsidDel="00B7476F">
            <w:delText xml:space="preserve">out </w:delText>
          </w:r>
        </w:del>
      </w:ins>
      <w:ins w:id="309" w:author="Sean Anderson" w:date="2022-01-13T14:19:00Z">
        <w:del w:id="310" w:author="Max Lindmark" w:date="2022-04-07T09:12:00Z">
          <w:r w:rsidR="00BC6EE0" w:rsidDel="00B7476F">
            <w:delText xml:space="preserve">the </w:delText>
          </w:r>
        </w:del>
      </w:ins>
      <w:ins w:id="311" w:author="Mayya Gogina" w:date="2022-01-04T12:11:00Z">
        <w:del w:id="312" w:author="Max Lindmark" w:date="2022-04-07T09:12:00Z">
          <w:r w:rsidR="00B4648E" w:rsidDel="00B7476F">
            <w:delText xml:space="preserve">analyzed </w:delText>
          </w:r>
        </w:del>
      </w:ins>
      <w:ins w:id="313" w:author="Mayya Gogina" w:date="2022-01-04T13:01:00Z">
        <w:del w:id="314" w:author="Max Lindmark" w:date="2022-04-07T09:12:00Z">
          <w:r w:rsidR="00AC01B0" w:rsidDel="00B7476F">
            <w:delText xml:space="preserve">the </w:delText>
          </w:r>
        </w:del>
      </w:ins>
      <w:ins w:id="315" w:author="Mayya Gogina" w:date="2022-01-04T12:11:00Z">
        <w:del w:id="316" w:author="Max Lindmark" w:date="2022-04-07T09:12:00Z">
          <w:r w:rsidR="00B4648E" w:rsidDel="00B7476F">
            <w:delText>)</w:delText>
          </w:r>
        </w:del>
      </w:ins>
      <w:ins w:id="317" w:author="Mayya Gogina" w:date="2022-01-04T12:12:00Z">
        <w:del w:id="318" w:author="Max Lindmark" w:date="2022-04-07T09:12:00Z">
          <w:r w:rsidR="00B4648E" w:rsidRPr="00C038C3" w:rsidDel="00B7476F">
            <w:delText xml:space="preserve">occurred in </w:delText>
          </w:r>
        </w:del>
      </w:ins>
      <w:ins w:id="319" w:author="Mayya Gogina" w:date="2022-01-04T13:01:00Z">
        <w:del w:id="320" w:author="Max Lindmark" w:date="2022-04-07T09:12:00Z">
          <w:r w:rsidR="00AC01B0" w:rsidDel="00B7476F">
            <w:delText>subdivision</w:delText>
          </w:r>
        </w:del>
      </w:ins>
      <w:ins w:id="321" w:author="Mayya Gogina" w:date="2022-01-04T12:12:00Z">
        <w:del w:id="322" w:author="Max Lindmark" w:date="2022-04-07T09:12:00Z">
          <w:r w:rsidR="00B4648E" w:rsidDel="00B7476F">
            <w:delText>s</w:delText>
          </w:r>
          <w:r w:rsidR="00B4648E" w:rsidRPr="00C038C3" w:rsidDel="00B7476F">
            <w:delText xml:space="preserve"> 26</w:delText>
          </w:r>
        </w:del>
      </w:ins>
      <w:ins w:id="323" w:author="Sean Anderson" w:date="2022-01-13T14:19:00Z">
        <w:del w:id="324" w:author="Max Lindmark" w:date="2022-04-07T09:12:00Z">
          <w:r w:rsidR="00BC6EE0" w:rsidDel="00B7476F">
            <w:delText>–</w:delText>
          </w:r>
        </w:del>
      </w:ins>
      <w:ins w:id="325" w:author="Mayya Gogina" w:date="2022-01-04T12:12:00Z">
        <w:del w:id="326" w:author="Max Lindmark" w:date="2022-04-07T09:12:00Z">
          <w:r w:rsidR="00B4648E" w:rsidRPr="00C038C3" w:rsidDel="00B7476F">
            <w:delText>-28</w:delText>
          </w:r>
          <w:r w:rsidR="00B4648E" w:rsidDel="00B7476F">
            <w:delText xml:space="preserve">, </w:delText>
          </w:r>
        </w:del>
      </w:ins>
      <w:del w:id="327" w:author="Max Lindmark" w:date="2022-04-07T09:12:00Z">
        <w:r w:rsidR="007B6892" w:rsidRPr="00C038C3" w:rsidDel="00B7476F">
          <w:delText xml:space="preserve"> whereas </w:delText>
        </w:r>
        <w:r w:rsidR="001D1AA6" w:rsidRPr="00C038C3" w:rsidDel="00B7476F">
          <w:delText>t</w:delText>
        </w:r>
        <w:commentRangeStart w:id="328"/>
        <w:commentRangeStart w:id="329"/>
        <w:r w:rsidR="00AA343C" w:rsidRPr="00C038C3" w:rsidDel="00B7476F">
          <w:delText xml:space="preserve">he condition of cod </w:delText>
        </w:r>
        <w:r w:rsidR="00D42BFD" w:rsidRPr="00C038C3" w:rsidDel="00B7476F">
          <w:delText>on the other hand has declined in the whole Baltic</w:delText>
        </w:r>
        <w:commentRangeEnd w:id="328"/>
        <w:r w:rsidR="00270C6C" w:rsidRPr="00C038C3" w:rsidDel="00B7476F">
          <w:rPr>
            <w:rStyle w:val="CommentReference"/>
          </w:rPr>
          <w:commentReference w:id="328"/>
        </w:r>
        <w:commentRangeEnd w:id="329"/>
        <w:r w:rsidR="001C390C" w:rsidRPr="00C038C3" w:rsidDel="00B7476F">
          <w:rPr>
            <w:rStyle w:val="CommentReference"/>
          </w:rPr>
          <w:commentReference w:id="329"/>
        </w:r>
      </w:del>
      <w:r w:rsidR="00D42BFD" w:rsidRPr="00C038C3">
        <w:t>.</w:t>
      </w:r>
    </w:p>
    <w:p w14:paraId="155BA261" w14:textId="0C48E376" w:rsidR="006F7CDE" w:rsidRPr="00C038C3" w:rsidRDefault="003934E2" w:rsidP="00552801">
      <w:pPr>
        <w:spacing w:line="480" w:lineRule="auto"/>
        <w:ind w:firstLine="284"/>
        <w:contextualSpacing/>
        <w:mirrorIndents/>
        <w:jc w:val="both"/>
      </w:pPr>
      <w:commentRangeStart w:id="330"/>
      <w:r w:rsidRPr="00C038C3">
        <w:t xml:space="preserve">The </w:t>
      </w:r>
      <w:r w:rsidR="003D4B1B">
        <w:t xml:space="preserve">fact </w:t>
      </w:r>
      <w:r w:rsidR="0045209F">
        <w:t xml:space="preserve">that </w:t>
      </w:r>
      <w:r w:rsidR="00AC01B0">
        <w:t xml:space="preserve">cod </w:t>
      </w:r>
      <w:commentRangeEnd w:id="330"/>
      <w:r w:rsidR="00DD45F0">
        <w:rPr>
          <w:rStyle w:val="CommentReference"/>
        </w:rPr>
        <w:commentReference w:id="330"/>
      </w:r>
      <w:r w:rsidR="00A04D52" w:rsidRPr="00C038C3">
        <w:t xml:space="preserve">condition </w:t>
      </w:r>
      <w:r w:rsidR="00151281">
        <w:t>has declined</w:t>
      </w:r>
      <w:r w:rsidR="00816CC5">
        <w:t xml:space="preserve"> </w:t>
      </w:r>
      <w:del w:id="331" w:author="Max Lindmark" w:date="2022-04-07T09:12:00Z">
        <w:r w:rsidR="00CE4497" w:rsidRPr="00C038C3" w:rsidDel="00682FAC">
          <w:delText xml:space="preserve">for </w:delText>
        </w:r>
        <w:r w:rsidR="006F18C4" w:rsidRPr="00C038C3" w:rsidDel="00682FAC">
          <w:delText>all sizes</w:delText>
        </w:r>
        <w:r w:rsidR="005F24CF" w:rsidDel="00682FAC">
          <w:delText xml:space="preserve"> and </w:delText>
        </w:r>
      </w:del>
      <w:r w:rsidR="005F24CF">
        <w:t>in all areas</w:t>
      </w:r>
      <w:r w:rsidR="00151281">
        <w:t>—</w:t>
      </w:r>
      <w:r w:rsidR="00C11492">
        <w:t>even though prey densities (e.g.</w:t>
      </w:r>
      <w:r w:rsidR="00F5382B">
        <w:t>,</w:t>
      </w:r>
      <w:r w:rsidR="00C11492">
        <w:t xml:space="preserve"> </w:t>
      </w:r>
      <w:r w:rsidR="00AB37D0" w:rsidRPr="00BC1E01">
        <w:rPr>
          <w:i/>
        </w:rPr>
        <w:t xml:space="preserve">S. </w:t>
      </w:r>
      <w:proofErr w:type="spellStart"/>
      <w:r w:rsidR="00AB37D0" w:rsidRPr="00BC1E01">
        <w:rPr>
          <w:i/>
        </w:rPr>
        <w:t>entomon</w:t>
      </w:r>
      <w:proofErr w:type="spellEnd"/>
      <w:r w:rsidR="00C11492">
        <w:t>)</w:t>
      </w:r>
      <w:r w:rsidR="00AB37D0">
        <w:t xml:space="preserve"> vary geographically</w:t>
      </w:r>
      <w:r w:rsidR="004469B3">
        <w:t xml:space="preserve"> and condition </w:t>
      </w:r>
      <w:r w:rsidR="00151281">
        <w:t xml:space="preserve">has also </w:t>
      </w:r>
      <w:r w:rsidR="004469B3">
        <w:t>decline</w:t>
      </w:r>
      <w:r w:rsidR="00151281">
        <w:t>d</w:t>
      </w:r>
      <w:r w:rsidR="004469B3">
        <w:t xml:space="preserve"> in regions where high abundance of prey remain</w:t>
      </w:r>
      <w:ins w:id="332" w:author="Max Lindmark" w:date="2022-04-07T09:12:00Z">
        <w:r w:rsidR="00682FAC">
          <w:t>s</w:t>
        </w:r>
      </w:ins>
      <w:r w:rsidR="00151281">
        <w:t>—</w:t>
      </w:r>
      <w:r w:rsidR="00DF03A9">
        <w:t>suggest</w:t>
      </w:r>
      <w:r w:rsidR="00221131">
        <w:t>s</w:t>
      </w:r>
      <w:r w:rsidR="004469B3">
        <w:t xml:space="preserve"> that</w:t>
      </w:r>
      <w:r w:rsidR="00DF03A9">
        <w:t xml:space="preserve"> </w:t>
      </w:r>
      <w:r w:rsidR="00270A72">
        <w:t>several variables</w:t>
      </w:r>
      <w:r w:rsidR="004469B3">
        <w:t xml:space="preserve"> and driving processes</w:t>
      </w:r>
      <w:r w:rsidR="00270A72">
        <w:t xml:space="preserve"> have been involved</w:t>
      </w:r>
      <w:r w:rsidR="00D258BD" w:rsidRPr="00C038C3">
        <w:t xml:space="preserve">. </w:t>
      </w:r>
      <w:r w:rsidR="00686701">
        <w:t>T</w:t>
      </w:r>
      <w:r w:rsidR="00576C06" w:rsidRPr="00C038C3">
        <w:t xml:space="preserve">he decline </w:t>
      </w:r>
      <w:r w:rsidR="00151281">
        <w:t>could</w:t>
      </w:r>
      <w:r w:rsidR="00AB37D0">
        <w:t xml:space="preserve"> </w:t>
      </w:r>
      <w:r w:rsidR="00576C06" w:rsidRPr="00C038C3">
        <w:t>still be related to competition or food availability</w:t>
      </w:r>
      <w:ins w:id="333" w:author="Max Lindmark" w:date="2022-04-07T09:13:00Z">
        <w:r w:rsidR="00682FAC">
          <w:t>, of multiple prey</w:t>
        </w:r>
      </w:ins>
      <w:del w:id="334" w:author="Max Lindmark" w:date="2022-04-07T09:13:00Z">
        <w:r w:rsidR="00BC1E01" w:rsidDel="00682FAC">
          <w:delText>. However</w:delText>
        </w:r>
        <w:r w:rsidR="00576C06" w:rsidRPr="00C038C3" w:rsidDel="00682FAC">
          <w:delText xml:space="preserve">, </w:delText>
        </w:r>
        <w:r w:rsidR="00E619B7" w:rsidDel="00682FAC">
          <w:delText xml:space="preserve">but if it was the only </w:delText>
        </w:r>
        <w:r w:rsidR="00A82448" w:rsidDel="00682FAC">
          <w:delText xml:space="preserve">important </w:delText>
        </w:r>
        <w:r w:rsidR="006030DF" w:rsidDel="00682FAC">
          <w:delText xml:space="preserve">effect, </w:delText>
        </w:r>
        <w:r w:rsidR="00576C06" w:rsidRPr="00C038C3" w:rsidDel="00682FAC">
          <w:delText xml:space="preserve">all food sources </w:delText>
        </w:r>
        <w:r w:rsidR="00750382" w:rsidDel="00682FAC">
          <w:delText>used</w:delText>
        </w:r>
        <w:r w:rsidR="00750382" w:rsidRPr="00C038C3" w:rsidDel="00682FAC">
          <w:delText xml:space="preserve"> </w:delText>
        </w:r>
        <w:r w:rsidR="00576C06" w:rsidRPr="00C038C3" w:rsidDel="00682FAC">
          <w:delText xml:space="preserve">by cod over ontogeny ought to have declined </w:delText>
        </w:r>
        <w:r w:rsidR="001D746D" w:rsidRPr="00C038C3" w:rsidDel="00682FAC">
          <w:delText>in</w:delText>
        </w:r>
        <w:r w:rsidR="00576C06" w:rsidRPr="00C038C3" w:rsidDel="00682FAC">
          <w:delText xml:space="preserve"> synchrony</w:delText>
        </w:r>
        <w:r w:rsidR="00DB7838" w:rsidRPr="00C038C3" w:rsidDel="00682FAC">
          <w:delText>, or</w:delText>
        </w:r>
        <w:r w:rsidR="00237DEC" w:rsidDel="00682FAC">
          <w:delText>, possibly,</w:delText>
        </w:r>
        <w:r w:rsidR="00DB7838" w:rsidRPr="00C038C3" w:rsidDel="00682FAC">
          <w:delText xml:space="preserve"> </w:delText>
        </w:r>
        <w:r w:rsidR="009434AE" w:rsidRPr="00C038C3" w:rsidDel="00682FAC">
          <w:delText>poor condition</w:delText>
        </w:r>
        <w:r w:rsidR="0037749E" w:rsidRPr="00C038C3" w:rsidDel="00682FAC">
          <w:delText xml:space="preserve"> </w:delText>
        </w:r>
        <w:r w:rsidR="00237DEC" w:rsidDel="00682FAC">
          <w:delText xml:space="preserve">would </w:delText>
        </w:r>
        <w:r w:rsidR="0037749E" w:rsidRPr="00C038C3" w:rsidDel="00682FAC">
          <w:delText xml:space="preserve">start early in life due a shortage of a specific resource and </w:delText>
        </w:r>
        <w:r w:rsidR="00846667" w:rsidRPr="00C038C3" w:rsidDel="00682FAC">
          <w:delText xml:space="preserve">cod </w:delText>
        </w:r>
        <w:r w:rsidR="00237DEC" w:rsidDel="00682FAC">
          <w:delText xml:space="preserve">could </w:delText>
        </w:r>
        <w:r w:rsidR="00237DEC" w:rsidRPr="00C038C3" w:rsidDel="00682FAC">
          <w:delText xml:space="preserve">not </w:delText>
        </w:r>
        <w:r w:rsidR="00846667" w:rsidRPr="00C038C3" w:rsidDel="00682FAC">
          <w:delText xml:space="preserve">compensate </w:delText>
        </w:r>
        <w:r w:rsidR="00FA7EDD" w:rsidRPr="00C038C3" w:rsidDel="00682FAC">
          <w:delText>for that later in life</w:delText>
        </w:r>
        <w:r w:rsidR="00576C06" w:rsidRPr="00C038C3" w:rsidDel="00682FAC">
          <w:delText>.</w:delText>
        </w:r>
        <w:r w:rsidR="00FD2791" w:rsidRPr="00C038C3" w:rsidDel="00682FAC">
          <w:delText xml:space="preserve"> </w:delText>
        </w:r>
      </w:del>
      <w:ins w:id="335" w:author="Max Lindmark" w:date="2022-04-07T09:13:00Z">
        <w:r w:rsidR="00682FAC">
          <w:t xml:space="preserve">. However, </w:t>
        </w:r>
      </w:ins>
      <w:del w:id="336" w:author="Max Lindmark" w:date="2022-04-07T09:13:00Z">
        <w:r w:rsidR="007D4204" w:rsidRPr="00C038C3" w:rsidDel="00682FAC">
          <w:delText xml:space="preserve">Even </w:delText>
        </w:r>
        <w:r w:rsidR="00237DEC" w:rsidDel="00682FAC">
          <w:delText xml:space="preserve">though it </w:delText>
        </w:r>
        <w:r w:rsidR="00033C79" w:rsidRPr="00C038C3" w:rsidDel="00682FAC">
          <w:delText xml:space="preserve">is </w:delText>
        </w:r>
        <w:r w:rsidR="007D4204" w:rsidRPr="00C038C3" w:rsidDel="00682FAC">
          <w:delText>possible,</w:delText>
        </w:r>
        <w:r w:rsidR="00FE6843" w:rsidRPr="00C038C3" w:rsidDel="00682FAC">
          <w:delText xml:space="preserve"> </w:delText>
        </w:r>
      </w:del>
      <w:proofErr w:type="spellStart"/>
      <w:r w:rsidR="00FE6843" w:rsidRPr="00C038C3">
        <w:t>Neuenfeldt</w:t>
      </w:r>
      <w:proofErr w:type="spellEnd"/>
      <w:r w:rsidR="00FE6843" w:rsidRPr="00C038C3">
        <w:t xml:space="preserve"> </w:t>
      </w:r>
      <w:r w:rsidR="00FE6843" w:rsidRPr="00C038C3">
        <w:rPr>
          <w:i/>
          <w:iCs/>
        </w:rPr>
        <w:t>et al.</w:t>
      </w:r>
      <w:r w:rsidR="00FE6843" w:rsidRPr="00C038C3">
        <w:t xml:space="preserve">, </w:t>
      </w:r>
      <w:r w:rsidR="007B076C" w:rsidRPr="00C038C3">
        <w:fldChar w:fldCharType="begin"/>
      </w:r>
      <w:r w:rsidR="0003113B">
        <w:instrText xml:space="preserve"> ADDIN ZOTERO_ITEM CSL_CITATION {"citationID":"QnDzDVCx","properties":{"formattedCitation":"(2020)","plainCitation":"(2020)","noteIndex":0},"citationItems":[{"id":967,"uris":["http://zotero.org/users/6116610/items/K43P9JFL"],"itemData":{"id":967,"type":"article-journal","abstract":"Five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uppress-author":true}],"schema":"https://github.com/citation-style-language/schema/raw/master/csl-citation.json"} </w:instrText>
      </w:r>
      <w:r w:rsidR="007B076C" w:rsidRPr="00C038C3">
        <w:fldChar w:fldCharType="separate"/>
      </w:r>
      <w:r w:rsidR="00AC3D0E">
        <w:t>(2020)</w:t>
      </w:r>
      <w:r w:rsidR="007B076C" w:rsidRPr="00C038C3">
        <w:fldChar w:fldCharType="end"/>
      </w:r>
      <w:r w:rsidR="004C2F95" w:rsidRPr="00C038C3">
        <w:t xml:space="preserve"> </w:t>
      </w:r>
      <w:r w:rsidR="00A04AFA" w:rsidRPr="00C038C3">
        <w:t xml:space="preserve">showed that </w:t>
      </w:r>
      <w:r w:rsidR="004C2F95" w:rsidRPr="00C038C3">
        <w:t xml:space="preserve">the feeding levels of cod </w:t>
      </w:r>
      <w:commentRangeStart w:id="337"/>
      <w:r w:rsidR="00834D55">
        <w:t>between 21</w:t>
      </w:r>
      <w:r w:rsidR="00FE57D3">
        <w:t>–</w:t>
      </w:r>
      <w:r w:rsidR="00834D55">
        <w:t xml:space="preserve">30 cm </w:t>
      </w:r>
      <w:commentRangeEnd w:id="337"/>
      <w:r w:rsidR="00C80E02">
        <w:rPr>
          <w:rStyle w:val="CommentReference"/>
        </w:rPr>
        <w:commentReference w:id="337"/>
      </w:r>
      <w:r w:rsidR="004C2F95" w:rsidRPr="00C038C3">
        <w:t xml:space="preserve">where </w:t>
      </w:r>
      <w:r w:rsidR="009E70E5" w:rsidRPr="00C038C3">
        <w:t xml:space="preserve">relatively </w:t>
      </w:r>
      <w:r w:rsidR="004C2F95" w:rsidRPr="00C038C3">
        <w:t>high in 1995</w:t>
      </w:r>
      <w:r w:rsidR="00FE57D3">
        <w:t>–</w:t>
      </w:r>
      <w:r w:rsidR="004C2F95" w:rsidRPr="00C038C3">
        <w:t>2004</w:t>
      </w:r>
      <w:r w:rsidR="00237DEC">
        <w:t>,</w:t>
      </w:r>
      <w:r w:rsidR="00140A9F" w:rsidRPr="00C038C3">
        <w:t xml:space="preserve"> when </w:t>
      </w:r>
      <w:r w:rsidR="001514E2" w:rsidRPr="00C038C3">
        <w:t xml:space="preserve">the decline in </w:t>
      </w:r>
      <w:r w:rsidR="00140A9F" w:rsidRPr="00C038C3">
        <w:t xml:space="preserve">condition </w:t>
      </w:r>
      <w:r w:rsidR="001514E2" w:rsidRPr="00C038C3">
        <w:t>was the most rapid</w:t>
      </w:r>
      <w:r w:rsidR="00237DEC">
        <w:t>. T</w:t>
      </w:r>
      <w:r w:rsidR="003F4E71" w:rsidRPr="00C038C3">
        <w:t xml:space="preserve">he </w:t>
      </w:r>
      <w:r w:rsidR="002B3A1A" w:rsidRPr="00C038C3">
        <w:t>growth rates</w:t>
      </w:r>
      <w:r w:rsidR="00237DEC">
        <w:t xml:space="preserve"> in that period, however did </w:t>
      </w:r>
      <w:r w:rsidR="002B3A1A" w:rsidRPr="00C038C3">
        <w:t xml:space="preserve">not yet </w:t>
      </w:r>
      <w:r w:rsidR="00237DEC">
        <w:t>reach</w:t>
      </w:r>
      <w:r w:rsidR="002B3A1A" w:rsidRPr="00C038C3">
        <w:t xml:space="preserve"> the </w:t>
      </w:r>
      <w:r w:rsidR="00237DEC">
        <w:t xml:space="preserve">observed minimum </w:t>
      </w:r>
      <w:r w:rsidR="00CE3F54" w:rsidRPr="00C038C3">
        <w:fldChar w:fldCharType="begin"/>
      </w:r>
      <w:r w:rsidR="0003113B">
        <w:instrText xml:space="preserve"> ADDIN ZOTERO_ITEM CSL_CITATION {"citationID":"4XqQq0pp","properties":{"formattedCitation":"(Mion {\\i{}et al.}, 2021)","plainCitation":"(Mion et al., 2021)","noteIndex":0},"citationItems":[{"id":2697,"uris":["http://zotero.org/users/6116610/items/38XXNVJ9"],"itemData":{"id":2697,"type":"article-journal","abstract":"Long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E3F54" w:rsidRPr="00C038C3">
        <w:fldChar w:fldCharType="separate"/>
      </w:r>
      <w:r w:rsidR="00CE3F54" w:rsidRPr="00C038C3">
        <w:t xml:space="preserve">(Mion </w:t>
      </w:r>
      <w:r w:rsidR="00CE3F54" w:rsidRPr="00C038C3">
        <w:rPr>
          <w:i/>
          <w:iCs/>
        </w:rPr>
        <w:t>et al.</w:t>
      </w:r>
      <w:r w:rsidR="00CE3F54" w:rsidRPr="00C038C3">
        <w:t>, 2021)</w:t>
      </w:r>
      <w:r w:rsidR="00CE3F54" w:rsidRPr="00C038C3">
        <w:fldChar w:fldCharType="end"/>
      </w:r>
      <w:r w:rsidR="004C382B" w:rsidRPr="00C038C3">
        <w:t>.</w:t>
      </w:r>
      <w:r w:rsidR="005D50C1" w:rsidRPr="00C038C3">
        <w:t xml:space="preserve"> </w:t>
      </w:r>
      <w:commentRangeStart w:id="338"/>
      <w:commentRangeStart w:id="339"/>
      <w:r w:rsidR="00FE57D3">
        <w:t>T</w:t>
      </w:r>
      <w:r w:rsidR="00522AFD">
        <w:t>h</w:t>
      </w:r>
      <w:r w:rsidR="002229CA" w:rsidRPr="00C038C3">
        <w:t xml:space="preserve">at </w:t>
      </w:r>
      <w:r w:rsidR="004C3AC8" w:rsidRPr="00C038C3">
        <w:t xml:space="preserve">low </w:t>
      </w:r>
      <w:r w:rsidR="002229CA" w:rsidRPr="00C038C3">
        <w:t>f</w:t>
      </w:r>
      <w:r w:rsidR="004C3AC8" w:rsidRPr="00C038C3">
        <w:t xml:space="preserve">eeding levels </w:t>
      </w:r>
      <w:r w:rsidR="00522AFD">
        <w:t>were</w:t>
      </w:r>
      <w:r w:rsidR="00522AFD" w:rsidRPr="00C038C3">
        <w:t xml:space="preserve"> </w:t>
      </w:r>
      <w:r w:rsidR="00F41C93" w:rsidRPr="00C038C3">
        <w:t xml:space="preserve">not limiting cod in the mid 90’s </w:t>
      </w:r>
      <w:r w:rsidR="00522AFD">
        <w:t>during</w:t>
      </w:r>
      <w:r w:rsidR="00F41C93" w:rsidRPr="00C038C3">
        <w:t xml:space="preserve"> the steep decline in condition </w:t>
      </w:r>
      <w:r w:rsidR="003C6EEE" w:rsidRPr="00C038C3">
        <w:t>is in line with a recent finding that feeding rates may actually have increased</w:t>
      </w:r>
      <w:r w:rsidR="00A70476" w:rsidRPr="00C038C3">
        <w:t xml:space="preserve">, based on the N-content of otoliths </w:t>
      </w:r>
      <w:r w:rsidR="00C45BBD" w:rsidRPr="00C038C3">
        <w:fldChar w:fldCharType="begin"/>
      </w:r>
      <w:r w:rsidR="0003113B">
        <w:instrText xml:space="preserve"> ADDIN ZOTERO_ITEM CSL_CITATION {"citationID":"V7Va1NjH","properties":{"formattedCitation":"(Sved\\uc0\\u228{}ng {\\i{}et al.}, 2020)","plainCitation":"(Svedäng et al., 2020)","noteIndex":0},"citationItems":[{"id":1956,"uris":["http://zotero.org/users/6116610/items/AWHCHBWY"],"itemData":{"id":1956,"type":"article-journal","abstract":"The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J."}],"accessed":{"date-parts":[["2020",7,8]]},"issued":{"date-parts":[["2020"]]},"citation-key":"svedangCompensatoryFeedingEastern2020"}}],"schema":"https://github.com/citation-style-language/schema/raw/master/csl-citation.json"} </w:instrText>
      </w:r>
      <w:r w:rsidR="00C45BBD" w:rsidRPr="00C038C3">
        <w:fldChar w:fldCharType="separate"/>
      </w:r>
      <w:r w:rsidR="00C45BBD" w:rsidRPr="00C038C3">
        <w:t xml:space="preserve">(Svedäng </w:t>
      </w:r>
      <w:r w:rsidR="00C45BBD" w:rsidRPr="00C038C3">
        <w:rPr>
          <w:i/>
          <w:iCs/>
        </w:rPr>
        <w:t>et al.</w:t>
      </w:r>
      <w:r w:rsidR="00C45BBD" w:rsidRPr="00C038C3">
        <w:t>, 2020)</w:t>
      </w:r>
      <w:r w:rsidR="00C45BBD" w:rsidRPr="00C038C3">
        <w:fldChar w:fldCharType="end"/>
      </w:r>
      <w:r w:rsidR="003C6EEE" w:rsidRPr="00C038C3">
        <w:t xml:space="preserve">. </w:t>
      </w:r>
      <w:r w:rsidR="00522AFD">
        <w:t>Those i</w:t>
      </w:r>
      <w:r w:rsidR="0042552E">
        <w:t>ncreased feeding</w:t>
      </w:r>
      <w:r w:rsidR="0068082A">
        <w:t xml:space="preserve"> rates</w:t>
      </w:r>
      <w:r w:rsidR="0042552E">
        <w:t xml:space="preserve"> could be an attempt </w:t>
      </w:r>
      <w:r w:rsidR="0059356E" w:rsidRPr="00C038C3">
        <w:t xml:space="preserve">to </w:t>
      </w:r>
      <w:r w:rsidR="00BD715F" w:rsidRPr="00C038C3">
        <w:t xml:space="preserve">compensate for </w:t>
      </w:r>
      <w:r w:rsidR="00852074" w:rsidRPr="00C038C3">
        <w:t xml:space="preserve">declines in the </w:t>
      </w:r>
      <w:r w:rsidR="00BD715F" w:rsidRPr="00C038C3">
        <w:t>quality</w:t>
      </w:r>
      <w:r w:rsidR="00852074" w:rsidRPr="00C038C3">
        <w:t xml:space="preserve"> rather than quantity of food</w:t>
      </w:r>
      <w:r w:rsidR="005733D6" w:rsidRPr="00C038C3">
        <w:t xml:space="preserve"> </w:t>
      </w:r>
      <w:r w:rsidR="005733D6" w:rsidRPr="00C038C3">
        <w:fldChar w:fldCharType="begin"/>
      </w:r>
      <w:r w:rsidR="0003113B">
        <w:instrText xml:space="preserve"> ADDIN ZOTERO_ITEM CSL_CITATION {"citationID":"b91UdHFb","properties":{"formattedCitation":"(Sved\\uc0\\u228{}ng {\\i{}et al.}, 2020)","plainCitation":"(Svedäng et al., 2020)","noteIndex":0},"citationItems":[{"id":1956,"uris":["http://zotero.org/users/6116610/items/AWHCHBWY"],"itemData":{"id":1956,"type":"article-journal","abstract":"The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J."}],"accessed":{"date-parts":[["2020",7,8]]},"issued":{"date-parts":[["2020"]]},"citation-key":"svedangCompensatoryFeedingEastern2020"}}],"schema":"https://github.com/citation-style-language/schema/raw/master/csl-citation.json"} </w:instrText>
      </w:r>
      <w:r w:rsidR="005733D6" w:rsidRPr="00C038C3">
        <w:fldChar w:fldCharType="separate"/>
      </w:r>
      <w:r w:rsidR="005733D6" w:rsidRPr="00C038C3">
        <w:t xml:space="preserve">(Svedäng </w:t>
      </w:r>
      <w:r w:rsidR="005733D6" w:rsidRPr="00C038C3">
        <w:rPr>
          <w:i/>
          <w:iCs/>
        </w:rPr>
        <w:t>et al.</w:t>
      </w:r>
      <w:r w:rsidR="005733D6" w:rsidRPr="00C038C3">
        <w:t>, 2020)</w:t>
      </w:r>
      <w:r w:rsidR="005733D6" w:rsidRPr="00C038C3">
        <w:fldChar w:fldCharType="end"/>
      </w:r>
      <w:r w:rsidR="00852074" w:rsidRPr="00C038C3">
        <w:t>.</w:t>
      </w:r>
      <w:r w:rsidR="005733D6" w:rsidRPr="00C038C3">
        <w:t xml:space="preserve"> </w:t>
      </w:r>
      <w:commentRangeEnd w:id="338"/>
      <w:r w:rsidR="00757632">
        <w:rPr>
          <w:rStyle w:val="CommentReference"/>
        </w:rPr>
        <w:commentReference w:id="338"/>
      </w:r>
      <w:commentRangeEnd w:id="339"/>
      <w:r w:rsidR="00DE3ED3">
        <w:rPr>
          <w:rStyle w:val="CommentReference"/>
        </w:rPr>
        <w:commentReference w:id="339"/>
      </w:r>
    </w:p>
    <w:p w14:paraId="27F253D9" w14:textId="66445B0E"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lastRenderedPageBreak/>
        <w:t>concentrations</w:t>
      </w:r>
      <w:r w:rsidR="00415D02" w:rsidRPr="00C038C3">
        <w:t xml:space="preserve">. </w:t>
      </w:r>
      <w:r w:rsidR="00C65687" w:rsidRPr="00C038C3">
        <w:t>We show, in line with</w:t>
      </w:r>
      <w:r w:rsidR="00F8724F">
        <w:t xml:space="preserve"> </w:t>
      </w:r>
      <w:proofErr w:type="spellStart"/>
      <w:r w:rsidR="00F8724F">
        <w:t>Casini</w:t>
      </w:r>
      <w:proofErr w:type="spellEnd"/>
      <w:r w:rsidR="00F8724F">
        <w:t xml:space="preserve"> </w:t>
      </w:r>
      <w:r w:rsidR="00F8724F" w:rsidRPr="0042552E">
        <w:rPr>
          <w:i/>
          <w:iCs/>
        </w:rPr>
        <w:t>et al</w:t>
      </w:r>
      <w:r w:rsidR="00F8724F">
        <w:t xml:space="preserve">., </w:t>
      </w:r>
      <w:r w:rsidR="00F8724F">
        <w:fldChar w:fldCharType="begin"/>
      </w:r>
      <w:r w:rsidR="0003113B">
        <w:instrText xml:space="preserve"> ADDIN ZOTERO_ITEM CSL_CITATION {"citationID":"4fxih49Q","properties":{"formattedCitation":"(2016a)","plainCitation":"(2016a)","noteIndex":0},"citationItems":[{"id":794,"uris":["http://zotero.org/users/6116610/items/39XLSPWN"],"itemData":{"id":794,"type":"article-journal","abstract":"Investigating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uppress-author":true}],"schema":"https://github.com/citation-style-language/schema/raw/master/csl-citation.json"} </w:instrText>
      </w:r>
      <w:r w:rsidR="00F8724F">
        <w:fldChar w:fldCharType="separate"/>
      </w:r>
      <w:r w:rsidR="00F8724F">
        <w:rPr>
          <w:noProof/>
        </w:rPr>
        <w:t>(2016a)</w:t>
      </w:r>
      <w:r w:rsidR="00F8724F">
        <w:fldChar w:fldCharType="end"/>
      </w:r>
      <w:r w:rsidR="00C90C94">
        <w:t>,</w:t>
      </w:r>
      <w:r w:rsidR="006B035E">
        <w:t xml:space="preserve"> </w:t>
      </w:r>
      <w:r w:rsidR="00422382" w:rsidRPr="00C038C3">
        <w:t xml:space="preserve">that </w:t>
      </w:r>
      <w:r w:rsidR="00A106A3" w:rsidRPr="00C038C3">
        <w:t xml:space="preserve">the decline in body condition </w:t>
      </w:r>
      <w:r w:rsidR="00694309" w:rsidRPr="00C038C3">
        <w:t xml:space="preserve">started in the early 1990s and reached a </w:t>
      </w:r>
      <w:r w:rsidR="00C90C94">
        <w:t>low</w:t>
      </w:r>
      <w:r w:rsidR="00C90C94" w:rsidRPr="00C038C3">
        <w:t xml:space="preserve"> </w:t>
      </w:r>
      <w:r w:rsidR="00694309" w:rsidRPr="00C038C3">
        <w:t>in the mid 2000s</w:t>
      </w:r>
      <w:r w:rsidR="00EF6BD9" w:rsidRPr="00C038C3">
        <w:t xml:space="preserve">, and that </w:t>
      </w:r>
      <w:r w:rsidR="00AF58E8" w:rsidRPr="00C038C3">
        <w:t>condition has decline</w:t>
      </w:r>
      <w:r w:rsidR="001656AF" w:rsidRPr="00C038C3">
        <w:t>d</w:t>
      </w:r>
      <w:ins w:id="340" w:author="Max Lindmark" w:date="2022-04-07T09:14:00Z">
        <w:r w:rsidR="00682FAC">
          <w:t xml:space="preserve"> </w:t>
        </w:r>
      </w:ins>
      <w:del w:id="341" w:author="Max Lindmark" w:date="2022-04-07T09:14:00Z">
        <w:r w:rsidR="000B7CCE" w:rsidDel="00682FAC">
          <w:delText>, although with differences,</w:delText>
        </w:r>
        <w:r w:rsidR="00AF58E8" w:rsidRPr="00C038C3" w:rsidDel="00682FAC">
          <w:delText xml:space="preserve"> for all sizes</w:delText>
        </w:r>
        <w:r w:rsidR="001A7B44" w:rsidRPr="00C038C3" w:rsidDel="00682FAC">
          <w:delText xml:space="preserve"> and </w:delText>
        </w:r>
      </w:del>
      <w:r w:rsidR="001A7B44" w:rsidRPr="00C038C3">
        <w:t>in all areas</w:t>
      </w:r>
      <w:r w:rsidR="000F4858"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r w:rsidR="00BC1E01">
        <w:t>analyzed</w:t>
      </w:r>
      <w:r w:rsidR="00A7317C">
        <w:t xml:space="preserve"> for the first time in a common framework,</w:t>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w:t>
      </w:r>
      <w:del w:id="342" w:author="Max Lindmark" w:date="2022-04-07T09:14:00Z">
        <w:r w:rsidR="00A7317C" w:rsidDel="00682FAC">
          <w:delText>-</w:delText>
        </w:r>
      </w:del>
      <w:r w:rsidR="00A7317C">
        <w:t>temporal changes in cod condition during the past 25 years</w:t>
      </w:r>
      <w:r w:rsidR="006532D8" w:rsidRPr="00C038C3">
        <w:t>.</w:t>
      </w:r>
      <w:r w:rsidR="00E5456B" w:rsidRPr="00C038C3">
        <w:t xml:space="preserve"> </w:t>
      </w:r>
      <w:r w:rsidR="004670D0">
        <w:t>I</w:t>
      </w:r>
      <w:r w:rsidR="005F3C73" w:rsidRPr="00C038C3">
        <w:t xml:space="preserve">t is </w:t>
      </w:r>
      <w:r w:rsidR="00BB3AAF">
        <w:t xml:space="preserve">also </w:t>
      </w:r>
      <w:r w:rsidR="005F3C73" w:rsidRPr="00C038C3">
        <w:t xml:space="preserve">possible </w:t>
      </w:r>
      <w:r w:rsidR="00D75806">
        <w:t xml:space="preserve">that </w:t>
      </w:r>
      <w:r w:rsidR="00730525" w:rsidRPr="00C038C3">
        <w:t xml:space="preserve">the mechanisms that </w:t>
      </w:r>
      <w:r w:rsidR="00FD557F">
        <w:t>initiated</w:t>
      </w:r>
      <w:r w:rsidR="00FD557F" w:rsidRPr="00C038C3">
        <w:t xml:space="preserve"> </w:t>
      </w:r>
      <w:r w:rsidR="00DD6E5F" w:rsidRPr="00C038C3">
        <w:t xml:space="preserve">the </w:t>
      </w:r>
      <w:r w:rsidR="00FD557F">
        <w:t xml:space="preserve">body condition </w:t>
      </w:r>
      <w:r w:rsidR="00DD6E5F" w:rsidRPr="00C038C3">
        <w:t xml:space="preserve">decline </w:t>
      </w:r>
      <w:r w:rsidR="00FD557F">
        <w:t>are not the same</w:t>
      </w:r>
      <w:r w:rsidR="00DD6E5F" w:rsidRPr="00C038C3">
        <w:t xml:space="preserve"> ones that </w:t>
      </w:r>
      <w:r w:rsidR="00A66E7D" w:rsidRPr="00C038C3">
        <w:t xml:space="preserve">have kept cod in a poor physiological state </w:t>
      </w:r>
      <w:r w:rsidR="009C2876" w:rsidRPr="00C038C3">
        <w:t xml:space="preserve">in the last </w:t>
      </w:r>
      <w:commentRangeStart w:id="343"/>
      <w:commentRangeStart w:id="344"/>
      <w:r w:rsidR="009C2876" w:rsidRPr="00C038C3">
        <w:t>1</w:t>
      </w:r>
      <w:r w:rsidR="001B7754">
        <w:t>0</w:t>
      </w:r>
      <w:r w:rsidR="009C2876" w:rsidRPr="00C038C3">
        <w:t xml:space="preserve"> years</w:t>
      </w:r>
      <w:commentRangeEnd w:id="343"/>
      <w:r w:rsidR="001B7754">
        <w:rPr>
          <w:rStyle w:val="CommentReference"/>
        </w:rPr>
        <w:commentReference w:id="343"/>
      </w:r>
      <w:commentRangeEnd w:id="344"/>
      <w:r w:rsidR="00BC1E01">
        <w:rPr>
          <w:rStyle w:val="CommentReference"/>
        </w:rPr>
        <w:commentReference w:id="344"/>
      </w:r>
      <w:ins w:id="345" w:author="Max Lindmark" w:date="2022-04-07T09:18:00Z">
        <w:r w:rsidR="009C3AEC">
          <w:t xml:space="preserve"> </w:t>
        </w:r>
      </w:ins>
      <w:r w:rsidR="009C3AEC">
        <w:fldChar w:fldCharType="begin"/>
      </w:r>
      <w:r w:rsidR="009C3AEC">
        <w:instrText xml:space="preserve"> ADDIN ZOTERO_ITEM CSL_CITATION {"citationID":"Wv4A4aG9","properties":{"formattedCitation":"(Tomczak {\\i{}et al.}, 2022)","plainCitation":"(Tomczak et al., 2022)","noteIndex":0},"citationItems":[{"id":3511,"uris":["http://zotero.org/users/6116610/items/WFH2R2NM"],"itemData":{"id":3511,"type":"article-journal","abstract":"The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fldChar w:fldCharType="separate"/>
      </w:r>
      <w:r w:rsidR="009C3AEC" w:rsidRPr="009C3AEC">
        <w:rPr>
          <w:lang w:val="en-GB"/>
        </w:rPr>
        <w:t xml:space="preserve">(Tomczak </w:t>
      </w:r>
      <w:r w:rsidR="009C3AEC" w:rsidRPr="009C3AEC">
        <w:rPr>
          <w:i/>
          <w:iCs/>
          <w:lang w:val="en-GB"/>
        </w:rPr>
        <w:t>et al.</w:t>
      </w:r>
      <w:r w:rsidR="009C3AEC" w:rsidRPr="009C3AEC">
        <w:rPr>
          <w:lang w:val="en-GB"/>
        </w:rPr>
        <w:t>, 2022)</w:t>
      </w:r>
      <w:r w:rsidR="009C3AEC">
        <w:fldChar w:fldCharType="end"/>
      </w:r>
      <w:commentRangeStart w:id="346"/>
      <w:del w:id="347" w:author="Max Lindmark" w:date="2022-04-07T09:19:00Z">
        <w:r w:rsidR="009C2876" w:rsidRPr="00C038C3" w:rsidDel="009C3AEC">
          <w:delText>.</w:delText>
        </w:r>
        <w:r w:rsidR="00D63E6C" w:rsidRPr="00C038C3" w:rsidDel="009C3AEC">
          <w:delText xml:space="preserve"> </w:delText>
        </w:r>
      </w:del>
      <w:commentRangeStart w:id="348"/>
      <w:ins w:id="349" w:author="Michele Casini" w:date="2022-03-04T14:11:00Z">
        <w:del w:id="350" w:author="Max Lindmark" w:date="2022-04-07T09:19:00Z">
          <w:r w:rsidR="00443036" w:rsidDel="009C3AEC">
            <w:delText xml:space="preserve">For example, the </w:delText>
          </w:r>
        </w:del>
      </w:ins>
      <w:ins w:id="351" w:author="Michele Casini" w:date="2022-03-04T14:31:00Z">
        <w:del w:id="352" w:author="Max Lindmark" w:date="2022-04-07T09:19:00Z">
          <w:r w:rsidR="001B7754" w:rsidDel="009C3AEC">
            <w:delText>increased</w:delText>
          </w:r>
        </w:del>
      </w:ins>
      <w:ins w:id="353" w:author="Michele Casini" w:date="2022-03-04T14:14:00Z">
        <w:del w:id="354" w:author="Max Lindmark" w:date="2022-04-07T09:19:00Z">
          <w:r w:rsidR="00443036" w:rsidDel="009C3AEC">
            <w:delText xml:space="preserve"> abundance of flounder</w:delText>
          </w:r>
        </w:del>
      </w:ins>
      <w:ins w:id="355" w:author="Michele Casini" w:date="2022-03-04T14:15:00Z">
        <w:del w:id="356" w:author="Max Lindmark" w:date="2022-04-07T09:19:00Z">
          <w:r w:rsidR="00443036" w:rsidDel="009C3AEC">
            <w:delText>, facilitated by the almost disappearance of the large predatory cod individuals (</w:delText>
          </w:r>
        </w:del>
      </w:ins>
      <w:ins w:id="357" w:author="Michele Casini" w:date="2022-03-04T14:16:00Z">
        <w:del w:id="358" w:author="Max Lindmark" w:date="2022-04-07T09:19:00Z">
          <w:r w:rsidR="00443036" w:rsidDel="009C3AEC">
            <w:delText>Orio et al. 2000)</w:delText>
          </w:r>
        </w:del>
      </w:ins>
      <w:ins w:id="359" w:author="Michele Casini" w:date="2022-03-04T14:15:00Z">
        <w:del w:id="360" w:author="Max Lindmark" w:date="2022-04-07T09:19:00Z">
          <w:r w:rsidR="00443036" w:rsidDel="009C3AEC">
            <w:delText>,</w:delText>
          </w:r>
        </w:del>
      </w:ins>
      <w:ins w:id="361" w:author="Michele Casini" w:date="2022-03-04T14:14:00Z">
        <w:del w:id="362" w:author="Max Lindmark" w:date="2022-04-07T09:19:00Z">
          <w:r w:rsidR="00443036" w:rsidDel="009C3AEC">
            <w:delText xml:space="preserve"> could lock the system in a low-cod state due to </w:delText>
          </w:r>
        </w:del>
      </w:ins>
      <w:ins w:id="363" w:author="Michele Casini" w:date="2022-03-04T14:16:00Z">
        <w:del w:id="364" w:author="Max Lindmark" w:date="2022-04-07T09:19:00Z">
          <w:r w:rsidR="00443036" w:rsidDel="009C3AEC">
            <w:delText xml:space="preserve">the </w:delText>
          </w:r>
        </w:del>
      </w:ins>
      <w:ins w:id="365" w:author="Michele Casini" w:date="2022-03-04T14:14:00Z">
        <w:del w:id="366" w:author="Max Lindmark" w:date="2022-04-07T09:19:00Z">
          <w:r w:rsidR="00443036" w:rsidDel="009C3AEC">
            <w:delText>potentially increased competition</w:delText>
          </w:r>
        </w:del>
      </w:ins>
      <w:ins w:id="367" w:author="Michele Casini" w:date="2022-03-04T14:16:00Z">
        <w:del w:id="368" w:author="Max Lindmark" w:date="2022-04-07T09:19:00Z">
          <w:r w:rsidR="00443036" w:rsidDel="009C3AEC">
            <w:delText xml:space="preserve"> for food and space</w:delText>
          </w:r>
        </w:del>
      </w:ins>
      <w:ins w:id="369" w:author="Michele Casini" w:date="2022-03-04T14:32:00Z">
        <w:del w:id="370" w:author="Max Lindmark" w:date="2022-04-07T09:19:00Z">
          <w:r w:rsidR="001B7754" w:rsidDel="009C3AEC">
            <w:delText xml:space="preserve"> with flounder</w:delText>
          </w:r>
        </w:del>
      </w:ins>
      <w:commentRangeEnd w:id="348"/>
      <w:del w:id="371" w:author="Max Lindmark" w:date="2022-04-07T09:19:00Z">
        <w:r w:rsidR="003452DD" w:rsidDel="009C3AEC">
          <w:rPr>
            <w:rStyle w:val="CommentReference"/>
          </w:rPr>
          <w:commentReference w:id="348"/>
        </w:r>
      </w:del>
      <w:ins w:id="372" w:author="Michele Casini" w:date="2022-03-04T14:14:00Z">
        <w:del w:id="373" w:author="Max Lindmark" w:date="2022-04-01T12:33:00Z">
          <w:r w:rsidR="00443036" w:rsidDel="00706646">
            <w:delText xml:space="preserve">, as suggested </w:delText>
          </w:r>
        </w:del>
      </w:ins>
      <w:ins w:id="374" w:author="Michele Casini" w:date="2022-03-04T14:32:00Z">
        <w:del w:id="375" w:author="Max Lindmark" w:date="2022-04-01T12:33:00Z">
          <w:r w:rsidR="001B7754" w:rsidDel="00706646">
            <w:delText xml:space="preserve">for other species </w:delText>
          </w:r>
        </w:del>
      </w:ins>
      <w:ins w:id="376" w:author="Michele Casini" w:date="2022-03-04T14:14:00Z">
        <w:del w:id="377" w:author="Max Lindmark" w:date="2022-04-01T12:33:00Z">
          <w:r w:rsidR="00443036" w:rsidDel="00706646">
            <w:delText>in other studies</w:delText>
          </w:r>
        </w:del>
        <w:del w:id="378" w:author="Max Lindmark" w:date="2022-04-07T09:19:00Z">
          <w:r w:rsidR="00443036" w:rsidDel="009C3AEC">
            <w:delText xml:space="preserve"> (</w:delText>
          </w:r>
          <w:commentRangeStart w:id="379"/>
          <w:commentRangeStart w:id="380"/>
          <w:r w:rsidR="00443036" w:rsidDel="009C3AEC">
            <w:delText>……</w:delText>
          </w:r>
        </w:del>
      </w:ins>
      <w:commentRangeEnd w:id="379"/>
      <w:ins w:id="381" w:author="Michele Casini" w:date="2022-03-04T14:16:00Z">
        <w:del w:id="382" w:author="Max Lindmark" w:date="2022-04-07T09:19:00Z">
          <w:r w:rsidR="00443036" w:rsidDel="009C3AEC">
            <w:rPr>
              <w:rStyle w:val="CommentReference"/>
            </w:rPr>
            <w:commentReference w:id="379"/>
          </w:r>
        </w:del>
      </w:ins>
      <w:commentRangeEnd w:id="380"/>
      <w:del w:id="383" w:author="Max Lindmark" w:date="2022-04-07T09:19:00Z">
        <w:r w:rsidR="00DE3ED3" w:rsidDel="009C3AEC">
          <w:rPr>
            <w:rStyle w:val="CommentReference"/>
          </w:rPr>
          <w:commentReference w:id="380"/>
        </w:r>
      </w:del>
      <w:ins w:id="384" w:author="Michele Casini" w:date="2022-03-04T14:14:00Z">
        <w:del w:id="385" w:author="Max Lindmark" w:date="2022-04-07T09:19:00Z">
          <w:r w:rsidR="00443036" w:rsidDel="009C3AEC">
            <w:delText>)</w:delText>
          </w:r>
        </w:del>
        <w:r w:rsidR="00443036">
          <w:t xml:space="preserve">. </w:t>
        </w:r>
      </w:ins>
      <w:commentRangeEnd w:id="346"/>
      <w:r w:rsidR="000B4E9A">
        <w:rPr>
          <w:rStyle w:val="CommentReference"/>
        </w:rPr>
        <w:commentReference w:id="346"/>
      </w:r>
      <w:commentRangeStart w:id="386"/>
      <w:commentRangeStart w:id="387"/>
      <w:r w:rsidR="003A0A9F">
        <w:t>Evaluating factors associated with condition hotspots</w:t>
      </w:r>
      <w:ins w:id="388" w:author="Max Lindmark" w:date="2022-04-07T09:20:00Z">
        <w:r w:rsidR="00051D42">
          <w:t xml:space="preserve"> </w:t>
        </w:r>
      </w:ins>
      <w:del w:id="389" w:author="Max Lindmark" w:date="2022-04-07T09:20:00Z">
        <w:r w:rsidR="003A0A9F" w:rsidDel="00051D42">
          <w:delText xml:space="preserve"> </w:delText>
        </w:r>
      </w:del>
      <w:r w:rsidR="003A0A9F">
        <w:t xml:space="preserve">would help </w:t>
      </w:r>
      <w:commentRangeStart w:id="390"/>
      <w:commentRangeStart w:id="391"/>
      <w:commentRangeEnd w:id="390"/>
      <w:r w:rsidR="009D1B42">
        <w:rPr>
          <w:rStyle w:val="CommentReference"/>
        </w:rPr>
        <w:commentReference w:id="390"/>
      </w:r>
      <w:commentRangeEnd w:id="391"/>
      <w:r w:rsidR="00BC1E01">
        <w:rPr>
          <w:rStyle w:val="CommentReference"/>
        </w:rPr>
        <w:commentReference w:id="391"/>
      </w:r>
      <w:r w:rsidR="00D607CE" w:rsidRPr="00C038C3">
        <w:t xml:space="preserve">understand the role of </w:t>
      </w:r>
      <w:r w:rsidR="002032C3" w:rsidRPr="00C038C3">
        <w:t>fine</w:t>
      </w:r>
      <w:r w:rsidR="006756C5">
        <w:t>-</w:t>
      </w:r>
      <w:r w:rsidR="002032C3" w:rsidRPr="00C038C3">
        <w:t>sc</w:t>
      </w:r>
      <w:r w:rsidR="00C557E4" w:rsidRPr="00C038C3">
        <w:t>a</w:t>
      </w:r>
      <w:r w:rsidR="002032C3" w:rsidRPr="00C038C3">
        <w:t xml:space="preserve">le </w:t>
      </w:r>
      <w:r w:rsidR="004539DA" w:rsidRPr="00C038C3">
        <w:t xml:space="preserve">food availability </w:t>
      </w:r>
      <w:r w:rsidR="00537C0E" w:rsidRPr="00C038C3">
        <w:t>for condition</w:t>
      </w:r>
      <w:r w:rsidR="00C557E4" w:rsidRPr="00C038C3">
        <w:t xml:space="preserve">. </w:t>
      </w:r>
      <w:commentRangeEnd w:id="386"/>
      <w:r w:rsidR="009B482B">
        <w:rPr>
          <w:rStyle w:val="CommentReference"/>
        </w:rPr>
        <w:commentReference w:id="386"/>
      </w:r>
      <w:commentRangeEnd w:id="387"/>
      <w:r w:rsidR="003452DD">
        <w:rPr>
          <w:rStyle w:val="CommentReference"/>
        </w:rPr>
        <w:commentReference w:id="387"/>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03113B">
        <w:instrText xml:space="preserve"> ADDIN ZOTERO_ITEM CSL_CITATION {"citationID":"BC9hl7RP","properties":{"formattedCitation":"(ICES, 2021a)","plainCitation":"(ICES, 2021a)","noteIndex":0},"citationItems":[{"id":2824,"uris":["http://zotero.org/users/6116610/items/CBUFSIQZ"],"itemData":{"id":2824,"type":"report","collection-title":"ICES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36194A">
        <w:rPr>
          <w:noProof/>
        </w:rPr>
        <w:t>(ICES, 2021a)</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03113B">
        <w:instrText xml:space="preserve"> ADDIN ZOTERO_ITEM CSL_CITATION {"citationID":"2fHrpl7J","properties":{"formattedCitation":"(Eero {\\i{}et al.}, 2020)","plainCitation":"(Eero et al., 2020)","noteIndex":0},"citationItems":[{"id":2390,"uris":["http://zotero.org/users/6116610/items/PXK4RX42"],"itemData":{"id":2390,"type":"article-journal","abstract":"Eastern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FA3B8F" w:rsidRPr="00C038C3">
        <w:t xml:space="preserve">(Eero </w:t>
      </w:r>
      <w:r w:rsidR="00FA3B8F" w:rsidRPr="00C038C3">
        <w:rPr>
          <w:i/>
          <w:iCs/>
        </w:rPr>
        <w:t>et al.</w:t>
      </w:r>
      <w:r w:rsidR="00FA3B8F" w:rsidRPr="00C038C3">
        <w:t>, 2020)</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w:t>
      </w:r>
      <w:proofErr w:type="spellStart"/>
      <w:r w:rsidR="00F551EE" w:rsidRPr="00C038C3">
        <w:t>Maioli</w:t>
      </w:r>
      <w:proofErr w:type="spellEnd"/>
      <w:r w:rsidR="00F551EE" w:rsidRPr="00C038C3">
        <w:t xml:space="preserve"> for </w:t>
      </w:r>
      <w:r w:rsidR="0099190C" w:rsidRPr="00C038C3">
        <w:t xml:space="preserve">helpful </w:t>
      </w:r>
      <w:r w:rsidR="00AA2FA1">
        <w:t>modelling discussion</w:t>
      </w:r>
      <w:r w:rsidR="00401B29" w:rsidRPr="00C038C3">
        <w:t xml:space="preserve">, </w:t>
      </w:r>
      <w:r w:rsidR="00701230" w:rsidRPr="00701230">
        <w:t xml:space="preserve">Hagen </w:t>
      </w:r>
      <w:proofErr w:type="gramStart"/>
      <w:r w:rsidR="00701230" w:rsidRPr="00701230">
        <w:t>Radtke</w:t>
      </w:r>
      <w:proofErr w:type="gramEnd"/>
      <w:r w:rsidR="00701230" w:rsidRPr="00701230">
        <w:t xml:space="preserve"> and Ivan </w:t>
      </w:r>
      <w:proofErr w:type="spellStart"/>
      <w:r w:rsidR="00701230" w:rsidRPr="00701230">
        <w:t>Kuznetsov</w:t>
      </w:r>
      <w:proofErr w:type="spellEnd"/>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proofErr w:type="spellStart"/>
      <w:r w:rsidR="00522AFD" w:rsidRPr="00BC1E01">
        <w:rPr>
          <w:i/>
        </w:rPr>
        <w:t>entomon</w:t>
      </w:r>
      <w:proofErr w:type="spellEnd"/>
      <w:r w:rsidR="00522AFD">
        <w:t xml:space="preserve"> </w:t>
      </w:r>
      <w:r w:rsidR="00C92715">
        <w:t xml:space="preserve">densities, </w:t>
      </w:r>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proofErr w:type="spellStart"/>
      <w:r w:rsidR="004C64F3" w:rsidRPr="00C038C3">
        <w:t>Olavi</w:t>
      </w:r>
      <w:proofErr w:type="spellEnd"/>
      <w:r w:rsidR="004C64F3" w:rsidRPr="00C038C3">
        <w:t xml:space="preserve"> </w:t>
      </w:r>
      <w:proofErr w:type="spellStart"/>
      <w:r w:rsidR="004C64F3" w:rsidRPr="00C038C3">
        <w:t>Kaljuste</w:t>
      </w:r>
      <w:proofErr w:type="spellEnd"/>
      <w:r w:rsidR="004C64F3" w:rsidRPr="00C038C3">
        <w:t xml:space="preserv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 xml:space="preserve">The study was financed by the Swedish Research Council </w:t>
      </w:r>
      <w:proofErr w:type="spellStart"/>
      <w:r w:rsidR="003B0521">
        <w:t>Formas</w:t>
      </w:r>
      <w:proofErr w:type="spellEnd"/>
      <w:r w:rsidR="003B0521">
        <w:t xml:space="preserve">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lastRenderedPageBreak/>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w:t>
      </w:r>
      <w:proofErr w:type="spellStart"/>
      <w:r w:rsidR="00522AFD" w:rsidRPr="00374258">
        <w:rPr>
          <w:i/>
        </w:rPr>
        <w:t>entomon</w:t>
      </w:r>
      <w:proofErr w:type="spellEnd"/>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w:t>
      </w:r>
      <w:commentRangeStart w:id="392"/>
      <w:commentRangeStart w:id="393"/>
      <w:r w:rsidRPr="00C038C3">
        <w:t xml:space="preserve">and data </w:t>
      </w:r>
      <w:commentRangeEnd w:id="392"/>
      <w:r w:rsidRPr="00C038C3">
        <w:rPr>
          <w:rStyle w:val="CommentReference"/>
        </w:rPr>
        <w:commentReference w:id="392"/>
      </w:r>
      <w:commentRangeEnd w:id="393"/>
      <w:r w:rsidRPr="00C038C3">
        <w:rPr>
          <w:rStyle w:val="CommentReference"/>
        </w:rPr>
        <w:commentReference w:id="393"/>
      </w:r>
      <w:r w:rsidRPr="00C038C3">
        <w:t xml:space="preserve">are publicly available at </w:t>
      </w:r>
      <w:hyperlink r:id="rId15"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394" w:name="_jwygf3u2rl9s" w:colFirst="0" w:colLast="0"/>
      <w:bookmarkEnd w:id="394"/>
      <w:r w:rsidRPr="00C038C3">
        <w:rPr>
          <w:b/>
          <w:sz w:val="28"/>
          <w:szCs w:val="28"/>
        </w:rPr>
        <w:t>Literature cited</w:t>
      </w:r>
    </w:p>
    <w:p w14:paraId="53595868" w14:textId="77777777" w:rsidR="00F6786B" w:rsidRPr="00F6786B" w:rsidRDefault="00C70AF8" w:rsidP="00F6786B">
      <w:pPr>
        <w:pStyle w:val="Bibliography"/>
        <w:rPr>
          <w:lang w:val="en-GB"/>
        </w:rPr>
      </w:pPr>
      <w:r>
        <w:rPr>
          <w:lang w:val="en-GB"/>
        </w:rPr>
        <w:t xml:space="preserve"> </w:t>
      </w:r>
      <w:r w:rsidR="00732E9B">
        <w:rPr>
          <w:lang w:val="en-GB"/>
        </w:rPr>
        <w:fldChar w:fldCharType="begin"/>
      </w:r>
      <w:r w:rsidR="00732E9B">
        <w:rPr>
          <w:lang w:val="en-GB"/>
        </w:rPr>
        <w:instrText xml:space="preserve"> ADDIN ZOTERO_BIBL {"uncited":[],"omitted":[],"custom":[]} CSL_BIBLIOGRAPHY </w:instrText>
      </w:r>
      <w:r w:rsidR="00732E9B">
        <w:rPr>
          <w:lang w:val="en-GB"/>
        </w:rPr>
        <w:fldChar w:fldCharType="separate"/>
      </w:r>
      <w:r w:rsidR="00F6786B" w:rsidRPr="00F6786B">
        <w:rPr>
          <w:lang w:val="en-GB"/>
        </w:rPr>
        <w:t>Almroth-Rosell, E., Eilola, K., Hordoir, R., Meier, H. E. M., and Hall, P. O. J. 2011. Transport of fresh and resuspended particulate organic material in the Baltic Sea — a model study. Journal of Marine Systems, 87: 1–12.</w:t>
      </w:r>
    </w:p>
    <w:p w14:paraId="25A18166" w14:textId="77777777" w:rsidR="00F6786B" w:rsidRPr="00F6786B" w:rsidRDefault="00F6786B" w:rsidP="00F6786B">
      <w:pPr>
        <w:pStyle w:val="Bibliography"/>
        <w:rPr>
          <w:lang w:val="en-GB"/>
        </w:rPr>
      </w:pPr>
      <w:r w:rsidRPr="00F6786B">
        <w:rPr>
          <w:lang w:val="en-GB"/>
        </w:rPr>
        <w:t>Anderson, S. C., Keppel, E. A., and Edwards, A. M. 2019. A reproducible data synopsis for over 100 species of British Columbia groundfish. Doc. 2019/041. DFO Can. Sci. Advis. Sec. Res. &lt;www.dfo-mpo.gc.ca/csas-sccs/Publications/ResDocs-DocRech/2019/2019_041-eng.html&gt;.</w:t>
      </w:r>
    </w:p>
    <w:p w14:paraId="3FEDE3F2" w14:textId="77777777" w:rsidR="00F6786B" w:rsidRPr="00F6786B" w:rsidRDefault="00F6786B" w:rsidP="00F6786B">
      <w:pPr>
        <w:pStyle w:val="Bibliography"/>
        <w:rPr>
          <w:lang w:val="en-GB"/>
        </w:rPr>
      </w:pPr>
      <w:r w:rsidRPr="00F6786B">
        <w:rPr>
          <w:lang w:val="en-GB"/>
        </w:rPr>
        <w:t>Anderson, S. C., and Ward, E. J. 2019. Black swans in space: modeling spatiotemporal processes with extremes. Ecology, 100: e02403.</w:t>
      </w:r>
    </w:p>
    <w:p w14:paraId="244E961B" w14:textId="77777777" w:rsidR="00F6786B" w:rsidRPr="00F6786B" w:rsidRDefault="00F6786B" w:rsidP="00F6786B">
      <w:pPr>
        <w:pStyle w:val="Bibliography"/>
        <w:rPr>
          <w:lang w:val="en-GB"/>
        </w:rPr>
      </w:pPr>
      <w:r w:rsidRPr="00F6786B">
        <w:rPr>
          <w:lang w:val="en-GB"/>
        </w:rPr>
        <w:t>Anderson, S. C., Ward, E. J., Barnett, L. A. K., and English, P. A. 2021. sdmTMB: spatiotemporal species distribution GLMMs with ‘TMB’. https://pbs-assess.github.io/sdmTMB/index.html.</w:t>
      </w:r>
    </w:p>
    <w:p w14:paraId="75E13F74" w14:textId="77777777" w:rsidR="00F6786B" w:rsidRPr="00F6786B" w:rsidRDefault="00F6786B" w:rsidP="00F6786B">
      <w:pPr>
        <w:pStyle w:val="Bibliography"/>
        <w:rPr>
          <w:lang w:val="en-GB"/>
        </w:rPr>
      </w:pPr>
      <w:r w:rsidRPr="00F6786B">
        <w:rPr>
          <w:lang w:val="en-GB"/>
        </w:rPr>
        <w:t>Anderson, S. C., Ward, E. J., English, P. A., and Barnett, L. A. K. 2022, March 27. sdmTMB: an R package for fast, flexible, and user-friendly generalized linear mixed effects models with spatial and spatiotemporal random fields. bioRxiv. https://www.biorxiv.org/content/10.1101/2022.03.24.485545v1 (Accessed 27 March 2022).</w:t>
      </w:r>
    </w:p>
    <w:p w14:paraId="5D4C4771" w14:textId="77777777" w:rsidR="00F6786B" w:rsidRPr="00F6786B" w:rsidRDefault="00F6786B" w:rsidP="00F6786B">
      <w:pPr>
        <w:pStyle w:val="Bibliography"/>
        <w:rPr>
          <w:lang w:val="en-GB"/>
        </w:rPr>
      </w:pPr>
      <w:r w:rsidRPr="00F6786B">
        <w:rPr>
          <w:lang w:val="en-GB"/>
        </w:rPr>
        <w:t>Aro, E. 1989. A review of fish migration patterns in the Baltic. Rap. Proc.-verb. Re. Cons. Int. Explor. Mer, 190: 72–96.</w:t>
      </w:r>
    </w:p>
    <w:p w14:paraId="525D8F18" w14:textId="77777777" w:rsidR="00F6786B" w:rsidRPr="00F6786B" w:rsidRDefault="00F6786B" w:rsidP="00F6786B">
      <w:pPr>
        <w:pStyle w:val="Bibliography"/>
        <w:rPr>
          <w:lang w:val="en-GB"/>
        </w:rPr>
      </w:pPr>
      <w:r w:rsidRPr="00F6786B">
        <w:rPr>
          <w:lang w:val="en-GB"/>
        </w:rPr>
        <w:t>Belkin, I. M. 2009. Rapid warming of large marine ecosystems. Progress in Oceanography, 81: 207–213.</w:t>
      </w:r>
    </w:p>
    <w:p w14:paraId="6A476BC6" w14:textId="77777777" w:rsidR="00F6786B" w:rsidRPr="00F6786B" w:rsidRDefault="00F6786B" w:rsidP="00F6786B">
      <w:pPr>
        <w:pStyle w:val="Bibliography"/>
        <w:rPr>
          <w:lang w:val="en-GB"/>
        </w:rPr>
      </w:pPr>
      <w:r w:rsidRPr="00F6786B">
        <w:rPr>
          <w:lang w:val="en-GB"/>
        </w:rPr>
        <w:t>Brander, K. 2020. Reduced growth in Baltic Sea cod may be due to mild hypoxia. ICES Journal of Marine Science, 77: 2003–2005. Oxford Academic.</w:t>
      </w:r>
    </w:p>
    <w:p w14:paraId="50FE85E3" w14:textId="77777777" w:rsidR="00F6786B" w:rsidRPr="00F6786B" w:rsidRDefault="00F6786B" w:rsidP="00F6786B">
      <w:pPr>
        <w:pStyle w:val="Bibliography"/>
        <w:rPr>
          <w:lang w:val="en-GB"/>
        </w:rPr>
      </w:pPr>
      <w:r w:rsidRPr="00F6786B">
        <w:rPr>
          <w:lang w:val="en-GB"/>
        </w:rPr>
        <w:t>Breitburg, D. 2002. Effects of hypoxia, and the balance between hypoxia and enrichment, on coastal fishes and fisheries. Estuaries, 25: 767–781.</w:t>
      </w:r>
    </w:p>
    <w:p w14:paraId="4F633213" w14:textId="77777777" w:rsidR="00F6786B" w:rsidRPr="00F6786B" w:rsidRDefault="00F6786B" w:rsidP="00F6786B">
      <w:pPr>
        <w:pStyle w:val="Bibliography"/>
        <w:rPr>
          <w:lang w:val="en-GB"/>
        </w:rPr>
      </w:pPr>
      <w:r w:rsidRPr="00F6786B">
        <w:rPr>
          <w:lang w:val="en-GB"/>
        </w:rPr>
        <w:t>Cardinale, M., and Arrhenius, F. 2000. Decreasing weight-at-age of Atlantic herring (Clupea harengus) from the Baltic Sea between 1986 and 1996: a statistical analysis. ICES Journal of Marine Science, 57: 882–893. Oxford Academic.</w:t>
      </w:r>
    </w:p>
    <w:p w14:paraId="2B84F039" w14:textId="77777777" w:rsidR="00F6786B" w:rsidRPr="00F6786B" w:rsidRDefault="00F6786B" w:rsidP="00F6786B">
      <w:pPr>
        <w:pStyle w:val="Bibliography"/>
        <w:rPr>
          <w:lang w:val="en-GB"/>
        </w:rPr>
      </w:pPr>
      <w:r w:rsidRPr="00F6786B">
        <w:rPr>
          <w:lang w:val="en-GB"/>
        </w:rPr>
        <w:lastRenderedPageBreak/>
        <w:t>Carstensen, J., Andersen, J. H., Gustafsson, B. G., and Conley, D. J. 2014. Deoxygenation of the Baltic Sea during the last century. Proceedings of the National Academy of Sciences, 111: 5628–5633. National Academy of Sciences.</w:t>
      </w:r>
    </w:p>
    <w:p w14:paraId="26009513" w14:textId="77777777" w:rsidR="00F6786B" w:rsidRPr="00F6786B" w:rsidRDefault="00F6786B" w:rsidP="00F6786B">
      <w:pPr>
        <w:pStyle w:val="Bibliography"/>
        <w:rPr>
          <w:lang w:val="sv-SE"/>
          <w:rPrChange w:id="395" w:author="Max Lindmark" w:date="2022-04-07T19:04:00Z">
            <w:rPr>
              <w:lang w:val="en-GB"/>
            </w:rPr>
          </w:rPrChange>
        </w:rPr>
      </w:pPr>
      <w:r w:rsidRPr="00F6786B">
        <w:rPr>
          <w:lang w:val="en-GB"/>
        </w:rPr>
        <w:t xml:space="preserve">Casini, M., Cardinale, M., and Hjelm, J. 2006. Inter-annual variation in herring, Clupea harengus, and sprat, Sprattus sprattus, condition in the central Baltic Sea: what gives the tune? </w:t>
      </w:r>
      <w:r w:rsidRPr="00F6786B">
        <w:rPr>
          <w:lang w:val="sv-SE"/>
          <w:rPrChange w:id="396" w:author="Max Lindmark" w:date="2022-04-07T19:04:00Z">
            <w:rPr>
              <w:lang w:val="en-GB"/>
            </w:rPr>
          </w:rPrChange>
        </w:rPr>
        <w:t>Oikos, 112: 638–650.</w:t>
      </w:r>
    </w:p>
    <w:p w14:paraId="7F63AF9F" w14:textId="77777777" w:rsidR="00F6786B" w:rsidRPr="00F6786B" w:rsidRDefault="00F6786B" w:rsidP="00F6786B">
      <w:pPr>
        <w:pStyle w:val="Bibliography"/>
        <w:rPr>
          <w:lang w:val="sv-SE"/>
          <w:rPrChange w:id="397" w:author="Max Lindmark" w:date="2022-04-07T19:04:00Z">
            <w:rPr>
              <w:lang w:val="en-GB"/>
            </w:rPr>
          </w:rPrChange>
        </w:rPr>
      </w:pPr>
      <w:r w:rsidRPr="00F6786B">
        <w:rPr>
          <w:lang w:val="sv-SE"/>
          <w:rPrChange w:id="398" w:author="Max Lindmark" w:date="2022-04-07T19:04:00Z">
            <w:rPr>
              <w:lang w:val="en-GB"/>
            </w:rPr>
          </w:rPrChange>
        </w:rPr>
        <w:t xml:space="preserve">Casini, M., Kornilovs, G., Cardinale, M., Möllmann, C., Grygiel, W., Jonsson, P., Raid, T., </w:t>
      </w:r>
      <w:r w:rsidRPr="00F6786B">
        <w:rPr>
          <w:i/>
          <w:iCs/>
          <w:lang w:val="sv-SE"/>
          <w:rPrChange w:id="399" w:author="Max Lindmark" w:date="2022-04-07T19:04:00Z">
            <w:rPr>
              <w:i/>
              <w:iCs/>
              <w:lang w:val="en-GB"/>
            </w:rPr>
          </w:rPrChange>
        </w:rPr>
        <w:t>et al.</w:t>
      </w:r>
      <w:r w:rsidRPr="00F6786B">
        <w:rPr>
          <w:lang w:val="sv-SE"/>
          <w:rPrChange w:id="400" w:author="Max Lindmark" w:date="2022-04-07T19:04:00Z">
            <w:rPr>
              <w:lang w:val="en-GB"/>
            </w:rPr>
          </w:rPrChange>
        </w:rPr>
        <w:t xml:space="preserve"> 2011. </w:t>
      </w:r>
      <w:r w:rsidRPr="00F6786B">
        <w:rPr>
          <w:lang w:val="en-GB"/>
        </w:rPr>
        <w:t xml:space="preserve">Spatial and temporal density dependence regulates the condition of central Baltic Sea clupeids: compelling evidence using an extensive international acoustic survey. </w:t>
      </w:r>
      <w:r w:rsidRPr="00F6786B">
        <w:rPr>
          <w:lang w:val="sv-SE"/>
          <w:rPrChange w:id="401" w:author="Max Lindmark" w:date="2022-04-07T19:04:00Z">
            <w:rPr>
              <w:lang w:val="en-GB"/>
            </w:rPr>
          </w:rPrChange>
        </w:rPr>
        <w:t>Population Ecology, 53: 511–523.</w:t>
      </w:r>
    </w:p>
    <w:p w14:paraId="2E557008" w14:textId="77777777" w:rsidR="00F6786B" w:rsidRPr="00F6786B" w:rsidRDefault="00F6786B" w:rsidP="00F6786B">
      <w:pPr>
        <w:pStyle w:val="Bibliography"/>
        <w:rPr>
          <w:lang w:val="en-GB"/>
        </w:rPr>
      </w:pPr>
      <w:r w:rsidRPr="00F6786B">
        <w:rPr>
          <w:lang w:val="sv-SE"/>
          <w:rPrChange w:id="402" w:author="Max Lindmark" w:date="2022-04-07T19:04:00Z">
            <w:rPr>
              <w:lang w:val="en-GB"/>
            </w:rPr>
          </w:rPrChange>
        </w:rPr>
        <w:t xml:space="preserve">Casini, M., Käll, F., Hansson, M., Plikshs, M., Baranova, T., Karlsson, O., Lundström, K., </w:t>
      </w:r>
      <w:r w:rsidRPr="00F6786B">
        <w:rPr>
          <w:i/>
          <w:iCs/>
          <w:lang w:val="sv-SE"/>
          <w:rPrChange w:id="403" w:author="Max Lindmark" w:date="2022-04-07T19:04:00Z">
            <w:rPr>
              <w:i/>
              <w:iCs/>
              <w:lang w:val="en-GB"/>
            </w:rPr>
          </w:rPrChange>
        </w:rPr>
        <w:t>et al.</w:t>
      </w:r>
      <w:r w:rsidRPr="00F6786B">
        <w:rPr>
          <w:lang w:val="sv-SE"/>
          <w:rPrChange w:id="404" w:author="Max Lindmark" w:date="2022-04-07T19:04:00Z">
            <w:rPr>
              <w:lang w:val="en-GB"/>
            </w:rPr>
          </w:rPrChange>
        </w:rPr>
        <w:t xml:space="preserve"> 2016a. </w:t>
      </w:r>
      <w:r w:rsidRPr="00F6786B">
        <w:rPr>
          <w:lang w:val="en-GB"/>
        </w:rPr>
        <w:t>Hypoxic areas, density-dependence and food limitation drive the body condition of a heavily exploited marine fish predator. Royal Society Open Science, 3: 160416.</w:t>
      </w:r>
    </w:p>
    <w:p w14:paraId="1EB7B3C2" w14:textId="77777777" w:rsidR="00F6786B" w:rsidRPr="00F6786B" w:rsidRDefault="00F6786B" w:rsidP="00F6786B">
      <w:pPr>
        <w:pStyle w:val="Bibliography"/>
        <w:rPr>
          <w:lang w:val="en-GB"/>
        </w:rPr>
      </w:pPr>
      <w:r w:rsidRPr="00F6786B">
        <w:rPr>
          <w:lang w:val="en-GB"/>
        </w:rPr>
        <w:t>Casini, M., Eero, M., Carlshamre, S., and Lövgren, J. 2016b. Using alternative biological information in stock assessment: condition-corrected natural mortality of Eastern Baltic cod. ICES Journal of Marine Science, 73: 2625–2631. Oxford Academic.</w:t>
      </w:r>
    </w:p>
    <w:p w14:paraId="0877CC95" w14:textId="77777777" w:rsidR="00F6786B" w:rsidRPr="00F6786B" w:rsidRDefault="00F6786B" w:rsidP="00F6786B">
      <w:pPr>
        <w:pStyle w:val="Bibliography"/>
        <w:rPr>
          <w:lang w:val="en-GB"/>
        </w:rPr>
      </w:pPr>
      <w:r w:rsidRPr="00F6786B">
        <w:rPr>
          <w:lang w:val="en-GB"/>
        </w:rPr>
        <w:t>Casini, M., Hansson, M., Orio, A., and Limburg, K. 2021. Changes in population depth distribution and oxygen stratification are involved in the current low condition of the eastern Baltic Sea cod (</w:t>
      </w:r>
      <w:r w:rsidRPr="00F6786B">
        <w:rPr>
          <w:i/>
          <w:iCs/>
          <w:lang w:val="en-GB"/>
        </w:rPr>
        <w:t>Gadus morhua</w:t>
      </w:r>
      <w:r w:rsidRPr="00F6786B">
        <w:rPr>
          <w:lang w:val="en-GB"/>
        </w:rPr>
        <w:t>). Biogeosciences, 18: 1321–1331. Copernicus GmbH.</w:t>
      </w:r>
    </w:p>
    <w:p w14:paraId="76F01EF5" w14:textId="77777777" w:rsidR="00F6786B" w:rsidRPr="00F6786B" w:rsidRDefault="00F6786B" w:rsidP="00F6786B">
      <w:pPr>
        <w:pStyle w:val="Bibliography"/>
        <w:rPr>
          <w:lang w:val="en-GB"/>
        </w:rPr>
      </w:pPr>
      <w:r w:rsidRPr="00F6786B">
        <w:rPr>
          <w:lang w:val="en-GB"/>
        </w:rPr>
        <w:t>Chabot, D., and Dutil, J.-D. 1999. Reduced growth of Atlantic cod in non-lethal hypoxic conditions. Journal of Fish Biology, 55: 472–491.</w:t>
      </w:r>
    </w:p>
    <w:p w14:paraId="74E08AFF" w14:textId="77777777" w:rsidR="00F6786B" w:rsidRPr="00F6786B" w:rsidRDefault="00F6786B" w:rsidP="00F6786B">
      <w:pPr>
        <w:pStyle w:val="Bibliography"/>
        <w:rPr>
          <w:lang w:val="en-GB"/>
        </w:rPr>
      </w:pPr>
      <w:r w:rsidRPr="00F6786B">
        <w:rPr>
          <w:lang w:val="en-GB"/>
        </w:rPr>
        <w:t>Claireaux, G., Webber, D. M., Lagardère, J.-P., and Kerr, S. R. 2000. Influence of water temperature and oxygenation on the aerobic metabolic scope of Atlantic cod (Gadus morhua). Journal of Sea Research, 44: 257–265.</w:t>
      </w:r>
    </w:p>
    <w:p w14:paraId="65414B5A" w14:textId="77777777" w:rsidR="00F6786B" w:rsidRPr="00F6786B" w:rsidRDefault="00F6786B" w:rsidP="00F6786B">
      <w:pPr>
        <w:pStyle w:val="Bibliography"/>
        <w:rPr>
          <w:lang w:val="en-GB"/>
        </w:rPr>
      </w:pPr>
      <w:r w:rsidRPr="00F6786B">
        <w:rPr>
          <w:lang w:val="en-GB"/>
        </w:rPr>
        <w:t>Cressie, N., and Wikle, C. K. 2015. Statistics for Spatio-Temporal Data. John Wiley &amp; Sons. 612 pp.</w:t>
      </w:r>
    </w:p>
    <w:p w14:paraId="14F49922" w14:textId="77777777" w:rsidR="00F6786B" w:rsidRPr="00F6786B" w:rsidRDefault="00F6786B" w:rsidP="00F6786B">
      <w:pPr>
        <w:pStyle w:val="Bibliography"/>
        <w:rPr>
          <w:lang w:val="en-GB"/>
        </w:rPr>
      </w:pPr>
      <w:r w:rsidRPr="00F6786B">
        <w:rPr>
          <w:lang w:val="en-GB"/>
        </w:rPr>
        <w:t>Diaz, R. J. 2001. Overview of Hypoxia around the World. Journal of Environmental Quality, 30: 275–281.</w:t>
      </w:r>
    </w:p>
    <w:p w14:paraId="06A3743D" w14:textId="77777777" w:rsidR="00F6786B" w:rsidRPr="00F6786B" w:rsidRDefault="00F6786B" w:rsidP="00F6786B">
      <w:pPr>
        <w:pStyle w:val="Bibliography"/>
        <w:rPr>
          <w:lang w:val="en-GB"/>
        </w:rPr>
      </w:pPr>
      <w:r w:rsidRPr="00F6786B">
        <w:rPr>
          <w:lang w:val="en-GB"/>
        </w:rPr>
        <w:t>Diaz, R. J., and Rosenberg, R. 2008. Spreading Dead Zones and Consequences for Marine Ecosystems. Science, 321: 926–929. American Association for the Advancement of Science.</w:t>
      </w:r>
    </w:p>
    <w:p w14:paraId="47AEF531" w14:textId="77777777" w:rsidR="00F6786B" w:rsidRPr="00F6786B" w:rsidRDefault="00F6786B" w:rsidP="00F6786B">
      <w:pPr>
        <w:pStyle w:val="Bibliography"/>
        <w:rPr>
          <w:lang w:val="en-GB"/>
        </w:rPr>
      </w:pPr>
      <w:r w:rsidRPr="00F6786B">
        <w:rPr>
          <w:lang w:val="en-GB"/>
        </w:rPr>
        <w:t>Dutil, J.-D., and Lambert, Y. 2000. Natural mortality from poor condition in Atlantic cod (Gadus morhua). Canadian Journal of Fisheries and Aquatic Sciences. NRC Research Press Ottawa, Canada. https://cdnsciencepub.com/doi/abs/10.1139/f00-023 (Accessed 8 October 2020).</w:t>
      </w:r>
    </w:p>
    <w:p w14:paraId="1E013903" w14:textId="77777777" w:rsidR="00F6786B" w:rsidRPr="00F6786B" w:rsidRDefault="00F6786B" w:rsidP="00F6786B">
      <w:pPr>
        <w:pStyle w:val="Bibliography"/>
        <w:rPr>
          <w:lang w:val="en-GB"/>
        </w:rPr>
      </w:pPr>
      <w:r w:rsidRPr="00F6786B">
        <w:rPr>
          <w:lang w:val="en-GB"/>
        </w:rPr>
        <w:t>Eero, M., Vinther, M., Haslob, H., Huwer, B., Casini, M., Storr-Paulsen, M., and Köster, F. W. 2012. Spatial management of marine resources can enhance the recovery of predators and avoid local depletion of forage fish. Conservation Letters, 5: 486–492.</w:t>
      </w:r>
    </w:p>
    <w:p w14:paraId="2FF4E442" w14:textId="77777777" w:rsidR="00F6786B" w:rsidRPr="00F6786B" w:rsidRDefault="00F6786B" w:rsidP="00F6786B">
      <w:pPr>
        <w:pStyle w:val="Bibliography"/>
        <w:rPr>
          <w:lang w:val="en-GB"/>
        </w:rPr>
      </w:pPr>
      <w:r w:rsidRPr="00F6786B">
        <w:rPr>
          <w:lang w:val="en-GB"/>
        </w:rPr>
        <w:t>Eero, M., Cardinale, M., and Storr-Paulsen, M. 2020. Emerging challenges for resource management under ecosystem change: Example of cod in the Baltic Sea. Ocean &amp; Coastal Management, 198: 105314.</w:t>
      </w:r>
    </w:p>
    <w:p w14:paraId="60E58C58" w14:textId="77777777" w:rsidR="00F6786B" w:rsidRPr="00F6786B" w:rsidRDefault="00F6786B" w:rsidP="00F6786B">
      <w:pPr>
        <w:pStyle w:val="Bibliography"/>
        <w:rPr>
          <w:lang w:val="en-GB"/>
        </w:rPr>
      </w:pPr>
      <w:r w:rsidRPr="00F6786B">
        <w:rPr>
          <w:lang w:val="en-GB"/>
        </w:rPr>
        <w:t>Eilola, K., Meier, H. E. M., and Almroth, E. 2009. On the dynamics of oxygen, phosphorus and cyanobacteria in the Baltic Sea; A model study. Journal of Marine Systems, 75: 163–184.</w:t>
      </w:r>
    </w:p>
    <w:p w14:paraId="6145FA09" w14:textId="77777777" w:rsidR="00F6786B" w:rsidRPr="00F6786B" w:rsidRDefault="00F6786B" w:rsidP="00F6786B">
      <w:pPr>
        <w:pStyle w:val="Bibliography"/>
        <w:rPr>
          <w:lang w:val="en-GB"/>
        </w:rPr>
      </w:pPr>
      <w:r w:rsidRPr="00F6786B">
        <w:rPr>
          <w:lang w:val="en-GB"/>
        </w:rPr>
        <w:t xml:space="preserve">Gårdmark, A., Casini, M., Huss, M., van Leeuwen, A., Hjelm, J., Persson, L., and de Roos, A. M. 2015. Regime shifts in exploited marine food webs: detecting mechanisms underlying alternative stable states using size-structured community dynamics theory. </w:t>
      </w:r>
      <w:r w:rsidRPr="00F6786B">
        <w:rPr>
          <w:lang w:val="en-GB"/>
        </w:rPr>
        <w:lastRenderedPageBreak/>
        <w:t>Philosophical Transactions of the Royal Society B: Biological Sciences, 370: 20130262.</w:t>
      </w:r>
    </w:p>
    <w:p w14:paraId="549624F4" w14:textId="77777777" w:rsidR="00F6786B" w:rsidRPr="00F6786B" w:rsidRDefault="00F6786B" w:rsidP="00F6786B">
      <w:pPr>
        <w:pStyle w:val="Bibliography"/>
        <w:rPr>
          <w:lang w:val="en-GB"/>
        </w:rPr>
      </w:pPr>
      <w:r w:rsidRPr="00F6786B">
        <w:rPr>
          <w:lang w:val="en-GB"/>
        </w:rPr>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1F147DE2" w14:textId="77777777" w:rsidR="00F6786B" w:rsidRPr="00F6786B" w:rsidRDefault="00F6786B" w:rsidP="00F6786B">
      <w:pPr>
        <w:pStyle w:val="Bibliography"/>
        <w:rPr>
          <w:lang w:val="en-GB"/>
        </w:rPr>
      </w:pPr>
      <w:r w:rsidRPr="00F6786B">
        <w:rPr>
          <w:lang w:val="en-GB"/>
        </w:rPr>
        <w:t>Grüss, A., Gao, J., Thorson, J., Rooper, C., Thompson, G., Boldt, J., and Lauth, R. 2020. Estimating synchronous changes in condition and density in eastern Bering Sea fishes. Marine Ecology Progress Series, 635: 169–185.</w:t>
      </w:r>
    </w:p>
    <w:p w14:paraId="702E0763" w14:textId="77777777" w:rsidR="00F6786B" w:rsidRPr="00F6786B" w:rsidRDefault="00F6786B" w:rsidP="00F6786B">
      <w:pPr>
        <w:pStyle w:val="Bibliography"/>
        <w:rPr>
          <w:lang w:val="en-GB"/>
        </w:rPr>
      </w:pPr>
      <w:r w:rsidRPr="00F6786B">
        <w:rPr>
          <w:lang w:val="en-GB"/>
        </w:rPr>
        <w:t>Haase, K., Orio, A., Pawlak, J., Pachur, M., and Casini, M. 2020. Diet of dominant demersal fish species in the Baltic Sea: Is flounder stealing benthic food from cod? Marine Ecology Progress Series, 645: 159–170.</w:t>
      </w:r>
    </w:p>
    <w:p w14:paraId="30DE5B53" w14:textId="77777777" w:rsidR="00F6786B" w:rsidRPr="00F6786B" w:rsidRDefault="00F6786B" w:rsidP="00F6786B">
      <w:pPr>
        <w:pStyle w:val="Bibliography"/>
        <w:rPr>
          <w:lang w:val="en-GB"/>
        </w:rPr>
      </w:pPr>
      <w:r w:rsidRPr="00F6786B">
        <w:rPr>
          <w:lang w:val="en-GB"/>
        </w:rPr>
        <w:t>Hislop, J. R. G., Robb, A. P., and Gauld, J. A. 1978. Observations on effects of feeding level on growth and reproduction in haddock, Melanogrammus aeglefinus (L.) in captivity. Journal of Fish Biology, 13: 85–98.</w:t>
      </w:r>
    </w:p>
    <w:p w14:paraId="5D624A74" w14:textId="77777777" w:rsidR="00F6786B" w:rsidRPr="00F6786B" w:rsidRDefault="00F6786B" w:rsidP="00F6786B">
      <w:pPr>
        <w:pStyle w:val="Bibliography"/>
        <w:rPr>
          <w:lang w:val="en-GB"/>
        </w:rPr>
      </w:pPr>
      <w:r w:rsidRPr="00F6786B">
        <w:rPr>
          <w:lang w:val="en-GB"/>
        </w:rPr>
        <w:t xml:space="preserve">Hordoir, R., Axell, L., Höglund, A., Dieterich, C., Fransner, F., Gröger, M., Liu, Y., </w:t>
      </w:r>
      <w:r w:rsidRPr="00F6786B">
        <w:rPr>
          <w:i/>
          <w:iCs/>
          <w:lang w:val="en-GB"/>
        </w:rPr>
        <w:t>et al.</w:t>
      </w:r>
      <w:r w:rsidRPr="00F6786B">
        <w:rPr>
          <w:lang w:val="en-GB"/>
        </w:rPr>
        <w:t xml:space="preserve"> 2019. Nemo-Nordic 1.0: a NEMO-based ocean model for the Baltic and North seas – research and operational applications. Geoscientific Model Development, 12: 363–386. Copernicus GmbH.</w:t>
      </w:r>
    </w:p>
    <w:p w14:paraId="1ECF3309" w14:textId="77777777" w:rsidR="00F6786B" w:rsidRPr="00F6786B" w:rsidRDefault="00F6786B" w:rsidP="00F6786B">
      <w:pPr>
        <w:pStyle w:val="Bibliography"/>
        <w:rPr>
          <w:lang w:val="en-GB"/>
        </w:rPr>
      </w:pPr>
      <w:r w:rsidRPr="00F6786B">
        <w:rPr>
          <w:lang w:val="en-GB"/>
        </w:rPr>
        <w:t>Hrycik, A. R., Almeida, L. Z., and Höök, T. O. 2017. Sub-lethal effects on fish provide insight into a biologically-relevant threshold of hypoxia. Oikos, 126: 307–317.</w:t>
      </w:r>
    </w:p>
    <w:p w14:paraId="0DE5B385" w14:textId="77777777" w:rsidR="00F6786B" w:rsidRPr="00F6786B" w:rsidRDefault="00F6786B" w:rsidP="00F6786B">
      <w:pPr>
        <w:pStyle w:val="Bibliography"/>
        <w:rPr>
          <w:lang w:val="en-GB"/>
        </w:rPr>
      </w:pPr>
      <w:r w:rsidRPr="00F6786B">
        <w:rPr>
          <w:lang w:val="en-GB"/>
        </w:rPr>
        <w:t xml:space="preserve">Hüssy, K., Casini, M., Haase, S., Hilvarsson, A., Horbowy, J., Krüger-Johnsen, M., Krumme, U., </w:t>
      </w:r>
      <w:r w:rsidRPr="00F6786B">
        <w:rPr>
          <w:i/>
          <w:iCs/>
          <w:lang w:val="en-GB"/>
        </w:rPr>
        <w:t>et al.</w:t>
      </w:r>
      <w:r w:rsidRPr="00F6786B">
        <w:rPr>
          <w:lang w:val="en-GB"/>
        </w:rPr>
        <w:t xml:space="preserve"> 2020. Tagging Baltic Cod – TABACOD. Eastern Baltic cod: Solving the ageing and stock assessment problems with combined state-of-the-art tagging me-thods. DTU Aqua Report, 368–2020. National Institute of Aquatic Resources, Kemitorvet, 2800 Kgs. Lyngby, Den-mark.</w:t>
      </w:r>
    </w:p>
    <w:p w14:paraId="4024A13A" w14:textId="77777777" w:rsidR="00F6786B" w:rsidRPr="00F6786B" w:rsidRDefault="00F6786B" w:rsidP="00F6786B">
      <w:pPr>
        <w:pStyle w:val="Bibliography"/>
        <w:rPr>
          <w:lang w:val="en-GB"/>
        </w:rPr>
      </w:pPr>
      <w:r w:rsidRPr="00F6786B">
        <w:rPr>
          <w:lang w:val="en-GB"/>
        </w:rPr>
        <w:t xml:space="preserve">ICES. 2021a. Cod </w:t>
      </w:r>
      <w:r w:rsidRPr="00F6786B">
        <w:rPr>
          <w:i/>
          <w:iCs/>
          <w:lang w:val="en-GB"/>
        </w:rPr>
        <w:t>(Gadus morhua)</w:t>
      </w:r>
      <w:r w:rsidRPr="00F6786B">
        <w:rPr>
          <w:lang w:val="en-GB"/>
        </w:rPr>
        <w:t xml:space="preserve"> in subdivisions 24-32, eastern Baltic stock (eastern Baltic Sea). </w:t>
      </w:r>
      <w:r w:rsidRPr="00F6786B">
        <w:rPr>
          <w:i/>
          <w:iCs/>
          <w:lang w:val="en-GB"/>
        </w:rPr>
        <w:t>In</w:t>
      </w:r>
      <w:r w:rsidRPr="00F6786B">
        <w:rPr>
          <w:lang w:val="en-GB"/>
        </w:rPr>
        <w:t xml:space="preserve"> Report of the ICES Advisory Committee. ICES ADVICE 2021 cod.27.24-32. https://doi.org/10.17895/ices.advice.7745.</w:t>
      </w:r>
    </w:p>
    <w:p w14:paraId="5849F27B" w14:textId="77777777" w:rsidR="00F6786B" w:rsidRPr="00F6786B" w:rsidRDefault="00F6786B" w:rsidP="00F6786B">
      <w:pPr>
        <w:pStyle w:val="Bibliography"/>
        <w:rPr>
          <w:lang w:val="sv-SE"/>
          <w:rPrChange w:id="405" w:author="Max Lindmark" w:date="2022-04-07T19:04:00Z">
            <w:rPr>
              <w:lang w:val="en-GB"/>
            </w:rPr>
          </w:rPrChange>
        </w:rPr>
      </w:pPr>
      <w:r w:rsidRPr="00F6786B">
        <w:rPr>
          <w:lang w:val="en-GB"/>
        </w:rPr>
        <w:t xml:space="preserve">ICES. 2021b. Report of the Baltic Fisheries Assessment Working Group (WGBFAS). </w:t>
      </w:r>
      <w:r w:rsidRPr="00F6786B">
        <w:rPr>
          <w:lang w:val="sv-SE"/>
          <w:rPrChange w:id="406" w:author="Max Lindmark" w:date="2022-04-07T19:04:00Z">
            <w:rPr>
              <w:lang w:val="en-GB"/>
            </w:rPr>
          </w:rPrChange>
        </w:rPr>
        <w:t>3:53. https://doi.org/10.17895/ices.pub.8187.</w:t>
      </w:r>
    </w:p>
    <w:p w14:paraId="27E82C4E" w14:textId="77777777" w:rsidR="00F6786B" w:rsidRPr="00F6786B" w:rsidRDefault="00F6786B" w:rsidP="00F6786B">
      <w:pPr>
        <w:pStyle w:val="Bibliography"/>
        <w:rPr>
          <w:lang w:val="en-GB"/>
        </w:rPr>
      </w:pPr>
      <w:r w:rsidRPr="00F6786B">
        <w:rPr>
          <w:lang w:val="sv-SE"/>
          <w:rPrChange w:id="407" w:author="Max Lindmark" w:date="2022-04-07T19:04:00Z">
            <w:rPr>
              <w:lang w:val="en-GB"/>
            </w:rPr>
          </w:rPrChange>
        </w:rPr>
        <w:t xml:space="preserve">Jørgensen, C., Ernande, B., Fiksen, Ø., and Dieckmann, U. 2006. </w:t>
      </w:r>
      <w:r w:rsidRPr="00F6786B">
        <w:rPr>
          <w:lang w:val="en-GB"/>
        </w:rPr>
        <w:t>The logic of skipped spawning in fish. Canadian Journal of Fisheries and Aquatic Sciences, 63: 200–211. NRC Research Press.</w:t>
      </w:r>
    </w:p>
    <w:p w14:paraId="10F87B17" w14:textId="77777777" w:rsidR="00F6786B" w:rsidRPr="00F6786B" w:rsidRDefault="00F6786B" w:rsidP="00F6786B">
      <w:pPr>
        <w:pStyle w:val="Bibliography"/>
        <w:rPr>
          <w:lang w:val="en-GB"/>
        </w:rPr>
      </w:pPr>
      <w:r w:rsidRPr="00F6786B">
        <w:rPr>
          <w:lang w:val="en-GB"/>
        </w:rPr>
        <w:t>Kramer, D. L. 1987. Dissolved oxygen and fish behavior. Environmental Biology of Fishes, 18: 81–92.</w:t>
      </w:r>
    </w:p>
    <w:p w14:paraId="2796D129" w14:textId="77777777" w:rsidR="00F6786B" w:rsidRPr="00F6786B" w:rsidRDefault="00F6786B" w:rsidP="00F6786B">
      <w:pPr>
        <w:pStyle w:val="Bibliography"/>
        <w:rPr>
          <w:lang w:val="en-GB"/>
        </w:rPr>
      </w:pPr>
      <w:r w:rsidRPr="00F6786B">
        <w:rPr>
          <w:lang w:val="en-GB"/>
        </w:rPr>
        <w:t>Kristensen, K., Nielsen, A., Berg, C. W., Skaug, H., and Bell, B. M. 2016. TMB: Automatic Differentiation and Laplace Approximation. Journal of Statistical Software, 70: 1–21.</w:t>
      </w:r>
    </w:p>
    <w:p w14:paraId="5FE2E763" w14:textId="77777777" w:rsidR="00F6786B" w:rsidRPr="00F6786B" w:rsidRDefault="00F6786B" w:rsidP="00F6786B">
      <w:pPr>
        <w:pStyle w:val="Bibliography"/>
        <w:rPr>
          <w:lang w:val="en-GB"/>
        </w:rPr>
      </w:pPr>
      <w:r w:rsidRPr="00F6786B">
        <w:rPr>
          <w:lang w:val="en-GB"/>
        </w:rPr>
        <w:t>Latimer, A. M., Banerjee, S., Jr, H. S., Mosher, E. S., and Jr, J. A. S. 2009. Hierarchical models facilitate spatial analysis of large data sets: a case study on invasive plant species in the northeastern United States. Ecology Letters, 12: 144–154.</w:t>
      </w:r>
    </w:p>
    <w:p w14:paraId="1ED3A479" w14:textId="77777777" w:rsidR="00F6786B" w:rsidRPr="00F6786B" w:rsidRDefault="00F6786B" w:rsidP="00F6786B">
      <w:pPr>
        <w:pStyle w:val="Bibliography"/>
        <w:rPr>
          <w:lang w:val="en-GB"/>
        </w:rPr>
      </w:pPr>
      <w:r w:rsidRPr="00F6786B">
        <w:rPr>
          <w:lang w:val="en-GB"/>
        </w:rPr>
        <w:t>Le Cren, E. D. 1951. The Length-Weight Relationship and Seasonal Cycle in Gonad Weight and Condition in the Perch (Perca fluviatilis). Journal of Animal Ecology, 20: 201–219. [Wiley, British Ecological Society].</w:t>
      </w:r>
    </w:p>
    <w:p w14:paraId="385971D3" w14:textId="77777777" w:rsidR="00F6786B" w:rsidRPr="00F6786B" w:rsidRDefault="00F6786B" w:rsidP="00F6786B">
      <w:pPr>
        <w:pStyle w:val="Bibliography"/>
        <w:rPr>
          <w:lang w:val="en-GB"/>
        </w:rPr>
      </w:pPr>
      <w:r w:rsidRPr="00F6786B">
        <w:rPr>
          <w:lang w:val="en-GB"/>
        </w:rPr>
        <w:t>Limburg, K. E., and Casini, M. 2019. Otolith chemistry indicates recent worsened Baltic cod condition is linked to hypoxia exposure. Biology Letters, 15: 20190352. Royal Society.</w:t>
      </w:r>
    </w:p>
    <w:p w14:paraId="5A708A83" w14:textId="77777777" w:rsidR="00F6786B" w:rsidRPr="00F6786B" w:rsidRDefault="00F6786B" w:rsidP="00F6786B">
      <w:pPr>
        <w:pStyle w:val="Bibliography"/>
        <w:rPr>
          <w:lang w:val="en-GB"/>
        </w:rPr>
      </w:pPr>
      <w:r w:rsidRPr="00F6786B">
        <w:rPr>
          <w:lang w:val="en-GB"/>
        </w:rPr>
        <w:t xml:space="preserve">Lindgren, F., Rue, H., and Lindström, J. 2011. An explicit link between Gaussian fields and Gaussian Markov random fields: the stochastic partial differential equation approach. </w:t>
      </w:r>
      <w:r w:rsidRPr="00F6786B">
        <w:rPr>
          <w:lang w:val="en-GB"/>
        </w:rPr>
        <w:lastRenderedPageBreak/>
        <w:t>Journal of the Royal Statistical Society: Series B (Statistical Methodology), 73: 423–498.</w:t>
      </w:r>
    </w:p>
    <w:p w14:paraId="2A7E9BC8" w14:textId="77777777" w:rsidR="00F6786B" w:rsidRPr="00F6786B" w:rsidRDefault="00F6786B" w:rsidP="00F6786B">
      <w:pPr>
        <w:pStyle w:val="Bibliography"/>
        <w:rPr>
          <w:lang w:val="en-GB"/>
        </w:rPr>
      </w:pPr>
      <w:r w:rsidRPr="00F6786B">
        <w:rPr>
          <w:lang w:val="en-GB"/>
        </w:rPr>
        <w:t>Marshall, C. T., and Frank, K. T. 1999. The effect of interannual variation in growth and condition on haddock recruitment. Canadian Journal of Fisheries and Aquatic Sciences, 56: 347–355. NRC Research Press.</w:t>
      </w:r>
    </w:p>
    <w:p w14:paraId="562B197A" w14:textId="77777777" w:rsidR="00F6786B" w:rsidRPr="00F6786B" w:rsidRDefault="00F6786B" w:rsidP="00F6786B">
      <w:pPr>
        <w:pStyle w:val="Bibliography"/>
        <w:rPr>
          <w:lang w:val="en-GB"/>
        </w:rPr>
      </w:pPr>
      <w:r w:rsidRPr="00F6786B">
        <w:rPr>
          <w:lang w:val="en-GB"/>
        </w:rPr>
        <w:t xml:space="preserve">Mion, M., Thorsen, A., Vitale, F., Dierking, J., Herrmann, J. P., Huwer, B., von Dewitz, B., </w:t>
      </w:r>
      <w:r w:rsidRPr="00F6786B">
        <w:rPr>
          <w:i/>
          <w:iCs/>
          <w:lang w:val="en-GB"/>
        </w:rPr>
        <w:t>et al.</w:t>
      </w:r>
      <w:r w:rsidRPr="00F6786B">
        <w:rPr>
          <w:lang w:val="en-GB"/>
        </w:rPr>
        <w:t xml:space="preserve"> 2018. Effect of fish length and nutritional condition on the fecundity of distressed Atlantic cod </w:t>
      </w:r>
      <w:r w:rsidRPr="00F6786B">
        <w:rPr>
          <w:i/>
          <w:iCs/>
          <w:lang w:val="en-GB"/>
        </w:rPr>
        <w:t>Gadus morhua</w:t>
      </w:r>
      <w:r w:rsidRPr="00F6786B">
        <w:rPr>
          <w:lang w:val="en-GB"/>
        </w:rPr>
        <w:t xml:space="preserve"> from the Baltic Sea: POTENTIAL FECUNDITY OF BALTIC </w:t>
      </w:r>
      <w:r w:rsidRPr="00F6786B">
        <w:rPr>
          <w:i/>
          <w:iCs/>
          <w:lang w:val="en-GB"/>
        </w:rPr>
        <w:t>G. MORHUA</w:t>
      </w:r>
      <w:r w:rsidRPr="00F6786B">
        <w:rPr>
          <w:lang w:val="en-GB"/>
        </w:rPr>
        <w:t>. Journal of Fish Biology, 92: 1016–1034.</w:t>
      </w:r>
    </w:p>
    <w:p w14:paraId="4E7D44A5" w14:textId="77777777" w:rsidR="00F6786B" w:rsidRPr="00F6786B" w:rsidRDefault="00F6786B" w:rsidP="00F6786B">
      <w:pPr>
        <w:pStyle w:val="Bibliography"/>
        <w:rPr>
          <w:lang w:val="en-GB"/>
        </w:rPr>
      </w:pPr>
      <w:r w:rsidRPr="00F6786B">
        <w:rPr>
          <w:lang w:val="en-GB"/>
        </w:rPr>
        <w:t xml:space="preserve">Mion, M., Haase, S., Hemmer‐Hansen, J., Hilvarsson, A., Hüssy, K., Krüger‐Johnsen, M., Krumme, U., </w:t>
      </w:r>
      <w:r w:rsidRPr="00F6786B">
        <w:rPr>
          <w:i/>
          <w:iCs/>
          <w:lang w:val="en-GB"/>
        </w:rPr>
        <w:t>et al.</w:t>
      </w:r>
      <w:r w:rsidRPr="00F6786B">
        <w:rPr>
          <w:lang w:val="en-GB"/>
        </w:rPr>
        <w:t xml:space="preserve"> 2021. Multidecadal changes in fish growth rates estimated from tagging data: A case study from the Eastern Baltic cod (Gadus morhua, Gadidae). Fish and Fisheries, 22: 413–427.</w:t>
      </w:r>
    </w:p>
    <w:p w14:paraId="36BF5A4A" w14:textId="77777777" w:rsidR="00F6786B" w:rsidRPr="00F6786B" w:rsidRDefault="00F6786B" w:rsidP="00F6786B">
      <w:pPr>
        <w:pStyle w:val="Bibliography"/>
        <w:rPr>
          <w:lang w:val="en-GB"/>
        </w:rPr>
      </w:pPr>
      <w:r w:rsidRPr="00F6786B">
        <w:rPr>
          <w:lang w:val="en-GB"/>
        </w:rPr>
        <w:t>Möllmann, C., Kornilovs, G., Fetter, M., Köster, F. W., and Hinrichsen, H.-H. 2003. The marine copepod, Pseudocalanus elongatus, as a mediator between climate variability and fisheries in the Central Baltic Sea. Fisheries Oceanography, 12: 360–368.</w:t>
      </w:r>
    </w:p>
    <w:p w14:paraId="65F79562" w14:textId="77777777" w:rsidR="00F6786B" w:rsidRPr="00F6786B" w:rsidRDefault="00F6786B" w:rsidP="00F6786B">
      <w:pPr>
        <w:pStyle w:val="Bibliography"/>
        <w:rPr>
          <w:lang w:val="en-GB"/>
        </w:rPr>
      </w:pPr>
      <w:r w:rsidRPr="00F6786B">
        <w:rPr>
          <w:lang w:val="en-GB"/>
        </w:rPr>
        <w:t>Morgan, M. J., Rideout, R. M., and Colbourne, E. B. 2010. Impact of environmental temperature on Atlantic cod Gadus morhua energy allocation to growth, condition and reproduction. Marine Ecology Progress Series, 404: 185–195.</w:t>
      </w:r>
    </w:p>
    <w:p w14:paraId="662ABBE6" w14:textId="77777777" w:rsidR="00F6786B" w:rsidRPr="00F6786B" w:rsidRDefault="00F6786B" w:rsidP="00F6786B">
      <w:pPr>
        <w:pStyle w:val="Bibliography"/>
        <w:rPr>
          <w:lang w:val="en-GB"/>
        </w:rPr>
      </w:pPr>
      <w:r w:rsidRPr="00F6786B">
        <w:rPr>
          <w:lang w:val="en-GB"/>
        </w:rPr>
        <w:t>Nakagawa, S., and Schielzeth, H. 2013. A general and simple method for obtaining R2 from generalized linear mixed-effects models. Methods in Ecology and Evolution, 4: 133–142.</w:t>
      </w:r>
    </w:p>
    <w:p w14:paraId="10774498" w14:textId="77777777" w:rsidR="00F6786B" w:rsidRPr="00F6786B" w:rsidRDefault="00F6786B" w:rsidP="00F6786B">
      <w:pPr>
        <w:pStyle w:val="Bibliography"/>
        <w:rPr>
          <w:lang w:val="sv-SE"/>
          <w:rPrChange w:id="408" w:author="Max Lindmark" w:date="2022-04-07T19:04:00Z">
            <w:rPr>
              <w:lang w:val="en-GB"/>
            </w:rPr>
          </w:rPrChange>
        </w:rPr>
      </w:pPr>
      <w:r w:rsidRPr="00F6786B">
        <w:rPr>
          <w:lang w:val="en-GB"/>
        </w:rPr>
        <w:t xml:space="preserve">Nash, R., Valencia, A., and Geffen, A. 2006. The origin of fulton’s condition factor : Setting the record straight. </w:t>
      </w:r>
      <w:r w:rsidRPr="00F6786B">
        <w:rPr>
          <w:lang w:val="sv-SE"/>
          <w:rPrChange w:id="409" w:author="Max Lindmark" w:date="2022-04-07T19:04:00Z">
            <w:rPr>
              <w:lang w:val="en-GB"/>
            </w:rPr>
          </w:rPrChange>
        </w:rPr>
        <w:t>Fisheries, 31: 236–238.</w:t>
      </w:r>
    </w:p>
    <w:p w14:paraId="4A8F2D1F" w14:textId="77777777" w:rsidR="00F6786B" w:rsidRPr="00F6786B" w:rsidRDefault="00F6786B" w:rsidP="00F6786B">
      <w:pPr>
        <w:pStyle w:val="Bibliography"/>
        <w:rPr>
          <w:lang w:val="en-GB"/>
        </w:rPr>
      </w:pPr>
      <w:r w:rsidRPr="00F6786B">
        <w:rPr>
          <w:lang w:val="sv-SE"/>
          <w:rPrChange w:id="410" w:author="Max Lindmark" w:date="2022-04-07T19:04:00Z">
            <w:rPr>
              <w:lang w:val="en-GB"/>
            </w:rPr>
          </w:rPrChange>
        </w:rPr>
        <w:t xml:space="preserve">Neuenfeldt, S., Bartolino, V., Orio, A., Andersen, K. H., Andersen, N. G., Niiranen, S., Bergström, U., </w:t>
      </w:r>
      <w:r w:rsidRPr="00F6786B">
        <w:rPr>
          <w:i/>
          <w:iCs/>
          <w:lang w:val="sv-SE"/>
          <w:rPrChange w:id="411" w:author="Max Lindmark" w:date="2022-04-07T19:04:00Z">
            <w:rPr>
              <w:i/>
              <w:iCs/>
              <w:lang w:val="en-GB"/>
            </w:rPr>
          </w:rPrChange>
        </w:rPr>
        <w:t>et al.</w:t>
      </w:r>
      <w:r w:rsidRPr="00F6786B">
        <w:rPr>
          <w:lang w:val="sv-SE"/>
          <w:rPrChange w:id="412" w:author="Max Lindmark" w:date="2022-04-07T19:04:00Z">
            <w:rPr>
              <w:lang w:val="en-GB"/>
            </w:rPr>
          </w:rPrChange>
        </w:rPr>
        <w:t xml:space="preserve"> 2020. </w:t>
      </w:r>
      <w:r w:rsidRPr="00F6786B">
        <w:rPr>
          <w:lang w:val="en-GB"/>
        </w:rPr>
        <w:t>Feeding and growth of Atlantic cod (</w:t>
      </w:r>
      <w:r w:rsidRPr="00F6786B">
        <w:rPr>
          <w:i/>
          <w:iCs/>
          <w:lang w:val="en-GB"/>
        </w:rPr>
        <w:t>Gadus morhua</w:t>
      </w:r>
      <w:r w:rsidRPr="00F6786B">
        <w:rPr>
          <w:lang w:val="en-GB"/>
        </w:rPr>
        <w:t xml:space="preserve"> L.) in the eastern Baltic Sea under environmental change. ICES Journal of Marine Science, 77: 624–632.</w:t>
      </w:r>
    </w:p>
    <w:p w14:paraId="71C2D70D" w14:textId="77777777" w:rsidR="00F6786B" w:rsidRPr="00F6786B" w:rsidRDefault="00F6786B" w:rsidP="00F6786B">
      <w:pPr>
        <w:pStyle w:val="Bibliography"/>
        <w:rPr>
          <w:lang w:val="en-GB"/>
        </w:rPr>
      </w:pPr>
      <w:r w:rsidRPr="00F6786B">
        <w:rPr>
          <w:lang w:val="en-GB"/>
        </w:rPr>
        <w:t xml:space="preserve">Neumann, T., Koponen, S., Attila, J., Brockmann, C., Kallio, K., Kervinen, M., Mazeran, C., </w:t>
      </w:r>
      <w:r w:rsidRPr="00F6786B">
        <w:rPr>
          <w:i/>
          <w:iCs/>
          <w:lang w:val="en-GB"/>
        </w:rPr>
        <w:t>et al.</w:t>
      </w:r>
      <w:r w:rsidRPr="00F6786B">
        <w:rPr>
          <w:lang w:val="en-GB"/>
        </w:rPr>
        <w:t xml:space="preserve"> 2021. Optical model for the Baltic Sea with an explicit CDOM state variable: a case study with Model ERGOM (version 1.2). Geoscientific Model Development, 14: 5049–5062. Copernicus GmbH.</w:t>
      </w:r>
    </w:p>
    <w:p w14:paraId="5AC0F0ED" w14:textId="77777777" w:rsidR="00F6786B" w:rsidRPr="00F6786B" w:rsidRDefault="00F6786B" w:rsidP="00F6786B">
      <w:pPr>
        <w:pStyle w:val="Bibliography"/>
        <w:rPr>
          <w:lang w:val="en-GB"/>
        </w:rPr>
      </w:pPr>
      <w:r w:rsidRPr="00F6786B">
        <w:rPr>
          <w:lang w:val="en-GB"/>
        </w:rPr>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36E7A0D2" w14:textId="77777777" w:rsidR="00F6786B" w:rsidRPr="00F6786B" w:rsidRDefault="00F6786B" w:rsidP="00F6786B">
      <w:pPr>
        <w:pStyle w:val="Bibliography"/>
        <w:rPr>
          <w:lang w:val="en-GB"/>
        </w:rPr>
      </w:pPr>
      <w:r w:rsidRPr="00F6786B">
        <w:rPr>
          <w:lang w:val="en-GB"/>
        </w:rPr>
        <w:t>Orio, A., Bergström, U., Florin, A.-B., Lehmann, A., Šics, I., and Casini, M. 2019. Spatial contraction of demersal fish populations in a large marine ecosystem. Journal of Biogeography, 46: 633–645. John Wiley &amp; Sons, Ltd.</w:t>
      </w:r>
    </w:p>
    <w:p w14:paraId="6F116144" w14:textId="77777777" w:rsidR="00F6786B" w:rsidRPr="00F6786B" w:rsidRDefault="00F6786B" w:rsidP="00F6786B">
      <w:pPr>
        <w:pStyle w:val="Bibliography"/>
        <w:rPr>
          <w:lang w:val="en-GB"/>
        </w:rPr>
      </w:pPr>
      <w:r w:rsidRPr="00F6786B">
        <w:rPr>
          <w:lang w:val="en-GB"/>
        </w:rPr>
        <w:t>Orio, A., Bergström, U., Florin, A.-B., Šics, I., and Casini, M. 2020. Long-term changes in spatial overlap betweeninteracting cod and flounder in the Baltic Sea. Hydrobiologia, 847: 2541–2553.</w:t>
      </w:r>
    </w:p>
    <w:p w14:paraId="08CD6AC3" w14:textId="77777777" w:rsidR="00F6786B" w:rsidRPr="00F6786B" w:rsidRDefault="00F6786B" w:rsidP="00F6786B">
      <w:pPr>
        <w:pStyle w:val="Bibliography"/>
        <w:rPr>
          <w:lang w:val="en-GB"/>
        </w:rPr>
      </w:pPr>
      <w:r w:rsidRPr="00F6786B">
        <w:rPr>
          <w:lang w:val="en-GB"/>
        </w:rPr>
        <w:t xml:space="preserve">Reusch, T. B. H., Dierking, J., Andersson, H. C., Bonsdorff, E., Carstensen, J., Casini, M., Czajkowski, M., </w:t>
      </w:r>
      <w:r w:rsidRPr="00F6786B">
        <w:rPr>
          <w:i/>
          <w:iCs/>
          <w:lang w:val="en-GB"/>
        </w:rPr>
        <w:t>et al.</w:t>
      </w:r>
      <w:r w:rsidRPr="00F6786B">
        <w:rPr>
          <w:lang w:val="en-GB"/>
        </w:rPr>
        <w:t xml:space="preserve"> 2018. The Baltic Sea as a time machine for the future coastal ocean. Science Advances. American Association for the Advancement of Science. https://www.science.org/doi/abs/10.1126/sciadv.aar8195 (Accessed 1 September 2021).</w:t>
      </w:r>
    </w:p>
    <w:p w14:paraId="4B857476" w14:textId="77777777" w:rsidR="00F6786B" w:rsidRPr="00F6786B" w:rsidRDefault="00F6786B" w:rsidP="00F6786B">
      <w:pPr>
        <w:pStyle w:val="Bibliography"/>
        <w:rPr>
          <w:lang w:val="en-GB"/>
        </w:rPr>
      </w:pPr>
      <w:r w:rsidRPr="00F6786B">
        <w:rPr>
          <w:lang w:val="en-GB"/>
        </w:rPr>
        <w:t>Rue, H., Martino, S., and Chopin, N. 2009. Approximate Bayesian inference for latent Gaussian models by using integrated nested Laplace approximations. Journal of the Royal Statistical Society: Series B (Statistical Methodology), 71: 319–392.</w:t>
      </w:r>
    </w:p>
    <w:p w14:paraId="59D1A07E" w14:textId="77777777" w:rsidR="00F6786B" w:rsidRPr="00F6786B" w:rsidRDefault="00F6786B" w:rsidP="00F6786B">
      <w:pPr>
        <w:pStyle w:val="Bibliography"/>
        <w:rPr>
          <w:lang w:val="en-GB"/>
        </w:rPr>
      </w:pPr>
      <w:r w:rsidRPr="00F6786B">
        <w:rPr>
          <w:lang w:val="en-GB"/>
        </w:rPr>
        <w:lastRenderedPageBreak/>
        <w:t xml:space="preserve">Sampaio, E., Santos, C., Rosa, I. C., Ferreira, V., Pörtner, H.-O., Duarte, C. M., Levin, L. A., </w:t>
      </w:r>
      <w:r w:rsidRPr="00F6786B">
        <w:rPr>
          <w:i/>
          <w:iCs/>
          <w:lang w:val="en-GB"/>
        </w:rPr>
        <w:t>et al.</w:t>
      </w:r>
      <w:r w:rsidRPr="00F6786B">
        <w:rPr>
          <w:lang w:val="en-GB"/>
        </w:rPr>
        <w:t xml:space="preserve"> 2021. Impacts of hypoxic events surpass those of future ocean warming and acidification. Nature Ecology &amp; Evolution: 1–11. Nature Publishing Group.</w:t>
      </w:r>
    </w:p>
    <w:p w14:paraId="5A06E281" w14:textId="77777777" w:rsidR="00F6786B" w:rsidRPr="00F6786B" w:rsidRDefault="00F6786B" w:rsidP="00F6786B">
      <w:pPr>
        <w:pStyle w:val="Bibliography"/>
        <w:rPr>
          <w:lang w:val="en-GB"/>
        </w:rPr>
      </w:pPr>
      <w:r w:rsidRPr="00F6786B">
        <w:rPr>
          <w:lang w:val="en-GB"/>
        </w:rPr>
        <w:t>Shono, H. 2008. Application of the Tweedie distribution to zero-catch data in CPUE analysis. Fisheries Research, 93: 154–162.</w:t>
      </w:r>
    </w:p>
    <w:p w14:paraId="552C5BCF" w14:textId="77777777" w:rsidR="00F6786B" w:rsidRPr="00F6786B" w:rsidRDefault="00F6786B" w:rsidP="00F6786B">
      <w:pPr>
        <w:pStyle w:val="Bibliography"/>
        <w:rPr>
          <w:lang w:val="en-GB"/>
        </w:rPr>
      </w:pPr>
      <w:r w:rsidRPr="00F6786B">
        <w:rPr>
          <w:lang w:val="en-GB"/>
        </w:rPr>
        <w:t>Svedäng, H., and Hornborg, S. 2014. Selective fishing induces density-dependent growth. Nature Communications, 5: 4152.</w:t>
      </w:r>
    </w:p>
    <w:p w14:paraId="21CAF216" w14:textId="77777777" w:rsidR="00F6786B" w:rsidRPr="00F6786B" w:rsidRDefault="00F6786B" w:rsidP="00F6786B">
      <w:pPr>
        <w:pStyle w:val="Bibliography"/>
        <w:rPr>
          <w:lang w:val="en-GB"/>
        </w:rPr>
      </w:pPr>
      <w:r w:rsidRPr="00F6786B">
        <w:rPr>
          <w:lang w:val="en-GB"/>
        </w:rPr>
        <w:t>Svedäng, H., Thunell, V., Pålsson, A., Wikström, S. A., and Whitehouse, M. J. 2020. Compensatory Feeding in Eastern Baltic Cod (Gadus morhua): Recent Shifts in Otolith Growth and Nitrogen Content Suggest Unprecedented Metabolic Changes. Frontiers in Marine Science, 7. Frontiers. https://www.frontiersin.org/articles/10.3389/fmars.2020.00565/full (Accessed 8 July 2020).</w:t>
      </w:r>
    </w:p>
    <w:p w14:paraId="01B60053" w14:textId="77777777" w:rsidR="00F6786B" w:rsidRPr="00F6786B" w:rsidRDefault="00F6786B" w:rsidP="00F6786B">
      <w:pPr>
        <w:pStyle w:val="Bibliography"/>
        <w:rPr>
          <w:lang w:val="en-GB"/>
        </w:rPr>
      </w:pPr>
      <w:r w:rsidRPr="00F6786B">
        <w:rPr>
          <w:lang w:val="en-GB"/>
        </w:rPr>
        <w:t>Svedäng, H., Savchuk, O., Villnäs, A., Norkko, A., Gustafsson, B. G., Wikström, S. A., and Humborg, C. 2022. Re-thinking the “ecological envelope” of Eastern Baltic cod (Gadus morhua): conditions for productivity, reproduction, and feeding over time. ICES Journal of Marine Science: fsac017.</w:t>
      </w:r>
    </w:p>
    <w:p w14:paraId="3E372AD2" w14:textId="77777777" w:rsidR="00F6786B" w:rsidRPr="00F6786B" w:rsidRDefault="00F6786B" w:rsidP="00F6786B">
      <w:pPr>
        <w:pStyle w:val="Bibliography"/>
        <w:rPr>
          <w:lang w:val="en-GB"/>
        </w:rPr>
      </w:pPr>
      <w:r w:rsidRPr="00F6786B">
        <w:rPr>
          <w:lang w:val="en-GB"/>
        </w:rPr>
        <w:t>Thorson, J. T. 2015. Spatio-temporal variation in fish condition is not consistently explained by density, temperature, or season for California Current groundfishes. Marine Ecology Progress Series, 526: 101–112.</w:t>
      </w:r>
    </w:p>
    <w:p w14:paraId="65729CBF" w14:textId="77777777" w:rsidR="00F6786B" w:rsidRPr="00F6786B" w:rsidRDefault="00F6786B" w:rsidP="00F6786B">
      <w:pPr>
        <w:pStyle w:val="Bibliography"/>
        <w:rPr>
          <w:lang w:val="en-GB"/>
        </w:rPr>
      </w:pPr>
      <w:r w:rsidRPr="00F6786B">
        <w:rPr>
          <w:lang w:val="en-GB"/>
        </w:rPr>
        <w:t>Thorson, J. T., Shelton, A. O., Ward, E. J., and Skaug, H. J. 2015a. Geostatistical delta-generalized linear mixed models improve precision for estimated abundance indices for West Coast groundfishes. ICES Journal of Marine Science, 72: 1297–1310. Oxford Academic.</w:t>
      </w:r>
    </w:p>
    <w:p w14:paraId="78F42FCA" w14:textId="77777777" w:rsidR="00F6786B" w:rsidRPr="00F6786B" w:rsidRDefault="00F6786B" w:rsidP="00F6786B">
      <w:pPr>
        <w:pStyle w:val="Bibliography"/>
        <w:rPr>
          <w:lang w:val="en-GB"/>
        </w:rPr>
      </w:pPr>
      <w:r w:rsidRPr="00F6786B">
        <w:rPr>
          <w:lang w:val="en-GB"/>
        </w:rPr>
        <w:t>Thorson, J. T., Scheuerell, M. D., Shelton, A. O., See, K. E., Skaug, H. J., and Kristensen, K. 2015b. Spatial factor analysis: a new tool for estimating joint species distributions and correlations in species range. Methods in Ecology and Evolution, 6: 627–637. John Wiley &amp; Sons, Ltd.</w:t>
      </w:r>
    </w:p>
    <w:p w14:paraId="4ADA4182" w14:textId="77777777" w:rsidR="00F6786B" w:rsidRPr="00F6786B" w:rsidRDefault="00F6786B" w:rsidP="00F6786B">
      <w:pPr>
        <w:pStyle w:val="Bibliography"/>
        <w:rPr>
          <w:lang w:val="en-GB"/>
        </w:rPr>
      </w:pPr>
      <w:r w:rsidRPr="00F6786B">
        <w:rPr>
          <w:lang w:val="en-GB"/>
        </w:rPr>
        <w:t xml:space="preserve">Tomczak, M. T., Müller-Karulis, B., Blenckner, T., Ehrnsten, E., Eero, M., Gustafsson, B., Norkko, A., </w:t>
      </w:r>
      <w:r w:rsidRPr="00F6786B">
        <w:rPr>
          <w:i/>
          <w:iCs/>
          <w:lang w:val="en-GB"/>
        </w:rPr>
        <w:t>et al.</w:t>
      </w:r>
      <w:r w:rsidRPr="00F6786B">
        <w:rPr>
          <w:lang w:val="en-GB"/>
        </w:rPr>
        <w:t xml:space="preserve"> 2022. Reference state, structure, regime shifts, and regulatory drivers in a coastal sea over the last century: The Central Baltic Sea case. Limnology and Oceanography, 67: S266–S284.</w:t>
      </w:r>
    </w:p>
    <w:p w14:paraId="320FEC13" w14:textId="77777777" w:rsidR="00F6786B" w:rsidRPr="00F6786B" w:rsidRDefault="00F6786B" w:rsidP="00F6786B">
      <w:pPr>
        <w:pStyle w:val="Bibliography"/>
        <w:rPr>
          <w:lang w:val="en-GB"/>
        </w:rPr>
      </w:pPr>
      <w:r w:rsidRPr="00F6786B">
        <w:rPr>
          <w:lang w:val="en-GB"/>
        </w:rPr>
        <w:t xml:space="preserve">Tweedie, M. C. 1984. An index which distinguishes between some important exponential families. </w:t>
      </w:r>
      <w:r w:rsidRPr="00F6786B">
        <w:rPr>
          <w:i/>
          <w:iCs/>
          <w:lang w:val="en-GB"/>
        </w:rPr>
        <w:t>In</w:t>
      </w:r>
      <w:r w:rsidRPr="00F6786B">
        <w:rPr>
          <w:lang w:val="en-GB"/>
        </w:rPr>
        <w:t xml:space="preserve"> Statistics: Applications and new directions: Proc. Indian statistical institute golden Jubilee International conference, pp. 579–604.</w:t>
      </w:r>
    </w:p>
    <w:p w14:paraId="27E05232" w14:textId="77777777" w:rsidR="00F6786B" w:rsidRPr="00F6786B" w:rsidRDefault="00F6786B" w:rsidP="00F6786B">
      <w:pPr>
        <w:pStyle w:val="Bibliography"/>
        <w:rPr>
          <w:lang w:val="en-GB"/>
        </w:rPr>
      </w:pPr>
      <w:r w:rsidRPr="00F6786B">
        <w:rPr>
          <w:lang w:val="en-GB"/>
        </w:rPr>
        <w:t>Whittingham, M. J., Stephens, P. A., Bradbury, R. B., and Freckleton, R. P. 2006. Why do we still use stepwise modelling in ecology and behaviour? Journal of Animal Ecology, 75: 1182–1189.</w:t>
      </w:r>
    </w:p>
    <w:p w14:paraId="63BE11F7" w14:textId="77777777" w:rsidR="00F6786B" w:rsidRPr="00F6786B" w:rsidRDefault="00F6786B" w:rsidP="00F6786B">
      <w:pPr>
        <w:pStyle w:val="Bibliography"/>
        <w:rPr>
          <w:lang w:val="en-GB"/>
        </w:rPr>
      </w:pPr>
      <w:r w:rsidRPr="00F6786B">
        <w:rPr>
          <w:lang w:val="en-GB"/>
        </w:rPr>
        <w:t xml:space="preserve">Wickham, H., Averick, M., Bryan, J., Chang, W., D’Agostino McGowan, L., François, R., Grolemund, G., </w:t>
      </w:r>
      <w:r w:rsidRPr="00F6786B">
        <w:rPr>
          <w:i/>
          <w:iCs/>
          <w:lang w:val="en-GB"/>
        </w:rPr>
        <w:t>et al.</w:t>
      </w:r>
      <w:r w:rsidRPr="00F6786B">
        <w:rPr>
          <w:lang w:val="en-GB"/>
        </w:rPr>
        <w:t xml:space="preserve"> 2019. Welcome to the tidyverse: 1686.</w:t>
      </w:r>
    </w:p>
    <w:p w14:paraId="2A4665D7" w14:textId="1B34DF9D" w:rsidR="00EC6DA2" w:rsidRPr="00C038C3" w:rsidRDefault="00732E9B" w:rsidP="006E7C84">
      <w:pPr>
        <w:pStyle w:val="Bibliography"/>
      </w:pPr>
      <w:r>
        <w:rPr>
          <w:lang w:val="en-GB"/>
        </w:rPr>
        <w:fldChar w:fldCharType="end"/>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591C1D04"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7CB4A62"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030365BE"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70C9AFCD"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74A7E72B" w14:textId="77777777" w:rsidR="00693513" w:rsidRDefault="00693513" w:rsidP="00685EE8">
      <w:pPr>
        <w:pStyle w:val="Heading1"/>
        <w:keepNext w:val="0"/>
        <w:keepLines w:val="0"/>
        <w:spacing w:before="0" w:after="0" w:line="480" w:lineRule="auto"/>
        <w:contextualSpacing/>
        <w:mirrorIndents/>
        <w:jc w:val="both"/>
        <w:rPr>
          <w:b/>
          <w:sz w:val="28"/>
          <w:szCs w:val="28"/>
        </w:rPr>
      </w:pPr>
    </w:p>
    <w:p w14:paraId="6130DAC1" w14:textId="77777777" w:rsidR="00693513" w:rsidRDefault="00693513" w:rsidP="00685EE8">
      <w:pPr>
        <w:pStyle w:val="Heading1"/>
        <w:keepNext w:val="0"/>
        <w:keepLines w:val="0"/>
        <w:spacing w:before="0" w:after="0" w:line="480" w:lineRule="auto"/>
        <w:contextualSpacing/>
        <w:mirrorIndents/>
        <w:jc w:val="both"/>
        <w:rPr>
          <w:b/>
          <w:sz w:val="28"/>
          <w:szCs w:val="28"/>
        </w:rPr>
      </w:pPr>
    </w:p>
    <w:p w14:paraId="7BABB434" w14:textId="77777777" w:rsidR="00693513" w:rsidRDefault="00693513" w:rsidP="00685EE8">
      <w:pPr>
        <w:pStyle w:val="Heading1"/>
        <w:keepNext w:val="0"/>
        <w:keepLines w:val="0"/>
        <w:spacing w:before="0" w:after="0" w:line="480" w:lineRule="auto"/>
        <w:contextualSpacing/>
        <w:mirrorIndents/>
        <w:jc w:val="both"/>
        <w:rPr>
          <w:b/>
          <w:sz w:val="28"/>
          <w:szCs w:val="28"/>
        </w:rPr>
      </w:pPr>
    </w:p>
    <w:p w14:paraId="6A50094E" w14:textId="42F554E8" w:rsidR="00E27003" w:rsidRPr="00C038C3" w:rsidRDefault="00E27003" w:rsidP="00685EE8">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3EB36368" w14:textId="6AC11323" w:rsidR="00DA38E7" w:rsidRDefault="004D6581" w:rsidP="00685EE8">
      <w:pPr>
        <w:spacing w:line="480" w:lineRule="auto"/>
        <w:contextualSpacing/>
        <w:mirrorIndents/>
        <w:jc w:val="both"/>
        <w:rPr>
          <w:b/>
          <w:bCs/>
        </w:rPr>
      </w:pPr>
      <w:bookmarkStart w:id="413" w:name="_qea8h0e4kq36" w:colFirst="0" w:colLast="0"/>
      <w:bookmarkEnd w:id="413"/>
      <w:r>
        <w:rPr>
          <w:b/>
          <w:bCs/>
          <w:noProof/>
        </w:rPr>
        <w:lastRenderedPageBreak/>
        <w:drawing>
          <wp:inline distT="0" distB="0" distL="0" distR="0" wp14:anchorId="0C081DFA" wp14:editId="55F66E54">
            <wp:extent cx="5733057" cy="5306291"/>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t="3384" b="4061"/>
                    <a:stretch/>
                  </pic:blipFill>
                  <pic:spPr bwMode="auto">
                    <a:xfrm>
                      <a:off x="0" y="0"/>
                      <a:ext cx="5733415" cy="5306622"/>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292CB960" w:rsidR="00E27003" w:rsidRPr="00685EE8" w:rsidRDefault="00E27003" w:rsidP="00685EE8">
      <w:pPr>
        <w:spacing w:line="480" w:lineRule="auto"/>
        <w:contextualSpacing/>
        <w:mirrorIndents/>
        <w:jc w:val="both"/>
        <w:rPr>
          <w:ins w:id="414" w:author="Max Lindmark" w:date="2022-03-07T22:48:00Z"/>
        </w:rPr>
      </w:pPr>
      <w:commentRangeStart w:id="415"/>
      <w:commentRangeStart w:id="416"/>
      <w:r w:rsidRPr="00685EE8">
        <w:rPr>
          <w:b/>
          <w:bCs/>
        </w:rPr>
        <w:t>Fig. 1.</w:t>
      </w:r>
      <w:r w:rsidRPr="00685EE8">
        <w:t xml:space="preserve"> </w:t>
      </w:r>
      <w:commentRangeEnd w:id="415"/>
      <w:r w:rsidR="00FB4E67" w:rsidRPr="00685EE8">
        <w:rPr>
          <w:rStyle w:val="CommentReference"/>
        </w:rPr>
        <w:commentReference w:id="415"/>
      </w:r>
      <w:commentRangeEnd w:id="416"/>
      <w:r w:rsidR="003A3451" w:rsidRPr="00685EE8">
        <w:rPr>
          <w:rStyle w:val="CommentReference"/>
        </w:rPr>
        <w:commentReference w:id="416"/>
      </w:r>
      <w:r w:rsidRPr="00685EE8">
        <w:t xml:space="preserve">A) </w:t>
      </w:r>
      <w:r w:rsidR="00FD3671" w:rsidRPr="00685EE8">
        <w:t>Density plots of condition data by year.</w:t>
      </w:r>
      <w:r w:rsidR="001D1D86">
        <w:t xml:space="preserve"> </w:t>
      </w:r>
      <w:commentRangeStart w:id="417"/>
      <w:r w:rsidR="001D1D86" w:rsidRPr="00685EE8">
        <w:t>B</w:t>
      </w:r>
      <w:commentRangeEnd w:id="417"/>
      <w:r w:rsidR="001D1D86" w:rsidRPr="00685EE8">
        <w:rPr>
          <w:rStyle w:val="CommentReference"/>
        </w:rPr>
        <w:commentReference w:id="417"/>
      </w:r>
      <w:r w:rsidR="001D1D86" w:rsidRPr="00685EE8">
        <w:t>)</w:t>
      </w:r>
      <w:r w:rsidR="001D1D86">
        <w:t xml:space="preserve"> </w:t>
      </w:r>
      <w:r w:rsidR="001D1D86" w:rsidRPr="00685EE8">
        <w:t xml:space="preserve">Predicted Le Cren condition factor of cod condition factor over the period 1993-2019 in the Baltic Sea (total as well as by each ICES subdivisions), acquired by predicting from the spatiotemporal condition model over a grid with spatially varying </w:t>
      </w:r>
      <w:commentRangeStart w:id="418"/>
      <w:commentRangeStart w:id="419"/>
      <w:r w:rsidR="001D1D86" w:rsidRPr="00685EE8">
        <w:t xml:space="preserve">covariates </w:t>
      </w:r>
      <w:commentRangeEnd w:id="418"/>
      <w:r w:rsidR="001D1D86" w:rsidRPr="00685EE8">
        <w:rPr>
          <w:rStyle w:val="CommentReference"/>
        </w:rPr>
        <w:commentReference w:id="418"/>
      </w:r>
      <w:commentRangeEnd w:id="419"/>
      <w:r w:rsidR="001D1D86" w:rsidRPr="00685EE8">
        <w:rPr>
          <w:rStyle w:val="CommentReference"/>
        </w:rPr>
        <w:commentReference w:id="419"/>
      </w:r>
      <w:r w:rsidR="001D1D86" w:rsidRPr="00685EE8">
        <w:t>set to their true values (</w:t>
      </w:r>
      <w:commentRangeStart w:id="420"/>
      <w:commentRangeStart w:id="421"/>
      <w:r w:rsidR="001D1D86" w:rsidRPr="00685EE8">
        <w:t>ICES rectangles with missing pelagic data were given the subdivision median</w:t>
      </w:r>
      <w:commentRangeEnd w:id="420"/>
      <w:r w:rsidR="001D1D86" w:rsidRPr="00685EE8">
        <w:rPr>
          <w:rStyle w:val="CommentReference"/>
        </w:rPr>
        <w:commentReference w:id="420"/>
      </w:r>
      <w:commentRangeEnd w:id="421"/>
      <w:r w:rsidR="001D1D86" w:rsidRPr="00685EE8">
        <w:rPr>
          <w:rStyle w:val="CommentReference"/>
        </w:rPr>
        <w:commentReference w:id="421"/>
      </w:r>
      <w:r w:rsidR="001D1D86" w:rsidRPr="00685EE8">
        <w:t xml:space="preserve"> when predicting but not fitting, see </w:t>
      </w:r>
      <w:r w:rsidR="001D1D86" w:rsidRPr="00685EE8">
        <w:rPr>
          <w:i/>
          <w:iCs/>
        </w:rPr>
        <w:t>SI Appendix</w:t>
      </w:r>
      <w:r w:rsidR="001D1D86" w:rsidRPr="00685EE8">
        <w:t xml:space="preserve">, Fig. </w:t>
      </w:r>
      <w:ins w:id="422" w:author="Max Lindmark" w:date="2022-04-07T09:58:00Z">
        <w:r w:rsidR="00CC500F" w:rsidRPr="00685EE8">
          <w:t>S2</w:t>
        </w:r>
        <w:r w:rsidR="00CC500F">
          <w:t>3</w:t>
        </w:r>
      </w:ins>
      <w:r w:rsidR="001D1D86" w:rsidRPr="00685EE8">
        <w:t>)</w:t>
      </w:r>
      <w:commentRangeStart w:id="423"/>
      <w:commentRangeStart w:id="424"/>
      <w:r w:rsidR="001D1D86" w:rsidRPr="00685EE8">
        <w:t xml:space="preserve">. </w:t>
      </w:r>
      <w:commentRangeEnd w:id="423"/>
      <w:r w:rsidR="001D1D86" w:rsidRPr="00685EE8">
        <w:rPr>
          <w:rStyle w:val="CommentReference"/>
        </w:rPr>
        <w:commentReference w:id="423"/>
      </w:r>
      <w:commentRangeEnd w:id="424"/>
      <w:r w:rsidR="001D1D86" w:rsidRPr="00685EE8">
        <w:rPr>
          <w:rStyle w:val="CommentReference"/>
        </w:rPr>
        <w:commentReference w:id="424"/>
      </w:r>
      <w:r w:rsidR="001D1D86" w:rsidRPr="00685EE8">
        <w:t xml:space="preserve">Vertical lines depict the 95% confidence interval.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BB39860" w14:textId="563C8249" w:rsidR="00F16DEE" w:rsidRDefault="00566F82" w:rsidP="00685EE8">
      <w:pPr>
        <w:spacing w:line="480" w:lineRule="auto"/>
        <w:contextualSpacing/>
        <w:mirrorIndents/>
        <w:jc w:val="both"/>
      </w:pPr>
      <w:r>
        <w:rPr>
          <w:noProof/>
        </w:rPr>
        <w:lastRenderedPageBreak/>
        <w:drawing>
          <wp:inline distT="0" distB="0" distL="0" distR="0" wp14:anchorId="6A5F0A0D" wp14:editId="75BDCE58">
            <wp:extent cx="5733415" cy="49149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7" cstate="print">
                      <a:extLst>
                        <a:ext uri="{28A0092B-C50C-407E-A947-70E740481C1C}">
                          <a14:useLocalDpi xmlns:a14="http://schemas.microsoft.com/office/drawing/2010/main" val="0"/>
                        </a:ext>
                      </a:extLst>
                    </a:blip>
                    <a:srcRect t="7576" b="6700"/>
                    <a:stretch/>
                  </pic:blipFill>
                  <pic:spPr bwMode="auto">
                    <a:xfrm>
                      <a:off x="0" y="0"/>
                      <a:ext cx="5733415" cy="4914900"/>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6747E5DC" w:rsidR="00E27003" w:rsidRDefault="00E27003" w:rsidP="00685EE8">
      <w:pPr>
        <w:spacing w:line="480" w:lineRule="auto"/>
        <w:contextualSpacing/>
        <w:mirrorIndents/>
        <w:jc w:val="both"/>
      </w:pPr>
      <w:commentRangeStart w:id="425"/>
      <w:commentRangeStart w:id="426"/>
      <w:r w:rsidRPr="00C038C3">
        <w:rPr>
          <w:b/>
          <w:bCs/>
        </w:rPr>
        <w:t>Fig</w:t>
      </w:r>
      <w:commentRangeStart w:id="427"/>
      <w:commentRangeStart w:id="428"/>
      <w:r w:rsidRPr="00C038C3">
        <w:rPr>
          <w:b/>
          <w:bCs/>
        </w:rPr>
        <w:t xml:space="preserve">. </w:t>
      </w:r>
      <w:commentRangeEnd w:id="427"/>
      <w:r w:rsidR="008D58C4">
        <w:rPr>
          <w:rStyle w:val="CommentReference"/>
        </w:rPr>
        <w:commentReference w:id="427"/>
      </w:r>
      <w:commentRangeEnd w:id="428"/>
      <w:r w:rsidR="00F063CF">
        <w:rPr>
          <w:rStyle w:val="CommentReference"/>
        </w:rPr>
        <w:commentReference w:id="428"/>
      </w:r>
      <w:r w:rsidR="00F107A2">
        <w:rPr>
          <w:b/>
          <w:bCs/>
        </w:rPr>
        <w:t>2</w:t>
      </w:r>
      <w:commentRangeStart w:id="429"/>
      <w:commentRangeStart w:id="430"/>
      <w:r w:rsidRPr="00C038C3">
        <w:rPr>
          <w:b/>
          <w:bCs/>
        </w:rPr>
        <w:t xml:space="preserve">. </w:t>
      </w:r>
      <w:commentRangeEnd w:id="425"/>
      <w:r w:rsidR="00302252">
        <w:rPr>
          <w:rStyle w:val="CommentReference"/>
        </w:rPr>
        <w:commentReference w:id="425"/>
      </w:r>
      <w:commentRangeEnd w:id="426"/>
      <w:r w:rsidR="00EC0B23">
        <w:rPr>
          <w:rStyle w:val="CommentReference"/>
        </w:rPr>
        <w:commentReference w:id="426"/>
      </w:r>
      <w:r w:rsidRPr="00C038C3">
        <w:t xml:space="preserve">Predicted </w:t>
      </w:r>
      <w:r w:rsidR="00E569E1">
        <w:t xml:space="preserve">log </w:t>
      </w:r>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commentRangeStart w:id="431"/>
      <w:commentRangeStart w:id="432"/>
      <w:r w:rsidRPr="00C038C3">
        <w:t xml:space="preserve">covariates </w:t>
      </w:r>
      <w:commentRangeEnd w:id="431"/>
      <w:r w:rsidR="006B00B1">
        <w:rPr>
          <w:rStyle w:val="CommentReference"/>
        </w:rPr>
        <w:commentReference w:id="431"/>
      </w:r>
      <w:commentRangeEnd w:id="432"/>
      <w:r w:rsidR="004F6C6D">
        <w:rPr>
          <w:rStyle w:val="CommentReference"/>
        </w:rPr>
        <w:commentReference w:id="432"/>
      </w:r>
      <w:r w:rsidRPr="00C038C3">
        <w:t xml:space="preserve">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commentRangeEnd w:id="429"/>
      <w:r w:rsidR="00BF29A5">
        <w:rPr>
          <w:rStyle w:val="CommentReference"/>
        </w:rPr>
        <w:commentReference w:id="429"/>
      </w:r>
      <w:commentRangeEnd w:id="430"/>
      <w:r w:rsidR="005C0647">
        <w:rPr>
          <w:rStyle w:val="CommentReference"/>
        </w:rPr>
        <w:commentReference w:id="430"/>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commentRangeStart w:id="433"/>
      <w:commentRangeStart w:id="434"/>
      <w:r w:rsidR="00F83784" w:rsidRPr="00832666">
        <w:rPr>
          <w:color w:val="000000" w:themeColor="text1"/>
        </w:rPr>
        <w:t>1994</w:t>
      </w:r>
      <w:commentRangeEnd w:id="433"/>
      <w:r w:rsidR="00302252">
        <w:rPr>
          <w:rStyle w:val="CommentReference"/>
        </w:rPr>
        <w:commentReference w:id="433"/>
      </w:r>
      <w:commentRangeEnd w:id="434"/>
      <w:r w:rsidR="005C0647">
        <w:rPr>
          <w:rStyle w:val="CommentReference"/>
        </w:rPr>
        <w:commentReference w:id="434"/>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2BBCA33B" w14:textId="77777777" w:rsidR="006A0F5D" w:rsidRDefault="006A0F5D" w:rsidP="00685EE8">
      <w:pPr>
        <w:spacing w:line="480" w:lineRule="auto"/>
        <w:contextualSpacing/>
      </w:pPr>
      <w:r>
        <w:br w:type="page"/>
      </w:r>
    </w:p>
    <w:p w14:paraId="172A52FD" w14:textId="49A00780" w:rsidR="006713FA" w:rsidRDefault="001005A9" w:rsidP="00685EE8">
      <w:pPr>
        <w:spacing w:line="480" w:lineRule="auto"/>
        <w:contextualSpacing/>
        <w:mirrorIndents/>
        <w:jc w:val="center"/>
      </w:pPr>
      <w:r>
        <w:rPr>
          <w:noProof/>
        </w:rPr>
        <w:lastRenderedPageBreak/>
        <w:drawing>
          <wp:inline distT="0" distB="0" distL="0" distR="0" wp14:anchorId="1B4C90A5" wp14:editId="5429C762">
            <wp:extent cx="4365286" cy="5917721"/>
            <wp:effectExtent l="0" t="0" r="3810" b="63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2070" b="4079"/>
                    <a:stretch/>
                  </pic:blipFill>
                  <pic:spPr bwMode="auto">
                    <a:xfrm>
                      <a:off x="0" y="0"/>
                      <a:ext cx="4391238" cy="5952902"/>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8A0E797" w:rsidR="00E27003" w:rsidRPr="00C038C3" w:rsidRDefault="00E27003" w:rsidP="00685EE8">
      <w:pPr>
        <w:spacing w:line="480" w:lineRule="auto"/>
        <w:contextualSpacing/>
        <w:mirrorIndents/>
        <w:jc w:val="both"/>
      </w:pPr>
      <w:commentRangeStart w:id="435"/>
      <w:commentRangeStart w:id="436"/>
      <w:commentRangeStart w:id="437"/>
      <w:commentRangeStart w:id="438"/>
      <w:commentRangeStart w:id="439"/>
      <w:commentRangeStart w:id="440"/>
      <w:commentRangeStart w:id="441"/>
      <w:commentRangeStart w:id="442"/>
      <w:r w:rsidRPr="00FA7014">
        <w:rPr>
          <w:b/>
          <w:bCs/>
        </w:rPr>
        <w:t>Fig</w:t>
      </w:r>
      <w:commentRangeEnd w:id="435"/>
      <w:commentRangeEnd w:id="437"/>
      <w:r w:rsidR="00A01F68">
        <w:rPr>
          <w:rStyle w:val="CommentReference"/>
        </w:rPr>
        <w:commentReference w:id="435"/>
      </w:r>
      <w:commentRangeEnd w:id="436"/>
      <w:r w:rsidR="005C0647">
        <w:rPr>
          <w:rStyle w:val="CommentReference"/>
        </w:rPr>
        <w:commentReference w:id="436"/>
      </w:r>
      <w:r w:rsidR="00367801" w:rsidRPr="00FA7014">
        <w:rPr>
          <w:rStyle w:val="CommentReference"/>
        </w:rPr>
        <w:commentReference w:id="437"/>
      </w:r>
      <w:commentRangeEnd w:id="438"/>
      <w:r w:rsidR="00344EED" w:rsidRPr="00FA7014">
        <w:rPr>
          <w:rStyle w:val="CommentReference"/>
        </w:rPr>
        <w:commentReference w:id="438"/>
      </w:r>
      <w:commentRangeEnd w:id="439"/>
      <w:r w:rsidR="00010DBE">
        <w:rPr>
          <w:rStyle w:val="CommentReference"/>
        </w:rPr>
        <w:commentReference w:id="439"/>
      </w:r>
      <w:commentRangeEnd w:id="440"/>
      <w:r w:rsidR="0048618D">
        <w:rPr>
          <w:rStyle w:val="CommentReference"/>
        </w:rPr>
        <w:commentReference w:id="440"/>
      </w:r>
      <w:commentRangeEnd w:id="441"/>
      <w:r w:rsidR="005C0647">
        <w:rPr>
          <w:rStyle w:val="CommentReference"/>
        </w:rPr>
        <w:commentReference w:id="441"/>
      </w:r>
      <w:r w:rsidRPr="00FA7014">
        <w:rPr>
          <w:b/>
          <w:bCs/>
        </w:rPr>
        <w:t>. 3</w:t>
      </w:r>
      <w:commentRangeEnd w:id="442"/>
      <w:r w:rsidR="00776F9D" w:rsidRPr="00FA7014">
        <w:rPr>
          <w:rStyle w:val="CommentReference"/>
        </w:rPr>
        <w:commentReference w:id="442"/>
      </w:r>
      <w:r w:rsidRPr="00FA7014">
        <w:rPr>
          <w:b/>
          <w:bCs/>
        </w:rPr>
        <w:t>.</w:t>
      </w:r>
      <w:r w:rsidRPr="00FA7014">
        <w:t xml:space="preserve"> </w:t>
      </w:r>
      <w:commentRangeStart w:id="443"/>
      <w:commentRangeStart w:id="444"/>
      <w:r w:rsidRPr="00FA7014">
        <w:t xml:space="preserve">Mean </w:t>
      </w:r>
      <w:commentRangeEnd w:id="443"/>
      <w:r w:rsidR="00496424">
        <w:rPr>
          <w:rStyle w:val="CommentReference"/>
        </w:rPr>
        <w:commentReference w:id="443"/>
      </w:r>
      <w:commentRangeEnd w:id="444"/>
      <w:r w:rsidR="001005A9">
        <w:rPr>
          <w:rStyle w:val="CommentReference"/>
        </w:rPr>
        <w:commentReference w:id="444"/>
      </w:r>
      <w:r w:rsidRPr="00FA7014">
        <w:t xml:space="preserve">and 95% confidence interval of standardized coefficients </w:t>
      </w:r>
      <w:r w:rsidR="008153B2">
        <w:t xml:space="preserve">(effect sizes) for covariates </w:t>
      </w:r>
      <w:r w:rsidRPr="00FA7014">
        <w:t>and spatial and spatiotemporal standard deviation (</w:t>
      </w:r>
      <w:commentRangeStart w:id="445"/>
      <w:commentRangeStart w:id="446"/>
      <w:commentRangeStart w:id="447"/>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w:t>
      </w:r>
      <w:commentRangeEnd w:id="445"/>
      <w:r w:rsidR="00910CA6">
        <w:rPr>
          <w:rStyle w:val="CommentReference"/>
        </w:rPr>
        <w:commentReference w:id="445"/>
      </w:r>
      <w:commentRangeEnd w:id="446"/>
      <w:r w:rsidR="00404B51">
        <w:rPr>
          <w:rStyle w:val="CommentReference"/>
        </w:rPr>
        <w:commentReference w:id="446"/>
      </w:r>
      <w:commentRangeEnd w:id="447"/>
      <w:r w:rsidR="001005A9">
        <w:rPr>
          <w:rStyle w:val="CommentReference"/>
        </w:rPr>
        <w:commentReference w:id="447"/>
      </w:r>
      <w:r w:rsidRPr="00FA7014">
        <w:t xml:space="preserve">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4B7771A5" w14:textId="784CC5CF" w:rsidR="00E27003" w:rsidRDefault="00E27003" w:rsidP="00685EE8">
      <w:pPr>
        <w:spacing w:line="480" w:lineRule="auto"/>
        <w:contextualSpacing/>
        <w:mirrorIndents/>
        <w:jc w:val="both"/>
        <w:rPr>
          <w:b/>
          <w:bCs/>
        </w:rPr>
      </w:pPr>
    </w:p>
    <w:p w14:paraId="344D85D8" w14:textId="25BF6538" w:rsidR="00016C8A" w:rsidRDefault="00016C8A" w:rsidP="00685EE8">
      <w:pPr>
        <w:spacing w:line="480" w:lineRule="auto"/>
        <w:contextualSpacing/>
        <w:mirrorIndents/>
        <w:jc w:val="both"/>
        <w:rPr>
          <w:b/>
          <w:bCs/>
        </w:rPr>
      </w:pPr>
    </w:p>
    <w:p w14:paraId="4BE473FE" w14:textId="72D374CB" w:rsidR="00E27003" w:rsidRDefault="00E27003" w:rsidP="00685EE8">
      <w:pPr>
        <w:spacing w:line="480" w:lineRule="auto"/>
        <w:contextualSpacing/>
        <w:mirrorIndents/>
        <w:jc w:val="both"/>
      </w:pPr>
    </w:p>
    <w:p w14:paraId="60380CBA" w14:textId="51E18AE1" w:rsidR="00CF4EA9" w:rsidRPr="00C038C3" w:rsidRDefault="006F19C6" w:rsidP="00685EE8">
      <w:pPr>
        <w:spacing w:line="480" w:lineRule="auto"/>
        <w:contextualSpacing/>
        <w:mirrorIndents/>
        <w:jc w:val="both"/>
      </w:pPr>
      <w:r>
        <w:rPr>
          <w:noProof/>
        </w:rPr>
        <w:lastRenderedPageBreak/>
        <w:drawing>
          <wp:inline distT="0" distB="0" distL="0" distR="0" wp14:anchorId="5499A963" wp14:editId="797E8D1A">
            <wp:extent cx="5733415" cy="5676265"/>
            <wp:effectExtent l="0" t="0" r="0" b="635"/>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t="996"/>
                    <a:stretch/>
                  </pic:blipFill>
                  <pic:spPr bwMode="auto">
                    <a:xfrm>
                      <a:off x="0" y="0"/>
                      <a:ext cx="5733415" cy="5676265"/>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5BD12706" w:rsidR="00E27003" w:rsidRPr="00C038C3" w:rsidRDefault="00E27003" w:rsidP="00685EE8">
      <w:pPr>
        <w:spacing w:line="480" w:lineRule="auto"/>
        <w:contextualSpacing/>
        <w:mirrorIndents/>
        <w:jc w:val="both"/>
        <w:rPr>
          <w:b/>
          <w:bCs/>
          <w:color w:val="000000" w:themeColor="text1"/>
        </w:rPr>
      </w:pPr>
      <w:commentRangeStart w:id="448"/>
      <w:commentRangeStart w:id="449"/>
      <w:commentRangeStart w:id="450"/>
      <w:r w:rsidRPr="00C038C3">
        <w:rPr>
          <w:b/>
          <w:bCs/>
        </w:rPr>
        <w:t>Fig. 4.</w:t>
      </w:r>
      <w:r w:rsidRPr="00C038C3">
        <w:t xml:space="preserve"> </w:t>
      </w:r>
      <w:commentRangeEnd w:id="448"/>
      <w:r w:rsidR="00080AD4">
        <w:rPr>
          <w:rStyle w:val="CommentReference"/>
        </w:rPr>
        <w:commentReference w:id="448"/>
      </w:r>
      <w:commentRangeEnd w:id="449"/>
      <w:r w:rsidR="00C85371">
        <w:rPr>
          <w:rStyle w:val="CommentReference"/>
        </w:rPr>
        <w:commentReference w:id="449"/>
      </w:r>
      <w:r w:rsidRPr="00C038C3">
        <w:t xml:space="preserve">A) </w:t>
      </w:r>
      <w:commentRangeEnd w:id="450"/>
      <w:r w:rsidR="006F19C6">
        <w:rPr>
          <w:rStyle w:val="CommentReference"/>
        </w:rPr>
        <w:commentReference w:id="450"/>
      </w:r>
      <w:commentRangeStart w:id="451"/>
      <w:commentRangeStart w:id="452"/>
      <w:commentRangeStart w:id="453"/>
      <w:r w:rsidRPr="00C038C3">
        <w:t xml:space="preserve">Predicted biomass </w:t>
      </w:r>
      <w:commentRangeEnd w:id="451"/>
      <w:r w:rsidR="000E6B6C">
        <w:rPr>
          <w:rStyle w:val="CommentReference"/>
        </w:rPr>
        <w:commentReference w:id="451"/>
      </w:r>
      <w:commentRangeEnd w:id="452"/>
      <w:r w:rsidR="00344EED">
        <w:rPr>
          <w:rStyle w:val="CommentReference"/>
        </w:rPr>
        <w:commentReference w:id="452"/>
      </w:r>
      <w:commentRangeEnd w:id="453"/>
      <w:r w:rsidR="00DC142F">
        <w:rPr>
          <w:rStyle w:val="CommentReference"/>
        </w:rPr>
        <w:commentReference w:id="453"/>
      </w:r>
      <w:r w:rsidRPr="00C038C3">
        <w:t>(</w:t>
      </w:r>
      <w:proofErr w:type="spellStart"/>
      <w:r w:rsidRPr="00C038C3">
        <w:t>tonnes</w:t>
      </w:r>
      <w:proofErr w:type="spellEnd"/>
      <w:r w:rsidRPr="00C038C3">
        <w:t xml:space="preserve">) from the spatiotemporal CPUE </w:t>
      </w:r>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w:t>
      </w:r>
      <w:commentRangeStart w:id="454"/>
      <w:commentRangeStart w:id="455"/>
      <w:r w:rsidRPr="00C038C3">
        <w:t>(B)</w:t>
      </w:r>
      <w:r w:rsidR="00075CAC">
        <w:t xml:space="preserve"> and total across </w:t>
      </w:r>
      <w:r w:rsidR="00922EEF">
        <w:t xml:space="preserve">all </w:t>
      </w:r>
      <w:r w:rsidR="00811D5B">
        <w:t>subdivision</w:t>
      </w:r>
      <w:r w:rsidR="00473F7D">
        <w:t>s.</w:t>
      </w:r>
      <w:r w:rsidRPr="00C038C3">
        <w:t xml:space="preserve"> </w:t>
      </w:r>
      <w:commentRangeEnd w:id="454"/>
      <w:r w:rsidR="00064740">
        <w:t xml:space="preserve">C) </w:t>
      </w:r>
      <w:r w:rsidR="000E6B6C">
        <w:rPr>
          <w:rStyle w:val="CommentReference"/>
        </w:rPr>
        <w:commentReference w:id="454"/>
      </w:r>
      <w:commentRangeEnd w:id="455"/>
      <w:r w:rsidR="00344EED">
        <w:rPr>
          <w:rStyle w:val="CommentReference"/>
        </w:rPr>
        <w:commentReference w:id="455"/>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219D7BCA" w14:textId="3A926E07" w:rsidR="002558CF" w:rsidRPr="0022045E" w:rsidRDefault="002558CF" w:rsidP="00685EE8">
      <w:pPr>
        <w:spacing w:line="480" w:lineRule="auto"/>
        <w:contextualSpacing/>
        <w:mirrorIndents/>
        <w:jc w:val="both"/>
      </w:pPr>
    </w:p>
    <w:p w14:paraId="1E93C7B4" w14:textId="4EEEF368" w:rsidR="002558CF" w:rsidRPr="0022045E" w:rsidRDefault="004F017C" w:rsidP="00685EE8">
      <w:pPr>
        <w:spacing w:line="480" w:lineRule="auto"/>
        <w:contextualSpacing/>
        <w:mirrorIndents/>
        <w:jc w:val="both"/>
      </w:pPr>
      <w:r>
        <w:rPr>
          <w:noProof/>
        </w:rPr>
        <w:lastRenderedPageBreak/>
        <w:drawing>
          <wp:inline distT="0" distB="0" distL="0" distR="0" wp14:anchorId="3FFCB4D3" wp14:editId="5877AD6D">
            <wp:extent cx="5733415" cy="5529134"/>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20" cstate="print">
                      <a:extLst>
                        <a:ext uri="{28A0092B-C50C-407E-A947-70E740481C1C}">
                          <a14:useLocalDpi xmlns:a14="http://schemas.microsoft.com/office/drawing/2010/main" val="0"/>
                        </a:ext>
                      </a:extLst>
                    </a:blip>
                    <a:srcRect t="3563"/>
                    <a:stretch/>
                  </pic:blipFill>
                  <pic:spPr bwMode="auto">
                    <a:xfrm>
                      <a:off x="0" y="0"/>
                      <a:ext cx="5733415" cy="552913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1DCE5C0B"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quantiles </w:t>
      </w:r>
      <w:commentRangeStart w:id="456"/>
      <w:commentRangeStart w:id="457"/>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 xml:space="preserve">). </w:t>
      </w:r>
      <w:r w:rsidR="000128DF">
        <w:t>L</w:t>
      </w:r>
      <w:commentRangeEnd w:id="456"/>
      <w:r w:rsidR="00363EE5">
        <w:rPr>
          <w:rStyle w:val="CommentReference"/>
        </w:rPr>
        <w:commentReference w:id="456"/>
      </w:r>
      <w:commentRangeEnd w:id="457"/>
      <w:r w:rsidR="00CD5917">
        <w:rPr>
          <w:rStyle w:val="CommentReference"/>
        </w:rPr>
        <w:commentReference w:id="457"/>
      </w:r>
      <w:r w:rsidR="001233D5">
        <w:t>ines depict</w:t>
      </w:r>
      <w:r w:rsidR="003369CD">
        <w:t xml:space="preserve"> </w:t>
      </w:r>
      <w:r w:rsidR="00DC7DB1">
        <w:t xml:space="preserve">GAM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21"/>
      <w:footerReference w:type="default" r:id="rId22"/>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ean Anderson" w:date="2022-01-13T23:37:00Z" w:initials="SA">
    <w:p w14:paraId="6C963735" w14:textId="77777777" w:rsidR="00036F48" w:rsidRDefault="00036F48">
      <w:pPr>
        <w:pStyle w:val="CommentText"/>
      </w:pPr>
      <w:r>
        <w:rPr>
          <w:rStyle w:val="CommentReference"/>
        </w:rPr>
        <w:annotationRef/>
      </w:r>
      <w:r>
        <w:t>If for Proc B, we may need a more general flashy title, perhaps with the main result baked in</w:t>
      </w:r>
    </w:p>
    <w:p w14:paraId="492C177F" w14:textId="77777777" w:rsidR="00036F48" w:rsidRDefault="00036F48">
      <w:pPr>
        <w:pStyle w:val="CommentText"/>
      </w:pPr>
    </w:p>
    <w:p w14:paraId="56626964" w14:textId="5CFB8338" w:rsidR="00036F48" w:rsidRDefault="00036F48">
      <w:pPr>
        <w:pStyle w:val="CommentText"/>
      </w:pPr>
      <w:r>
        <w:t xml:space="preserve">e.g., perhaps replace Eastern Baltic cod with “a </w:t>
      </w:r>
      <w:r w:rsidRPr="002C2CA8">
        <w:t>bottom-associated marine fish</w:t>
      </w:r>
      <w:r>
        <w:t>” or something terrible like that.</w:t>
      </w:r>
    </w:p>
    <w:p w14:paraId="4377B112" w14:textId="77777777" w:rsidR="00036F48" w:rsidRDefault="00036F48">
      <w:pPr>
        <w:pStyle w:val="CommentText"/>
      </w:pPr>
    </w:p>
    <w:p w14:paraId="0D68AA40" w14:textId="179B6350" w:rsidR="00036F48" w:rsidRDefault="00533A55">
      <w:pPr>
        <w:pStyle w:val="CommentText"/>
      </w:pPr>
      <w:hyperlink r:id="rId1" w:history="1">
        <w:r w:rsidR="00036F48" w:rsidRPr="00FA4BF2">
          <w:rPr>
            <w:rStyle w:val="Hyperlink"/>
          </w:rPr>
          <w:t>https://royalsocietypublishing.org/doi/full/10.1098/rspb.2018.0915</w:t>
        </w:r>
      </w:hyperlink>
    </w:p>
    <w:p w14:paraId="6ADA8914" w14:textId="77777777" w:rsidR="00036F48" w:rsidRDefault="00036F48">
      <w:pPr>
        <w:pStyle w:val="CommentText"/>
      </w:pPr>
    </w:p>
    <w:p w14:paraId="7FC95010" w14:textId="26AF6C30" w:rsidR="00036F48" w:rsidRDefault="00036F48">
      <w:pPr>
        <w:pStyle w:val="CommentText"/>
      </w:pPr>
      <w:r>
        <w:t>If for ICES or MEPS or CJFAS or … then certainly have Eastern Baltic cod in there.</w:t>
      </w:r>
    </w:p>
    <w:p w14:paraId="2AC94217" w14:textId="77777777" w:rsidR="00036F48" w:rsidRDefault="00036F48">
      <w:pPr>
        <w:pStyle w:val="CommentText"/>
      </w:pPr>
    </w:p>
    <w:p w14:paraId="259B94EC" w14:textId="018A5C24" w:rsidR="00036F48" w:rsidRDefault="00036F48">
      <w:pPr>
        <w:pStyle w:val="CommentText"/>
      </w:pPr>
      <w:r>
        <w:t>Something to do with scale of drivers? Trying to figure out what the most unique, interesting part of the results is.</w:t>
      </w:r>
    </w:p>
  </w:comment>
  <w:comment w:id="2" w:author="Michele Casini" w:date="2022-03-02T15:19:00Z" w:initials="MC">
    <w:p w14:paraId="32BF61B6" w14:textId="796FE884" w:rsidR="00036F48" w:rsidRDefault="00036F48">
      <w:pPr>
        <w:pStyle w:val="CommentText"/>
      </w:pPr>
      <w:r>
        <w:rPr>
          <w:rStyle w:val="CommentReference"/>
        </w:rPr>
        <w:annotationRef/>
      </w:r>
      <w:r>
        <w:t>It could be something like “Using a novel and comprehensive framework to…”.</w:t>
      </w:r>
    </w:p>
  </w:comment>
  <w:comment w:id="8" w:author="Max Lindmark" w:date="2021-12-07T13:15:00Z" w:initials="MOU">
    <w:p w14:paraId="2D31B17F" w14:textId="1F4883E5" w:rsidR="00036F48" w:rsidRDefault="00036F48" w:rsidP="00517121">
      <w:pPr>
        <w:pStyle w:val="CommentText"/>
      </w:pPr>
      <w:r>
        <w:rPr>
          <w:rStyle w:val="CommentReference"/>
        </w:rPr>
        <w:annotationRef/>
      </w:r>
      <w:r>
        <w:t>Mayya, can you check if the affiliation is correct?</w:t>
      </w:r>
    </w:p>
  </w:comment>
  <w:comment w:id="9" w:author="Mayya Gogina" w:date="2022-01-06T22:37:00Z" w:initials="MG">
    <w:p w14:paraId="0AA0C460" w14:textId="4C2EC48F" w:rsidR="00036F48" w:rsidRDefault="00036F48">
      <w:pPr>
        <w:pStyle w:val="CommentText"/>
      </w:pPr>
      <w:r>
        <w:rPr>
          <w:rStyle w:val="CommentReference"/>
        </w:rPr>
        <w:annotationRef/>
      </w:r>
      <w:r>
        <w:t>here and in SI</w:t>
      </w:r>
    </w:p>
  </w:comment>
  <w:comment w:id="10" w:author="Sean Anderson" w:date="2021-10-27T20:32:00Z" w:initials="SA">
    <w:p w14:paraId="48DFDE91" w14:textId="72818004" w:rsidR="00036F48" w:rsidRDefault="00036F48">
      <w:pPr>
        <w:pStyle w:val="CommentText"/>
      </w:pPr>
      <w:r>
        <w:rPr>
          <w:rStyle w:val="CommentReference"/>
        </w:rPr>
        <w:annotationRef/>
      </w:r>
      <w:r>
        <w:t>Who is ‘d’? Michele?</w:t>
      </w:r>
    </w:p>
  </w:comment>
  <w:comment w:id="11" w:author="Max Lindmark" w:date="2021-12-07T13:10:00Z" w:initials="MOU">
    <w:p w14:paraId="01CE47FC" w14:textId="05ADE69E" w:rsidR="00036F48" w:rsidRDefault="00036F48" w:rsidP="00C13494">
      <w:pPr>
        <w:pStyle w:val="CommentText"/>
      </w:pPr>
      <w:r>
        <w:rPr>
          <w:rStyle w:val="CommentReference"/>
        </w:rPr>
        <w:annotationRef/>
      </w:r>
      <w:r>
        <w:t>Yes! Thanks</w:t>
      </w:r>
    </w:p>
  </w:comment>
  <w:comment w:id="12" w:author="Max Lindmark" w:date="2021-12-17T11:19:00Z" w:initials="MOU">
    <w:p w14:paraId="50F88B23" w14:textId="77777777" w:rsidR="00036F48" w:rsidRDefault="00036F48">
      <w:r>
        <w:rPr>
          <w:rStyle w:val="CommentReference"/>
        </w:rPr>
        <w:annotationRef/>
      </w:r>
      <w:r>
        <w:rPr>
          <w:sz w:val="20"/>
          <w:szCs w:val="20"/>
        </w:rPr>
        <w:t>The abstract must not exceed 350 words and should list the main results and conclusions, using simple, factual, numbered statements. The abstract should outline the purpose of the paper and the main results, conclusions and recommendations, using clear, factual, numbered statements.</w:t>
      </w:r>
    </w:p>
    <w:p w14:paraId="69FEA1D1" w14:textId="77777777" w:rsidR="00036F48" w:rsidRDefault="00036F48">
      <w:r>
        <w:rPr>
          <w:sz w:val="20"/>
          <w:szCs w:val="20"/>
        </w:rPr>
        <w:t>Authors should follow a formula in which point 1 sets the context and need for the work; point 2 indicates the approach and methods used; the next 2-3 points outline the main results; and the last point identifies the wider implications and relevance to management or policy. The final point is the most important of all in maximising the impact of the paper. It should synthesise the paper's key messages and should be generic, seminal and accessible to non-specialists, and must carry one of the following subheadings:</w:t>
      </w:r>
    </w:p>
    <w:p w14:paraId="6892C28A" w14:textId="77777777" w:rsidR="00036F48" w:rsidRDefault="00036F48">
      <w:r>
        <w:rPr>
          <w:sz w:val="20"/>
          <w:szCs w:val="20"/>
        </w:rPr>
        <w:t>'Synthesis and applications' for articles that identify recommendations for management practices.</w:t>
      </w:r>
    </w:p>
    <w:p w14:paraId="7F3862A8" w14:textId="613E0C63" w:rsidR="00036F48" w:rsidRDefault="00036F48">
      <w:pPr>
        <w:pStyle w:val="CommentText"/>
      </w:pPr>
      <w:r>
        <w:t>‘Policy implications’ for articles that are less directly tied to on-the-ground management and include discussion on conservation implications or links to policy.</w:t>
      </w:r>
    </w:p>
  </w:comment>
  <w:comment w:id="13" w:author="Sean Anderson" w:date="2022-01-13T23:28:00Z" w:initials="SA">
    <w:p w14:paraId="409D7F7E" w14:textId="27FB7E5D" w:rsidR="00036F48" w:rsidRDefault="00036F48">
      <w:pPr>
        <w:pStyle w:val="CommentText"/>
      </w:pPr>
      <w:r>
        <w:rPr>
          <w:rStyle w:val="CommentReference"/>
        </w:rPr>
        <w:annotationRef/>
      </w:r>
      <w:r>
        <w:t>An idea, feel free to revert</w:t>
      </w:r>
    </w:p>
  </w:comment>
  <w:comment w:id="14" w:author="Max Lindmark" w:date="2022-03-07T19:15:00Z" w:initials="MOU">
    <w:p w14:paraId="2E36758D" w14:textId="77777777" w:rsidR="00AB2D73" w:rsidRDefault="00AB2D73" w:rsidP="00810F1E">
      <w:r>
        <w:rPr>
          <w:rStyle w:val="CommentReference"/>
        </w:rPr>
        <w:annotationRef/>
      </w:r>
      <w:r>
        <w:rPr>
          <w:sz w:val="20"/>
          <w:szCs w:val="20"/>
        </w:rPr>
        <w:t>I like it</w:t>
      </w:r>
    </w:p>
  </w:comment>
  <w:comment w:id="16" w:author="Sean Anderson" w:date="2022-01-13T23:29:00Z" w:initials="SA">
    <w:p w14:paraId="0D8C4B74" w14:textId="7A487C49" w:rsidR="00036F48" w:rsidRDefault="00036F48">
      <w:pPr>
        <w:pStyle w:val="CommentText"/>
      </w:pPr>
      <w:r>
        <w:rPr>
          <w:rStyle w:val="CommentReference"/>
        </w:rPr>
        <w:annotationRef/>
      </w:r>
      <w:r>
        <w:t>Yes? Or do all hypotheses ever explored fallen to these? I assume not, fishing comes to mind…</w:t>
      </w:r>
    </w:p>
  </w:comment>
  <w:comment w:id="17" w:author="Max Lindmark" w:date="2022-03-07T19:15:00Z" w:initials="MOU">
    <w:p w14:paraId="50DE546D" w14:textId="77777777" w:rsidR="00AB2D73" w:rsidRDefault="00AB2D73" w:rsidP="00C26252">
      <w:r>
        <w:rPr>
          <w:rStyle w:val="CommentReference"/>
        </w:rPr>
        <w:annotationRef/>
      </w:r>
      <w:r>
        <w:rPr>
          <w:sz w:val="20"/>
          <w:szCs w:val="20"/>
        </w:rPr>
        <w:t>depends but “e.g.,” is good here!</w:t>
      </w:r>
    </w:p>
  </w:comment>
  <w:comment w:id="18" w:author="Sean Anderson" w:date="2022-01-13T23:30:00Z" w:initials="SA">
    <w:p w14:paraId="18A731E3" w14:textId="7C59AB7E" w:rsidR="00036F48" w:rsidRDefault="00036F48">
      <w:pPr>
        <w:pStyle w:val="CommentText"/>
      </w:pPr>
      <w:r>
        <w:rPr>
          <w:rStyle w:val="CommentReference"/>
        </w:rPr>
        <w:annotationRef/>
      </w:r>
      <w:r>
        <w:t>“at local”? They act on a big scale but locally.</w:t>
      </w:r>
    </w:p>
  </w:comment>
  <w:comment w:id="19" w:author="Sean Anderson" w:date="2022-01-13T23:31:00Z" w:initials="SA">
    <w:p w14:paraId="0A511CAF" w14:textId="2945BF79" w:rsidR="00036F48" w:rsidRDefault="00036F48">
      <w:pPr>
        <w:pStyle w:val="CommentText"/>
      </w:pPr>
      <w:r>
        <w:rPr>
          <w:rStyle w:val="CommentReference"/>
        </w:rPr>
        <w:annotationRef/>
      </w:r>
      <w:r>
        <w:t>Could drop as jargon for Proc B</w:t>
      </w:r>
    </w:p>
  </w:comment>
  <w:comment w:id="24" w:author="Michele Casini" w:date="2022-02-16T10:34:00Z" w:initials="MC">
    <w:p w14:paraId="122FCB68" w14:textId="2618C865" w:rsidR="00036F48" w:rsidRDefault="00036F48">
      <w:pPr>
        <w:pStyle w:val="CommentText"/>
      </w:pPr>
      <w:r>
        <w:rPr>
          <w:rStyle w:val="CommentReference"/>
        </w:rPr>
        <w:annotationRef/>
      </w:r>
      <w:r>
        <w:t>Add at what scale to be consistent with what said for oxygen and sprat.</w:t>
      </w:r>
    </w:p>
  </w:comment>
  <w:comment w:id="25" w:author="Max Lindmark" w:date="2022-03-07T19:29:00Z" w:initials="MOU">
    <w:p w14:paraId="626D237C" w14:textId="77777777" w:rsidR="005D1CCB" w:rsidRDefault="005D1CCB" w:rsidP="00AB72D8">
      <w:r>
        <w:rPr>
          <w:rStyle w:val="CommentReference"/>
        </w:rPr>
        <w:annotationRef/>
      </w:r>
      <w:r>
        <w:rPr>
          <w:sz w:val="20"/>
          <w:szCs w:val="20"/>
        </w:rPr>
        <w:t>done!</w:t>
      </w:r>
    </w:p>
  </w:comment>
  <w:comment w:id="26" w:author="Michele Casini" w:date="2022-02-16T10:34:00Z" w:initials="MC">
    <w:p w14:paraId="439C1A15" w14:textId="0FF727FD" w:rsidR="00036F48" w:rsidRDefault="00036F48">
      <w:pPr>
        <w:pStyle w:val="CommentText"/>
      </w:pPr>
      <w:r>
        <w:rPr>
          <w:rStyle w:val="CommentReference"/>
        </w:rPr>
        <w:annotationRef/>
      </w:r>
      <w:r>
        <w:t>Add at what scale.</w:t>
      </w:r>
    </w:p>
  </w:comment>
  <w:comment w:id="27" w:author="Max Lindmark" w:date="2022-03-07T19:30:00Z" w:initials="MOU">
    <w:p w14:paraId="456C2018" w14:textId="77777777" w:rsidR="005D1CCB" w:rsidRDefault="005D1CCB" w:rsidP="00531ED5">
      <w:r>
        <w:rPr>
          <w:rStyle w:val="CommentReference"/>
        </w:rPr>
        <w:annotationRef/>
      </w:r>
      <w:r>
        <w:rPr>
          <w:sz w:val="20"/>
          <w:szCs w:val="20"/>
        </w:rPr>
        <w:t>done!</w:t>
      </w:r>
    </w:p>
  </w:comment>
  <w:comment w:id="28" w:author="Sean Anderson" w:date="2022-01-13T23:33:00Z" w:initials="SA">
    <w:p w14:paraId="73F2A46E" w14:textId="60182417" w:rsidR="00036F48" w:rsidRDefault="00036F48">
      <w:pPr>
        <w:pStyle w:val="CommentText"/>
      </w:pPr>
      <w:r>
        <w:rPr>
          <w:rStyle w:val="CommentReference"/>
        </w:rPr>
        <w:annotationRef/>
      </w:r>
      <w:r>
        <w:t>Latent?</w:t>
      </w:r>
    </w:p>
  </w:comment>
  <w:comment w:id="29" w:author="Max Lindmark" w:date="2022-03-07T19:30:00Z" w:initials="MOU">
    <w:p w14:paraId="6ADFB0B3" w14:textId="77777777" w:rsidR="005D1CCB" w:rsidRDefault="005D1CCB" w:rsidP="00845282">
      <w:r>
        <w:rPr>
          <w:rStyle w:val="CommentReference"/>
        </w:rPr>
        <w:annotationRef/>
      </w:r>
      <w:r>
        <w:rPr>
          <w:sz w:val="20"/>
          <w:szCs w:val="20"/>
        </w:rPr>
        <w:t>Ok!</w:t>
      </w:r>
    </w:p>
  </w:comment>
  <w:comment w:id="38" w:author="Sean Anderson" w:date="2022-01-13T23:34:00Z" w:initials="SA">
    <w:p w14:paraId="15791792" w14:textId="6540A5D5" w:rsidR="00036F48" w:rsidRDefault="00036F48">
      <w:pPr>
        <w:pStyle w:val="CommentText"/>
      </w:pPr>
      <w:r>
        <w:rPr>
          <w:rStyle w:val="CommentReference"/>
        </w:rPr>
        <w:annotationRef/>
      </w:r>
      <w:r>
        <w:t>Or more specifically, missing latent factors… not just unexplained observation error</w:t>
      </w:r>
    </w:p>
  </w:comment>
  <w:comment w:id="39" w:author="Max Lindmark" w:date="2022-03-07T19:31:00Z" w:initials="MOU">
    <w:p w14:paraId="349D287B" w14:textId="77777777" w:rsidR="00631CF3" w:rsidRDefault="00631CF3" w:rsidP="00795121">
      <w:r>
        <w:rPr>
          <w:rStyle w:val="CommentReference"/>
        </w:rPr>
        <w:annotationRef/>
      </w:r>
      <w:r>
        <w:rPr>
          <w:sz w:val="20"/>
          <w:szCs w:val="20"/>
        </w:rPr>
        <w:t>yes thats true!</w:t>
      </w:r>
    </w:p>
  </w:comment>
  <w:comment w:id="34" w:author="Michele Casini" w:date="2022-02-16T10:37:00Z" w:initials="MC">
    <w:p w14:paraId="2D112D83" w14:textId="0C26D060" w:rsidR="00036F48" w:rsidRDefault="00036F48">
      <w:pPr>
        <w:pStyle w:val="CommentText"/>
      </w:pPr>
      <w:r>
        <w:rPr>
          <w:rStyle w:val="CommentReference"/>
        </w:rPr>
        <w:annotationRef/>
      </w:r>
      <w:r>
        <w:t>This is also related to Sean comment above, and what we discussed earlier. Is there a way to estimate total variance, or something alike, explained by the models? Otherwise this statement is not supported. We need to compare the total spatiotemporal variation explained by all the covariates together and the latent ones.</w:t>
      </w:r>
    </w:p>
  </w:comment>
  <w:comment w:id="35" w:author="Max Lindmark" w:date="2022-03-08T20:29:00Z" w:initials="MOU">
    <w:p w14:paraId="0CA9F633" w14:textId="77777777" w:rsidR="00CE1FF0" w:rsidRDefault="00B46572" w:rsidP="00207D5E">
      <w:r>
        <w:rPr>
          <w:rStyle w:val="CommentReference"/>
        </w:rPr>
        <w:annotationRef/>
      </w:r>
      <w:r w:rsidR="00CE1FF0">
        <w:rPr>
          <w:sz w:val="20"/>
          <w:szCs w:val="20"/>
        </w:rPr>
        <w:t>I think we have landed on a way to approximate marginal R2 (for fixed and random effectS), see edits</w:t>
      </w:r>
    </w:p>
  </w:comment>
  <w:comment w:id="42" w:author="Michele Casini" w:date="2021-05-11T00:49:00Z" w:initials="MC">
    <w:p w14:paraId="26CD85E6" w14:textId="6F56C729" w:rsidR="00036F48" w:rsidRPr="006C5638" w:rsidRDefault="00036F48">
      <w:pPr>
        <w:pStyle w:val="CommentText"/>
      </w:pPr>
      <w:r>
        <w:rPr>
          <w:rStyle w:val="CommentReference"/>
        </w:rPr>
        <w:annotationRef/>
      </w:r>
      <w:r w:rsidRPr="006C5638">
        <w:t>Casini et al. ”a”</w:t>
      </w:r>
      <w:r>
        <w:t xml:space="preserve"> as is the first to be mentioned.</w:t>
      </w:r>
    </w:p>
  </w:comment>
  <w:comment w:id="43" w:author="Max Lindmark" w:date="2021-10-11T13:42:00Z" w:initials="MOU">
    <w:p w14:paraId="6A4D0557" w14:textId="3F807CE3" w:rsidR="00036F48" w:rsidRDefault="00036F48">
      <w:pPr>
        <w:pStyle w:val="CommentText"/>
      </w:pPr>
      <w:r>
        <w:t xml:space="preserve">Hmm yeah </w:t>
      </w:r>
      <w:r>
        <w:rPr>
          <w:rStyle w:val="CommentReference"/>
        </w:rPr>
        <w:annotationRef/>
      </w:r>
      <w:r>
        <w:t>I don’t know why Zotero calls it b here actually. I won’t change it manually do until the very last end because if I do it becomes unconnected.</w:t>
      </w:r>
    </w:p>
  </w:comment>
  <w:comment w:id="44" w:author="Max Lindmark" w:date="2021-12-07T13:31:00Z" w:initials="MOU">
    <w:p w14:paraId="15DA201B" w14:textId="5E45731E" w:rsidR="00036F48" w:rsidRDefault="00036F48" w:rsidP="000837C5">
      <w:pPr>
        <w:pStyle w:val="CommentText"/>
      </w:pPr>
      <w:r>
        <w:rPr>
          <w:rStyle w:val="CommentReference"/>
        </w:rPr>
        <w:annotationRef/>
      </w:r>
      <w:r>
        <w:t>ok so it is alphabetized by title to determine which is “a” and which is “b.”, did not know that!</w:t>
      </w:r>
    </w:p>
  </w:comment>
  <w:comment w:id="45" w:author="Max Lindmark" w:date="2021-12-15T09:34:00Z" w:initials="MOU">
    <w:p w14:paraId="703C75C5" w14:textId="472718B8" w:rsidR="00036F48" w:rsidRDefault="00036F48" w:rsidP="008C1FC7">
      <w:pPr>
        <w:pStyle w:val="CommentText"/>
      </w:pPr>
      <w:r>
        <w:rPr>
          <w:rStyle w:val="CommentReference"/>
        </w:rPr>
        <w:annotationRef/>
      </w:r>
      <w:r>
        <w:t>Mich, you asked for more non-Baltic references here. I have a few of those (Gruss, Thorson, Kramer, Chabot, Claireaux, Hrycik), but if you know of more please let me know :)</w:t>
      </w:r>
    </w:p>
  </w:comment>
  <w:comment w:id="46" w:author="Michele Casini" w:date="2022-02-16T10:50:00Z" w:initials="MC">
    <w:p w14:paraId="74DF84BE" w14:textId="2B3DFA7E" w:rsidR="00036F48" w:rsidRDefault="00036F48">
      <w:pPr>
        <w:pStyle w:val="CommentText"/>
      </w:pPr>
      <w:r>
        <w:rPr>
          <w:rStyle w:val="CommentReference"/>
        </w:rPr>
        <w:annotationRef/>
      </w:r>
      <w:r>
        <w:t>I would use mainly references from outside the Baltic here, and use those about the Baltic below when we speak about the specific case of the Baltic.</w:t>
      </w:r>
    </w:p>
  </w:comment>
  <w:comment w:id="47" w:author="Michele Casini" w:date="2022-02-16T11:47:00Z" w:initials="MC">
    <w:p w14:paraId="5F0B9861" w14:textId="41AC275D" w:rsidR="00036F48" w:rsidRDefault="00036F48">
      <w:pPr>
        <w:pStyle w:val="CommentText"/>
      </w:pPr>
      <w:r>
        <w:rPr>
          <w:rStyle w:val="CommentReference"/>
        </w:rPr>
        <w:annotationRef/>
      </w:r>
      <w:r>
        <w:t>Add Casini et al. 2021 if the Baltic references are kept.</w:t>
      </w:r>
    </w:p>
  </w:comment>
  <w:comment w:id="48" w:author="Max Lindmark" w:date="2022-03-07T19:38:00Z" w:initials="MOU">
    <w:p w14:paraId="5CC5A31F" w14:textId="77777777" w:rsidR="00883B16" w:rsidRDefault="00883B16" w:rsidP="00FE6DE6">
      <w:r>
        <w:rPr>
          <w:rStyle w:val="CommentReference"/>
        </w:rPr>
        <w:annotationRef/>
      </w:r>
      <w:r>
        <w:rPr>
          <w:sz w:val="20"/>
          <w:szCs w:val="20"/>
        </w:rPr>
        <w:t>Hm, I think it’s better to stick with the experimental studies showing the link explicitly (so I removed Brander)</w:t>
      </w:r>
    </w:p>
  </w:comment>
  <w:comment w:id="49" w:author="Sean Anderson" w:date="2022-01-13T21:52:00Z" w:initials="SA">
    <w:p w14:paraId="2799EAC6" w14:textId="250FD62C" w:rsidR="00036F48" w:rsidRDefault="00036F48">
      <w:pPr>
        <w:pStyle w:val="CommentText"/>
      </w:pPr>
      <w:r>
        <w:rPr>
          <w:rStyle w:val="CommentReference"/>
        </w:rPr>
        <w:annotationRef/>
      </w:r>
      <w:r>
        <w:t>Consider removing for brevity</w:t>
      </w:r>
    </w:p>
  </w:comment>
  <w:comment w:id="50" w:author="Sean Anderson" w:date="2022-01-13T21:56:00Z" w:initials="SA">
    <w:p w14:paraId="16AEB0B5" w14:textId="2BA1DCAB" w:rsidR="00036F48" w:rsidRDefault="00036F48">
      <w:pPr>
        <w:pStyle w:val="CommentText"/>
      </w:pPr>
      <w:r>
        <w:rPr>
          <w:rStyle w:val="CommentReference"/>
        </w:rPr>
        <w:annotationRef/>
      </w:r>
      <w:r>
        <w:t>If you need to abbreviate this for Proc B, could probably stop at INLA here and introduce sdmTMB later, as I assume you do in the methods</w:t>
      </w:r>
    </w:p>
  </w:comment>
  <w:comment w:id="51" w:author="Max Lindmark" w:date="2022-03-07T19:42:00Z" w:initials="MOU">
    <w:p w14:paraId="61F866A7" w14:textId="77777777" w:rsidR="000F1DAD" w:rsidRDefault="002272CC" w:rsidP="00A304CE">
      <w:r>
        <w:rPr>
          <w:rStyle w:val="CommentReference"/>
        </w:rPr>
        <w:annotationRef/>
      </w:r>
      <w:r w:rsidR="000F1DAD">
        <w:rPr>
          <w:sz w:val="20"/>
          <w:szCs w:val="20"/>
        </w:rPr>
        <w:t>Ok!</w:t>
      </w:r>
    </w:p>
  </w:comment>
  <w:comment w:id="52" w:author="Sean Anderson" w:date="2022-01-13T21:55:00Z" w:initials="SA">
    <w:p w14:paraId="078B683E" w14:textId="1186FC12" w:rsidR="00036F48" w:rsidRDefault="00036F48">
      <w:pPr>
        <w:pStyle w:val="CommentText"/>
      </w:pPr>
      <w:r>
        <w:rPr>
          <w:rStyle w:val="CommentReference"/>
        </w:rPr>
        <w:annotationRef/>
      </w:r>
      <w:r>
        <w:t>Can probably drop the 2019 citation from here</w:t>
      </w:r>
    </w:p>
  </w:comment>
  <w:comment w:id="53" w:author="Max Lindmark" w:date="2022-03-07T19:43:00Z" w:initials="MOU">
    <w:p w14:paraId="207FEB22" w14:textId="77777777" w:rsidR="00B11C2A" w:rsidRDefault="00B11C2A" w:rsidP="00DC582C">
      <w:r>
        <w:rPr>
          <w:rStyle w:val="CommentReference"/>
        </w:rPr>
        <w:annotationRef/>
      </w:r>
      <w:r>
        <w:rPr>
          <w:sz w:val="20"/>
          <w:szCs w:val="20"/>
        </w:rPr>
        <w:t>done! (that was glmmfields hmm)</w:t>
      </w:r>
    </w:p>
  </w:comment>
  <w:comment w:id="54" w:author="Michele Casini" w:date="2021-05-11T01:02:00Z" w:initials="MC">
    <w:p w14:paraId="4642C554" w14:textId="666C4BA5" w:rsidR="00036F48" w:rsidRPr="00865376" w:rsidRDefault="00036F48">
      <w:pPr>
        <w:pStyle w:val="CommentText"/>
      </w:pPr>
      <w:r>
        <w:rPr>
          <w:rStyle w:val="CommentReference"/>
        </w:rPr>
        <w:annotationRef/>
      </w:r>
      <w:r w:rsidRPr="00865376">
        <w:t xml:space="preserve">This </w:t>
      </w:r>
      <w:r>
        <w:t xml:space="preserve">likely </w:t>
      </w:r>
      <w:r w:rsidRPr="00865376">
        <w:t>because there were other parameters, other than density and temper</w:t>
      </w:r>
      <w:r>
        <w:t>ature, influencing condition. Or you mean noise?</w:t>
      </w:r>
    </w:p>
  </w:comment>
  <w:comment w:id="55" w:author="Max Lindmark" w:date="2021-08-27T10:22:00Z" w:initials="MOU">
    <w:p w14:paraId="5EEAB3A5" w14:textId="0A056B63" w:rsidR="00036F48" w:rsidRDefault="00036F48">
      <w:pPr>
        <w:pStyle w:val="CommentText"/>
      </w:pPr>
      <w:r>
        <w:t>Yes that’s true, and the author</w:t>
      </w:r>
      <w:r>
        <w:rPr>
          <w:rStyle w:val="CommentReference"/>
        </w:rPr>
        <w:annotationRef/>
      </w:r>
      <w:r>
        <w:t xml:space="preserve"> authors point is that these represent variables that are constant or varying in space that are not explicitly accounted for, unlike the covariates.</w:t>
      </w:r>
    </w:p>
  </w:comment>
  <w:comment w:id="56" w:author="Sean Anderson" w:date="2021-10-27T21:34:00Z" w:initials="SA">
    <w:p w14:paraId="0DF635D5" w14:textId="5C373F3B" w:rsidR="00036F48" w:rsidRDefault="00036F48">
      <w:pPr>
        <w:pStyle w:val="CommentText"/>
      </w:pPr>
      <w:r>
        <w:rPr>
          <w:rStyle w:val="CommentReference"/>
        </w:rPr>
        <w:annotationRef/>
      </w:r>
      <w:r>
        <w:t>Something is off here</w:t>
      </w:r>
    </w:p>
  </w:comment>
  <w:comment w:id="58" w:author="Michele Casini" w:date="2021-05-11T01:28:00Z" w:initials="MC">
    <w:p w14:paraId="0326FE38" w14:textId="3D18A786" w:rsidR="00036F48" w:rsidRPr="00586CB1" w:rsidRDefault="00036F48">
      <w:pPr>
        <w:pStyle w:val="CommentText"/>
      </w:pPr>
      <w:r>
        <w:rPr>
          <w:rStyle w:val="CommentReference"/>
        </w:rPr>
        <w:annotationRef/>
      </w:r>
      <w:r w:rsidRPr="00586CB1">
        <w:t xml:space="preserve">But you speak also about inflows, that can be also due to </w:t>
      </w:r>
      <w:r>
        <w:t>“natural” variations?</w:t>
      </w:r>
    </w:p>
  </w:comment>
  <w:comment w:id="59" w:author="Max Lindmark" w:date="2021-08-27T11:10:00Z" w:initials="MOU">
    <w:p w14:paraId="3958DE16" w14:textId="2FB34ED4" w:rsidR="00036F48" w:rsidRDefault="00036F48">
      <w:pPr>
        <w:pStyle w:val="CommentText"/>
      </w:pPr>
      <w:r>
        <w:rPr>
          <w:rStyle w:val="CommentReference"/>
        </w:rPr>
        <w:annotationRef/>
      </w:r>
      <w:r>
        <w:t>Yes, I (&amp; they) probably mean that these features make it extra sensitive to hypoxia. Added “are features that […]”</w:t>
      </w:r>
    </w:p>
  </w:comment>
  <w:comment w:id="60" w:author="Max Lindmark" w:date="2021-12-13T16:12:00Z" w:initials="MOU">
    <w:p w14:paraId="578E9E84" w14:textId="36BDF41F" w:rsidR="00036F48" w:rsidRDefault="00036F48" w:rsidP="00792C83">
      <w:pPr>
        <w:pStyle w:val="CommentText"/>
      </w:pPr>
      <w:r>
        <w:rPr>
          <w:rStyle w:val="CommentReference"/>
        </w:rPr>
        <w:annotationRef/>
      </w:r>
      <w:r>
        <w:t>I switched place between the model descriptions and the covariate section. This was because cod and flounder covariates are predictions from the models we describe in that section. So instead of saying “see below” it is now in a more natural order in my view at least. Note though this whole section (M&amp;Ms) has been edited a lot, but it’s not tracked because it would recognise moving the whole section as a move… I accepted the change for readability.</w:t>
      </w:r>
    </w:p>
  </w:comment>
  <w:comment w:id="61" w:author="Michele Casini" w:date="2022-02-16T14:02:00Z" w:initials="MC">
    <w:p w14:paraId="3B5255C0" w14:textId="3BFD77E6" w:rsidR="00036F48" w:rsidRDefault="00036F48">
      <w:pPr>
        <w:pStyle w:val="CommentText"/>
      </w:pPr>
      <w:r>
        <w:rPr>
          <w:rStyle w:val="CommentReference"/>
        </w:rPr>
        <w:annotationRef/>
      </w:r>
      <w:r>
        <w:t>I would insert the cod and flounder CPUE model first, since it is part of the Data we use to predict condition. I found difficult to understand the text when I read it in this order. Some of my comments below are likely due to this difficulty.</w:t>
      </w:r>
    </w:p>
  </w:comment>
  <w:comment w:id="62" w:author="Max Lindmark" w:date="2022-03-19T13:59:00Z" w:initials="MOU">
    <w:p w14:paraId="3547585E" w14:textId="77777777" w:rsidR="00FA116C" w:rsidRDefault="00B759F7" w:rsidP="00D21129">
      <w:r>
        <w:rPr>
          <w:rStyle w:val="CommentReference"/>
        </w:rPr>
        <w:annotationRef/>
      </w:r>
      <w:r w:rsidR="00FA116C">
        <w:rPr>
          <w:sz w:val="20"/>
          <w:szCs w:val="20"/>
        </w:rPr>
        <w:t>I see what you mean, but then we’d need to describe also the model and the data used for that model, and then again the model but now for condition, followed by the covariates for that model? I think this is the least repetitive way</w:t>
      </w:r>
    </w:p>
  </w:comment>
  <w:comment w:id="63" w:author="Michele Casini" w:date="2022-02-16T13:06:00Z" w:initials="MC">
    <w:p w14:paraId="6F1E13C7" w14:textId="0D15DD34" w:rsidR="00036F48" w:rsidRDefault="00036F48">
      <w:pPr>
        <w:pStyle w:val="CommentText"/>
      </w:pPr>
      <w:r>
        <w:rPr>
          <w:rStyle w:val="CommentReference"/>
        </w:rPr>
        <w:annotationRef/>
      </w:r>
      <w:r>
        <w:t>Maybe you can write the real temporal range of our data, e.g. mid October-mid December).</w:t>
      </w:r>
    </w:p>
  </w:comment>
  <w:comment w:id="64" w:author="Max Lindmark" w:date="2022-03-07T19:52:00Z" w:initials="MOU">
    <w:p w14:paraId="5793E6E7" w14:textId="77777777" w:rsidR="00203803" w:rsidRDefault="00203803" w:rsidP="007C721D">
      <w:r>
        <w:rPr>
          <w:rStyle w:val="CommentReference"/>
        </w:rPr>
        <w:annotationRef/>
      </w:r>
      <w:r>
        <w:rPr>
          <w:sz w:val="20"/>
          <w:szCs w:val="20"/>
        </w:rPr>
        <w:t>Yes sounds good!</w:t>
      </w:r>
    </w:p>
  </w:comment>
  <w:comment w:id="66" w:author="Michele Casini" w:date="2022-03-02T15:43:00Z" w:initials="MC">
    <w:p w14:paraId="3FCE708B" w14:textId="600E1F75" w:rsidR="00036F48" w:rsidRDefault="00036F48">
      <w:pPr>
        <w:pStyle w:val="CommentText"/>
      </w:pPr>
      <w:r>
        <w:rPr>
          <w:rStyle w:val="CommentReference"/>
        </w:rPr>
        <w:annotationRef/>
      </w:r>
      <w:r>
        <w:t>I would make a separate section about the biomass density estimations.</w:t>
      </w:r>
    </w:p>
    <w:p w14:paraId="14B0AC6A" w14:textId="4E6107E4" w:rsidR="00036F48" w:rsidRDefault="00036F48">
      <w:pPr>
        <w:pStyle w:val="CommentText"/>
      </w:pPr>
    </w:p>
    <w:p w14:paraId="7B78A026" w14:textId="3C013F91" w:rsidR="00036F48" w:rsidRDefault="00036F48">
      <w:pPr>
        <w:pStyle w:val="CommentText"/>
      </w:pPr>
      <w:r>
        <w:t>To me it should be: 1) raw L and W data, 2) Covariates (density models and the other covariates), 3) Condition model.</w:t>
      </w:r>
    </w:p>
  </w:comment>
  <w:comment w:id="67" w:author="Max Lindmark" w:date="2022-03-08T20:57:00Z" w:initials="MOU">
    <w:p w14:paraId="13E11759" w14:textId="77777777" w:rsidR="00B93E7A" w:rsidRDefault="00B93E7A" w:rsidP="00292F27">
      <w:r>
        <w:rPr>
          <w:rStyle w:val="CommentReference"/>
        </w:rPr>
        <w:annotationRef/>
      </w:r>
      <w:r>
        <w:rPr>
          <w:sz w:val="20"/>
          <w:szCs w:val="20"/>
        </w:rPr>
        <w:t xml:space="preserve">Hmm, im not sure I prefer that because then we have to describe the statistical model in paragraph 2, and then again in paragraph 3. </w:t>
      </w:r>
    </w:p>
    <w:p w14:paraId="3D496EEC" w14:textId="77777777" w:rsidR="00B93E7A" w:rsidRDefault="00B93E7A" w:rsidP="00292F27"/>
    <w:p w14:paraId="45313969" w14:textId="77777777" w:rsidR="00B93E7A" w:rsidRDefault="00B93E7A" w:rsidP="00292F27">
      <w:r>
        <w:rPr>
          <w:sz w:val="20"/>
          <w:szCs w:val="20"/>
        </w:rPr>
        <w:t xml:space="preserve">I prefer this: </w:t>
      </w:r>
    </w:p>
    <w:p w14:paraId="0C745DA5" w14:textId="77777777" w:rsidR="00B93E7A" w:rsidRDefault="00B93E7A" w:rsidP="00292F27">
      <w:r>
        <w:rPr>
          <w:sz w:val="20"/>
          <w:szCs w:val="20"/>
        </w:rPr>
        <w:t>1) Data</w:t>
      </w:r>
    </w:p>
    <w:p w14:paraId="67393704" w14:textId="77777777" w:rsidR="00B93E7A" w:rsidRDefault="00B93E7A" w:rsidP="00292F27">
      <w:r>
        <w:rPr>
          <w:sz w:val="20"/>
          <w:szCs w:val="20"/>
        </w:rPr>
        <w:t>2) Models</w:t>
      </w:r>
    </w:p>
    <w:p w14:paraId="19007783" w14:textId="77777777" w:rsidR="00B93E7A" w:rsidRDefault="00B93E7A" w:rsidP="00292F27">
      <w:r>
        <w:rPr>
          <w:sz w:val="20"/>
          <w:szCs w:val="20"/>
        </w:rPr>
        <w:tab/>
        <w:t>a) condition</w:t>
      </w:r>
    </w:p>
    <w:p w14:paraId="41F59503" w14:textId="77777777" w:rsidR="00B93E7A" w:rsidRDefault="00B93E7A" w:rsidP="00292F27">
      <w:r>
        <w:rPr>
          <w:sz w:val="20"/>
          <w:szCs w:val="20"/>
        </w:rPr>
        <w:tab/>
        <w:t>b) density</w:t>
      </w:r>
    </w:p>
    <w:p w14:paraId="05626551" w14:textId="77777777" w:rsidR="00B93E7A" w:rsidRDefault="00B93E7A" w:rsidP="00292F27">
      <w:r>
        <w:rPr>
          <w:sz w:val="20"/>
          <w:szCs w:val="20"/>
        </w:rPr>
        <w:t>3) covariates</w:t>
      </w:r>
    </w:p>
    <w:p w14:paraId="2AD58402" w14:textId="77777777" w:rsidR="00B93E7A" w:rsidRDefault="00B93E7A" w:rsidP="00292F27">
      <w:r>
        <w:rPr>
          <w:sz w:val="20"/>
          <w:szCs w:val="20"/>
        </w:rPr>
        <w:t>4) model fitting</w:t>
      </w:r>
    </w:p>
  </w:comment>
  <w:comment w:id="65" w:author="Max Lindmark" w:date="2022-03-08T21:12:00Z" w:initials="MOU">
    <w:p w14:paraId="582A3741" w14:textId="77777777" w:rsidR="00147617" w:rsidRDefault="00147617" w:rsidP="006840AB">
      <w:r>
        <w:rPr>
          <w:rStyle w:val="CommentReference"/>
        </w:rPr>
        <w:annotationRef/>
      </w:r>
      <w:r>
        <w:rPr>
          <w:sz w:val="20"/>
          <w:szCs w:val="20"/>
        </w:rPr>
        <w:t>Sean: regarding bold symbols, reading the latest model description (</w:t>
      </w:r>
      <w:hyperlink r:id="rId2" w:history="1">
        <w:r w:rsidRPr="006840AB">
          <w:rPr>
            <w:rStyle w:val="Hyperlink"/>
            <w:sz w:val="20"/>
            <w:szCs w:val="20"/>
          </w:rPr>
          <w:t>https://pbs-assess.github.io/sdmTMB/articles/model-description.html</w:t>
        </w:r>
      </w:hyperlink>
      <w:r>
        <w:rPr>
          <w:sz w:val="20"/>
          <w:szCs w:val="20"/>
        </w:rPr>
        <w:t>), you know use bold only for e.g., omega and epsilon, not omega_s, and s should not be bold either (not as subscript or on it’s own). I probably over-bolded in the previous version.</w:t>
      </w:r>
    </w:p>
  </w:comment>
  <w:comment w:id="68" w:author="Sean Anderson" w:date="2022-01-13T22:05:00Z" w:initials="SA">
    <w:p w14:paraId="6BD097E6" w14:textId="20EEE845" w:rsidR="00036F48" w:rsidRDefault="00036F48">
      <w:pPr>
        <w:pStyle w:val="CommentText"/>
      </w:pPr>
      <w:r>
        <w:rPr>
          <w:rStyle w:val="CommentReference"/>
        </w:rPr>
        <w:annotationRef/>
      </w:r>
      <w:r>
        <w:t>Lower case l or am I missing something?</w:t>
      </w:r>
    </w:p>
  </w:comment>
  <w:comment w:id="69" w:author="Max Lindmark" w:date="2022-03-07T20:00:00Z" w:initials="MOU">
    <w:p w14:paraId="742B6569" w14:textId="77777777" w:rsidR="0052070F" w:rsidRDefault="0052070F" w:rsidP="0006593C">
      <w:r>
        <w:rPr>
          <w:rStyle w:val="CommentReference"/>
        </w:rPr>
        <w:annotationRef/>
      </w:r>
      <w:r>
        <w:rPr>
          <w:sz w:val="20"/>
          <w:szCs w:val="20"/>
        </w:rPr>
        <w:t>correct, should be lower case</w:t>
      </w:r>
    </w:p>
  </w:comment>
  <w:comment w:id="70" w:author="Michele Casini" w:date="2022-03-03T08:50:00Z" w:initials="MC">
    <w:p w14:paraId="3A608E81" w14:textId="664A4C50" w:rsidR="00036F48" w:rsidRDefault="00036F48">
      <w:pPr>
        <w:pStyle w:val="CommentText"/>
      </w:pPr>
      <w:r>
        <w:rPr>
          <w:rStyle w:val="CommentReference"/>
        </w:rPr>
        <w:annotationRef/>
      </w:r>
      <w:r>
        <w:t>Should there be also a Length parameter?</w:t>
      </w:r>
    </w:p>
  </w:comment>
  <w:comment w:id="71" w:author="Max Lindmark" w:date="2022-03-07T20:02:00Z" w:initials="MOU">
    <w:p w14:paraId="1D7B91B3" w14:textId="77777777" w:rsidR="0052070F" w:rsidRDefault="0052070F" w:rsidP="005E6EBE">
      <w:r>
        <w:rPr>
          <w:rStyle w:val="CommentReference"/>
        </w:rPr>
        <w:annotationRef/>
      </w:r>
      <w:r>
        <w:rPr>
          <w:sz w:val="20"/>
          <w:szCs w:val="20"/>
        </w:rPr>
        <w:t>No this is just the response! beta_l is explained further down with Eq. 2</w:t>
      </w:r>
    </w:p>
  </w:comment>
  <w:comment w:id="72" w:author="Sean Anderson" w:date="2022-01-13T22:09:00Z" w:initials="SA">
    <w:p w14:paraId="3D6AC684" w14:textId="77777777" w:rsidR="00541CB7" w:rsidRDefault="00541CB7" w:rsidP="00541CB7">
      <w:pPr>
        <w:pStyle w:val="CommentText"/>
      </w:pPr>
      <w:r>
        <w:rPr>
          <w:rStyle w:val="CommentReference"/>
        </w:rPr>
        <w:annotationRef/>
      </w:r>
      <w:r>
        <w:t>This is the same model right? The original model above makes it appear the Epsilon_s,t are IID. Maybe integrate this above?</w:t>
      </w:r>
    </w:p>
  </w:comment>
  <w:comment w:id="73" w:author="Max Lindmark" w:date="2022-03-07T20:16:00Z" w:initials="MOU">
    <w:p w14:paraId="22C6EC67" w14:textId="77777777" w:rsidR="00D60B34" w:rsidRDefault="00A86A3B" w:rsidP="00C33ACD">
      <w:r>
        <w:rPr>
          <w:rStyle w:val="CommentReference"/>
        </w:rPr>
        <w:annotationRef/>
      </w:r>
      <w:r w:rsidR="00D60B34">
        <w:rPr>
          <w:sz w:val="20"/>
          <w:szCs w:val="20"/>
        </w:rPr>
        <w:t>That’s true, I think I wanted the IID because we used that further down. But this is nicer and less repetitive, so I did that now, see Eqns. 5-7.</w:t>
      </w:r>
    </w:p>
    <w:p w14:paraId="446800D6" w14:textId="77777777" w:rsidR="00D60B34" w:rsidRDefault="00D60B34" w:rsidP="00C33ACD"/>
    <w:p w14:paraId="64F4EE47" w14:textId="77777777" w:rsidR="00D60B34" w:rsidRDefault="00D60B34" w:rsidP="00C33ACD">
      <w:r>
        <w:rPr>
          <w:sz w:val="20"/>
          <w:szCs w:val="20"/>
        </w:rPr>
        <w:t>…</w:t>
      </w:r>
    </w:p>
    <w:p w14:paraId="23660026" w14:textId="77777777" w:rsidR="00D60B34" w:rsidRDefault="00D60B34" w:rsidP="00C33ACD"/>
    <w:p w14:paraId="1B2069EE" w14:textId="77777777" w:rsidR="00D60B34" w:rsidRDefault="00D60B34" w:rsidP="00C33ACD">
      <w:r>
        <w:rPr>
          <w:sz w:val="20"/>
          <w:szCs w:val="20"/>
        </w:rPr>
        <w:t>then I realized we actually also use ar1 for the density models, so it it simplifies even more (and is correct now)</w:t>
      </w:r>
    </w:p>
  </w:comment>
  <w:comment w:id="74" w:author="Sean Anderson" w:date="2021-11-30T01:48:00Z" w:initials="SA">
    <w:p w14:paraId="324FCD54" w14:textId="458C84CF" w:rsidR="00036F48" w:rsidRDefault="00036F48" w:rsidP="001C370B">
      <w:pPr>
        <w:pStyle w:val="CommentText"/>
      </w:pPr>
      <w:r>
        <w:rPr>
          <w:rStyle w:val="CommentReference"/>
        </w:rPr>
        <w:annotationRef/>
      </w:r>
      <w:r>
        <w:t>Maybe Lindgren 2011</w:t>
      </w:r>
    </w:p>
  </w:comment>
  <w:comment w:id="75" w:author="Sean Anderson" w:date="2021-11-30T02:15:00Z" w:initials="SA">
    <w:p w14:paraId="14EB3CE9" w14:textId="77777777" w:rsidR="00036F48" w:rsidRDefault="00036F48" w:rsidP="001C370B">
      <w:pPr>
        <w:pStyle w:val="CommentText"/>
      </w:pPr>
      <w:r>
        <w:rPr>
          <w:rStyle w:val="CommentReference"/>
        </w:rPr>
        <w:annotationRef/>
      </w:r>
      <w:r>
        <w:t>This is fine, but I think you could also drop the Matern equation if you want.</w:t>
      </w:r>
    </w:p>
  </w:comment>
  <w:comment w:id="76" w:author="Max Lindmark" w:date="2021-12-07T14:55:00Z" w:initials="MOU">
    <w:p w14:paraId="1F8C7211" w14:textId="77777777" w:rsidR="00036F48" w:rsidRDefault="00036F48" w:rsidP="001C370B">
      <w:pPr>
        <w:pStyle w:val="CommentText"/>
      </w:pPr>
      <w:r>
        <w:rPr>
          <w:rStyle w:val="CommentReference"/>
        </w:rPr>
        <w:annotationRef/>
      </w:r>
      <w:r>
        <w:t>ok! might as well keep it</w:t>
      </w:r>
    </w:p>
  </w:comment>
  <w:comment w:id="77" w:author="Max Lindmark" w:date="2022-03-07T20:18:00Z" w:initials="MOU">
    <w:p w14:paraId="2A632C93" w14:textId="77777777" w:rsidR="00AA6469" w:rsidRDefault="00AA6469" w:rsidP="00A50533">
      <w:r>
        <w:rPr>
          <w:rStyle w:val="CommentReference"/>
        </w:rPr>
        <w:annotationRef/>
      </w:r>
      <w:r>
        <w:rPr>
          <w:sz w:val="20"/>
          <w:szCs w:val="20"/>
        </w:rPr>
        <w:t>I removed this part Sean, which also made it easier to describe the fields in text closer to the equations</w:t>
      </w:r>
    </w:p>
  </w:comment>
  <w:comment w:id="78" w:author="Sean Anderson" w:date="2022-01-13T22:14:00Z" w:initials="SA">
    <w:p w14:paraId="77E11DEE" w14:textId="39B1BB86" w:rsidR="00036F48" w:rsidRDefault="00036F48">
      <w:pPr>
        <w:pStyle w:val="CommentText"/>
      </w:pPr>
      <w:r>
        <w:rPr>
          <w:rStyle w:val="CommentReference"/>
        </w:rPr>
        <w:annotationRef/>
      </w:r>
      <w:r>
        <w:t>I wonder if we should pick something else to avoid confusion with the alpha_t above, which among other things are random walks and have biological interpretation.</w:t>
      </w:r>
    </w:p>
  </w:comment>
  <w:comment w:id="79" w:author="Max Lindmark" w:date="2022-03-07T20:24:00Z" w:initials="MOU">
    <w:p w14:paraId="37D8373B" w14:textId="77777777" w:rsidR="00744A45" w:rsidRDefault="00B13F64" w:rsidP="00427185">
      <w:r>
        <w:rPr>
          <w:rStyle w:val="CommentReference"/>
        </w:rPr>
        <w:annotationRef/>
      </w:r>
      <w:r w:rsidR="00744A45">
        <w:rPr>
          <w:sz w:val="20"/>
          <w:szCs w:val="20"/>
        </w:rPr>
        <w:t>how about gamma here for the Tweedie biomass models?</w:t>
      </w:r>
    </w:p>
  </w:comment>
  <w:comment w:id="80" w:author="Sean Anderson" w:date="2022-01-13T22:15:00Z" w:initials="SA">
    <w:p w14:paraId="4D8CAB13" w14:textId="7CCB9F15" w:rsidR="00036F48" w:rsidRDefault="00036F48">
      <w:pPr>
        <w:pStyle w:val="CommentText"/>
      </w:pPr>
      <w:r>
        <w:rPr>
          <w:rStyle w:val="CommentReference"/>
        </w:rPr>
        <w:annotationRef/>
      </w:r>
      <w:r>
        <w:t>Update numbers if you move the AR1 part into the first set</w:t>
      </w:r>
    </w:p>
  </w:comment>
  <w:comment w:id="81" w:author="Max Lindmark" w:date="2022-03-07T20:22:00Z" w:initials="MOU">
    <w:p w14:paraId="6B888B5F" w14:textId="77777777" w:rsidR="00FA0ACD" w:rsidRDefault="00FA0ACD" w:rsidP="001929BF">
      <w:r>
        <w:rPr>
          <w:rStyle w:val="CommentReference"/>
        </w:rPr>
        <w:annotationRef/>
      </w:r>
      <w:r>
        <w:rPr>
          <w:sz w:val="20"/>
          <w:szCs w:val="20"/>
        </w:rPr>
        <w:t>done, thanks for the reminder!</w:t>
      </w:r>
    </w:p>
  </w:comment>
  <w:comment w:id="82" w:author="Michele Casini" w:date="2022-02-16T13:52:00Z" w:initials="MC">
    <w:p w14:paraId="39BCB5B4" w14:textId="2CF38FDA" w:rsidR="00036F48" w:rsidRDefault="00036F48">
      <w:pPr>
        <w:pStyle w:val="CommentText"/>
      </w:pPr>
      <w:r>
        <w:rPr>
          <w:rStyle w:val="CommentReference"/>
        </w:rPr>
        <w:annotationRef/>
      </w:r>
      <w:r>
        <w:t>I think you used in the end only coordinates and depth for cod and flounder models right?</w:t>
      </w:r>
    </w:p>
    <w:p w14:paraId="16E266A7" w14:textId="53E02E04" w:rsidR="00036F48" w:rsidRDefault="00036F48">
      <w:pPr>
        <w:pStyle w:val="CommentText"/>
      </w:pPr>
      <w:r>
        <w:t>I suggest to write all about the density models under section “Density models” leaving this section only for the Condition model.</w:t>
      </w:r>
    </w:p>
  </w:comment>
  <w:comment w:id="83" w:author="Max Lindmark" w:date="2022-03-08T20:58:00Z" w:initials="MOU">
    <w:p w14:paraId="51A95A38" w14:textId="77777777" w:rsidR="00B759F7" w:rsidRDefault="00B93E7A" w:rsidP="0050711A">
      <w:r>
        <w:rPr>
          <w:rStyle w:val="CommentReference"/>
        </w:rPr>
        <w:annotationRef/>
      </w:r>
      <w:r w:rsidR="00B759F7">
        <w:rPr>
          <w:sz w:val="20"/>
          <w:szCs w:val="20"/>
        </w:rPr>
        <w:t>Only for the models that predicted covariates. The cod model that we used to calculate average oxygen, depth, temperature etc used these as covariates in addition. That’s why i prefer the order of the methods as they are</w:t>
      </w:r>
    </w:p>
  </w:comment>
  <w:comment w:id="84" w:author="Max Lindmark" w:date="2022-03-08T21:02:00Z" w:initials="MOU">
    <w:p w14:paraId="652A66A6" w14:textId="68F6F161" w:rsidR="00EF185A" w:rsidRDefault="00EF185A" w:rsidP="002F4E37">
      <w:r>
        <w:rPr>
          <w:rStyle w:val="CommentReference"/>
        </w:rPr>
        <w:annotationRef/>
      </w:r>
      <w:r>
        <w:rPr>
          <w:sz w:val="20"/>
          <w:szCs w:val="20"/>
        </w:rPr>
        <w:t>This correct Mayya?</w:t>
      </w:r>
    </w:p>
  </w:comment>
  <w:comment w:id="85" w:author="Michele Casini" w:date="2022-02-16T13:19:00Z" w:initials="MC">
    <w:p w14:paraId="54CAE0E2" w14:textId="26B0EAEA" w:rsidR="00036F48" w:rsidRDefault="00036F48">
      <w:pPr>
        <w:pStyle w:val="CommentText"/>
      </w:pPr>
      <w:r>
        <w:rPr>
          <w:rStyle w:val="CommentReference"/>
        </w:rPr>
        <w:annotationRef/>
      </w:r>
      <w:r>
        <w:t>I took this out since actually we do not have values at the haul level for pelagic fish.</w:t>
      </w:r>
    </w:p>
  </w:comment>
  <w:comment w:id="86" w:author="Max Lindmark" w:date="2022-03-07T21:35:00Z" w:initials="MOU">
    <w:p w14:paraId="34628009" w14:textId="77777777" w:rsidR="00366912" w:rsidRDefault="00366912" w:rsidP="00C81F1B">
      <w:r>
        <w:rPr>
          <w:rStyle w:val="CommentReference"/>
        </w:rPr>
        <w:annotationRef/>
      </w:r>
      <w:r>
        <w:rPr>
          <w:sz w:val="20"/>
          <w:szCs w:val="20"/>
        </w:rPr>
        <w:t>ok!</w:t>
      </w:r>
    </w:p>
  </w:comment>
  <w:comment w:id="87" w:author="Max Lindmark" w:date="2022-03-07T21:44:00Z" w:initials="MOU">
    <w:p w14:paraId="6B844FA2" w14:textId="77777777" w:rsidR="001B3A12" w:rsidRDefault="001B3A12" w:rsidP="003C4093">
      <w:r>
        <w:rPr>
          <w:rStyle w:val="CommentReference"/>
        </w:rPr>
        <w:annotationRef/>
      </w:r>
      <w:r>
        <w:rPr>
          <w:sz w:val="20"/>
          <w:szCs w:val="20"/>
        </w:rPr>
        <w:t>Better like this Mich?</w:t>
      </w:r>
    </w:p>
  </w:comment>
  <w:comment w:id="88" w:author="Max Lindmark" w:date="2021-12-07T14:38:00Z" w:initials="MOU">
    <w:p w14:paraId="5192C3DF" w14:textId="4DEFFCE7" w:rsidR="00036F48" w:rsidRDefault="00036F48" w:rsidP="00481F3B">
      <w:pPr>
        <w:pStyle w:val="CommentText"/>
      </w:pPr>
      <w:r>
        <w:rPr>
          <w:rStyle w:val="CommentReference"/>
        </w:rPr>
        <w:annotationRef/>
      </w:r>
      <w:r>
        <w:t>Removing the interactions made it easier to get better convergence when playing around with models with different scales of covariates… so I didn’t put them back in</w:t>
      </w:r>
    </w:p>
  </w:comment>
  <w:comment w:id="89" w:author="Michele Casini" w:date="2022-02-16T13:43:00Z" w:initials="MC">
    <w:p w14:paraId="7B849ADE" w14:textId="50208485" w:rsidR="00036F48" w:rsidRDefault="00036F48">
      <w:pPr>
        <w:pStyle w:val="CommentText"/>
      </w:pPr>
      <w:r>
        <w:rPr>
          <w:rStyle w:val="CommentReference"/>
        </w:rPr>
        <w:annotationRef/>
      </w:r>
      <w:r>
        <w:t>I would anyway check if the results are the same using only the haul data (losing the hauls that could not be standardized then). In this case they can be used directly in the condition models right? Probably you have already checked it though.</w:t>
      </w:r>
    </w:p>
  </w:comment>
  <w:comment w:id="90" w:author="Max Lindmark" w:date="2022-03-07T21:47:00Z" w:initials="MOU">
    <w:p w14:paraId="1595561A" w14:textId="77777777" w:rsidR="00787223" w:rsidRDefault="00787223" w:rsidP="004F07AA">
      <w:r>
        <w:rPr>
          <w:rStyle w:val="CommentReference"/>
        </w:rPr>
        <w:annotationRef/>
      </w:r>
      <w:r>
        <w:rPr>
          <w:sz w:val="20"/>
          <w:szCs w:val="20"/>
        </w:rPr>
        <w:t>Yes, and especially since that’s what we used first I’m quite confident it won’t make much of a difference (don’t have a figure on it just now though)</w:t>
      </w:r>
    </w:p>
  </w:comment>
  <w:comment w:id="91" w:author="Michele Casini" w:date="2022-02-16T13:40:00Z" w:initials="MC">
    <w:p w14:paraId="625DB4FF" w14:textId="1D14EFA7" w:rsidR="00036F48" w:rsidRDefault="00036F48">
      <w:pPr>
        <w:pStyle w:val="CommentText"/>
      </w:pPr>
      <w:r>
        <w:rPr>
          <w:rStyle w:val="CommentReference"/>
        </w:rPr>
        <w:annotationRef/>
      </w:r>
      <w:r>
        <w:t>Above under “Density models” we do not speak about GLMMs. I would do so above to avoid confusion here.</w:t>
      </w:r>
    </w:p>
    <w:p w14:paraId="21987740" w14:textId="5DB33325" w:rsidR="00036F48" w:rsidRDefault="00036F48">
      <w:pPr>
        <w:pStyle w:val="CommentText"/>
      </w:pPr>
      <w:r>
        <w:t>Anyhow, I would move the density models above, under data in a separate sub-section within data.</w:t>
      </w:r>
    </w:p>
  </w:comment>
  <w:comment w:id="92" w:author="Max Lindmark" w:date="2022-03-08T21:04:00Z" w:initials="MOU">
    <w:p w14:paraId="3747EDAA" w14:textId="77777777" w:rsidR="00EB499B" w:rsidRDefault="00EB499B" w:rsidP="00BB761A">
      <w:r>
        <w:rPr>
          <w:rStyle w:val="CommentReference"/>
        </w:rPr>
        <w:annotationRef/>
      </w:r>
      <w:r>
        <w:rPr>
          <w:sz w:val="20"/>
          <w:szCs w:val="20"/>
        </w:rPr>
        <w:t>we now use the term GLMMs</w:t>
      </w:r>
    </w:p>
  </w:comment>
  <w:comment w:id="93" w:author="Max Lindmark" w:date="2021-12-15T13:27:00Z" w:initials="MOU">
    <w:p w14:paraId="45BDF49A" w14:textId="5D756E3E" w:rsidR="00036F48" w:rsidRDefault="00036F48">
      <w:r>
        <w:rPr>
          <w:rStyle w:val="CommentReference"/>
        </w:rPr>
        <w:annotationRef/>
      </w:r>
      <w:r>
        <w:rPr>
          <w:sz w:val="20"/>
          <w:szCs w:val="20"/>
        </w:rPr>
        <w:t>Mich pointed out that it might be problematic to use the same variables here, so for the model that we use to predict densities onto the condition data, I just used depth as a covariate.</w:t>
      </w:r>
    </w:p>
    <w:p w14:paraId="235D9A54" w14:textId="77777777" w:rsidR="00036F48" w:rsidRDefault="00036F48"/>
    <w:p w14:paraId="028669DC" w14:textId="58F64EF2" w:rsidR="00036F48" w:rsidRDefault="00533A55" w:rsidP="00AD5C88">
      <w:pPr>
        <w:pStyle w:val="CommentText"/>
      </w:pPr>
      <w:hyperlink r:id="rId3" w:anchor="L121-L156" w:history="1">
        <w:r w:rsidR="00036F48" w:rsidRPr="003A695A">
          <w:rPr>
            <w:rStyle w:val="Hyperlink"/>
          </w:rPr>
          <w:t>https://github.com/maxlindmark/cod_condition/blob/master/R/clean_data/cod_fle_density_models_as_covars.Rmd#L121-L156</w:t>
        </w:r>
      </w:hyperlink>
      <w:r w:rsidR="00036F48">
        <w:t xml:space="preserve"> </w:t>
      </w:r>
    </w:p>
  </w:comment>
  <w:comment w:id="94" w:author="Sean Anderson" w:date="2022-01-13T22:32:00Z" w:initials="SA">
    <w:p w14:paraId="26F6AA98" w14:textId="030A2A43" w:rsidR="00036F48" w:rsidRDefault="00036F48">
      <w:pPr>
        <w:pStyle w:val="CommentText"/>
      </w:pPr>
      <w:r>
        <w:rPr>
          <w:rStyle w:val="CommentReference"/>
        </w:rPr>
        <w:annotationRef/>
      </w:r>
      <w:r>
        <w:t>sounds reasonable; let the latent fields deal with it</w:t>
      </w:r>
    </w:p>
  </w:comment>
  <w:comment w:id="95" w:author="Sean Anderson" w:date="2022-01-13T22:34:00Z" w:initials="SA">
    <w:p w14:paraId="6F13CB4A" w14:textId="70310B40" w:rsidR="00036F48" w:rsidRDefault="00036F48">
      <w:pPr>
        <w:pStyle w:val="CommentText"/>
      </w:pPr>
      <w:r>
        <w:rPr>
          <w:rStyle w:val="CommentReference"/>
        </w:rPr>
        <w:annotationRef/>
      </w:r>
      <w:r>
        <w:t>I think you could potentially just delete this. We can get into it if some reviewer has questions. But if the point is inference on parameters and derived parameters/predictions, including too many covariates would only make things more uncertain than they could be. If we have questions about all the parameters, we should include them and report the uncertainty as such. Both Gelman and Bolker have said this many times. I don’t know of a paper off the top of my head that clearly makes that point alone, but I’m sure it’s a part of many papers.</w:t>
      </w:r>
    </w:p>
  </w:comment>
  <w:comment w:id="96" w:author="Max Lindmark" w:date="2022-03-07T21:50:00Z" w:initials="MOU">
    <w:p w14:paraId="5CCD7E72" w14:textId="77777777" w:rsidR="00F11F49" w:rsidRDefault="00F11F49" w:rsidP="0011696E">
      <w:r>
        <w:rPr>
          <w:rStyle w:val="CommentReference"/>
        </w:rPr>
        <w:annotationRef/>
      </w:r>
      <w:r>
        <w:rPr>
          <w:sz w:val="20"/>
          <w:szCs w:val="20"/>
        </w:rPr>
        <w:t>That sounds good to me!</w:t>
      </w:r>
    </w:p>
  </w:comment>
  <w:comment w:id="97" w:author="Michele Casini" w:date="2022-02-16T13:48:00Z" w:initials="MC">
    <w:p w14:paraId="5696E11B" w14:textId="77777777" w:rsidR="00B25337" w:rsidRDefault="00B25337" w:rsidP="00B25337">
      <w:pPr>
        <w:pStyle w:val="CommentText"/>
      </w:pPr>
      <w:r>
        <w:rPr>
          <w:rStyle w:val="CommentReference"/>
        </w:rPr>
        <w:annotationRef/>
      </w:r>
      <w:r>
        <w:t>Unclear what this refers too, to the condition model, density model, or both?</w:t>
      </w:r>
    </w:p>
  </w:comment>
  <w:comment w:id="98" w:author="Max Lindmark" w:date="2022-03-07T20:26:00Z" w:initials="MOU">
    <w:p w14:paraId="7546BE38" w14:textId="77777777" w:rsidR="00B25337" w:rsidRDefault="00B25337" w:rsidP="00B25337">
      <w:r>
        <w:rPr>
          <w:rStyle w:val="CommentReference"/>
        </w:rPr>
        <w:annotationRef/>
      </w:r>
      <w:r>
        <w:rPr>
          <w:sz w:val="20"/>
          <w:szCs w:val="20"/>
        </w:rPr>
        <w:t>It’s about how the models are fitted, and since it applies to both we do not need to specify condition or density in my view</w:t>
      </w:r>
    </w:p>
  </w:comment>
  <w:comment w:id="99" w:author="Sean Anderson" w:date="2022-01-13T22:15:00Z" w:initials="SA">
    <w:p w14:paraId="35FC5C63" w14:textId="77777777" w:rsidR="00B25337" w:rsidRDefault="00B25337" w:rsidP="00B25337">
      <w:pPr>
        <w:pStyle w:val="CommentText"/>
      </w:pPr>
      <w:r>
        <w:rPr>
          <w:rStyle w:val="CommentReference"/>
        </w:rPr>
        <w:annotationRef/>
      </w:r>
      <w:r>
        <w:t>Here is a good place to have it. I’d drop it from above.</w:t>
      </w:r>
    </w:p>
  </w:comment>
  <w:comment w:id="100" w:author="Max Lindmark" w:date="2022-03-07T20:29:00Z" w:initials="MOU">
    <w:p w14:paraId="2D710720" w14:textId="77777777" w:rsidR="00B25337" w:rsidRDefault="00B25337" w:rsidP="00B25337">
      <w:r>
        <w:rPr>
          <w:rStyle w:val="CommentReference"/>
        </w:rPr>
        <w:annotationRef/>
      </w:r>
      <w:r>
        <w:rPr>
          <w:sz w:val="20"/>
          <w:szCs w:val="20"/>
        </w:rPr>
        <w:t>ok!</w:t>
      </w:r>
    </w:p>
  </w:comment>
  <w:comment w:id="101" w:author="Max Lindmark" w:date="2021-10-11T16:30:00Z" w:initials="MOU">
    <w:p w14:paraId="642B2333" w14:textId="77777777" w:rsidR="00B25337" w:rsidRDefault="00B25337" w:rsidP="00B25337">
      <w:pPr>
        <w:pStyle w:val="CommentText"/>
      </w:pPr>
      <w:r>
        <w:rPr>
          <w:rStyle w:val="CommentReference"/>
        </w:rPr>
        <w:annotationRef/>
      </w:r>
      <w:r>
        <w:rPr>
          <w:rStyle w:val="CommentReference"/>
        </w:rPr>
        <w:t>I’m not sure about which threshold is used normally! At this point I know the models don’t give me a warning (can check what my values are soon!)</w:t>
      </w:r>
    </w:p>
  </w:comment>
  <w:comment w:id="102" w:author="Sean Anderson" w:date="2021-10-27T20:45:00Z" w:initials="SA">
    <w:p w14:paraId="65F24DCA" w14:textId="77777777" w:rsidR="00B25337" w:rsidRDefault="00B25337" w:rsidP="00B25337">
      <w:pPr>
        <w:pStyle w:val="CommentText"/>
      </w:pPr>
      <w:r>
        <w:rPr>
          <w:rStyle w:val="CommentReference"/>
        </w:rPr>
        <w:annotationRef/>
      </w:r>
      <w:r>
        <w:t>This seems fine. People use all sorts of thresholds. Generally if everything else is fine and this is pretty small, it’s just a matter of how long you want to run the optimizer to crunch this down further.</w:t>
      </w:r>
    </w:p>
  </w:comment>
  <w:comment w:id="103" w:author="Max Lindmark" w:date="2021-12-14T08:56:00Z" w:initials="MOU">
    <w:p w14:paraId="1B9F3EAA" w14:textId="77777777" w:rsidR="00B25337" w:rsidRDefault="00B25337" w:rsidP="00B25337">
      <w:pPr>
        <w:pStyle w:val="CommentText"/>
      </w:pPr>
      <w:r>
        <w:rPr>
          <w:rStyle w:val="CommentReference"/>
        </w:rPr>
        <w:annotationRef/>
      </w:r>
      <w:r>
        <w:t>Ok I see! I do not get any warnings about the maximum absolute gradient, so it must be above the threshold for that warning message (which I couldn’t find the value of!)</w:t>
      </w:r>
    </w:p>
  </w:comment>
  <w:comment w:id="104" w:author="Sean Anderson" w:date="2022-01-13T22:19:00Z" w:initials="SA">
    <w:p w14:paraId="4733B209" w14:textId="77777777" w:rsidR="00B25337" w:rsidRDefault="00B25337" w:rsidP="00B25337">
      <w:pPr>
        <w:pStyle w:val="CommentText"/>
      </w:pPr>
      <w:r>
        <w:rPr>
          <w:rStyle w:val="CommentReference"/>
        </w:rPr>
        <w:annotationRef/>
      </w:r>
      <w:r>
        <w:t>The internal check is 0.01</w:t>
      </w:r>
    </w:p>
  </w:comment>
  <w:comment w:id="105" w:author="Sean Anderson" w:date="2021-10-27T21:40:00Z" w:initials="SA">
    <w:p w14:paraId="56802AC8" w14:textId="5F1C7C76" w:rsidR="00036F48" w:rsidRDefault="00036F48">
      <w:pPr>
        <w:pStyle w:val="CommentText"/>
      </w:pPr>
      <w:r>
        <w:rPr>
          <w:rStyle w:val="CommentReference"/>
        </w:rPr>
        <w:annotationRef/>
      </w:r>
      <w:r>
        <w:t>Round both to 1 decimal?</w:t>
      </w:r>
    </w:p>
  </w:comment>
  <w:comment w:id="106" w:author="Max Lindmark" w:date="2021-12-14T08:58:00Z" w:initials="MOU">
    <w:p w14:paraId="7E6E2BC0" w14:textId="5AA1F466" w:rsidR="00036F48" w:rsidRDefault="00036F48" w:rsidP="00B94947">
      <w:pPr>
        <w:pStyle w:val="CommentText"/>
      </w:pPr>
      <w:r>
        <w:rPr>
          <w:rStyle w:val="CommentReference"/>
        </w:rPr>
        <w:annotationRef/>
      </w:r>
      <w:r>
        <w:t>Or two for both perhaps?</w:t>
      </w:r>
    </w:p>
  </w:comment>
  <w:comment w:id="107" w:author="Sean Anderson" w:date="2022-01-13T22:39:00Z" w:initials="SA">
    <w:p w14:paraId="71E06056" w14:textId="42B7A315" w:rsidR="00036F48" w:rsidRDefault="00036F48">
      <w:pPr>
        <w:pStyle w:val="CommentText"/>
      </w:pPr>
      <w:r>
        <w:rPr>
          <w:rStyle w:val="CommentReference"/>
        </w:rPr>
        <w:annotationRef/>
      </w:r>
      <w:r>
        <w:t>Sure, seems fine here</w:t>
      </w:r>
    </w:p>
  </w:comment>
  <w:comment w:id="108" w:author="Michele Casini" w:date="2022-03-02T16:58:00Z" w:initials="MC">
    <w:p w14:paraId="7A90E1A4" w14:textId="501532D9" w:rsidR="00036F48" w:rsidRDefault="00036F48">
      <w:pPr>
        <w:pStyle w:val="CommentText"/>
      </w:pPr>
      <w:r>
        <w:rPr>
          <w:rStyle w:val="CommentReference"/>
        </w:rPr>
        <w:annotationRef/>
      </w:r>
      <w:r>
        <w:t>1B not explained in the text.</w:t>
      </w:r>
    </w:p>
  </w:comment>
  <w:comment w:id="109" w:author="Michele Casini" w:date="2022-03-02T17:00:00Z" w:initials="MC">
    <w:p w14:paraId="3A3CD96A" w14:textId="17BF72DF" w:rsidR="00036F48" w:rsidRDefault="00036F48">
      <w:pPr>
        <w:pStyle w:val="CommentText"/>
      </w:pPr>
      <w:r>
        <w:rPr>
          <w:rStyle w:val="CommentReference"/>
        </w:rPr>
        <w:annotationRef/>
      </w:r>
      <w:r>
        <w:t>It shows also SD 24. Are the black dots including also SD 24? I think we decided to take them away, also in the model? How are the black dots estimated?</w:t>
      </w:r>
    </w:p>
  </w:comment>
  <w:comment w:id="110" w:author="Max Lindmark" w:date="2022-03-19T14:02:00Z" w:initials="MOU">
    <w:p w14:paraId="730E44FF" w14:textId="77777777" w:rsidR="00EE7A9A" w:rsidRDefault="00062355" w:rsidP="00BC290E">
      <w:r>
        <w:rPr>
          <w:rStyle w:val="CommentReference"/>
        </w:rPr>
        <w:annotationRef/>
      </w:r>
      <w:r w:rsidR="00EE7A9A">
        <w:rPr>
          <w:sz w:val="20"/>
          <w:szCs w:val="20"/>
        </w:rPr>
        <w:t>The the index is for the total area (all sd’s). We do the sensitivity analysis with respect to sd 24 in the supplement</w:t>
      </w:r>
    </w:p>
  </w:comment>
  <w:comment w:id="111" w:author="Michele Casini" w:date="2022-03-04T14:39:00Z" w:initials="MC">
    <w:p w14:paraId="661339C9" w14:textId="0579E8D2" w:rsidR="00F02ECB" w:rsidRDefault="00F02ECB">
      <w:pPr>
        <w:pStyle w:val="CommentText"/>
      </w:pPr>
      <w:r>
        <w:rPr>
          <w:rStyle w:val="CommentReference"/>
        </w:rPr>
        <w:annotationRef/>
      </w:r>
      <w:r>
        <w:t>Fig. 1D not explained in the Results.</w:t>
      </w:r>
    </w:p>
  </w:comment>
  <w:comment w:id="112" w:author="Max Lindmark" w:date="2022-03-07T22:10:00Z" w:initials="MOU">
    <w:p w14:paraId="5E91E4B7" w14:textId="77777777" w:rsidR="003F462C" w:rsidRDefault="003F462C" w:rsidP="00512656">
      <w:r>
        <w:rPr>
          <w:rStyle w:val="CommentReference"/>
        </w:rPr>
        <w:annotationRef/>
      </w:r>
      <w:r>
        <w:rPr>
          <w:sz w:val="20"/>
          <w:szCs w:val="20"/>
        </w:rPr>
        <w:t>true, it is now though!</w:t>
      </w:r>
    </w:p>
  </w:comment>
  <w:comment w:id="113" w:author="Michele Casini" w:date="2022-03-02T17:19:00Z" w:initials="MC">
    <w:p w14:paraId="3B59BF10" w14:textId="1E00306D" w:rsidR="00036F48" w:rsidRDefault="00036F48">
      <w:pPr>
        <w:pStyle w:val="CommentText"/>
      </w:pPr>
      <w:r>
        <w:rPr>
          <w:rStyle w:val="CommentReference"/>
        </w:rPr>
        <w:annotationRef/>
      </w:r>
      <w:r>
        <w:t>This is true in absolute terms, but in % the fish with already low condition worsened the most.</w:t>
      </w:r>
    </w:p>
    <w:p w14:paraId="3BB38F96" w14:textId="54E39413" w:rsidR="00036F48" w:rsidRDefault="00036F48">
      <w:pPr>
        <w:pStyle w:val="CommentText"/>
      </w:pPr>
      <w:r>
        <w:t xml:space="preserve">This sentence is for the Discussion. </w:t>
      </w:r>
    </w:p>
  </w:comment>
  <w:comment w:id="114" w:author="Max Lindmark" w:date="2022-03-07T22:12:00Z" w:initials="MOU">
    <w:p w14:paraId="1492955A" w14:textId="77777777" w:rsidR="00062355" w:rsidRDefault="007B02F0" w:rsidP="00127A3D">
      <w:r>
        <w:rPr>
          <w:rStyle w:val="CommentReference"/>
        </w:rPr>
        <w:annotationRef/>
      </w:r>
      <w:r w:rsidR="00062355">
        <w:rPr>
          <w:sz w:val="20"/>
          <w:szCs w:val="20"/>
        </w:rPr>
        <w:t>don’t you think it can stay here? i think it just explains what the deciles are showing, not discussing it really. Not using this figure anymore though!</w:t>
      </w:r>
    </w:p>
  </w:comment>
  <w:comment w:id="116" w:author="Max Lindmark" w:date="2022-03-07T22:13:00Z" w:initials="MOU">
    <w:p w14:paraId="14296E6B" w14:textId="56786A1F" w:rsidR="007B02F0" w:rsidRDefault="007B02F0" w:rsidP="00045132">
      <w:r>
        <w:rPr>
          <w:rStyle w:val="CommentReference"/>
        </w:rPr>
        <w:annotationRef/>
      </w:r>
      <w:r>
        <w:rPr>
          <w:sz w:val="20"/>
          <w:szCs w:val="20"/>
        </w:rPr>
        <w:t>not needed to mention significant here I’d say, also because we don’t have any large covariates with CI’s crossing 0</w:t>
      </w:r>
    </w:p>
  </w:comment>
  <w:comment w:id="119" w:author="Max Lindmark" w:date="2021-12-15T17:56:00Z" w:initials="MOU">
    <w:p w14:paraId="2358645C" w14:textId="147DB2CD" w:rsidR="00036F48" w:rsidRDefault="00036F48" w:rsidP="00A216B6">
      <w:pPr>
        <w:pStyle w:val="CommentText"/>
      </w:pPr>
      <w:r>
        <w:rPr>
          <w:rStyle w:val="CommentReference"/>
        </w:rPr>
        <w:annotationRef/>
      </w:r>
      <w:r>
        <w:t>surprisingly this is pretty positive</w:t>
      </w:r>
    </w:p>
  </w:comment>
  <w:comment w:id="120" w:author="Michele Casini" w:date="2022-03-03T12:23:00Z" w:initials="MC">
    <w:p w14:paraId="424DDB6C" w14:textId="54F7B239" w:rsidR="00036F48" w:rsidRDefault="00036F48">
      <w:pPr>
        <w:pStyle w:val="CommentText"/>
      </w:pPr>
      <w:r>
        <w:rPr>
          <w:rStyle w:val="CommentReference"/>
        </w:rPr>
        <w:annotationRef/>
      </w:r>
      <w:r>
        <w:t>factor, index?</w:t>
      </w:r>
    </w:p>
  </w:comment>
  <w:comment w:id="121" w:author="Michele Casini" w:date="2022-03-03T12:25:00Z" w:initials="MC">
    <w:p w14:paraId="02D52536" w14:textId="50FDAC00" w:rsidR="00036F48" w:rsidRDefault="00036F48">
      <w:pPr>
        <w:pStyle w:val="CommentText"/>
      </w:pPr>
      <w:r>
        <w:rPr>
          <w:rStyle w:val="CommentReference"/>
        </w:rPr>
        <w:annotationRef/>
      </w:r>
      <w:r>
        <w:t>Some lines above we say “condition”, we need to be consistent here, confusion is easily created with “condition factor”, condition index” and “weight”.</w:t>
      </w:r>
    </w:p>
  </w:comment>
  <w:comment w:id="126" w:author="Sean Anderson" w:date="2022-01-13T22:48:00Z" w:initials="SA">
    <w:p w14:paraId="192764C0" w14:textId="6916463A" w:rsidR="00036F48" w:rsidRDefault="00036F48">
      <w:pPr>
        <w:pStyle w:val="CommentText"/>
      </w:pPr>
      <w:r>
        <w:rPr>
          <w:rStyle w:val="CommentReference"/>
        </w:rPr>
        <w:annotationRef/>
      </w:r>
      <w:r>
        <w:t>latent? Not sure… might sound more impressive… as in unmeasured variables to find rather than sounding like noise that we missed</w:t>
      </w:r>
    </w:p>
  </w:comment>
  <w:comment w:id="127" w:author="Max Lindmark" w:date="2022-03-19T14:04:00Z" w:initials="MOU">
    <w:p w14:paraId="6D0FBD6A" w14:textId="77777777" w:rsidR="00062355" w:rsidRDefault="00062355" w:rsidP="00EE3358">
      <w:r>
        <w:rPr>
          <w:rStyle w:val="CommentReference"/>
        </w:rPr>
        <w:annotationRef/>
      </w:r>
      <w:r>
        <w:rPr>
          <w:sz w:val="20"/>
          <w:szCs w:val="20"/>
        </w:rPr>
        <w:t>I agree on that difference in interpretation</w:t>
      </w:r>
    </w:p>
  </w:comment>
  <w:comment w:id="124" w:author="Michele Casini" w:date="2022-03-04T09:19:00Z" w:initials="MC">
    <w:p w14:paraId="7C0B755F" w14:textId="0FE273A9" w:rsidR="00036F48" w:rsidRDefault="00036F48">
      <w:pPr>
        <w:pStyle w:val="CommentText"/>
      </w:pPr>
      <w:r>
        <w:rPr>
          <w:rStyle w:val="CommentReference"/>
        </w:rPr>
        <w:annotationRef/>
      </w:r>
      <w:r>
        <w:t>True, but we need also to find a way to compare the overall effect of the predictors with the latent variables, since space and space/time include everything else we did not account explicitly for.</w:t>
      </w:r>
    </w:p>
  </w:comment>
  <w:comment w:id="125" w:author="Max Lindmark" w:date="2022-04-01T12:41:00Z" w:initials="MOU">
    <w:p w14:paraId="5454FEDF" w14:textId="77777777" w:rsidR="00414824" w:rsidRDefault="007E5E4D" w:rsidP="00B943EB">
      <w:r>
        <w:rPr>
          <w:rStyle w:val="CommentReference"/>
        </w:rPr>
        <w:annotationRef/>
      </w:r>
      <w:r w:rsidR="00414824">
        <w:rPr>
          <w:sz w:val="20"/>
          <w:szCs w:val="20"/>
        </w:rPr>
        <w:t>done</w:t>
      </w:r>
    </w:p>
  </w:comment>
  <w:comment w:id="128" w:author="Max Lindmark" w:date="2022-03-07T22:18:00Z" w:initials="MOU">
    <w:p w14:paraId="26F7B260" w14:textId="5BC29005" w:rsidR="00256DF1" w:rsidRDefault="00256DF1" w:rsidP="00663AD2">
      <w:r>
        <w:rPr>
          <w:rStyle w:val="CommentReference"/>
        </w:rPr>
        <w:annotationRef/>
      </w:r>
      <w:r>
        <w:rPr>
          <w:sz w:val="20"/>
          <w:szCs w:val="20"/>
        </w:rPr>
        <w:t>I removed this part here because I don’t think the effect sizes say anything about which scale is correct, that should be determined by expert knowledge</w:t>
      </w:r>
    </w:p>
  </w:comment>
  <w:comment w:id="151" w:author="Michele Casini" w:date="2022-03-03T09:19:00Z" w:initials="MC">
    <w:p w14:paraId="39E4BB72" w14:textId="77777777" w:rsidR="00A502F9" w:rsidRDefault="00A502F9" w:rsidP="00A502F9">
      <w:pPr>
        <w:pStyle w:val="CommentText"/>
      </w:pPr>
      <w:r>
        <w:rPr>
          <w:rStyle w:val="CommentReference"/>
        </w:rPr>
        <w:annotationRef/>
      </w:r>
      <w:r>
        <w:t xml:space="preserve">This is matter for the Discussion. </w:t>
      </w:r>
    </w:p>
    <w:p w14:paraId="16F7D125" w14:textId="77777777" w:rsidR="00A502F9" w:rsidRDefault="00A502F9" w:rsidP="00A502F9">
      <w:pPr>
        <w:pStyle w:val="CommentText"/>
      </w:pPr>
      <w:r>
        <w:t>However, this is true considering each predictor, but considering the significant predictors they likely explain overall a variance comparable to that not explained. Is there a way to estimate total variance, or something alike, explained by the models (taking for example for each parameter only the spatial resolution that is resulting significant or other more objective/formal methods)? Otherwise we need to be more careful with this statement so that it is not misleading.</w:t>
      </w:r>
    </w:p>
  </w:comment>
  <w:comment w:id="152" w:author="Max Lindmark" w:date="2022-04-01T12:42:00Z" w:initials="MOU">
    <w:p w14:paraId="3C1F2BEB" w14:textId="77777777" w:rsidR="00A502F9" w:rsidRDefault="00A502F9" w:rsidP="00A502F9">
      <w:r>
        <w:rPr>
          <w:rStyle w:val="CommentReference"/>
        </w:rPr>
        <w:annotationRef/>
      </w:r>
      <w:r>
        <w:rPr>
          <w:sz w:val="20"/>
          <w:szCs w:val="20"/>
        </w:rPr>
        <w:t>we can quantify this with the new method for r2, and it’s still true (fixed effects~3% partial r2, total model with random effects~30%)</w:t>
      </w:r>
    </w:p>
  </w:comment>
  <w:comment w:id="156" w:author="Michele Casini" w:date="2022-03-03T09:16:00Z" w:initials="MC">
    <w:p w14:paraId="1CE43A3A" w14:textId="0782DB54" w:rsidR="00036F48" w:rsidRDefault="00036F48">
      <w:pPr>
        <w:pStyle w:val="CommentText"/>
      </w:pPr>
      <w:r>
        <w:rPr>
          <w:rStyle w:val="CommentReference"/>
        </w:rPr>
        <w:annotationRef/>
      </w:r>
      <w:r>
        <w:t>Here we should write in full what we did in the sensitivity analyses.</w:t>
      </w:r>
    </w:p>
  </w:comment>
  <w:comment w:id="157" w:author="Max Lindmark" w:date="2022-03-07T22:22:00Z" w:initials="MOU">
    <w:p w14:paraId="40DF9280" w14:textId="77777777" w:rsidR="002020C6" w:rsidRDefault="002020C6" w:rsidP="00375432">
      <w:r>
        <w:rPr>
          <w:rStyle w:val="CommentReference"/>
        </w:rPr>
        <w:annotationRef/>
      </w:r>
      <w:r>
        <w:rPr>
          <w:sz w:val="20"/>
          <w:szCs w:val="20"/>
        </w:rPr>
        <w:t>done!</w:t>
      </w:r>
    </w:p>
  </w:comment>
  <w:comment w:id="154" w:author="Sean Anderson" w:date="2022-01-13T23:08:00Z" w:initials="SA">
    <w:p w14:paraId="22091E6E" w14:textId="5C040C58" w:rsidR="00036F48" w:rsidRDefault="00036F48">
      <w:pPr>
        <w:pStyle w:val="CommentText"/>
      </w:pPr>
      <w:r>
        <w:rPr>
          <w:rStyle w:val="CommentReference"/>
        </w:rPr>
        <w:annotationRef/>
      </w:r>
      <w:r>
        <w:t>break this up so the reader doesn’t get lost in the parentheses?</w:t>
      </w:r>
    </w:p>
  </w:comment>
  <w:comment w:id="155" w:author="Max Lindmark" w:date="2022-03-07T22:25:00Z" w:initials="MOU">
    <w:p w14:paraId="5E364CF4" w14:textId="77777777" w:rsidR="00E605E6" w:rsidRDefault="00E605E6" w:rsidP="00E35F3E">
      <w:r>
        <w:rPr>
          <w:rStyle w:val="CommentReference"/>
        </w:rPr>
        <w:annotationRef/>
      </w:r>
      <w:r>
        <w:rPr>
          <w:sz w:val="20"/>
          <w:szCs w:val="20"/>
        </w:rPr>
        <w:t>yes, done!</w:t>
      </w:r>
    </w:p>
  </w:comment>
  <w:comment w:id="159" w:author="Michele Casini" w:date="2022-03-04T11:23:00Z" w:initials="MC">
    <w:p w14:paraId="5AC29139" w14:textId="5FA40567" w:rsidR="00D14B57" w:rsidRDefault="00705D39">
      <w:pPr>
        <w:pStyle w:val="CommentText"/>
      </w:pPr>
      <w:r>
        <w:rPr>
          <w:rStyle w:val="CommentReference"/>
        </w:rPr>
        <w:annotationRef/>
      </w:r>
      <w:r>
        <w:t xml:space="preserve">I have concerns about this paragraph below. </w:t>
      </w:r>
    </w:p>
    <w:p w14:paraId="49C179D8" w14:textId="0FF397E4" w:rsidR="00705D39" w:rsidRDefault="00705D39">
      <w:pPr>
        <w:pStyle w:val="CommentText"/>
      </w:pPr>
      <w:r>
        <w:t>Fir</w:t>
      </w:r>
      <w:r w:rsidR="00D14B57">
        <w:t xml:space="preserve">st, </w:t>
      </w:r>
      <w:r>
        <w:t xml:space="preserve">we speak about depth and oxygen but not about sprat or temperature, that have similar </w:t>
      </w:r>
      <w:r w:rsidR="00D14B57">
        <w:t xml:space="preserve">effect </w:t>
      </w:r>
      <w:r>
        <w:t>size</w:t>
      </w:r>
      <w:r w:rsidR="00D14B57">
        <w:t>s</w:t>
      </w:r>
      <w:r>
        <w:t>.</w:t>
      </w:r>
      <w:r w:rsidR="00753920">
        <w:t xml:space="preserve"> These results </w:t>
      </w:r>
      <w:r w:rsidR="009606B5">
        <w:t xml:space="preserve">on oxygen </w:t>
      </w:r>
      <w:r w:rsidR="00753920">
        <w:t xml:space="preserve">have already been presented in Casini et al. 2021, only the scale (absolute oxygen levels) are different (but see my previous comments, we need to check why they are </w:t>
      </w:r>
      <w:r w:rsidR="009606B5">
        <w:t xml:space="preserve">so </w:t>
      </w:r>
      <w:r w:rsidR="00753920">
        <w:t>different).</w:t>
      </w:r>
    </w:p>
    <w:p w14:paraId="3EEAC4A2" w14:textId="74E19600" w:rsidR="00705D39" w:rsidRDefault="00705D39">
      <w:pPr>
        <w:pStyle w:val="CommentText"/>
      </w:pPr>
      <w:r>
        <w:t xml:space="preserve">A second thing is that I do not think our results can justify the conclusion that the contribution of the change in depth and oxygen on the decline in condition over time is minor. There is a lot of </w:t>
      </w:r>
      <w:r>
        <w:rPr>
          <w:u w:val="single"/>
        </w:rPr>
        <w:t>variability</w:t>
      </w:r>
      <w:r>
        <w:t xml:space="preserve"> (fish with high and low condition in the same haul for example), but still the overall decline in oxygen can contribute to the </w:t>
      </w:r>
      <w:r w:rsidRPr="00705D39">
        <w:rPr>
          <w:u w:val="single"/>
        </w:rPr>
        <w:t>average</w:t>
      </w:r>
      <w:r>
        <w:t xml:space="preserve"> decline in condition</w:t>
      </w:r>
      <w:r w:rsidR="00221A92">
        <w:t xml:space="preserve"> (that </w:t>
      </w:r>
      <w:r w:rsidR="00E204A9">
        <w:t xml:space="preserve">likely </w:t>
      </w:r>
      <w:r w:rsidR="00221A92">
        <w:t>at the population level is more important biologically?)</w:t>
      </w:r>
      <w:r>
        <w:t>.</w:t>
      </w:r>
    </w:p>
    <w:p w14:paraId="1822E2BA" w14:textId="5041C06E" w:rsidR="00D14B57" w:rsidRDefault="00705D39">
      <w:pPr>
        <w:pStyle w:val="CommentText"/>
      </w:pPr>
      <w:r>
        <w:t>I think really that the interes</w:t>
      </w:r>
      <w:r w:rsidR="00D14B57">
        <w:t>ting new aspect of this paper is the fact that we use single fish data, and not averages, and this must be stressed</w:t>
      </w:r>
      <w:r w:rsidR="008F36C1">
        <w:t xml:space="preserve"> </w:t>
      </w:r>
      <w:r w:rsidR="00221A92">
        <w:t xml:space="preserve">more </w:t>
      </w:r>
      <w:r w:rsidR="008F36C1">
        <w:t>and the results Discussed in this view</w:t>
      </w:r>
      <w:r w:rsidR="00D14B57">
        <w:t>. Oxygen alone (and the other predictors, alone) cannot explain this high variability, but they could still explain the average decline.</w:t>
      </w:r>
    </w:p>
  </w:comment>
  <w:comment w:id="160" w:author="Max Lindmark" w:date="2022-03-19T14:05:00Z" w:initials="MOU">
    <w:p w14:paraId="3B197D55" w14:textId="77777777" w:rsidR="00B65617" w:rsidRDefault="00062355" w:rsidP="008F1407">
      <w:r>
        <w:rPr>
          <w:rStyle w:val="CommentReference"/>
        </w:rPr>
        <w:annotationRef/>
      </w:r>
      <w:r w:rsidR="00B65617">
        <w:rPr>
          <w:sz w:val="20"/>
          <w:szCs w:val="20"/>
        </w:rPr>
        <w:t>I would say the oxygen results are quite different, because the implication and interpretation of the average levels in the habitats are different.</w:t>
      </w:r>
    </w:p>
    <w:p w14:paraId="5BE9EFC2" w14:textId="77777777" w:rsidR="00B65617" w:rsidRDefault="00B65617" w:rsidP="008F1407"/>
    <w:p w14:paraId="389FC310" w14:textId="77777777" w:rsidR="00B65617" w:rsidRDefault="00B65617" w:rsidP="008F1407">
      <w:r>
        <w:rPr>
          <w:sz w:val="20"/>
          <w:szCs w:val="20"/>
        </w:rPr>
        <w:t>Previous studies have only estimate average oxygen levels by assuming you can calculate oxygen from the depth they occupy. This ignores that cod have a preference for oxygen as well and that the relationship between oxygen and depth is very variable at depths that cod occupy. Hence, if anything, this is the first “direct” estimate and has merit in my view.</w:t>
      </w:r>
    </w:p>
    <w:p w14:paraId="640B11A1" w14:textId="77777777" w:rsidR="00B65617" w:rsidRDefault="00B65617" w:rsidP="008F1407"/>
    <w:p w14:paraId="17B03F02" w14:textId="77777777" w:rsidR="00B65617" w:rsidRDefault="00B65617" w:rsidP="008F1407">
      <w:r>
        <w:rPr>
          <w:sz w:val="20"/>
          <w:szCs w:val="20"/>
        </w:rPr>
        <w:t xml:space="preserve">Regarding the contribution: this was just an exercise: given the effect size of oxygen and the change in the experienced oxygen, what declines in condition would that correspond to? This value is low because the change in oxygen is not super strong and the effect size is small (few percent). </w:t>
      </w:r>
    </w:p>
    <w:p w14:paraId="5F6DEA52" w14:textId="77777777" w:rsidR="00B65617" w:rsidRDefault="00B65617" w:rsidP="008F1407"/>
    <w:p w14:paraId="16C32748" w14:textId="77777777" w:rsidR="00B65617" w:rsidRDefault="00B65617" w:rsidP="008F1407">
      <w:r>
        <w:rPr>
          <w:sz w:val="20"/>
          <w:szCs w:val="20"/>
        </w:rPr>
        <w:t>Not sure I follow that about variability and a decline in the mean. Yes there is variability, but we model the means and if there would be a strong and clear effect, that would come out in the model (and if the variation in condition is very large in a haul at a low oxygen place, wouldn’t that suggest that cod may be in good condition also in those habitats? I.e. the effect is not super strong?)</w:t>
      </w:r>
    </w:p>
  </w:comment>
  <w:comment w:id="173" w:author="Michele Casini" w:date="2022-03-04T12:17:00Z" w:initials="MC">
    <w:p w14:paraId="10F4451E" w14:textId="1B16C079" w:rsidR="00E204A9" w:rsidRDefault="00E204A9">
      <w:pPr>
        <w:pStyle w:val="CommentText"/>
      </w:pPr>
      <w:r>
        <w:rPr>
          <w:rStyle w:val="CommentReference"/>
        </w:rPr>
        <w:annotationRef/>
      </w:r>
      <w:r>
        <w:t>See my comment above.</w:t>
      </w:r>
    </w:p>
  </w:comment>
  <w:comment w:id="176" w:author="Max Lindmark" w:date="2021-04-27T15:18:00Z" w:initials="ML">
    <w:p w14:paraId="14B9A6E1" w14:textId="32EC5B51" w:rsidR="00036F48" w:rsidRPr="005B73F1" w:rsidRDefault="00036F48">
      <w:pPr>
        <w:pStyle w:val="CommentText"/>
      </w:pPr>
      <w:r>
        <w:rPr>
          <w:rStyle w:val="CommentReference"/>
        </w:rPr>
        <w:annotationRef/>
      </w:r>
      <w:hyperlink r:id="rId4" w:history="1">
        <w:r w:rsidRPr="003C62D3">
          <w:rPr>
            <w:rStyle w:val="Hyperlink"/>
          </w:rPr>
          <w:t>https://stats.stackexchange.com/questions/2142/linear-regression-effect-sizes-when-using-transformed-variables</w:t>
        </w:r>
      </w:hyperlink>
      <w:r w:rsidRPr="005B73F1">
        <w:t xml:space="preserve"> </w:t>
      </w:r>
    </w:p>
  </w:comment>
  <w:comment w:id="177" w:author="Michele Casini" w:date="2021-06-08T21:04:00Z" w:initials="MC">
    <w:p w14:paraId="23AC86B2" w14:textId="2846056C" w:rsidR="00036F48" w:rsidRDefault="00036F48">
      <w:pPr>
        <w:pStyle w:val="CommentText"/>
      </w:pPr>
      <w:r>
        <w:rPr>
          <w:rStyle w:val="CommentReference"/>
        </w:rPr>
        <w:annotationRef/>
      </w:r>
      <w:r>
        <w:t>maybe good to say also the % in non-transformed units.</w:t>
      </w:r>
    </w:p>
  </w:comment>
  <w:comment w:id="178" w:author="Max Lindmark" w:date="2021-12-16T14:22:00Z" w:initials="MOU">
    <w:p w14:paraId="1FB4B106" w14:textId="09EEF003" w:rsidR="00036F48" w:rsidRDefault="00036F48" w:rsidP="00770039">
      <w:pPr>
        <w:pStyle w:val="CommentText"/>
      </w:pPr>
      <w:r>
        <w:rPr>
          <w:rStyle w:val="CommentReference"/>
        </w:rPr>
        <w:annotationRef/>
      </w:r>
      <w:r>
        <w:t>Ok! I used 380g as an example because it is the median weight and is even enough :)</w:t>
      </w:r>
    </w:p>
  </w:comment>
  <w:comment w:id="179" w:author="Mayya Gogina" w:date="2022-01-04T19:45:00Z" w:initials="MG">
    <w:p w14:paraId="41BD79C0" w14:textId="57652971" w:rsidR="00036F48" w:rsidRDefault="00036F48">
      <w:pPr>
        <w:pStyle w:val="CommentText"/>
      </w:pPr>
      <w:r>
        <w:rPr>
          <w:rStyle w:val="CommentReference"/>
        </w:rPr>
        <w:annotationRef/>
      </w:r>
      <w:r>
        <w:t>I think here or even in the 1</w:t>
      </w:r>
      <w:r w:rsidRPr="00EA692B">
        <w:rPr>
          <w:vertAlign w:val="superscript"/>
        </w:rPr>
        <w:t>st</w:t>
      </w:r>
      <w:r>
        <w:t xml:space="preserve"> paragraph of Results, indicating the change in g (i.e. additionally to %) would improve readability</w:t>
      </w:r>
    </w:p>
  </w:comment>
  <w:comment w:id="180" w:author="Max Lindmark" w:date="2022-04-06T20:19:00Z" w:initials="MOU">
    <w:p w14:paraId="230EE9EE" w14:textId="77777777" w:rsidR="002445D2" w:rsidRDefault="002445D2" w:rsidP="00074119">
      <w:r>
        <w:rPr>
          <w:rStyle w:val="CommentReference"/>
        </w:rPr>
        <w:annotationRef/>
      </w:r>
      <w:r>
        <w:rPr>
          <w:sz w:val="20"/>
          <w:szCs w:val="20"/>
        </w:rPr>
        <w:t>see model changes*</w:t>
      </w:r>
    </w:p>
  </w:comment>
  <w:comment w:id="185" w:author="Michele Casini" w:date="2022-03-04T12:17:00Z" w:initials="MC">
    <w:p w14:paraId="12C04EA6" w14:textId="0E311BAB" w:rsidR="00E204A9" w:rsidRDefault="00E204A9">
      <w:pPr>
        <w:pStyle w:val="CommentText"/>
      </w:pPr>
      <w:r>
        <w:rPr>
          <w:rStyle w:val="CommentReference"/>
        </w:rPr>
        <w:annotationRef/>
      </w:r>
      <w:r>
        <w:t>See my comment above.</w:t>
      </w:r>
    </w:p>
  </w:comment>
  <w:comment w:id="224" w:author="Max Lindmark" w:date="2021-12-15T18:12:00Z" w:initials="MOU">
    <w:p w14:paraId="0862A886" w14:textId="5DC18359" w:rsidR="00036F48" w:rsidRDefault="00036F48" w:rsidP="005934F0">
      <w:pPr>
        <w:pStyle w:val="CommentText"/>
      </w:pPr>
      <w:r>
        <w:rPr>
          <w:rStyle w:val="CommentReference"/>
        </w:rPr>
        <w:annotationRef/>
      </w:r>
      <w:r>
        <w:t>I think we can make the point here with oxygen as an example (i.e. the calculations based on effect sizes and the change in biomass-weighted population values)</w:t>
      </w:r>
    </w:p>
  </w:comment>
  <w:comment w:id="227" w:author="Sean Anderson" w:date="2022-01-13T23:12:00Z" w:initials="SA">
    <w:p w14:paraId="2AD50F22" w14:textId="2A3B0B1A" w:rsidR="00036F48" w:rsidRDefault="00036F48">
      <w:pPr>
        <w:pStyle w:val="CommentText"/>
      </w:pPr>
      <w:r>
        <w:rPr>
          <w:rStyle w:val="CommentReference"/>
        </w:rPr>
        <w:annotationRef/>
      </w:r>
      <w:r>
        <w:t>Alternative: “spatially explicit”, is sometimes used in the literature</w:t>
      </w:r>
    </w:p>
  </w:comment>
  <w:comment w:id="228" w:author="Michele Casini" w:date="2022-03-02T08:57:00Z" w:initials="MC">
    <w:p w14:paraId="39558916" w14:textId="66486660" w:rsidR="00036F48" w:rsidRDefault="00036F48">
      <w:pPr>
        <w:pStyle w:val="CommentText"/>
      </w:pPr>
      <w:r>
        <w:rPr>
          <w:rStyle w:val="CommentReference"/>
        </w:rPr>
        <w:annotationRef/>
      </w:r>
      <w:r>
        <w:t>I agree, also because we use both fine-scale and a little more wider-scale parameters.</w:t>
      </w:r>
    </w:p>
  </w:comment>
  <w:comment w:id="229" w:author="Max Lindmark" w:date="2022-03-07T22:30:00Z" w:initials="MOU">
    <w:p w14:paraId="6BE3ADC2" w14:textId="77777777" w:rsidR="00F722DB" w:rsidRDefault="00F722DB" w:rsidP="001B07EC">
      <w:r>
        <w:rPr>
          <w:rStyle w:val="CommentReference"/>
        </w:rPr>
        <w:annotationRef/>
      </w:r>
      <w:r>
        <w:rPr>
          <w:sz w:val="20"/>
          <w:szCs w:val="20"/>
        </w:rPr>
        <w:t>good idea</w:t>
      </w:r>
    </w:p>
  </w:comment>
  <w:comment w:id="230" w:author="Sean Anderson" w:date="2022-01-13T23:14:00Z" w:initials="SA">
    <w:p w14:paraId="3F7B656A" w14:textId="2218D646" w:rsidR="00036F48" w:rsidRDefault="00036F48">
      <w:pPr>
        <w:pStyle w:val="CommentText"/>
      </w:pPr>
      <w:r>
        <w:rPr>
          <w:rStyle w:val="CommentReference"/>
        </w:rPr>
        <w:annotationRef/>
      </w:r>
      <w:r>
        <w:t>Or latent, which may sound better</w:t>
      </w:r>
    </w:p>
  </w:comment>
  <w:comment w:id="231" w:author="Max Lindmark" w:date="2022-03-07T22:31:00Z" w:initials="MOU">
    <w:p w14:paraId="5A606153" w14:textId="77777777" w:rsidR="00826ABB" w:rsidRDefault="00826ABB" w:rsidP="00E63E38">
      <w:r>
        <w:rPr>
          <w:rStyle w:val="CommentReference"/>
        </w:rPr>
        <w:annotationRef/>
      </w:r>
      <w:r>
        <w:rPr>
          <w:sz w:val="20"/>
          <w:szCs w:val="20"/>
        </w:rPr>
        <w:t>I switched to latent so I’ll stick with that!</w:t>
      </w:r>
    </w:p>
  </w:comment>
  <w:comment w:id="232" w:author="Michele Casini" w:date="2022-03-04T12:19:00Z" w:initials="MC">
    <w:p w14:paraId="41E85484" w14:textId="3E82857E" w:rsidR="00386734" w:rsidRDefault="00386734">
      <w:pPr>
        <w:pStyle w:val="CommentText"/>
      </w:pPr>
      <w:r>
        <w:rPr>
          <w:rStyle w:val="CommentReference"/>
        </w:rPr>
        <w:annotationRef/>
      </w:r>
      <w:r>
        <w:t xml:space="preserve">We need to understand this difference in respect to previously published data. Some explanations are below, but we need to look more into it, different models? I would like the opinion of SMHI. This is too important for </w:t>
      </w:r>
      <w:r w:rsidR="006A2FEB">
        <w:t xml:space="preserve">how we write this part of </w:t>
      </w:r>
      <w:r w:rsidR="008814F2">
        <w:t>the Discussion and to interpret the results</w:t>
      </w:r>
      <w:r w:rsidR="006A2FEB">
        <w:t>.</w:t>
      </w:r>
    </w:p>
  </w:comment>
  <w:comment w:id="233" w:author="Max Lindmark" w:date="2022-04-01T12:43:00Z" w:initials="MOU">
    <w:p w14:paraId="6FB11F35" w14:textId="77777777" w:rsidR="00EE78DD" w:rsidRDefault="007E5E4D" w:rsidP="00014B1B">
      <w:r>
        <w:rPr>
          <w:rStyle w:val="CommentReference"/>
        </w:rPr>
        <w:annotationRef/>
      </w:r>
      <w:r w:rsidR="00EE78DD">
        <w:rPr>
          <w:sz w:val="20"/>
          <w:szCs w:val="20"/>
        </w:rPr>
        <w:t>Resolved now</w:t>
      </w:r>
    </w:p>
  </w:comment>
  <w:comment w:id="255" w:author="Michele Casini" w:date="2022-03-02T14:56:00Z" w:initials="MC">
    <w:p w14:paraId="7C4981AA" w14:textId="79072F5C" w:rsidR="00036F48" w:rsidRDefault="00036F48">
      <w:pPr>
        <w:pStyle w:val="CommentText"/>
      </w:pPr>
      <w:r>
        <w:rPr>
          <w:rStyle w:val="CommentReference"/>
        </w:rPr>
        <w:annotationRef/>
      </w:r>
      <w:r>
        <w:t xml:space="preserve">Move this later, here it cuts a </w:t>
      </w:r>
    </w:p>
  </w:comment>
  <w:comment w:id="261" w:author="Michele Casini" w:date="2021-07-02T21:24:00Z" w:initials="MC">
    <w:p w14:paraId="1D616B5C" w14:textId="181C37F9" w:rsidR="00036F48" w:rsidRDefault="00036F48">
      <w:pPr>
        <w:pStyle w:val="CommentText"/>
      </w:pPr>
      <w:r>
        <w:rPr>
          <w:rStyle w:val="CommentReference"/>
        </w:rPr>
        <w:annotationRef/>
      </w:r>
      <w:r>
        <w:t>It could be, but also not, since it as many assumptions too. I suggest to delete it.</w:t>
      </w:r>
    </w:p>
  </w:comment>
  <w:comment w:id="262" w:author="Max Lindmark" w:date="2021-08-27T09:25:00Z" w:initials="MOU">
    <w:p w14:paraId="7F547035" w14:textId="267A66FE" w:rsidR="00036F48" w:rsidRDefault="00036F48">
      <w:pPr>
        <w:pStyle w:val="CommentText"/>
      </w:pPr>
      <w:r>
        <w:t xml:space="preserve">Hmm, wouldn’t it have fewer </w:t>
      </w:r>
      <w:r>
        <w:rPr>
          <w:rStyle w:val="CommentReference"/>
        </w:rPr>
        <w:annotationRef/>
      </w:r>
      <w:r>
        <w:t>assumptions though?</w:t>
      </w:r>
    </w:p>
    <w:p w14:paraId="428B4121" w14:textId="77777777" w:rsidR="00036F48" w:rsidRDefault="00036F48">
      <w:pPr>
        <w:pStyle w:val="CommentText"/>
      </w:pPr>
    </w:p>
    <w:p w14:paraId="6E3CDAFB" w14:textId="12C8E58D" w:rsidR="00036F48" w:rsidRDefault="00036F48">
      <w:pPr>
        <w:pStyle w:val="CommentText"/>
      </w:pPr>
      <w:r>
        <w:t xml:space="preserve">In the depth-based approach, it is implicitly assumed that cod in a certain depth experience the average oxygen concentration at that depth in the whole sd. </w:t>
      </w:r>
    </w:p>
    <w:p w14:paraId="1EF08D06" w14:textId="77777777" w:rsidR="00036F48" w:rsidRDefault="00036F48">
      <w:pPr>
        <w:pStyle w:val="CommentText"/>
      </w:pPr>
    </w:p>
    <w:p w14:paraId="023564DC" w14:textId="16177E0A" w:rsidR="00036F48" w:rsidRDefault="00036F48">
      <w:pPr>
        <w:pStyle w:val="CommentText"/>
      </w:pPr>
      <w:r>
        <w:t>I can rephrase: “This approach therefore takes into account that cod are distributed in areas with higher-than-average oxygen conditions for a particular depth”</w:t>
      </w:r>
    </w:p>
  </w:comment>
  <w:comment w:id="264" w:author="Michele Casini" w:date="2022-03-04T12:27:00Z" w:initials="MC">
    <w:p w14:paraId="59DB4E26" w14:textId="13489B78" w:rsidR="008814F2" w:rsidRDefault="008814F2">
      <w:pPr>
        <w:pStyle w:val="CommentText"/>
      </w:pPr>
      <w:r>
        <w:rPr>
          <w:rStyle w:val="CommentReference"/>
        </w:rPr>
        <w:annotationRef/>
      </w:r>
      <w:r>
        <w:t>I do not fully understand the relevance and message of this sentence.</w:t>
      </w:r>
    </w:p>
  </w:comment>
  <w:comment w:id="265" w:author="Max Lindmark" w:date="2022-04-07T10:05:00Z" w:initials="MOU">
    <w:p w14:paraId="27E8B64E" w14:textId="77777777" w:rsidR="00551E0E" w:rsidRDefault="00551E0E" w:rsidP="00B868D0">
      <w:r>
        <w:rPr>
          <w:rStyle w:val="CommentReference"/>
        </w:rPr>
        <w:annotationRef/>
      </w:r>
      <w:r>
        <w:rPr>
          <w:sz w:val="20"/>
          <w:szCs w:val="20"/>
        </w:rPr>
        <w:t>edited</w:t>
      </w:r>
    </w:p>
  </w:comment>
  <w:comment w:id="328" w:author="Michele Casini" w:date="2021-07-02T21:47:00Z" w:initials="MC">
    <w:p w14:paraId="3B98FA19" w14:textId="25A6A2A2" w:rsidR="00036F48" w:rsidRDefault="00036F48">
      <w:pPr>
        <w:pStyle w:val="CommentText"/>
      </w:pPr>
      <w:r>
        <w:rPr>
          <w:rStyle w:val="CommentReference"/>
        </w:rPr>
        <w:annotationRef/>
      </w:r>
      <w:r>
        <w:t>True, but we should then also see the effect of hypoxia in different SDs. Condition declined everywhere, but oxygen changed in different ways in different SDs.</w:t>
      </w:r>
    </w:p>
  </w:comment>
  <w:comment w:id="329" w:author="Max Lindmark" w:date="2021-08-27T11:39:00Z" w:initials="MOU">
    <w:p w14:paraId="1A91F292" w14:textId="41E86D4B" w:rsidR="00036F48" w:rsidRPr="007F4B3B" w:rsidRDefault="00036F48">
      <w:pPr>
        <w:pStyle w:val="CommentText"/>
      </w:pPr>
      <w:r w:rsidRPr="007F4B3B">
        <w:rPr>
          <w:rStyle w:val="CommentReference"/>
        </w:rPr>
        <w:annotationRef/>
      </w:r>
      <w:r w:rsidRPr="007F4B3B">
        <w:t>Yes that’s true</w:t>
      </w:r>
      <w:r>
        <w:t>. I can make an appendix plot showing time trends of oxygen by SD.</w:t>
      </w:r>
    </w:p>
  </w:comment>
  <w:comment w:id="330" w:author="Max Lindmark" w:date="2021-12-20T16:00:00Z" w:initials="MOU">
    <w:p w14:paraId="627E214F" w14:textId="081ADDF8" w:rsidR="00036F48" w:rsidRDefault="00036F48">
      <w:pPr>
        <w:pStyle w:val="CommentText"/>
      </w:pPr>
      <w:r>
        <w:rPr>
          <w:rStyle w:val="CommentReference"/>
        </w:rPr>
        <w:annotationRef/>
      </w:r>
      <w:r>
        <w:rPr>
          <w:b/>
          <w:bCs/>
        </w:rPr>
        <w:t xml:space="preserve">Mich you wrote: </w:t>
      </w:r>
      <w:r>
        <w:cr/>
      </w:r>
      <w:r>
        <w:cr/>
        <w:t>“I don’t agree with this conclusion. We do not have the elements to draw such strong conclusion.”</w:t>
      </w:r>
      <w:r>
        <w:cr/>
      </w:r>
      <w:r>
        <w:cr/>
        <w:t xml:space="preserve">I changed a few words. Do you agree? Basically, the findings that condition declines everywhere and for all sizes to me strongly suggests that the decline of a specific prey seems like an unlikely driver (especially in the light of effect sizes). For instance, saduria is abundant in the southwest but condition declines etc. </w:t>
      </w:r>
    </w:p>
  </w:comment>
  <w:comment w:id="337" w:author="Michele Casini" w:date="2022-03-04T14:09:00Z" w:initials="MC">
    <w:p w14:paraId="54EA0742" w14:textId="2EEAEFA5" w:rsidR="00C80E02" w:rsidRDefault="00C80E02">
      <w:pPr>
        <w:pStyle w:val="CommentText"/>
      </w:pPr>
      <w:r>
        <w:rPr>
          <w:rStyle w:val="CommentReference"/>
        </w:rPr>
        <w:annotationRef/>
      </w:r>
      <w:r>
        <w:t>Yes true, and for small fish the decline is also not as large. But see my comment below about your preliminary analyses on the diet.</w:t>
      </w:r>
    </w:p>
  </w:comment>
  <w:comment w:id="338" w:author="Michele Casini" w:date="2022-03-04T14:06:00Z" w:initials="MC">
    <w:p w14:paraId="0838683E" w14:textId="65CE9DA9" w:rsidR="00757632" w:rsidRDefault="00757632">
      <w:pPr>
        <w:pStyle w:val="CommentText"/>
      </w:pPr>
      <w:r>
        <w:rPr>
          <w:rStyle w:val="CommentReference"/>
        </w:rPr>
        <w:annotationRef/>
      </w:r>
      <w:r>
        <w:t>Max you have shown me preliminary analyses where cod stomach content (weight of stomach accounting for fish size) indeed decline in time. Do I remember wrong?</w:t>
      </w:r>
    </w:p>
  </w:comment>
  <w:comment w:id="339" w:author="Max Lindmark" w:date="2022-04-01T12:30:00Z" w:initials="MOU">
    <w:p w14:paraId="5BBA3DDF" w14:textId="77777777" w:rsidR="00DE3ED3" w:rsidRDefault="00DE3ED3" w:rsidP="00E277AD">
      <w:r>
        <w:rPr>
          <w:rStyle w:val="CommentReference"/>
        </w:rPr>
        <w:annotationRef/>
      </w:r>
      <w:r>
        <w:rPr>
          <w:sz w:val="20"/>
          <w:szCs w:val="20"/>
        </w:rPr>
        <w:t>stomach content now is same as before peak in the 80’s. but that’s stomach content, this comment is on feeding rates! Might be complicated to separate. Can probably delete these sentences</w:t>
      </w:r>
    </w:p>
  </w:comment>
  <w:comment w:id="343" w:author="Michele Casini" w:date="2022-03-04T14:31:00Z" w:initials="MC">
    <w:p w14:paraId="5DA585A9" w14:textId="12E47306" w:rsidR="001B7754" w:rsidRDefault="001B7754">
      <w:pPr>
        <w:pStyle w:val="CommentText"/>
      </w:pPr>
      <w:r>
        <w:rPr>
          <w:rStyle w:val="CommentReference"/>
        </w:rPr>
        <w:annotationRef/>
      </w:r>
      <w:r w:rsidR="00314C34">
        <w:t>I changed to 10, i.e. from</w:t>
      </w:r>
      <w:r>
        <w:t xml:space="preserve"> the plateau</w:t>
      </w:r>
      <w:r w:rsidR="00314C34">
        <w:t xml:space="preserve"> to 2019</w:t>
      </w:r>
      <w:r>
        <w:t>.</w:t>
      </w:r>
    </w:p>
  </w:comment>
  <w:comment w:id="344" w:author="Max Lindmark" w:date="2022-03-07T22:41:00Z" w:initials="MOU">
    <w:p w14:paraId="6AE6BB34" w14:textId="77777777" w:rsidR="00BC1E01" w:rsidRDefault="00BC1E01" w:rsidP="00C915BC">
      <w:r>
        <w:rPr>
          <w:rStyle w:val="CommentReference"/>
        </w:rPr>
        <w:annotationRef/>
      </w:r>
      <w:r>
        <w:rPr>
          <w:sz w:val="20"/>
          <w:szCs w:val="20"/>
        </w:rPr>
        <w:t>good!</w:t>
      </w:r>
    </w:p>
  </w:comment>
  <w:comment w:id="348" w:author="Max Lindmark" w:date="2022-04-01T12:35:00Z" w:initials="MOU">
    <w:p w14:paraId="5B6650F4" w14:textId="77777777" w:rsidR="003452DD" w:rsidRDefault="003452DD" w:rsidP="005375AB">
      <w:r>
        <w:rPr>
          <w:rStyle w:val="CommentReference"/>
        </w:rPr>
        <w:annotationRef/>
      </w:r>
      <w:r>
        <w:rPr>
          <w:sz w:val="20"/>
          <w:szCs w:val="20"/>
        </w:rPr>
        <w:t>Not super convinced about this, flounder only really increased in sd24</w:t>
      </w:r>
    </w:p>
  </w:comment>
  <w:comment w:id="379" w:author="Michele Casini" w:date="2022-03-04T14:16:00Z" w:initials="MC">
    <w:p w14:paraId="01E2B706" w14:textId="7F3C8F4E" w:rsidR="00443036" w:rsidRDefault="00443036">
      <w:pPr>
        <w:pStyle w:val="CommentText"/>
      </w:pPr>
      <w:r>
        <w:rPr>
          <w:rStyle w:val="CommentReference"/>
        </w:rPr>
        <w:annotationRef/>
      </w:r>
      <w:r>
        <w:t>I must double-check</w:t>
      </w:r>
      <w:r w:rsidR="001B7754">
        <w:t xml:space="preserve"> the references</w:t>
      </w:r>
      <w:r>
        <w:t>.</w:t>
      </w:r>
      <w:r w:rsidR="001B7754">
        <w:t xml:space="preserve"> Any ideas?</w:t>
      </w:r>
    </w:p>
  </w:comment>
  <w:comment w:id="380" w:author="Max Lindmark" w:date="2022-04-01T12:31:00Z" w:initials="MOU">
    <w:p w14:paraId="77CB4365" w14:textId="77777777" w:rsidR="003452DD" w:rsidRDefault="00DE3ED3" w:rsidP="00E466DD">
      <w:r>
        <w:rPr>
          <w:rStyle w:val="CommentReference"/>
        </w:rPr>
        <w:annotationRef/>
      </w:r>
      <w:r w:rsidR="003452DD">
        <w:rPr>
          <w:sz w:val="20"/>
          <w:szCs w:val="20"/>
        </w:rPr>
        <w:t>e.g., https://aslopubs.onlinelibrary.wiley.com/doi/full/10.1002/lno.11975</w:t>
      </w:r>
    </w:p>
  </w:comment>
  <w:comment w:id="346" w:author="Max Lindmark" w:date="2022-04-07T09:21:00Z" w:initials="MOU">
    <w:p w14:paraId="61146D12" w14:textId="77777777" w:rsidR="000B4E9A" w:rsidRDefault="000B4E9A" w:rsidP="00DC6547">
      <w:r>
        <w:rPr>
          <w:rStyle w:val="CommentReference"/>
        </w:rPr>
        <w:annotationRef/>
      </w:r>
      <w:r>
        <w:rPr>
          <w:sz w:val="20"/>
          <w:szCs w:val="20"/>
        </w:rPr>
        <w:t>I think the increased competiion with flounder and the locking into a low cod state is very speculative and has not been shown yet convinsingly. And flounder increaseed mainyl in SD 24, which good condition. So I’d rather not go into that much detail this late in the discussion.</w:t>
      </w:r>
    </w:p>
  </w:comment>
  <w:comment w:id="390" w:author="Sean Anderson" w:date="2021-11-30T02:10:00Z" w:initials="SA">
    <w:p w14:paraId="3F630714" w14:textId="67A92573" w:rsidR="00036F48" w:rsidRDefault="00036F48">
      <w:pPr>
        <w:pStyle w:val="CommentText"/>
      </w:pPr>
      <w:r>
        <w:rPr>
          <w:rStyle w:val="CommentReference"/>
        </w:rPr>
        <w:annotationRef/>
      </w:r>
      <w:r>
        <w:t>Can we say this any other way? Maybe flip it around. Evaluating factors associated… would enable us to understand…</w:t>
      </w:r>
    </w:p>
  </w:comment>
  <w:comment w:id="391" w:author="Max Lindmark" w:date="2022-03-07T22:40:00Z" w:initials="MOU">
    <w:p w14:paraId="6BCBB1CB" w14:textId="77777777" w:rsidR="00BC1E01" w:rsidRDefault="00BC1E01" w:rsidP="003D76C2">
      <w:r>
        <w:rPr>
          <w:rStyle w:val="CommentReference"/>
        </w:rPr>
        <w:annotationRef/>
      </w:r>
      <w:r>
        <w:rPr>
          <w:sz w:val="20"/>
          <w:szCs w:val="20"/>
        </w:rPr>
        <w:t>yes!</w:t>
      </w:r>
    </w:p>
  </w:comment>
  <w:comment w:id="386" w:author="Michele Casini" w:date="2022-03-04T14:17:00Z" w:initials="MC">
    <w:p w14:paraId="3D05F900" w14:textId="00709D14" w:rsidR="009B482B" w:rsidRDefault="009B482B">
      <w:pPr>
        <w:pStyle w:val="CommentText"/>
      </w:pPr>
      <w:r>
        <w:rPr>
          <w:rStyle w:val="CommentReference"/>
        </w:rPr>
        <w:annotationRef/>
      </w:r>
      <w:r>
        <w:t>I think fine-scale analyses will hardly enlighten a potential effect on observed condition at capture, it depends on what we mean by fine-scale anyway. I would delete this sentence.</w:t>
      </w:r>
    </w:p>
  </w:comment>
  <w:comment w:id="387" w:author="Max Lindmark" w:date="2022-04-01T12:38:00Z" w:initials="MOU">
    <w:p w14:paraId="488FB7EC" w14:textId="77777777" w:rsidR="003452DD" w:rsidRDefault="003452DD" w:rsidP="005C5A04">
      <w:r>
        <w:rPr>
          <w:rStyle w:val="CommentReference"/>
        </w:rPr>
        <w:annotationRef/>
      </w:r>
      <w:r>
        <w:rPr>
          <w:sz w:val="20"/>
          <w:szCs w:val="20"/>
        </w:rPr>
        <w:t>I meant simply that we need spatial approaches in order to evalute drivers (where do we have high sprat densities? in which areas do flounder increase and condition decreases etc?)</w:t>
      </w:r>
    </w:p>
  </w:comment>
  <w:comment w:id="392" w:author="Michele Casini" w:date="2021-05-11T02:15:00Z" w:initials="MC">
    <w:p w14:paraId="32D90958" w14:textId="77777777" w:rsidR="00036F48" w:rsidRPr="00D851B1" w:rsidRDefault="00036F48" w:rsidP="007748F1">
      <w:pPr>
        <w:pStyle w:val="CommentText"/>
      </w:pPr>
      <w:r>
        <w:rPr>
          <w:rStyle w:val="CommentReference"/>
        </w:rPr>
        <w:annotationRef/>
      </w:r>
      <w:r>
        <w:t xml:space="preserve">I </w:t>
      </w:r>
      <w:r w:rsidRPr="00D851B1">
        <w:t xml:space="preserve">cannot promise we can do this. </w:t>
      </w:r>
      <w:r>
        <w:t>In many journals it is ok to say “Data can be requested”.</w:t>
      </w:r>
    </w:p>
  </w:comment>
  <w:comment w:id="393" w:author="Max Lindmark" w:date="2021-08-26T17:05:00Z" w:initials="MOU">
    <w:p w14:paraId="4B484584" w14:textId="77777777" w:rsidR="00036F48" w:rsidRDefault="00036F48" w:rsidP="007748F1">
      <w:pPr>
        <w:pStyle w:val="CommentText"/>
      </w:pPr>
      <w:r>
        <w:rPr>
          <w:rStyle w:val="CommentReference"/>
        </w:rPr>
        <w:annotationRef/>
      </w:r>
      <w:r>
        <w:t xml:space="preserve">I prefer to keep it together with the code now and when we publish </w:t>
      </w:r>
      <w:r>
        <w:sym w:font="Wingdings" w:char="F04A"/>
      </w:r>
      <w:r>
        <w:t xml:space="preserve"> I have checked with Olavi for the pelagic data, ICES for Datras and Copernicus for environmental data, and they all ok’ed!</w:t>
      </w:r>
    </w:p>
  </w:comment>
  <w:comment w:id="415" w:author="Michele Casini" w:date="2022-03-04T14:44:00Z" w:initials="MC">
    <w:p w14:paraId="309597B3" w14:textId="61DBB4E6" w:rsidR="00FB4E67" w:rsidRDefault="00FB4E67">
      <w:pPr>
        <w:pStyle w:val="CommentText"/>
      </w:pPr>
      <w:r>
        <w:rPr>
          <w:rStyle w:val="CommentReference"/>
        </w:rPr>
        <w:annotationRef/>
      </w:r>
      <w:r>
        <w:t>Do we need both A and C? It can be confusing to have 2 condition time-series.</w:t>
      </w:r>
    </w:p>
  </w:comment>
  <w:comment w:id="416" w:author="Max Lindmark" w:date="2022-03-19T10:24:00Z" w:initials="MOU">
    <w:p w14:paraId="012F3A28" w14:textId="77777777" w:rsidR="003A3451" w:rsidRDefault="003A3451" w:rsidP="00262541">
      <w:r>
        <w:rPr>
          <w:rStyle w:val="CommentReference"/>
        </w:rPr>
        <w:annotationRef/>
      </w:r>
      <w:r>
        <w:rPr>
          <w:sz w:val="20"/>
          <w:szCs w:val="20"/>
        </w:rPr>
        <w:t>not relevant anymore</w:t>
      </w:r>
    </w:p>
  </w:comment>
  <w:comment w:id="417" w:author="Sean Anderson" w:date="2021-10-27T21:18:00Z" w:initials="SA">
    <w:p w14:paraId="2713E4D4" w14:textId="77777777" w:rsidR="001D1D86" w:rsidRDefault="001D1D86" w:rsidP="001D1D86">
      <w:pPr>
        <w:pStyle w:val="CommentText"/>
      </w:pPr>
      <w:r>
        <w:rPr>
          <w:rStyle w:val="CommentReference"/>
        </w:rPr>
        <w:annotationRef/>
      </w:r>
      <w:r>
        <w:t>This is cool</w:t>
      </w:r>
    </w:p>
  </w:comment>
  <w:comment w:id="418" w:author="Sean Anderson" w:date="2021-10-27T20:49:00Z" w:initials="SA">
    <w:p w14:paraId="56B97919" w14:textId="77777777" w:rsidR="001D1D86" w:rsidRDefault="001D1D86" w:rsidP="001D1D86">
      <w:pPr>
        <w:pStyle w:val="CommentText"/>
      </w:pPr>
      <w:r>
        <w:rPr>
          <w:rStyle w:val="CommentReference"/>
        </w:rPr>
        <w:annotationRef/>
      </w:r>
      <w:r>
        <w:t>Is what I wrote correct?</w:t>
      </w:r>
    </w:p>
  </w:comment>
  <w:comment w:id="419" w:author="Max Lindmark" w:date="2021-12-09T08:28:00Z" w:initials="MOU">
    <w:p w14:paraId="2467A29A" w14:textId="77777777" w:rsidR="001D1D86" w:rsidRDefault="001D1D86" w:rsidP="001D1D86">
      <w:pPr>
        <w:pStyle w:val="CommentText"/>
      </w:pPr>
      <w:r>
        <w:rPr>
          <w:rStyle w:val="CommentReference"/>
        </w:rPr>
        <w:annotationRef/>
      </w:r>
      <w:r>
        <w:t>it was at that point but not anymore! see comment below</w:t>
      </w:r>
    </w:p>
  </w:comment>
  <w:comment w:id="420" w:author="Michele Casini" w:date="2022-03-04T14:48:00Z" w:initials="MC">
    <w:p w14:paraId="36D5C4B7" w14:textId="77777777" w:rsidR="001D1D86" w:rsidRDefault="001D1D86" w:rsidP="001D1D86">
      <w:pPr>
        <w:pStyle w:val="CommentText"/>
      </w:pPr>
      <w:r>
        <w:rPr>
          <w:rStyle w:val="CommentReference"/>
        </w:rPr>
        <w:annotationRef/>
      </w:r>
      <w:r>
        <w:t>Also for 1993, when the area missed 50% of the coverage? I do not recall, but it must be clear in the Methods that this filling has been done only for the mapping and not for the condition model.</w:t>
      </w:r>
    </w:p>
  </w:comment>
  <w:comment w:id="421" w:author="Max Lindmark" w:date="2022-03-07T22:45:00Z" w:initials="MOU">
    <w:p w14:paraId="1F60DDF9" w14:textId="77777777" w:rsidR="00942F7C" w:rsidRDefault="001D1D86" w:rsidP="00E30C4E">
      <w:r>
        <w:rPr>
          <w:rStyle w:val="CommentReference"/>
        </w:rPr>
        <w:annotationRef/>
      </w:r>
      <w:r w:rsidR="00942F7C">
        <w:rPr>
          <w:sz w:val="20"/>
          <w:szCs w:val="20"/>
        </w:rPr>
        <w:t>filling is done for prediction (extrapolation), not fitting! I think it says so clearly now</w:t>
      </w:r>
    </w:p>
  </w:comment>
  <w:comment w:id="423" w:author="Sean Anderson" w:date="2021-10-27T20:47:00Z" w:initials="SA">
    <w:p w14:paraId="0ADDD92D" w14:textId="6230527A" w:rsidR="001D1D86" w:rsidRDefault="001D1D86" w:rsidP="001D1D86">
      <w:pPr>
        <w:pStyle w:val="CommentText"/>
      </w:pPr>
      <w:r>
        <w:rPr>
          <w:rStyle w:val="CommentReference"/>
        </w:rPr>
        <w:annotationRef/>
      </w:r>
      <w:r>
        <w:t>Is this simpler to just state this is alpha? I know this is technically true, but this made me think this was spatially projected and summed… or am I wrong?</w:t>
      </w:r>
    </w:p>
  </w:comment>
  <w:comment w:id="424" w:author="Max Lindmark" w:date="2021-12-14T09:23:00Z" w:initials="MOU">
    <w:p w14:paraId="7BE15236" w14:textId="77777777" w:rsidR="001D1D86" w:rsidRDefault="001D1D86" w:rsidP="001D1D86">
      <w:pPr>
        <w:pStyle w:val="CommentText"/>
      </w:pPr>
      <w:r>
        <w:rPr>
          <w:rStyle w:val="CommentReference"/>
        </w:rPr>
        <w:annotationRef/>
      </w:r>
      <w:r>
        <w:t>see e-mail</w:t>
      </w:r>
    </w:p>
  </w:comment>
  <w:comment w:id="427" w:author="Sean Anderson" w:date="2021-10-27T21:04:00Z" w:initials="SA">
    <w:p w14:paraId="527428C3" w14:textId="183974EA" w:rsidR="00036F48" w:rsidRDefault="00036F48">
      <w:pPr>
        <w:pStyle w:val="CommentText"/>
      </w:pPr>
      <w:r>
        <w:rPr>
          <w:rStyle w:val="CommentReference"/>
        </w:rPr>
        <w:annotationRef/>
      </w:r>
      <w:r>
        <w:t>Is it possible to extend the land polygons a bit so they aren’t all cut off? Not a big deal. Also, get those nice country labels on the first map?</w:t>
      </w:r>
    </w:p>
  </w:comment>
  <w:comment w:id="428" w:author="Max Lindmark" w:date="2021-12-09T08:13:00Z" w:initials="MOU">
    <w:p w14:paraId="40F1B3B9" w14:textId="7C0A6EC8" w:rsidR="00036F48" w:rsidRDefault="00036F48" w:rsidP="00F063CF">
      <w:pPr>
        <w:pStyle w:val="CommentText"/>
      </w:pPr>
      <w:r>
        <w:rPr>
          <w:rStyle w:val="CommentReference"/>
        </w:rPr>
        <w:annotationRef/>
      </w:r>
      <w:r>
        <w:t>like this you mean?</w:t>
      </w:r>
    </w:p>
  </w:comment>
  <w:comment w:id="425" w:author="Michele Casini" w:date="2022-03-04T14:54:00Z" w:initials="MC">
    <w:p w14:paraId="0588CBDE" w14:textId="3877FA81" w:rsidR="00302252" w:rsidRDefault="00302252">
      <w:pPr>
        <w:pStyle w:val="CommentText"/>
      </w:pPr>
      <w:r>
        <w:rPr>
          <w:rStyle w:val="CommentReference"/>
        </w:rPr>
        <w:annotationRef/>
      </w:r>
      <w:r>
        <w:t>I would not show predictions for areas never sampled, or I would add a line separating this area. I believe that these areas never sampled were not used to construct the condition time series in Fig. 1? Need to be specified in text and/or captions for clearity.</w:t>
      </w:r>
    </w:p>
  </w:comment>
  <w:comment w:id="426" w:author="Max Lindmark" w:date="2022-03-19T09:55:00Z" w:initials="MOU">
    <w:p w14:paraId="493BF51E" w14:textId="77777777" w:rsidR="00942F7C" w:rsidRDefault="00EC0B23" w:rsidP="00242255">
      <w:r>
        <w:rPr>
          <w:rStyle w:val="CommentReference"/>
        </w:rPr>
        <w:annotationRef/>
      </w:r>
      <w:r w:rsidR="00942F7C">
        <w:rPr>
          <w:sz w:val="20"/>
          <w:szCs w:val="20"/>
        </w:rPr>
        <w:t xml:space="preserve">I’ve now removed grid cells with depths that were never really sampled (d within 10 and 120 m) from the plot. </w:t>
      </w:r>
      <w:r w:rsidR="00942F7C">
        <w:rPr>
          <w:sz w:val="20"/>
          <w:szCs w:val="20"/>
        </w:rPr>
        <w:cr/>
      </w:r>
      <w:r w:rsidR="00942F7C">
        <w:rPr>
          <w:sz w:val="20"/>
          <w:szCs w:val="20"/>
        </w:rPr>
        <w:cr/>
        <w:t>But, the whole grid is used to construct the indexes. that’s the point of these indexes! For cpue, we want to get an index of the biomass in the whole area—not just in cod-habitats. This is because cod habitat is defined by more variables than depth, so where do we draw the line? Also, some interpolation between unsampled areas is the point of the approach!.</w:t>
      </w:r>
      <w:r w:rsidR="00942F7C">
        <w:rPr>
          <w:sz w:val="20"/>
          <w:szCs w:val="20"/>
        </w:rPr>
        <w:cr/>
      </w:r>
      <w:r w:rsidR="00942F7C">
        <w:rPr>
          <w:sz w:val="20"/>
          <w:szCs w:val="20"/>
        </w:rPr>
        <w:cr/>
        <w:t>The difference between this and filtering the prediction grid for depth is very very minimal (for both condition and density) (because of covariates)</w:t>
      </w:r>
    </w:p>
  </w:comment>
  <w:comment w:id="431" w:author="Sean Anderson" w:date="2021-10-27T20:49:00Z" w:initials="SA">
    <w:p w14:paraId="7E24CA47" w14:textId="1C375B04" w:rsidR="00036F48" w:rsidRDefault="00036F48">
      <w:pPr>
        <w:pStyle w:val="CommentText"/>
      </w:pPr>
      <w:r>
        <w:rPr>
          <w:rStyle w:val="CommentReference"/>
        </w:rPr>
        <w:annotationRef/>
      </w:r>
      <w:r>
        <w:t>Is what I wrote correct?</w:t>
      </w:r>
    </w:p>
  </w:comment>
  <w:comment w:id="432" w:author="Max Lindmark" w:date="2021-12-09T08:28:00Z" w:initials="MOU">
    <w:p w14:paraId="03BC732D" w14:textId="6935BEF5" w:rsidR="00036F48" w:rsidRDefault="00036F48" w:rsidP="004F6C6D">
      <w:pPr>
        <w:pStyle w:val="CommentText"/>
      </w:pPr>
      <w:r>
        <w:rPr>
          <w:rStyle w:val="CommentReference"/>
        </w:rPr>
        <w:annotationRef/>
      </w:r>
      <w:r>
        <w:t>it was at that point but not anymore! see comment below</w:t>
      </w:r>
    </w:p>
  </w:comment>
  <w:comment w:id="429" w:author="Mayya Gogina" w:date="2022-01-06T21:44:00Z" w:initials="MG">
    <w:p w14:paraId="77C81A2F" w14:textId="18282CFB" w:rsidR="00036F48" w:rsidRPr="00BF29A5" w:rsidRDefault="00036F48">
      <w:pPr>
        <w:pStyle w:val="CommentText"/>
        <w:rPr>
          <w:i/>
        </w:rPr>
      </w:pPr>
      <w:r>
        <w:rPr>
          <w:rStyle w:val="CommentReference"/>
        </w:rPr>
        <w:annotationRef/>
      </w:r>
      <w:r>
        <w:rPr>
          <w:noProof/>
        </w:rPr>
        <w:t>i would also suggest to show ICES rectangles here on the first map (i.e. not only in SI), if possible, so that the reader from outside could e.g. link info in figure 1 to location... but if not feasible now, that could wait for reviewers opinion</w:t>
      </w:r>
    </w:p>
  </w:comment>
  <w:comment w:id="430" w:author="Max Lindmark" w:date="2022-03-19T10:25:00Z" w:initials="MOU">
    <w:p w14:paraId="240F99B4" w14:textId="77777777" w:rsidR="005C0647" w:rsidRDefault="005C0647" w:rsidP="00052D26">
      <w:r>
        <w:rPr>
          <w:rStyle w:val="CommentReference"/>
        </w:rPr>
        <w:annotationRef/>
      </w:r>
      <w:r>
        <w:rPr>
          <w:sz w:val="20"/>
          <w:szCs w:val="20"/>
        </w:rPr>
        <w:t>I think for clarity, it can wait. But I improved the plot in the SI!</w:t>
      </w:r>
    </w:p>
  </w:comment>
  <w:comment w:id="433" w:author="Michele Casini" w:date="2022-03-04T14:53:00Z" w:initials="MC">
    <w:p w14:paraId="786407F0" w14:textId="058857C0" w:rsidR="00302252" w:rsidRDefault="00302252">
      <w:pPr>
        <w:pStyle w:val="CommentText"/>
      </w:pPr>
      <w:r>
        <w:rPr>
          <w:rStyle w:val="CommentReference"/>
        </w:rPr>
        <w:annotationRef/>
      </w:r>
      <w:r>
        <w:t>Start from 1994 because in 1993 the coverage was very low? In this case very good.</w:t>
      </w:r>
    </w:p>
  </w:comment>
  <w:comment w:id="434" w:author="Max Lindmark" w:date="2022-03-19T10:26:00Z" w:initials="MOU">
    <w:p w14:paraId="2DCDE0CC" w14:textId="77777777" w:rsidR="005C0647" w:rsidRDefault="005C0647" w:rsidP="00207845">
      <w:r>
        <w:rPr>
          <w:rStyle w:val="CommentReference"/>
        </w:rPr>
        <w:annotationRef/>
      </w:r>
      <w:r>
        <w:rPr>
          <w:sz w:val="20"/>
          <w:szCs w:val="20"/>
        </w:rPr>
        <w:t>Partly yes</w:t>
      </w:r>
    </w:p>
  </w:comment>
  <w:comment w:id="435" w:author="Sean Anderson" w:date="2022-01-13T22:52:00Z" w:initials="SA">
    <w:p w14:paraId="34BC812E" w14:textId="4E35C6DA" w:rsidR="00036F48" w:rsidRDefault="00036F48">
      <w:pPr>
        <w:pStyle w:val="CommentText"/>
      </w:pPr>
      <w:r>
        <w:rPr>
          <w:rStyle w:val="CommentReference"/>
        </w:rPr>
        <w:annotationRef/>
      </w:r>
      <w:r>
        <w:t>Sweet figure.</w:t>
      </w:r>
    </w:p>
  </w:comment>
  <w:comment w:id="436" w:author="Max Lindmark" w:date="2022-03-19T10:26:00Z" w:initials="MOU">
    <w:p w14:paraId="25629CF9" w14:textId="77777777" w:rsidR="005C0647" w:rsidRDefault="005C0647" w:rsidP="00351B41">
      <w:r>
        <w:rPr>
          <w:rStyle w:val="CommentReference"/>
        </w:rPr>
        <w:annotationRef/>
      </w:r>
      <w:r>
        <w:rPr>
          <w:sz w:val="20"/>
          <w:szCs w:val="20"/>
        </w:rPr>
        <w:t>Thanks!</w:t>
      </w:r>
    </w:p>
  </w:comment>
  <w:comment w:id="437" w:author="Sean Anderson" w:date="2021-10-27T21:12:00Z" w:initials="SA">
    <w:p w14:paraId="4ED761DD" w14:textId="532CC416" w:rsidR="00036F48" w:rsidRDefault="00036F48">
      <w:pPr>
        <w:pStyle w:val="CommentText"/>
      </w:pPr>
      <w:r>
        <w:rPr>
          <w:rStyle w:val="CommentReference"/>
        </w:rPr>
        <w:annotationRef/>
      </w:r>
      <w:r>
        <w:t>Is sigmaE really bigger than sigmaO!? Perhaps because you have so many fixed effects that are helping spatially.</w:t>
      </w:r>
    </w:p>
  </w:comment>
  <w:comment w:id="438" w:author="Max Lindmark" w:date="2021-12-14T09:34:00Z" w:initials="MOU">
    <w:p w14:paraId="173DBAD2" w14:textId="5255A14C" w:rsidR="00036F48" w:rsidRDefault="00036F48" w:rsidP="00344EED">
      <w:pPr>
        <w:pStyle w:val="CommentText"/>
      </w:pPr>
      <w:r>
        <w:rPr>
          <w:rStyle w:val="CommentReference"/>
        </w:rPr>
        <w:annotationRef/>
      </w:r>
      <w:r>
        <w:t xml:space="preserve">Yes! I had not though about it, but basically you expect spatial variation to be larger than the spatiotemporal one? It seems actually that James Thorson found slightly larger sigma_E than sigma_O in this 2015 paper: </w:t>
      </w:r>
      <w:hyperlink r:id="rId5" w:history="1">
        <w:r w:rsidRPr="00C71F87">
          <w:rPr>
            <w:rStyle w:val="Hyperlink"/>
          </w:rPr>
          <w:t>https://doi.org/10.3354/meps11204</w:t>
        </w:r>
      </w:hyperlink>
      <w:r>
        <w:t xml:space="preserve"> </w:t>
      </w:r>
    </w:p>
  </w:comment>
  <w:comment w:id="439" w:author="Mayya Gogina" w:date="2022-01-06T23:32:00Z" w:initials="MG">
    <w:p w14:paraId="4A8A84B6" w14:textId="77777777" w:rsidR="00036F48" w:rsidRDefault="00036F48">
      <w:pPr>
        <w:pStyle w:val="CommentText"/>
      </w:pPr>
      <w:r>
        <w:rPr>
          <w:rStyle w:val="CommentReference"/>
        </w:rPr>
        <w:annotationRef/>
      </w:r>
      <w:r>
        <w:t>Yeap, very interesting! So I keept thinking of it: indeed we would expect that overall spatial variation (and random effects) exceed temporal, but intuitively we would not expect that spatial variation would exceed spatiotemporal. For California groundfish Thorson (2015) say that "annually varying spatial differences have nearly twice the magnitude of persistent spatial differences in condition"</w:t>
      </w:r>
    </w:p>
    <w:p w14:paraId="38FF791A" w14:textId="0A7AC559" w:rsidR="00036F48" w:rsidRDefault="00036F48">
      <w:pPr>
        <w:pStyle w:val="CommentText"/>
      </w:pPr>
      <w:r>
        <w:t xml:space="preserve">So, the other way around, we would not expect that differences between locations are more common to stay exactly the same than variable rates and even directions of change between locations. And, at least to me, that does not seem to be so </w:t>
      </w:r>
      <w:r w:rsidRPr="00010DBE">
        <w:t>peculiar</w:t>
      </w:r>
      <w:r>
        <w:t xml:space="preserve"> anymore</w:t>
      </w:r>
      <w:r>
        <w:sym w:font="Wingdings" w:char="F04A"/>
      </w:r>
    </w:p>
  </w:comment>
  <w:comment w:id="440" w:author="Sean Anderson" w:date="2022-01-13T22:53:00Z" w:initials="SA">
    <w:p w14:paraId="01EF7305" w14:textId="12C1C3F7" w:rsidR="00036F48" w:rsidRDefault="00036F48">
      <w:pPr>
        <w:pStyle w:val="CommentText"/>
      </w:pPr>
      <w:r>
        <w:rPr>
          <w:rStyle w:val="CommentReference"/>
        </w:rPr>
        <w:annotationRef/>
      </w:r>
      <w:r>
        <w:t xml:space="preserve">Great, that’s all fine. I guess this is quite different than abundance or biomass where we generally see the opposite. Oh, other factor is this is AR1 and it’s parametrized as the marginal steady-state SD. So, if it’s wandering around a bit temporally that will inflate the marginal SD. </w:t>
      </w:r>
    </w:p>
  </w:comment>
  <w:comment w:id="441" w:author="Max Lindmark" w:date="2022-03-19T10:29:00Z" w:initials="MOU">
    <w:p w14:paraId="12BC8FAF" w14:textId="77777777" w:rsidR="005C0647" w:rsidRDefault="005C0647" w:rsidP="001C6D6E">
      <w:r>
        <w:rPr>
          <w:rStyle w:val="CommentReference"/>
        </w:rPr>
        <w:annotationRef/>
      </w:r>
      <w:r>
        <w:rPr>
          <w:sz w:val="20"/>
          <w:szCs w:val="20"/>
        </w:rPr>
        <w:t>Thanks for the input both! i think e.g. depth being a non-time varying variable with a relatively large effect could contribute to the smaller sigma_O</w:t>
      </w:r>
    </w:p>
  </w:comment>
  <w:comment w:id="442" w:author="Max Lindmark" w:date="2021-12-14T09:27:00Z" w:initials="MOU">
    <w:p w14:paraId="4B99BC7C" w14:textId="66E0D795" w:rsidR="00036F48" w:rsidRDefault="00036F48" w:rsidP="00776F9D">
      <w:pPr>
        <w:pStyle w:val="CommentText"/>
      </w:pPr>
      <w:r>
        <w:rPr>
          <w:rStyle w:val="CommentReference"/>
        </w:rPr>
        <w:annotationRef/>
      </w:r>
      <w:r>
        <w:t>New layout! I don’t order them by effect size anymore, but grouped by “variable”. I thought this made more sense now that we have several variables at different scales.</w:t>
      </w:r>
    </w:p>
  </w:comment>
  <w:comment w:id="443" w:author="Sean Anderson" w:date="2022-01-13T22:50:00Z" w:initials="SA">
    <w:p w14:paraId="0FFD3B60" w14:textId="224EAA48" w:rsidR="00036F48" w:rsidRDefault="00036F48">
      <w:pPr>
        <w:pStyle w:val="CommentText"/>
      </w:pPr>
      <w:r>
        <w:rPr>
          <w:rStyle w:val="CommentReference"/>
        </w:rPr>
        <w:annotationRef/>
      </w:r>
      <w:r>
        <w:t>Note essential but I might go Gelman on this and turn off the bars at the end of the line segments. The bars focus the eye on the end points, which are arbitrary and should be fading to zero. Focus should be on the middle and less as you go towards the ends. (Sometimes he likes to show 50% CIs as thicker and 95% CIs as thinner, but not essential.)</w:t>
      </w:r>
    </w:p>
  </w:comment>
  <w:comment w:id="444" w:author="Max Lindmark" w:date="2022-03-19T10:33:00Z" w:initials="MOU">
    <w:p w14:paraId="5ACEB860" w14:textId="77777777" w:rsidR="001005A9" w:rsidRDefault="001005A9" w:rsidP="00A02B14">
      <w:r>
        <w:rPr>
          <w:rStyle w:val="CommentReference"/>
        </w:rPr>
        <w:annotationRef/>
      </w:r>
      <w:r>
        <w:rPr>
          <w:sz w:val="20"/>
          <w:szCs w:val="20"/>
        </w:rPr>
        <w:t>Thanks for the advice! I will stick to removing the vertical bars (for now I only have 95% CIs, but also since they are quite narrow in this plot maybe if wouldnt be so clear anyway!</w:t>
      </w:r>
    </w:p>
  </w:comment>
  <w:comment w:id="445" w:author="Mayya Gogina" w:date="2022-01-06T22:16:00Z" w:initials="MG">
    <w:p w14:paraId="6BA4602F" w14:textId="47842293" w:rsidR="00036F48" w:rsidRDefault="00036F48">
      <w:pPr>
        <w:pStyle w:val="CommentText"/>
      </w:pPr>
      <w:r>
        <w:rPr>
          <w:rStyle w:val="CommentReference"/>
        </w:rPr>
        <w:annotationRef/>
      </w:r>
      <w:r>
        <w:rPr>
          <w:noProof/>
        </w:rPr>
        <w:t>it is a bit confusing that in line 158 it sais “</w:t>
      </w:r>
      <w:r w:rsidRPr="00910CA6">
        <w:t xml:space="preserve"> </w:t>
      </w:r>
      <w:r>
        <w:t>The parameters</w:t>
      </w:r>
      <w:r w:rsidRPr="00C038C3">
        <w:t xml:space="preserve">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Pr="00C038C3">
        <w:rPr>
          <w:b/>
          <w:bCs/>
        </w:rPr>
        <w:t xml:space="preserve"> </w:t>
      </w:r>
      <w:r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Pr="00C038C3">
        <w:t xml:space="preserve"> represent spatial and spatiotemporal random effects, respectively</w:t>
      </w:r>
      <w:r>
        <w:rPr>
          <w:noProof/>
        </w:rPr>
        <w:t>”, and here totaly different abbreviation is used. Should that be more consistent?</w:t>
      </w:r>
    </w:p>
  </w:comment>
  <w:comment w:id="446" w:author="Sean Anderson" w:date="2022-01-13T22:55:00Z" w:initials="SA">
    <w:p w14:paraId="159302DF" w14:textId="4A6F9F11" w:rsidR="00036F48" w:rsidRDefault="00036F48">
      <w:pPr>
        <w:pStyle w:val="CommentText"/>
      </w:pPr>
      <w:r>
        <w:rPr>
          <w:rStyle w:val="CommentReference"/>
        </w:rPr>
        <w:annotationRef/>
      </w:r>
      <w:r>
        <w:t xml:space="preserve">It is consistent for those that know their Greek symbols! Epsilon and Omega. I think you now have these defined above. I think it’s fine. </w:t>
      </w:r>
    </w:p>
  </w:comment>
  <w:comment w:id="447" w:author="Max Lindmark" w:date="2022-03-19T10:34:00Z" w:initials="MOU">
    <w:p w14:paraId="3F2A9D10" w14:textId="77777777" w:rsidR="001005A9" w:rsidRDefault="001005A9" w:rsidP="00BD28EB">
      <w:r>
        <w:rPr>
          <w:rStyle w:val="CommentReference"/>
        </w:rPr>
        <w:annotationRef/>
      </w:r>
      <w:r>
        <w:rPr>
          <w:sz w:val="20"/>
          <w:szCs w:val="20"/>
        </w:rPr>
        <w:t>Thanks for the input Mayya! I think I will keep as it is though for now!</w:t>
      </w:r>
    </w:p>
  </w:comment>
  <w:comment w:id="448" w:author="Michele Casini" w:date="2022-03-04T14:57:00Z" w:initials="MC">
    <w:p w14:paraId="05FDF02B" w14:textId="60D8552A" w:rsidR="00080AD4" w:rsidRDefault="00080AD4">
      <w:pPr>
        <w:pStyle w:val="CommentText"/>
      </w:pPr>
      <w:r>
        <w:rPr>
          <w:rStyle w:val="CommentReference"/>
        </w:rPr>
        <w:annotationRef/>
      </w:r>
      <w:r>
        <w:t>I would use 1994 and 2018 to be consistent with Fig. 2, actually I would use in both first reliable year (1994) and last year (2019).</w:t>
      </w:r>
    </w:p>
    <w:p w14:paraId="2FC7DF6D" w14:textId="0D942EA4" w:rsidR="00080AD4" w:rsidRDefault="00080AD4">
      <w:pPr>
        <w:pStyle w:val="CommentText"/>
      </w:pPr>
    </w:p>
    <w:p w14:paraId="08CE0D04" w14:textId="6336534B" w:rsidR="00080AD4" w:rsidRDefault="00080AD4">
      <w:pPr>
        <w:pStyle w:val="CommentText"/>
      </w:pPr>
      <w:r>
        <w:t>This figure is not presented in the Results. I’m not even sure if it is necessary in the main body of the text, but I have no objection if we want to keep it. But in this case it should be presented earlier?</w:t>
      </w:r>
    </w:p>
  </w:comment>
  <w:comment w:id="449" w:author="Max Lindmark" w:date="2022-03-18T09:54:00Z" w:initials="MOU">
    <w:p w14:paraId="1AE00801" w14:textId="77777777" w:rsidR="00C85371" w:rsidRDefault="00C85371" w:rsidP="002E470B">
      <w:r>
        <w:rPr>
          <w:rStyle w:val="CommentReference"/>
        </w:rPr>
        <w:annotationRef/>
      </w:r>
      <w:r>
        <w:rPr>
          <w:sz w:val="20"/>
          <w:szCs w:val="20"/>
        </w:rPr>
        <w:t>good idea, of the options I prefer 1994 and 2018. This to match condition, and there I want to use those years becayuse 94 is first year with good coverage as you say, and 2018 is a late year with good contrast (2019 is actually a bit higher in condition, so the map has lower contrast). We do plot all maps in the SI, so I don’t think it matters that much!</w:t>
      </w:r>
    </w:p>
  </w:comment>
  <w:comment w:id="450" w:author="Max Lindmark" w:date="2022-03-19T10:12:00Z" w:initials="MOU">
    <w:p w14:paraId="2DA2E40C" w14:textId="77777777" w:rsidR="006F19C6" w:rsidRDefault="006F19C6" w:rsidP="009670EE">
      <w:r>
        <w:rPr>
          <w:rStyle w:val="CommentReference"/>
        </w:rPr>
        <w:annotationRef/>
      </w:r>
      <w:r>
        <w:rPr>
          <w:sz w:val="20"/>
          <w:szCs w:val="20"/>
        </w:rPr>
        <w:t>I removed deep areas from the map and fixed the margins of panel A and B</w:t>
      </w:r>
    </w:p>
  </w:comment>
  <w:comment w:id="451" w:author="Sean Anderson" w:date="2021-10-27T20:37:00Z" w:initials="SA">
    <w:p w14:paraId="659C0C7A" w14:textId="5D1377F3" w:rsidR="00036F48" w:rsidRDefault="00036F48">
      <w:pPr>
        <w:pStyle w:val="CommentText"/>
      </w:pPr>
      <w:r>
        <w:rPr>
          <w:rStyle w:val="CommentReference"/>
        </w:rPr>
        <w:annotationRef/>
      </w:r>
      <w:r>
        <w:t>Is this bias corrected? If not, see sdmTMB::get_index_sims() as a way that appears to work well but be much much faster.</w:t>
      </w:r>
    </w:p>
  </w:comment>
  <w:comment w:id="452" w:author="Max Lindmark" w:date="2021-12-14T09:36:00Z" w:initials="MOU">
    <w:p w14:paraId="49136FC8" w14:textId="1ECDECCB" w:rsidR="00036F48" w:rsidRDefault="00036F48" w:rsidP="00344EED">
      <w:pPr>
        <w:pStyle w:val="CommentText"/>
      </w:pPr>
      <w:r>
        <w:rPr>
          <w:rStyle w:val="CommentReference"/>
        </w:rPr>
        <w:annotationRef/>
      </w:r>
      <w:r>
        <w:t xml:space="preserve">It was not actually. Wow thanks! This was so much faster… and minimal difference. </w:t>
      </w:r>
    </w:p>
  </w:comment>
  <w:comment w:id="453" w:author="Sean Anderson" w:date="2022-01-13T22:56:00Z" w:initials="SA">
    <w:p w14:paraId="4D591316" w14:textId="53F64906" w:rsidR="00036F48" w:rsidRDefault="00036F48">
      <w:pPr>
        <w:pStyle w:val="CommentText"/>
      </w:pPr>
      <w:r>
        <w:rPr>
          <w:rStyle w:val="CommentReference"/>
        </w:rPr>
        <w:annotationRef/>
      </w:r>
      <w:r>
        <w:t>Awesome; this continues to test well in everything I’ve simulation tested</w:t>
      </w:r>
    </w:p>
  </w:comment>
  <w:comment w:id="454" w:author="Sean Anderson" w:date="2021-10-27T20:38:00Z" w:initials="SA">
    <w:p w14:paraId="7A4287EB" w14:textId="5FE4FD8C" w:rsidR="00036F48" w:rsidRDefault="00036F48">
      <w:pPr>
        <w:pStyle w:val="CommentText"/>
      </w:pPr>
      <w:r>
        <w:rPr>
          <w:rStyle w:val="CommentReference"/>
        </w:rPr>
        <w:annotationRef/>
      </w:r>
      <w:r>
        <w:t>This is super pretty!</w:t>
      </w:r>
    </w:p>
  </w:comment>
  <w:comment w:id="455" w:author="Max Lindmark" w:date="2021-12-14T09:36:00Z" w:initials="MOU">
    <w:p w14:paraId="6BA87C44" w14:textId="4C5D9DF6" w:rsidR="00036F48" w:rsidRDefault="00036F48" w:rsidP="00344EED">
      <w:pPr>
        <w:pStyle w:val="CommentText"/>
      </w:pPr>
      <w:r>
        <w:rPr>
          <w:rStyle w:val="CommentReference"/>
        </w:rPr>
        <w:annotationRef/>
      </w:r>
      <w:r>
        <w:t>Thanks :)</w:t>
      </w:r>
    </w:p>
  </w:comment>
  <w:comment w:id="456" w:author="Sean Anderson" w:date="2022-01-13T23:01:00Z" w:initials="SA">
    <w:p w14:paraId="5470ABC6" w14:textId="77777777" w:rsidR="00036F48" w:rsidRDefault="00036F48">
      <w:pPr>
        <w:pStyle w:val="CommentText"/>
      </w:pPr>
      <w:r>
        <w:rPr>
          <w:rStyle w:val="CommentReference"/>
        </w:rPr>
        <w:annotationRef/>
      </w:r>
      <w:r>
        <w:t>My only fear with this representation (and an earlier similar one) is that an editor/reviewer/reader while glance quickly and think the result is incredibly uncertain and meaningless.</w:t>
      </w:r>
    </w:p>
    <w:p w14:paraId="0336DB82" w14:textId="77777777" w:rsidR="00036F48" w:rsidRDefault="00036F48">
      <w:pPr>
        <w:pStyle w:val="CommentText"/>
      </w:pPr>
    </w:p>
    <w:p w14:paraId="69241BE8" w14:textId="7AEBCA62" w:rsidR="00036F48" w:rsidRDefault="00036F48">
      <w:pPr>
        <w:pStyle w:val="CommentText"/>
      </w:pPr>
      <w:r>
        <w:t>In reality, I imagine it’s a clearer trend for any one point in space, but it’s the natural spatial variability that gives this the giant range.</w:t>
      </w:r>
    </w:p>
    <w:p w14:paraId="0F180AFC" w14:textId="77777777" w:rsidR="00036F48" w:rsidRDefault="00036F48">
      <w:pPr>
        <w:pStyle w:val="CommentText"/>
      </w:pPr>
    </w:p>
    <w:p w14:paraId="1C272323" w14:textId="77777777" w:rsidR="00036F48" w:rsidRDefault="00036F48">
      <w:pPr>
        <w:pStyle w:val="CommentText"/>
      </w:pPr>
      <w:r>
        <w:t>Options:</w:t>
      </w:r>
    </w:p>
    <w:p w14:paraId="1EB89BB6" w14:textId="30EC91D3" w:rsidR="00036F48" w:rsidRDefault="00036F48" w:rsidP="00FF58C9">
      <w:pPr>
        <w:pStyle w:val="CommentText"/>
        <w:numPr>
          <w:ilvl w:val="0"/>
          <w:numId w:val="6"/>
        </w:numPr>
      </w:pPr>
      <w:r>
        <w:t xml:space="preserve"> Leave as is, maybe it’s fine?</w:t>
      </w:r>
    </w:p>
    <w:p w14:paraId="1A87FAAC" w14:textId="2B7DF68E" w:rsidR="00036F48" w:rsidRDefault="00036F48" w:rsidP="00FF58C9">
      <w:pPr>
        <w:pStyle w:val="CommentText"/>
        <w:numPr>
          <w:ilvl w:val="0"/>
          <w:numId w:val="6"/>
        </w:numPr>
      </w:pPr>
      <w:r>
        <w:t xml:space="preserve"> Pick 3-5 example small areas from the full map and plot each trend here with uncertainty (fairly easy to post-process if this comes from the predict(sims)) output</w:t>
      </w:r>
    </w:p>
    <w:p w14:paraId="04C7C05A" w14:textId="54AF76C4" w:rsidR="00036F48" w:rsidRDefault="00036F48" w:rsidP="004469E4">
      <w:pPr>
        <w:pStyle w:val="CommentText"/>
        <w:numPr>
          <w:ilvl w:val="0"/>
          <w:numId w:val="6"/>
        </w:numPr>
      </w:pPr>
      <w:r>
        <w:t xml:space="preserve"> Show the mean with uncertainty (average +/- 2 SEs)… can calculate many ways including a simple GLM with only an intercept per year and use the intercepts as the means</w:t>
      </w:r>
    </w:p>
    <w:p w14:paraId="6A6C304A" w14:textId="154022C2" w:rsidR="00036F48" w:rsidRDefault="00036F48" w:rsidP="004469E4">
      <w:pPr>
        <w:pStyle w:val="CommentText"/>
        <w:numPr>
          <w:ilvl w:val="0"/>
          <w:numId w:val="6"/>
        </w:numPr>
      </w:pPr>
      <w:r>
        <w:t xml:space="preserve"> Quantile regression? Show upper, median, lower quantiles with uncertainty</w:t>
      </w:r>
    </w:p>
    <w:p w14:paraId="5448122F" w14:textId="77777777" w:rsidR="00036F48" w:rsidRDefault="00036F48" w:rsidP="00FF58C9">
      <w:pPr>
        <w:pStyle w:val="CommentText"/>
        <w:numPr>
          <w:ilvl w:val="0"/>
          <w:numId w:val="6"/>
        </w:numPr>
      </w:pPr>
      <w:r>
        <w:t xml:space="preserve"> Something else?</w:t>
      </w:r>
    </w:p>
    <w:p w14:paraId="2A32794B" w14:textId="0879272B" w:rsidR="00036F48" w:rsidRDefault="00036F48" w:rsidP="00B770FD">
      <w:pPr>
        <w:pStyle w:val="CommentText"/>
      </w:pPr>
    </w:p>
    <w:p w14:paraId="2AE04EE6" w14:textId="5422CB7F" w:rsidR="00036F48" w:rsidRDefault="00036F48" w:rsidP="00B770FD">
      <w:pPr>
        <w:pStyle w:val="CommentText"/>
      </w:pPr>
      <w:r>
        <w:t>Actually, having gone back to the text, I see you rely on the quantiles… so:</w:t>
      </w:r>
    </w:p>
    <w:p w14:paraId="7CAE72C2" w14:textId="77777777" w:rsidR="00036F48" w:rsidRDefault="00036F48" w:rsidP="00B770FD">
      <w:pPr>
        <w:pStyle w:val="CommentText"/>
      </w:pPr>
    </w:p>
    <w:p w14:paraId="4EAE7C59" w14:textId="7D4E95D0" w:rsidR="00036F48" w:rsidRDefault="00036F48" w:rsidP="00B770FD">
      <w:pPr>
        <w:pStyle w:val="CommentText"/>
      </w:pPr>
      <w:r>
        <w:t>Or if it is the quantiles you care about (as discussed in places), maybe make the quantiles dots, or lines, or dots with your GAM lines. Would focus on quantiles without looking like a null result. Maybe this is what you used to have! If you want to blend the 2, darken the outer lines to focus on these as of interest… and maybe put the GAM through them?</w:t>
      </w:r>
    </w:p>
  </w:comment>
  <w:comment w:id="457" w:author="Max Lindmark" w:date="2022-03-18T09:44:00Z" w:initials="MOU">
    <w:p w14:paraId="1AE86306" w14:textId="77777777" w:rsidR="00CD5917" w:rsidRDefault="00CD5917" w:rsidP="0050794E">
      <w:r>
        <w:rPr>
          <w:rStyle w:val="CommentReference"/>
        </w:rPr>
        <w:annotationRef/>
      </w:r>
      <w:r>
        <w:rPr>
          <w:sz w:val="20"/>
          <w:szCs w:val="20"/>
        </w:rPr>
        <w:t>I went for something similar to what we had (your last paragraph), but with simpler legend text! Thanks for the good ideas though! Would be neat to visualise it like that in a follow up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B94EC" w15:done="0"/>
  <w15:commentEx w15:paraId="32BF61B6" w15:paraIdParent="259B94EC" w15:done="0"/>
  <w15:commentEx w15:paraId="2D31B17F" w15:done="1"/>
  <w15:commentEx w15:paraId="0AA0C460" w15:done="1"/>
  <w15:commentEx w15:paraId="48DFDE91" w15:done="1"/>
  <w15:commentEx w15:paraId="01CE47FC" w15:paraIdParent="48DFDE91" w15:done="1"/>
  <w15:commentEx w15:paraId="7F3862A8" w15:done="0"/>
  <w15:commentEx w15:paraId="409D7F7E" w15:done="1"/>
  <w15:commentEx w15:paraId="2E36758D" w15:paraIdParent="409D7F7E" w15:done="1"/>
  <w15:commentEx w15:paraId="0D8C4B74" w15:done="1"/>
  <w15:commentEx w15:paraId="50DE546D" w15:paraIdParent="0D8C4B74" w15:done="1"/>
  <w15:commentEx w15:paraId="18A731E3" w15:done="1"/>
  <w15:commentEx w15:paraId="0A511CAF" w15:done="0"/>
  <w15:commentEx w15:paraId="122FCB68" w15:done="1"/>
  <w15:commentEx w15:paraId="626D237C" w15:paraIdParent="122FCB68" w15:done="1"/>
  <w15:commentEx w15:paraId="439C1A15" w15:done="1"/>
  <w15:commentEx w15:paraId="456C2018" w15:paraIdParent="439C1A15" w15:done="1"/>
  <w15:commentEx w15:paraId="73F2A46E" w15:done="1"/>
  <w15:commentEx w15:paraId="6ADFB0B3" w15:paraIdParent="73F2A46E" w15:done="1"/>
  <w15:commentEx w15:paraId="15791792" w15:done="1"/>
  <w15:commentEx w15:paraId="349D287B" w15:paraIdParent="15791792" w15:done="1"/>
  <w15:commentEx w15:paraId="2D112D83" w15:done="0"/>
  <w15:commentEx w15:paraId="0CA9F633" w15:paraIdParent="2D112D83" w15:done="0"/>
  <w15:commentEx w15:paraId="26CD85E6" w15:done="1"/>
  <w15:commentEx w15:paraId="6A4D0557" w15:paraIdParent="26CD85E6" w15:done="1"/>
  <w15:commentEx w15:paraId="15DA201B" w15:paraIdParent="26CD85E6" w15:done="1"/>
  <w15:commentEx w15:paraId="703C75C5" w15:done="1"/>
  <w15:commentEx w15:paraId="74DF84BE" w15:paraIdParent="703C75C5" w15:done="1"/>
  <w15:commentEx w15:paraId="5F0B9861" w15:done="1"/>
  <w15:commentEx w15:paraId="5CC5A31F" w15:paraIdParent="5F0B9861" w15:done="1"/>
  <w15:commentEx w15:paraId="2799EAC6" w15:done="1"/>
  <w15:commentEx w15:paraId="16AEB0B5" w15:done="0"/>
  <w15:commentEx w15:paraId="61F866A7" w15:paraIdParent="16AEB0B5" w15:done="0"/>
  <w15:commentEx w15:paraId="078B683E" w15:done="1"/>
  <w15:commentEx w15:paraId="207FEB22" w15:paraIdParent="078B683E" w15:done="1"/>
  <w15:commentEx w15:paraId="4642C554" w15:done="1"/>
  <w15:commentEx w15:paraId="5EEAB3A5" w15:paraIdParent="4642C554" w15:done="1"/>
  <w15:commentEx w15:paraId="0DF635D5" w15:done="1"/>
  <w15:commentEx w15:paraId="0326FE38" w15:done="1"/>
  <w15:commentEx w15:paraId="3958DE16" w15:paraIdParent="0326FE38" w15:done="1"/>
  <w15:commentEx w15:paraId="578E9E84" w15:done="0"/>
  <w15:commentEx w15:paraId="3B5255C0" w15:done="0"/>
  <w15:commentEx w15:paraId="3547585E" w15:paraIdParent="3B5255C0" w15:done="0"/>
  <w15:commentEx w15:paraId="6F1E13C7" w15:done="1"/>
  <w15:commentEx w15:paraId="5793E6E7" w15:paraIdParent="6F1E13C7" w15:done="1"/>
  <w15:commentEx w15:paraId="7B78A026" w15:done="0"/>
  <w15:commentEx w15:paraId="2AD58402" w15:paraIdParent="7B78A026" w15:done="0"/>
  <w15:commentEx w15:paraId="582A3741" w15:done="0"/>
  <w15:commentEx w15:paraId="6BD097E6" w15:done="1"/>
  <w15:commentEx w15:paraId="742B6569" w15:paraIdParent="6BD097E6" w15:done="1"/>
  <w15:commentEx w15:paraId="3A608E81" w15:done="1"/>
  <w15:commentEx w15:paraId="1D7B91B3" w15:paraIdParent="3A608E81" w15:done="1"/>
  <w15:commentEx w15:paraId="3D6AC684" w15:done="0"/>
  <w15:commentEx w15:paraId="1B2069EE" w15:paraIdParent="3D6AC684" w15:done="0"/>
  <w15:commentEx w15:paraId="324FCD54" w15:done="1"/>
  <w15:commentEx w15:paraId="14EB3CE9" w15:done="1"/>
  <w15:commentEx w15:paraId="1F8C7211" w15:paraIdParent="14EB3CE9" w15:done="1"/>
  <w15:commentEx w15:paraId="2A632C93" w15:done="0"/>
  <w15:commentEx w15:paraId="77E11DEE" w15:done="0"/>
  <w15:commentEx w15:paraId="37D8373B" w15:paraIdParent="77E11DEE" w15:done="0"/>
  <w15:commentEx w15:paraId="4D8CAB13" w15:done="1"/>
  <w15:commentEx w15:paraId="6B888B5F" w15:paraIdParent="4D8CAB13" w15:done="1"/>
  <w15:commentEx w15:paraId="16E266A7" w15:done="0"/>
  <w15:commentEx w15:paraId="51A95A38" w15:paraIdParent="16E266A7" w15:done="0"/>
  <w15:commentEx w15:paraId="652A66A6" w15:done="0"/>
  <w15:commentEx w15:paraId="54CAE0E2" w15:done="1"/>
  <w15:commentEx w15:paraId="34628009" w15:paraIdParent="54CAE0E2" w15:done="1"/>
  <w15:commentEx w15:paraId="6B844FA2" w15:done="1"/>
  <w15:commentEx w15:paraId="5192C3DF" w15:done="1"/>
  <w15:commentEx w15:paraId="7B849ADE" w15:done="1"/>
  <w15:commentEx w15:paraId="1595561A" w15:paraIdParent="7B849ADE" w15:done="1"/>
  <w15:commentEx w15:paraId="21987740" w15:done="1"/>
  <w15:commentEx w15:paraId="3747EDAA" w15:paraIdParent="21987740" w15:done="1"/>
  <w15:commentEx w15:paraId="028669DC" w15:done="1"/>
  <w15:commentEx w15:paraId="26F6AA98" w15:paraIdParent="028669DC" w15:done="1"/>
  <w15:commentEx w15:paraId="6F13CB4A" w15:done="1"/>
  <w15:commentEx w15:paraId="5CCD7E72" w15:paraIdParent="6F13CB4A" w15:done="1"/>
  <w15:commentEx w15:paraId="5696E11B" w15:done="0"/>
  <w15:commentEx w15:paraId="7546BE38" w15:paraIdParent="5696E11B" w15:done="0"/>
  <w15:commentEx w15:paraId="35FC5C63" w15:done="1"/>
  <w15:commentEx w15:paraId="2D710720" w15:paraIdParent="35FC5C63" w15:done="1"/>
  <w15:commentEx w15:paraId="642B2333" w15:done="1"/>
  <w15:commentEx w15:paraId="65F24DCA" w15:done="1"/>
  <w15:commentEx w15:paraId="1B9F3EAA" w15:paraIdParent="65F24DCA" w15:done="1"/>
  <w15:commentEx w15:paraId="4733B209" w15:paraIdParent="65F24DCA" w15:done="1"/>
  <w15:commentEx w15:paraId="56802AC8" w15:done="1"/>
  <w15:commentEx w15:paraId="7E6E2BC0" w15:paraIdParent="56802AC8" w15:done="1"/>
  <w15:commentEx w15:paraId="71E06056" w15:paraIdParent="56802AC8" w15:done="1"/>
  <w15:commentEx w15:paraId="7A90E1A4" w15:done="1"/>
  <w15:commentEx w15:paraId="3A3CD96A" w15:done="0"/>
  <w15:commentEx w15:paraId="730E44FF" w15:paraIdParent="3A3CD96A" w15:done="0"/>
  <w15:commentEx w15:paraId="661339C9" w15:done="1"/>
  <w15:commentEx w15:paraId="5E91E4B7" w15:paraIdParent="661339C9" w15:done="1"/>
  <w15:commentEx w15:paraId="3BB38F96" w15:done="1"/>
  <w15:commentEx w15:paraId="1492955A" w15:paraIdParent="3BB38F96" w15:done="1"/>
  <w15:commentEx w15:paraId="14296E6B" w15:done="1"/>
  <w15:commentEx w15:paraId="2358645C" w15:done="1"/>
  <w15:commentEx w15:paraId="424DDB6C" w15:done="1"/>
  <w15:commentEx w15:paraId="02D52536" w15:done="1"/>
  <w15:commentEx w15:paraId="192764C0" w15:done="1"/>
  <w15:commentEx w15:paraId="6D0FBD6A" w15:paraIdParent="192764C0" w15:done="1"/>
  <w15:commentEx w15:paraId="7C0B755F" w15:done="0"/>
  <w15:commentEx w15:paraId="5454FEDF" w15:paraIdParent="7C0B755F" w15:done="0"/>
  <w15:commentEx w15:paraId="26F7B260" w15:done="0"/>
  <w15:commentEx w15:paraId="16F7D125" w15:done="0"/>
  <w15:commentEx w15:paraId="3C1F2BEB" w15:paraIdParent="16F7D125" w15:done="0"/>
  <w15:commentEx w15:paraId="1CE43A3A" w15:done="1"/>
  <w15:commentEx w15:paraId="40DF9280" w15:paraIdParent="1CE43A3A" w15:done="1"/>
  <w15:commentEx w15:paraId="22091E6E" w15:done="1"/>
  <w15:commentEx w15:paraId="5E364CF4" w15:paraIdParent="22091E6E" w15:done="1"/>
  <w15:commentEx w15:paraId="1822E2BA" w15:done="0"/>
  <w15:commentEx w15:paraId="16C32748" w15:paraIdParent="1822E2BA" w15:done="0"/>
  <w15:commentEx w15:paraId="10F4451E" w15:done="0"/>
  <w15:commentEx w15:paraId="14B9A6E1" w15:done="1"/>
  <w15:commentEx w15:paraId="23AC86B2" w15:done="1"/>
  <w15:commentEx w15:paraId="1FB4B106" w15:paraIdParent="23AC86B2" w15:done="1"/>
  <w15:commentEx w15:paraId="41BD79C0" w15:paraIdParent="23AC86B2" w15:done="1"/>
  <w15:commentEx w15:paraId="230EE9EE" w15:paraIdParent="23AC86B2" w15:done="1"/>
  <w15:commentEx w15:paraId="12C04EA6" w15:done="0"/>
  <w15:commentEx w15:paraId="0862A886" w15:done="0"/>
  <w15:commentEx w15:paraId="2AD50F22" w15:done="1"/>
  <w15:commentEx w15:paraId="39558916" w15:paraIdParent="2AD50F22" w15:done="1"/>
  <w15:commentEx w15:paraId="6BE3ADC2" w15:paraIdParent="2AD50F22" w15:done="1"/>
  <w15:commentEx w15:paraId="3F7B656A" w15:done="1"/>
  <w15:commentEx w15:paraId="5A606153" w15:paraIdParent="3F7B656A" w15:done="1"/>
  <w15:commentEx w15:paraId="41E85484" w15:done="0"/>
  <w15:commentEx w15:paraId="6FB11F35" w15:paraIdParent="41E85484" w15:done="0"/>
  <w15:commentEx w15:paraId="7C4981AA" w15:done="0"/>
  <w15:commentEx w15:paraId="1D616B5C" w15:done="1"/>
  <w15:commentEx w15:paraId="023564DC" w15:paraIdParent="1D616B5C" w15:done="1"/>
  <w15:commentEx w15:paraId="59DB4E26" w15:done="0"/>
  <w15:commentEx w15:paraId="27E8B64E" w15:paraIdParent="59DB4E26" w15:done="0"/>
  <w15:commentEx w15:paraId="3B98FA19" w15:done="1"/>
  <w15:commentEx w15:paraId="1A91F292" w15:paraIdParent="3B98FA19" w15:done="1"/>
  <w15:commentEx w15:paraId="627E214F" w15:done="0"/>
  <w15:commentEx w15:paraId="54EA0742" w15:done="0"/>
  <w15:commentEx w15:paraId="0838683E" w15:done="0"/>
  <w15:commentEx w15:paraId="5BBA3DDF" w15:paraIdParent="0838683E" w15:done="0"/>
  <w15:commentEx w15:paraId="5DA585A9" w15:done="1"/>
  <w15:commentEx w15:paraId="6AE6BB34" w15:paraIdParent="5DA585A9" w15:done="1"/>
  <w15:commentEx w15:paraId="5B6650F4" w15:done="0"/>
  <w15:commentEx w15:paraId="01E2B706" w15:done="0"/>
  <w15:commentEx w15:paraId="77CB4365" w15:paraIdParent="01E2B706" w15:done="0"/>
  <w15:commentEx w15:paraId="61146D12" w15:done="0"/>
  <w15:commentEx w15:paraId="3F630714" w15:done="1"/>
  <w15:commentEx w15:paraId="6BCBB1CB" w15:paraIdParent="3F630714" w15:done="1"/>
  <w15:commentEx w15:paraId="3D05F900" w15:done="0"/>
  <w15:commentEx w15:paraId="488FB7EC" w15:paraIdParent="3D05F900" w15:done="0"/>
  <w15:commentEx w15:paraId="32D90958" w15:done="1"/>
  <w15:commentEx w15:paraId="4B484584" w15:paraIdParent="32D90958" w15:done="1"/>
  <w15:commentEx w15:paraId="309597B3" w15:done="1"/>
  <w15:commentEx w15:paraId="012F3A28" w15:paraIdParent="309597B3" w15:done="1"/>
  <w15:commentEx w15:paraId="2713E4D4" w15:done="1"/>
  <w15:commentEx w15:paraId="56B97919" w15:done="1"/>
  <w15:commentEx w15:paraId="2467A29A" w15:paraIdParent="56B97919" w15:done="1"/>
  <w15:commentEx w15:paraId="36D5C4B7" w15:done="0"/>
  <w15:commentEx w15:paraId="1F60DDF9" w15:paraIdParent="36D5C4B7" w15:done="0"/>
  <w15:commentEx w15:paraId="0ADDD92D" w15:done="1"/>
  <w15:commentEx w15:paraId="7BE15236" w15:paraIdParent="0ADDD92D" w15:done="1"/>
  <w15:commentEx w15:paraId="527428C3" w15:done="0"/>
  <w15:commentEx w15:paraId="40F1B3B9" w15:paraIdParent="527428C3" w15:done="0"/>
  <w15:commentEx w15:paraId="0588CBDE" w15:done="0"/>
  <w15:commentEx w15:paraId="493BF51E" w15:paraIdParent="0588CBDE" w15:done="0"/>
  <w15:commentEx w15:paraId="7E24CA47" w15:done="1"/>
  <w15:commentEx w15:paraId="03BC732D" w15:paraIdParent="7E24CA47" w15:done="1"/>
  <w15:commentEx w15:paraId="77C81A2F" w15:done="0"/>
  <w15:commentEx w15:paraId="240F99B4" w15:paraIdParent="77C81A2F" w15:done="0"/>
  <w15:commentEx w15:paraId="786407F0" w15:done="1"/>
  <w15:commentEx w15:paraId="2DCDE0CC" w15:paraIdParent="786407F0" w15:done="1"/>
  <w15:commentEx w15:paraId="34BC812E" w15:done="1"/>
  <w15:commentEx w15:paraId="25629CF9" w15:paraIdParent="34BC812E" w15:done="1"/>
  <w15:commentEx w15:paraId="4ED761DD" w15:done="1"/>
  <w15:commentEx w15:paraId="173DBAD2" w15:paraIdParent="4ED761DD" w15:done="1"/>
  <w15:commentEx w15:paraId="38FF791A" w15:paraIdParent="4ED761DD" w15:done="1"/>
  <w15:commentEx w15:paraId="01EF7305" w15:paraIdParent="4ED761DD" w15:done="1"/>
  <w15:commentEx w15:paraId="12BC8FAF" w15:paraIdParent="4ED761DD" w15:done="1"/>
  <w15:commentEx w15:paraId="4B99BC7C" w15:done="1"/>
  <w15:commentEx w15:paraId="0FFD3B60" w15:done="1"/>
  <w15:commentEx w15:paraId="5ACEB860" w15:paraIdParent="0FFD3B60" w15:done="1"/>
  <w15:commentEx w15:paraId="6BA4602F" w15:done="1"/>
  <w15:commentEx w15:paraId="159302DF" w15:paraIdParent="6BA4602F" w15:done="1"/>
  <w15:commentEx w15:paraId="3F2A9D10" w15:paraIdParent="6BA4602F" w15:done="1"/>
  <w15:commentEx w15:paraId="08CE0D04" w15:done="0"/>
  <w15:commentEx w15:paraId="1AE00801" w15:paraIdParent="08CE0D04" w15:done="0"/>
  <w15:commentEx w15:paraId="2DA2E40C" w15:done="0"/>
  <w15:commentEx w15:paraId="659C0C7A" w15:done="1"/>
  <w15:commentEx w15:paraId="49136FC8" w15:paraIdParent="659C0C7A" w15:done="1"/>
  <w15:commentEx w15:paraId="4D591316" w15:paraIdParent="659C0C7A" w15:done="1"/>
  <w15:commentEx w15:paraId="7A4287EB" w15:done="1"/>
  <w15:commentEx w15:paraId="6BA87C44" w15:paraIdParent="7A4287EB" w15:done="1"/>
  <w15:commentEx w15:paraId="4EAE7C59" w15:done="0"/>
  <w15:commentEx w15:paraId="1AE86306" w15:paraIdParent="4EAE7C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AB7B8" w16cex:dateUtc="2022-01-13T22:37:00Z"/>
  <w16cex:commentExtensible w16cex:durableId="25CDA01D" w16cex:dateUtc="2022-03-02T14:19:00Z"/>
  <w16cex:commentExtensible w16cex:durableId="2559DD02" w16cex:dateUtc="2021-12-07T12:15:00Z"/>
  <w16cex:commentExtensible w16cex:durableId="258691FE" w16cex:dateUtc="2022-01-06T21:37:00Z"/>
  <w16cex:commentExtensible w16cex:durableId="2523B731" w16cex:dateUtc="2021-10-27T18:32:00Z"/>
  <w16cex:commentExtensible w16cex:durableId="2559DBD4" w16cex:dateUtc="2021-12-07T12:10:00Z"/>
  <w16cex:commentExtensible w16cex:durableId="2566F0AC" w16cex:dateUtc="2021-12-17T10:19:00Z"/>
  <w16cex:commentExtensible w16cex:durableId="258AB599" w16cex:dateUtc="2022-01-13T22:28:00Z"/>
  <w16cex:commentExtensible w16cex:durableId="25D0D840" w16cex:dateUtc="2022-03-07T18:15:00Z"/>
  <w16cex:commentExtensible w16cex:durableId="258AB5C1" w16cex:dateUtc="2022-01-13T22:29:00Z"/>
  <w16cex:commentExtensible w16cex:durableId="25D0D839" w16cex:dateUtc="2022-03-07T18:15:00Z"/>
  <w16cex:commentExtensible w16cex:durableId="258AB5EE" w16cex:dateUtc="2022-01-13T22:30:00Z"/>
  <w16cex:commentExtensible w16cex:durableId="258AB626" w16cex:dateUtc="2022-01-13T22:31:00Z"/>
  <w16cex:commentExtensible w16cex:durableId="25CDA028" w16cex:dateUtc="2022-02-16T09:34:00Z"/>
  <w16cex:commentExtensible w16cex:durableId="25D0DBA0" w16cex:dateUtc="2022-03-07T18:29:00Z"/>
  <w16cex:commentExtensible w16cex:durableId="25CDA029" w16cex:dateUtc="2022-02-16T09:34:00Z"/>
  <w16cex:commentExtensible w16cex:durableId="25D0DBD6" w16cex:dateUtc="2022-03-07T18:30:00Z"/>
  <w16cex:commentExtensible w16cex:durableId="258AB6D5" w16cex:dateUtc="2022-01-13T22:33:00Z"/>
  <w16cex:commentExtensible w16cex:durableId="25D0DBCC" w16cex:dateUtc="2022-03-07T18:30:00Z"/>
  <w16cex:commentExtensible w16cex:durableId="258AB6F5" w16cex:dateUtc="2022-01-13T22:34:00Z"/>
  <w16cex:commentExtensible w16cex:durableId="25D0DC2C" w16cex:dateUtc="2022-03-07T18:31:00Z"/>
  <w16cex:commentExtensible w16cex:durableId="25CDA02F" w16cex:dateUtc="2022-02-16T09:37:00Z"/>
  <w16cex:commentExtensible w16cex:durableId="25D23B41" w16cex:dateUtc="2022-03-08T19:29:00Z"/>
  <w16cex:commentExtensible w16cex:durableId="24D243D6" w16cex:dateUtc="2021-05-10T22:49:00Z"/>
  <w16cex:commentExtensible w16cex:durableId="250EBDB6" w16cex:dateUtc="2021-10-11T11:42:00Z"/>
  <w16cex:commentExtensible w16cex:durableId="2559E0C0" w16cex:dateUtc="2021-12-07T12:31:00Z"/>
  <w16cex:commentExtensible w16cex:durableId="2564352F" w16cex:dateUtc="2021-12-15T08:34:00Z"/>
  <w16cex:commentExtensible w16cex:durableId="25CDA034" w16cex:dateUtc="2022-02-16T09:50:00Z"/>
  <w16cex:commentExtensible w16cex:durableId="25CDA038" w16cex:dateUtc="2022-02-16T10:47:00Z"/>
  <w16cex:commentExtensible w16cex:durableId="25D0DDA6" w16cex:dateUtc="2022-03-07T18:38:00Z"/>
  <w16cex:commentExtensible w16cex:durableId="258A9F22" w16cex:dateUtc="2022-01-13T20:52:00Z"/>
  <w16cex:commentExtensible w16cex:durableId="258AA00C" w16cex:dateUtc="2022-01-13T20:56:00Z"/>
  <w16cex:commentExtensible w16cex:durableId="25D0DE8F" w16cex:dateUtc="2022-03-07T18:42:00Z"/>
  <w16cex:commentExtensible w16cex:durableId="258A9FD4" w16cex:dateUtc="2022-01-13T20:55:00Z"/>
  <w16cex:commentExtensible w16cex:durableId="25D0DED8" w16cex:dateUtc="2022-03-07T18:43:00Z"/>
  <w16cex:commentExtensible w16cex:durableId="24D243DA" w16cex:dateUtc="2021-05-10T23:02:00Z"/>
  <w16cex:commentExtensible w16cex:durableId="24D33B6B" w16cex:dateUtc="2021-08-27T08:22:00Z"/>
  <w16cex:commentExtensible w16cex:durableId="2523C5EC" w16cex:dateUtc="2021-10-27T19:34:00Z"/>
  <w16cex:commentExtensible w16cex:durableId="24D243E1" w16cex:dateUtc="2021-05-10T23:28:00Z"/>
  <w16cex:commentExtensible w16cex:durableId="24D34693" w16cex:dateUtc="2021-08-27T09:10:00Z"/>
  <w16cex:commentExtensible w16cex:durableId="2561EF86" w16cex:dateUtc="2021-12-13T15:12:00Z"/>
  <w16cex:commentExtensible w16cex:durableId="25CDA048" w16cex:dateUtc="2022-02-16T13:02:00Z"/>
  <w16cex:commentExtensible w16cex:durableId="25E06029" w16cex:dateUtc="2022-03-19T12:59:00Z"/>
  <w16cex:commentExtensible w16cex:durableId="25CDA049" w16cex:dateUtc="2022-02-16T12:06:00Z"/>
  <w16cex:commentExtensible w16cex:durableId="25D0E101" w16cex:dateUtc="2022-03-07T18:52:00Z"/>
  <w16cex:commentExtensible w16cex:durableId="25CDA04A" w16cex:dateUtc="2022-03-02T14:43:00Z"/>
  <w16cex:commentExtensible w16cex:durableId="25D241B5" w16cex:dateUtc="2022-03-08T19:57:00Z"/>
  <w16cex:commentExtensible w16cex:durableId="25D2452A" w16cex:dateUtc="2022-03-08T20:12:00Z"/>
  <w16cex:commentExtensible w16cex:durableId="258AA236" w16cex:dateUtc="2022-01-13T21:05:00Z"/>
  <w16cex:commentExtensible w16cex:durableId="25D0E2C5" w16cex:dateUtc="2022-03-07T19:00:00Z"/>
  <w16cex:commentExtensible w16cex:durableId="25CDA050" w16cex:dateUtc="2022-03-03T07:50:00Z"/>
  <w16cex:commentExtensible w16cex:durableId="25D0E339" w16cex:dateUtc="2022-03-07T19:02:00Z"/>
  <w16cex:commentExtensible w16cex:durableId="25D0E613" w16cex:dateUtc="2022-01-13T21:09:00Z"/>
  <w16cex:commentExtensible w16cex:durableId="25D0E69B" w16cex:dateUtc="2022-03-07T19:16:00Z"/>
  <w16cex:commentExtensible w16cex:durableId="2561E4B2" w16cex:dateUtc="2021-11-30T00:48:00Z"/>
  <w16cex:commentExtensible w16cex:durableId="2561E4B0" w16cex:dateUtc="2021-11-30T01:15:00Z"/>
  <w16cex:commentExtensible w16cex:durableId="2561E4AF" w16cex:dateUtc="2021-12-07T13:55:00Z"/>
  <w16cex:commentExtensible w16cex:durableId="25D0E703" w16cex:dateUtc="2022-03-07T19:18:00Z"/>
  <w16cex:commentExtensible w16cex:durableId="258AA44D" w16cex:dateUtc="2022-01-13T21:14:00Z"/>
  <w16cex:commentExtensible w16cex:durableId="25D0E88B" w16cex:dateUtc="2022-03-07T19:24:00Z"/>
  <w16cex:commentExtensible w16cex:durableId="258AA47B" w16cex:dateUtc="2022-01-13T21:15:00Z"/>
  <w16cex:commentExtensible w16cex:durableId="25D0E81A" w16cex:dateUtc="2022-03-07T19:22:00Z"/>
  <w16cex:commentExtensible w16cex:durableId="25CDA063" w16cex:dateUtc="2022-02-16T12:52:00Z"/>
  <w16cex:commentExtensible w16cex:durableId="25D241F0" w16cex:dateUtc="2022-03-08T19:58:00Z"/>
  <w16cex:commentExtensible w16cex:durableId="25D242F5" w16cex:dateUtc="2022-03-08T20:02:00Z"/>
  <w16cex:commentExtensible w16cex:durableId="25CDA065" w16cex:dateUtc="2022-02-16T12:19:00Z"/>
  <w16cex:commentExtensible w16cex:durableId="25D0F931" w16cex:dateUtc="2022-03-07T20:35:00Z"/>
  <w16cex:commentExtensible w16cex:durableId="25D0FB32" w16cex:dateUtc="2022-03-07T20:44:00Z"/>
  <w16cex:commentExtensible w16cex:durableId="2559F075" w16cex:dateUtc="2021-12-07T13:38:00Z"/>
  <w16cex:commentExtensible w16cex:durableId="25CDA06F" w16cex:dateUtc="2022-02-16T12:43:00Z"/>
  <w16cex:commentExtensible w16cex:durableId="25D0FBD7" w16cex:dateUtc="2022-03-07T20:47:00Z"/>
  <w16cex:commentExtensible w16cex:durableId="25CDA070" w16cex:dateUtc="2022-02-16T12:40:00Z"/>
  <w16cex:commentExtensible w16cex:durableId="25D2435E" w16cex:dateUtc="2022-03-08T20:04:00Z"/>
  <w16cex:commentExtensible w16cex:durableId="25646BC8" w16cex:dateUtc="2021-12-15T12:27:00Z"/>
  <w16cex:commentExtensible w16cex:durableId="258AA859" w16cex:dateUtc="2022-01-13T21:32:00Z"/>
  <w16cex:commentExtensible w16cex:durableId="258AA8FE" w16cex:dateUtc="2022-01-13T21:34:00Z"/>
  <w16cex:commentExtensible w16cex:durableId="25D0FC97" w16cex:dateUtc="2022-03-07T20:50:00Z"/>
  <w16cex:commentExtensible w16cex:durableId="25CDA059" w16cex:dateUtc="2022-02-16T12:48:00Z"/>
  <w16cex:commentExtensible w16cex:durableId="25D0E8F8" w16cex:dateUtc="2022-03-07T19:26:00Z"/>
  <w16cex:commentExtensible w16cex:durableId="258AA48F" w16cex:dateUtc="2022-01-13T21:15:00Z"/>
  <w16cex:commentExtensible w16cex:durableId="25D0E9BF" w16cex:dateUtc="2022-03-07T19:29:00Z"/>
  <w16cex:commentExtensible w16cex:durableId="2561E4AC" w16cex:dateUtc="2021-10-11T14:30:00Z"/>
  <w16cex:commentExtensible w16cex:durableId="2561E4AB" w16cex:dateUtc="2021-10-27T18:45:00Z"/>
  <w16cex:commentExtensible w16cex:durableId="2562DAA8" w16cex:dateUtc="2021-12-14T07:56:00Z"/>
  <w16cex:commentExtensible w16cex:durableId="258AA56F" w16cex:dateUtc="2022-01-13T21:19:00Z"/>
  <w16cex:commentExtensible w16cex:durableId="2523C733" w16cex:dateUtc="2021-10-27T19:40:00Z"/>
  <w16cex:commentExtensible w16cex:durableId="2562DB52" w16cex:dateUtc="2021-12-14T07:58:00Z"/>
  <w16cex:commentExtensible w16cex:durableId="258AAA1D" w16cex:dateUtc="2022-01-13T21:39:00Z"/>
  <w16cex:commentExtensible w16cex:durableId="25CDA07A" w16cex:dateUtc="2022-03-02T15:58:00Z"/>
  <w16cex:commentExtensible w16cex:durableId="25CDA07B" w16cex:dateUtc="2022-03-02T16:00:00Z"/>
  <w16cex:commentExtensible w16cex:durableId="25E06109" w16cex:dateUtc="2022-03-19T13:02:00Z"/>
  <w16cex:commentExtensible w16cex:durableId="25CDA082" w16cex:dateUtc="2022-03-04T13:39:00Z"/>
  <w16cex:commentExtensible w16cex:durableId="25D10168" w16cex:dateUtc="2022-03-07T21:10:00Z"/>
  <w16cex:commentExtensible w16cex:durableId="25CDA083" w16cex:dateUtc="2022-03-02T16:19:00Z"/>
  <w16cex:commentExtensible w16cex:durableId="25D101C4" w16cex:dateUtc="2022-03-07T21:12:00Z"/>
  <w16cex:commentExtensible w16cex:durableId="25D1021A" w16cex:dateUtc="2022-03-07T21:13:00Z"/>
  <w16cex:commentExtensible w16cex:durableId="2564AAD1" w16cex:dateUtc="2021-12-15T16:56:00Z"/>
  <w16cex:commentExtensible w16cex:durableId="25CDA085" w16cex:dateUtc="2022-03-03T11:23:00Z"/>
  <w16cex:commentExtensible w16cex:durableId="25CDA086" w16cex:dateUtc="2022-03-03T11:25:00Z"/>
  <w16cex:commentExtensible w16cex:durableId="258AAC16" w16cex:dateUtc="2022-01-13T21:48:00Z"/>
  <w16cex:commentExtensible w16cex:durableId="25E06166" w16cex:dateUtc="2022-03-19T13:04:00Z"/>
  <w16cex:commentExtensible w16cex:durableId="25CDA088" w16cex:dateUtc="2022-03-04T08:19:00Z"/>
  <w16cex:commentExtensible w16cex:durableId="25F1717E" w16cex:dateUtc="2022-04-01T10:41:00Z"/>
  <w16cex:commentExtensible w16cex:durableId="25D1034D" w16cex:dateUtc="2022-03-07T21:18:00Z"/>
  <w16cex:commentExtensible w16cex:durableId="25F872E3" w16cex:dateUtc="2022-03-03T08:19:00Z"/>
  <w16cex:commentExtensible w16cex:durableId="25F872E2" w16cex:dateUtc="2022-04-01T10:42:00Z"/>
  <w16cex:commentExtensible w16cex:durableId="25CDA089" w16cex:dateUtc="2022-03-03T08:16:00Z"/>
  <w16cex:commentExtensible w16cex:durableId="25D10442" w16cex:dateUtc="2022-03-07T21:22:00Z"/>
  <w16cex:commentExtensible w16cex:durableId="258AB0DE" w16cex:dateUtc="2022-01-13T22:08:00Z"/>
  <w16cex:commentExtensible w16cex:durableId="25D104DE" w16cex:dateUtc="2022-03-07T21:25:00Z"/>
  <w16cex:commentExtensible w16cex:durableId="25CDA08C" w16cex:dateUtc="2022-03-04T10:23:00Z"/>
  <w16cex:commentExtensible w16cex:durableId="25E061A9" w16cex:dateUtc="2022-03-19T13:05:00Z"/>
  <w16cex:commentExtensible w16cex:durableId="25CDA08D" w16cex:dateUtc="2022-03-04T11:17:00Z"/>
  <w16cex:commentExtensible w16cex:durableId="2432A9A8" w16cex:dateUtc="2021-04-27T13:18:00Z"/>
  <w16cex:commentExtensible w16cex:durableId="24D243F8" w16cex:dateUtc="2021-06-08T19:04:00Z"/>
  <w16cex:commentExtensible w16cex:durableId="2565CA43" w16cex:dateUtc="2021-12-16T13:22:00Z"/>
  <w16cex:commentExtensible w16cex:durableId="25869232" w16cex:dateUtc="2022-01-04T18:45:00Z"/>
  <w16cex:commentExtensible w16cex:durableId="25F8745E" w16cex:dateUtc="2022-04-06T18:19:00Z"/>
  <w16cex:commentExtensible w16cex:durableId="25CDA095" w16cex:dateUtc="2022-03-04T11:17:00Z"/>
  <w16cex:commentExtensible w16cex:durableId="2564AE86" w16cex:dateUtc="2021-12-15T17:12:00Z"/>
  <w16cex:commentExtensible w16cex:durableId="258AB1C1" w16cex:dateUtc="2022-01-13T22:12:00Z"/>
  <w16cex:commentExtensible w16cex:durableId="25CDA098" w16cex:dateUtc="2022-03-02T07:57:00Z"/>
  <w16cex:commentExtensible w16cex:durableId="25D10604" w16cex:dateUtc="2022-03-07T21:30:00Z"/>
  <w16cex:commentExtensible w16cex:durableId="258AB23A" w16cex:dateUtc="2022-01-13T22:14:00Z"/>
  <w16cex:commentExtensible w16cex:durableId="25D10638" w16cex:dateUtc="2022-03-07T21:31:00Z"/>
  <w16cex:commentExtensible w16cex:durableId="25CDA09B" w16cex:dateUtc="2022-03-04T11:19:00Z"/>
  <w16cex:commentExtensible w16cex:durableId="25F171FD" w16cex:dateUtc="2022-04-01T10:43:00Z"/>
  <w16cex:commentExtensible w16cex:durableId="25CDA09C" w16cex:dateUtc="2022-03-02T13:56:00Z"/>
  <w16cex:commentExtensible w16cex:durableId="24D24410" w16cex:dateUtc="2021-07-02T19:24:00Z"/>
  <w16cex:commentExtensible w16cex:durableId="24D32E01" w16cex:dateUtc="2021-08-27T07:25:00Z"/>
  <w16cex:commentExtensible w16cex:durableId="25CDA09F" w16cex:dateUtc="2022-03-04T11:27:00Z"/>
  <w16cex:commentExtensible w16cex:durableId="25F935F4" w16cex:dateUtc="2022-04-07T08:05:00Z"/>
  <w16cex:commentExtensible w16cex:durableId="24D24417" w16cex:dateUtc="2021-07-02T19:47:00Z"/>
  <w16cex:commentExtensible w16cex:durableId="24D34D68" w16cex:dateUtc="2021-08-27T09:39:00Z"/>
  <w16cex:commentExtensible w16cex:durableId="256B2718" w16cex:dateUtc="2021-12-20T15:00:00Z"/>
  <w16cex:commentExtensible w16cex:durableId="25CDA0A8" w16cex:dateUtc="2022-03-04T13:09:00Z"/>
  <w16cex:commentExtensible w16cex:durableId="25CDA0AA" w16cex:dateUtc="2022-03-04T13:06:00Z"/>
  <w16cex:commentExtensible w16cex:durableId="25F16EFC" w16cex:dateUtc="2022-04-01T10:30:00Z"/>
  <w16cex:commentExtensible w16cex:durableId="25CDA0AC" w16cex:dateUtc="2022-03-04T13:31:00Z"/>
  <w16cex:commentExtensible w16cex:durableId="25D10881" w16cex:dateUtc="2022-03-07T21:41:00Z"/>
  <w16cex:commentExtensible w16cex:durableId="25F17000" w16cex:dateUtc="2022-04-01T10:35:00Z"/>
  <w16cex:commentExtensible w16cex:durableId="25CDA0AD" w16cex:dateUtc="2022-03-04T13:16:00Z"/>
  <w16cex:commentExtensible w16cex:durableId="25F16F33" w16cex:dateUtc="2022-04-01T10:31:00Z"/>
  <w16cex:commentExtensible w16cex:durableId="25F92BA7" w16cex:dateUtc="2022-04-07T07:21:00Z"/>
  <w16cex:commentExtensible w16cex:durableId="254F8812" w16cex:dateUtc="2021-11-30T01:10:00Z"/>
  <w16cex:commentExtensible w16cex:durableId="25D10870" w16cex:dateUtc="2022-03-07T21:40:00Z"/>
  <w16cex:commentExtensible w16cex:durableId="25CDA0AF" w16cex:dateUtc="2022-03-04T13:17:00Z"/>
  <w16cex:commentExtensible w16cex:durableId="25F170B5" w16cex:dateUtc="2022-04-01T10:38:00Z"/>
  <w16cex:commentExtensible w16cex:durableId="24D243E8" w16cex:dateUtc="2021-05-11T00:15:00Z"/>
  <w16cex:commentExtensible w16cex:durableId="24D24856" w16cex:dateUtc="2021-08-26T15:05:00Z"/>
  <w16cex:commentExtensible w16cex:durableId="25CDA0B3" w16cex:dateUtc="2022-03-04T13:44:00Z"/>
  <w16cex:commentExtensible w16cex:durableId="25E02DC3" w16cex:dateUtc="2022-03-19T09:24:00Z"/>
  <w16cex:commentExtensible w16cex:durableId="2523C201" w16cex:dateUtc="2021-10-27T19:18:00Z"/>
  <w16cex:commentExtensible w16cex:durableId="255C4080" w16cex:dateUtc="2021-10-27T18:49:00Z"/>
  <w16cex:commentExtensible w16cex:durableId="255C407F" w16cex:dateUtc="2021-12-09T07:28:00Z"/>
  <w16cex:commentExtensible w16cex:durableId="25CDA0B6" w16cex:dateUtc="2022-03-04T13:48:00Z"/>
  <w16cex:commentExtensible w16cex:durableId="25D109A7" w16cex:dateUtc="2022-03-07T21:45:00Z"/>
  <w16cex:commentExtensible w16cex:durableId="2523BADF" w16cex:dateUtc="2021-10-27T18:47:00Z"/>
  <w16cex:commentExtensible w16cex:durableId="2562E110" w16cex:dateUtc="2021-12-14T08:23:00Z"/>
  <w16cex:commentExtensible w16cex:durableId="2523BEC2" w16cex:dateUtc="2021-10-27T19:04:00Z"/>
  <w16cex:commentExtensible w16cex:durableId="255C3933" w16cex:dateUtc="2021-12-09T07:13:00Z"/>
  <w16cex:commentExtensible w16cex:durableId="25CDA0C1" w16cex:dateUtc="2022-03-04T13:54:00Z"/>
  <w16cex:commentExtensible w16cex:durableId="25E026FF" w16cex:dateUtc="2022-03-19T08:55:00Z"/>
  <w16cex:commentExtensible w16cex:durableId="2523BB2F" w16cex:dateUtc="2021-10-27T18:49:00Z"/>
  <w16cex:commentExtensible w16cex:durableId="255C3C97" w16cex:dateUtc="2021-12-09T07:28:00Z"/>
  <w16cex:commentExtensible w16cex:durableId="25869251" w16cex:dateUtc="2022-01-06T20:44:00Z"/>
  <w16cex:commentExtensible w16cex:durableId="25E02E14" w16cex:dateUtc="2022-03-19T09:25:00Z"/>
  <w16cex:commentExtensible w16cex:durableId="25CDA0C5" w16cex:dateUtc="2022-03-04T13:53:00Z"/>
  <w16cex:commentExtensible w16cex:durableId="25E02E38" w16cex:dateUtc="2022-03-19T09:26:00Z"/>
  <w16cex:commentExtensible w16cex:durableId="258AAD0E" w16cex:dateUtc="2022-01-13T21:52:00Z"/>
  <w16cex:commentExtensible w16cex:durableId="25E02E45" w16cex:dateUtc="2022-03-19T09:26:00Z"/>
  <w16cex:commentExtensible w16cex:durableId="2523C0AD" w16cex:dateUtc="2021-10-27T19:12:00Z"/>
  <w16cex:commentExtensible w16cex:durableId="2562E397" w16cex:dateUtc="2021-12-14T08:34:00Z"/>
  <w16cex:commentExtensible w16cex:durableId="25869254" w16cex:dateUtc="2022-01-06T22:32:00Z"/>
  <w16cex:commentExtensible w16cex:durableId="258AAD40" w16cex:dateUtc="2022-01-13T21:53:00Z"/>
  <w16cex:commentExtensible w16cex:durableId="25E02F10" w16cex:dateUtc="2022-03-19T09:29:00Z"/>
  <w16cex:commentExtensible w16cex:durableId="2562E206" w16cex:dateUtc="2021-12-14T08:27:00Z"/>
  <w16cex:commentExtensible w16cex:durableId="258AAC9E" w16cex:dateUtc="2022-01-13T21:50:00Z"/>
  <w16cex:commentExtensible w16cex:durableId="25E02FEC" w16cex:dateUtc="2022-03-19T09:33:00Z"/>
  <w16cex:commentExtensible w16cex:durableId="25869256" w16cex:dateUtc="2022-01-06T21:16:00Z"/>
  <w16cex:commentExtensible w16cex:durableId="258AADD6" w16cex:dateUtc="2022-01-13T21:55:00Z"/>
  <w16cex:commentExtensible w16cex:durableId="25E03028" w16cex:dateUtc="2022-03-19T09:34:00Z"/>
  <w16cex:commentExtensible w16cex:durableId="25CDA0CF" w16cex:dateUtc="2022-03-04T13:57:00Z"/>
  <w16cex:commentExtensible w16cex:durableId="25DED53A" w16cex:dateUtc="2022-03-18T08:54:00Z"/>
  <w16cex:commentExtensible w16cex:durableId="25E02B11" w16cex:dateUtc="2022-03-19T09:12:00Z"/>
  <w16cex:commentExtensible w16cex:durableId="2523B891" w16cex:dateUtc="2021-10-27T18:37:00Z"/>
  <w16cex:commentExtensible w16cex:durableId="2562E40A" w16cex:dateUtc="2021-12-14T08:36:00Z"/>
  <w16cex:commentExtensible w16cex:durableId="258AAE22" w16cex:dateUtc="2022-01-13T21:56:00Z"/>
  <w16cex:commentExtensible w16cex:durableId="2523B8B0" w16cex:dateUtc="2021-10-27T18:38:00Z"/>
  <w16cex:commentExtensible w16cex:durableId="2562E419" w16cex:dateUtc="2021-12-14T08:36:00Z"/>
  <w16cex:commentExtensible w16cex:durableId="258AAF4C" w16cex:dateUtc="2022-01-13T22:01:00Z"/>
  <w16cex:commentExtensible w16cex:durableId="25DED314" w16cex:dateUtc="2022-03-18T0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B94EC" w16cid:durableId="258AB7B8"/>
  <w16cid:commentId w16cid:paraId="32BF61B6" w16cid:durableId="25CDA01D"/>
  <w16cid:commentId w16cid:paraId="2D31B17F" w16cid:durableId="2559DD02"/>
  <w16cid:commentId w16cid:paraId="0AA0C460" w16cid:durableId="258691FE"/>
  <w16cid:commentId w16cid:paraId="48DFDE91" w16cid:durableId="2523B731"/>
  <w16cid:commentId w16cid:paraId="01CE47FC" w16cid:durableId="2559DBD4"/>
  <w16cid:commentId w16cid:paraId="7F3862A8" w16cid:durableId="2566F0AC"/>
  <w16cid:commentId w16cid:paraId="409D7F7E" w16cid:durableId="258AB599"/>
  <w16cid:commentId w16cid:paraId="2E36758D" w16cid:durableId="25D0D840"/>
  <w16cid:commentId w16cid:paraId="0D8C4B74" w16cid:durableId="258AB5C1"/>
  <w16cid:commentId w16cid:paraId="50DE546D" w16cid:durableId="25D0D839"/>
  <w16cid:commentId w16cid:paraId="18A731E3" w16cid:durableId="258AB5EE"/>
  <w16cid:commentId w16cid:paraId="0A511CAF" w16cid:durableId="258AB626"/>
  <w16cid:commentId w16cid:paraId="122FCB68" w16cid:durableId="25CDA028"/>
  <w16cid:commentId w16cid:paraId="626D237C" w16cid:durableId="25D0DBA0"/>
  <w16cid:commentId w16cid:paraId="439C1A15" w16cid:durableId="25CDA029"/>
  <w16cid:commentId w16cid:paraId="456C2018" w16cid:durableId="25D0DBD6"/>
  <w16cid:commentId w16cid:paraId="73F2A46E" w16cid:durableId="258AB6D5"/>
  <w16cid:commentId w16cid:paraId="6ADFB0B3" w16cid:durableId="25D0DBCC"/>
  <w16cid:commentId w16cid:paraId="15791792" w16cid:durableId="258AB6F5"/>
  <w16cid:commentId w16cid:paraId="349D287B" w16cid:durableId="25D0DC2C"/>
  <w16cid:commentId w16cid:paraId="2D112D83" w16cid:durableId="25CDA02F"/>
  <w16cid:commentId w16cid:paraId="0CA9F633" w16cid:durableId="25D23B41"/>
  <w16cid:commentId w16cid:paraId="26CD85E6" w16cid:durableId="24D243D6"/>
  <w16cid:commentId w16cid:paraId="6A4D0557" w16cid:durableId="250EBDB6"/>
  <w16cid:commentId w16cid:paraId="15DA201B" w16cid:durableId="2559E0C0"/>
  <w16cid:commentId w16cid:paraId="703C75C5" w16cid:durableId="2564352F"/>
  <w16cid:commentId w16cid:paraId="74DF84BE" w16cid:durableId="25CDA034"/>
  <w16cid:commentId w16cid:paraId="5F0B9861" w16cid:durableId="25CDA038"/>
  <w16cid:commentId w16cid:paraId="5CC5A31F" w16cid:durableId="25D0DDA6"/>
  <w16cid:commentId w16cid:paraId="2799EAC6" w16cid:durableId="258A9F22"/>
  <w16cid:commentId w16cid:paraId="16AEB0B5" w16cid:durableId="258AA00C"/>
  <w16cid:commentId w16cid:paraId="61F866A7" w16cid:durableId="25D0DE8F"/>
  <w16cid:commentId w16cid:paraId="078B683E" w16cid:durableId="258A9FD4"/>
  <w16cid:commentId w16cid:paraId="207FEB22" w16cid:durableId="25D0DED8"/>
  <w16cid:commentId w16cid:paraId="4642C554" w16cid:durableId="24D243DA"/>
  <w16cid:commentId w16cid:paraId="5EEAB3A5" w16cid:durableId="24D33B6B"/>
  <w16cid:commentId w16cid:paraId="0DF635D5" w16cid:durableId="2523C5EC"/>
  <w16cid:commentId w16cid:paraId="0326FE38" w16cid:durableId="24D243E1"/>
  <w16cid:commentId w16cid:paraId="3958DE16" w16cid:durableId="24D34693"/>
  <w16cid:commentId w16cid:paraId="578E9E84" w16cid:durableId="2561EF86"/>
  <w16cid:commentId w16cid:paraId="3B5255C0" w16cid:durableId="25CDA048"/>
  <w16cid:commentId w16cid:paraId="3547585E" w16cid:durableId="25E06029"/>
  <w16cid:commentId w16cid:paraId="6F1E13C7" w16cid:durableId="25CDA049"/>
  <w16cid:commentId w16cid:paraId="5793E6E7" w16cid:durableId="25D0E101"/>
  <w16cid:commentId w16cid:paraId="7B78A026" w16cid:durableId="25CDA04A"/>
  <w16cid:commentId w16cid:paraId="2AD58402" w16cid:durableId="25D241B5"/>
  <w16cid:commentId w16cid:paraId="582A3741" w16cid:durableId="25D2452A"/>
  <w16cid:commentId w16cid:paraId="6BD097E6" w16cid:durableId="258AA236"/>
  <w16cid:commentId w16cid:paraId="742B6569" w16cid:durableId="25D0E2C5"/>
  <w16cid:commentId w16cid:paraId="3A608E81" w16cid:durableId="25CDA050"/>
  <w16cid:commentId w16cid:paraId="1D7B91B3" w16cid:durableId="25D0E339"/>
  <w16cid:commentId w16cid:paraId="3D6AC684" w16cid:durableId="25D0E613"/>
  <w16cid:commentId w16cid:paraId="1B2069EE" w16cid:durableId="25D0E69B"/>
  <w16cid:commentId w16cid:paraId="324FCD54" w16cid:durableId="2561E4B2"/>
  <w16cid:commentId w16cid:paraId="14EB3CE9" w16cid:durableId="2561E4B0"/>
  <w16cid:commentId w16cid:paraId="1F8C7211" w16cid:durableId="2561E4AF"/>
  <w16cid:commentId w16cid:paraId="2A632C93" w16cid:durableId="25D0E703"/>
  <w16cid:commentId w16cid:paraId="77E11DEE" w16cid:durableId="258AA44D"/>
  <w16cid:commentId w16cid:paraId="37D8373B" w16cid:durableId="25D0E88B"/>
  <w16cid:commentId w16cid:paraId="4D8CAB13" w16cid:durableId="258AA47B"/>
  <w16cid:commentId w16cid:paraId="6B888B5F" w16cid:durableId="25D0E81A"/>
  <w16cid:commentId w16cid:paraId="16E266A7" w16cid:durableId="25CDA063"/>
  <w16cid:commentId w16cid:paraId="51A95A38" w16cid:durableId="25D241F0"/>
  <w16cid:commentId w16cid:paraId="652A66A6" w16cid:durableId="25D242F5"/>
  <w16cid:commentId w16cid:paraId="54CAE0E2" w16cid:durableId="25CDA065"/>
  <w16cid:commentId w16cid:paraId="34628009" w16cid:durableId="25D0F931"/>
  <w16cid:commentId w16cid:paraId="6B844FA2" w16cid:durableId="25D0FB32"/>
  <w16cid:commentId w16cid:paraId="5192C3DF" w16cid:durableId="2559F075"/>
  <w16cid:commentId w16cid:paraId="7B849ADE" w16cid:durableId="25CDA06F"/>
  <w16cid:commentId w16cid:paraId="1595561A" w16cid:durableId="25D0FBD7"/>
  <w16cid:commentId w16cid:paraId="21987740" w16cid:durableId="25CDA070"/>
  <w16cid:commentId w16cid:paraId="3747EDAA" w16cid:durableId="25D2435E"/>
  <w16cid:commentId w16cid:paraId="028669DC" w16cid:durableId="25646BC8"/>
  <w16cid:commentId w16cid:paraId="26F6AA98" w16cid:durableId="258AA859"/>
  <w16cid:commentId w16cid:paraId="6F13CB4A" w16cid:durableId="258AA8FE"/>
  <w16cid:commentId w16cid:paraId="5CCD7E72" w16cid:durableId="25D0FC97"/>
  <w16cid:commentId w16cid:paraId="5696E11B" w16cid:durableId="25CDA059"/>
  <w16cid:commentId w16cid:paraId="7546BE38" w16cid:durableId="25D0E8F8"/>
  <w16cid:commentId w16cid:paraId="35FC5C63" w16cid:durableId="258AA48F"/>
  <w16cid:commentId w16cid:paraId="2D710720" w16cid:durableId="25D0E9BF"/>
  <w16cid:commentId w16cid:paraId="642B2333" w16cid:durableId="2561E4AC"/>
  <w16cid:commentId w16cid:paraId="65F24DCA" w16cid:durableId="2561E4AB"/>
  <w16cid:commentId w16cid:paraId="1B9F3EAA" w16cid:durableId="2562DAA8"/>
  <w16cid:commentId w16cid:paraId="4733B209" w16cid:durableId="258AA56F"/>
  <w16cid:commentId w16cid:paraId="56802AC8" w16cid:durableId="2523C733"/>
  <w16cid:commentId w16cid:paraId="7E6E2BC0" w16cid:durableId="2562DB52"/>
  <w16cid:commentId w16cid:paraId="71E06056" w16cid:durableId="258AAA1D"/>
  <w16cid:commentId w16cid:paraId="7A90E1A4" w16cid:durableId="25CDA07A"/>
  <w16cid:commentId w16cid:paraId="3A3CD96A" w16cid:durableId="25CDA07B"/>
  <w16cid:commentId w16cid:paraId="730E44FF" w16cid:durableId="25E06109"/>
  <w16cid:commentId w16cid:paraId="661339C9" w16cid:durableId="25CDA082"/>
  <w16cid:commentId w16cid:paraId="5E91E4B7" w16cid:durableId="25D10168"/>
  <w16cid:commentId w16cid:paraId="3BB38F96" w16cid:durableId="25CDA083"/>
  <w16cid:commentId w16cid:paraId="1492955A" w16cid:durableId="25D101C4"/>
  <w16cid:commentId w16cid:paraId="14296E6B" w16cid:durableId="25D1021A"/>
  <w16cid:commentId w16cid:paraId="2358645C" w16cid:durableId="2564AAD1"/>
  <w16cid:commentId w16cid:paraId="424DDB6C" w16cid:durableId="25CDA085"/>
  <w16cid:commentId w16cid:paraId="02D52536" w16cid:durableId="25CDA086"/>
  <w16cid:commentId w16cid:paraId="192764C0" w16cid:durableId="258AAC16"/>
  <w16cid:commentId w16cid:paraId="6D0FBD6A" w16cid:durableId="25E06166"/>
  <w16cid:commentId w16cid:paraId="7C0B755F" w16cid:durableId="25CDA088"/>
  <w16cid:commentId w16cid:paraId="5454FEDF" w16cid:durableId="25F1717E"/>
  <w16cid:commentId w16cid:paraId="26F7B260" w16cid:durableId="25D1034D"/>
  <w16cid:commentId w16cid:paraId="16F7D125" w16cid:durableId="25F872E3"/>
  <w16cid:commentId w16cid:paraId="3C1F2BEB" w16cid:durableId="25F872E2"/>
  <w16cid:commentId w16cid:paraId="1CE43A3A" w16cid:durableId="25CDA089"/>
  <w16cid:commentId w16cid:paraId="40DF9280" w16cid:durableId="25D10442"/>
  <w16cid:commentId w16cid:paraId="22091E6E" w16cid:durableId="258AB0DE"/>
  <w16cid:commentId w16cid:paraId="5E364CF4" w16cid:durableId="25D104DE"/>
  <w16cid:commentId w16cid:paraId="1822E2BA" w16cid:durableId="25CDA08C"/>
  <w16cid:commentId w16cid:paraId="16C32748" w16cid:durableId="25E061A9"/>
  <w16cid:commentId w16cid:paraId="10F4451E" w16cid:durableId="25CDA08D"/>
  <w16cid:commentId w16cid:paraId="14B9A6E1" w16cid:durableId="2432A9A8"/>
  <w16cid:commentId w16cid:paraId="23AC86B2" w16cid:durableId="24D243F8"/>
  <w16cid:commentId w16cid:paraId="1FB4B106" w16cid:durableId="2565CA43"/>
  <w16cid:commentId w16cid:paraId="41BD79C0" w16cid:durableId="25869232"/>
  <w16cid:commentId w16cid:paraId="230EE9EE" w16cid:durableId="25F8745E"/>
  <w16cid:commentId w16cid:paraId="12C04EA6" w16cid:durableId="25CDA095"/>
  <w16cid:commentId w16cid:paraId="0862A886" w16cid:durableId="2564AE86"/>
  <w16cid:commentId w16cid:paraId="2AD50F22" w16cid:durableId="258AB1C1"/>
  <w16cid:commentId w16cid:paraId="39558916" w16cid:durableId="25CDA098"/>
  <w16cid:commentId w16cid:paraId="6BE3ADC2" w16cid:durableId="25D10604"/>
  <w16cid:commentId w16cid:paraId="3F7B656A" w16cid:durableId="258AB23A"/>
  <w16cid:commentId w16cid:paraId="5A606153" w16cid:durableId="25D10638"/>
  <w16cid:commentId w16cid:paraId="41E85484" w16cid:durableId="25CDA09B"/>
  <w16cid:commentId w16cid:paraId="6FB11F35" w16cid:durableId="25F171FD"/>
  <w16cid:commentId w16cid:paraId="7C4981AA" w16cid:durableId="25CDA09C"/>
  <w16cid:commentId w16cid:paraId="1D616B5C" w16cid:durableId="24D24410"/>
  <w16cid:commentId w16cid:paraId="023564DC" w16cid:durableId="24D32E01"/>
  <w16cid:commentId w16cid:paraId="59DB4E26" w16cid:durableId="25CDA09F"/>
  <w16cid:commentId w16cid:paraId="27E8B64E" w16cid:durableId="25F935F4"/>
  <w16cid:commentId w16cid:paraId="3B98FA19" w16cid:durableId="24D24417"/>
  <w16cid:commentId w16cid:paraId="1A91F292" w16cid:durableId="24D34D68"/>
  <w16cid:commentId w16cid:paraId="627E214F" w16cid:durableId="256B2718"/>
  <w16cid:commentId w16cid:paraId="54EA0742" w16cid:durableId="25CDA0A8"/>
  <w16cid:commentId w16cid:paraId="0838683E" w16cid:durableId="25CDA0AA"/>
  <w16cid:commentId w16cid:paraId="5BBA3DDF" w16cid:durableId="25F16EFC"/>
  <w16cid:commentId w16cid:paraId="5DA585A9" w16cid:durableId="25CDA0AC"/>
  <w16cid:commentId w16cid:paraId="6AE6BB34" w16cid:durableId="25D10881"/>
  <w16cid:commentId w16cid:paraId="5B6650F4" w16cid:durableId="25F17000"/>
  <w16cid:commentId w16cid:paraId="01E2B706" w16cid:durableId="25CDA0AD"/>
  <w16cid:commentId w16cid:paraId="77CB4365" w16cid:durableId="25F16F33"/>
  <w16cid:commentId w16cid:paraId="61146D12" w16cid:durableId="25F92BA7"/>
  <w16cid:commentId w16cid:paraId="3F630714" w16cid:durableId="254F8812"/>
  <w16cid:commentId w16cid:paraId="6BCBB1CB" w16cid:durableId="25D10870"/>
  <w16cid:commentId w16cid:paraId="3D05F900" w16cid:durableId="25CDA0AF"/>
  <w16cid:commentId w16cid:paraId="488FB7EC" w16cid:durableId="25F170B5"/>
  <w16cid:commentId w16cid:paraId="32D90958" w16cid:durableId="24D243E8"/>
  <w16cid:commentId w16cid:paraId="4B484584" w16cid:durableId="24D24856"/>
  <w16cid:commentId w16cid:paraId="309597B3" w16cid:durableId="25CDA0B3"/>
  <w16cid:commentId w16cid:paraId="012F3A28" w16cid:durableId="25E02DC3"/>
  <w16cid:commentId w16cid:paraId="2713E4D4" w16cid:durableId="2523C201"/>
  <w16cid:commentId w16cid:paraId="56B97919" w16cid:durableId="255C4080"/>
  <w16cid:commentId w16cid:paraId="2467A29A" w16cid:durableId="255C407F"/>
  <w16cid:commentId w16cid:paraId="36D5C4B7" w16cid:durableId="25CDA0B6"/>
  <w16cid:commentId w16cid:paraId="1F60DDF9" w16cid:durableId="25D109A7"/>
  <w16cid:commentId w16cid:paraId="0ADDD92D" w16cid:durableId="2523BADF"/>
  <w16cid:commentId w16cid:paraId="7BE15236" w16cid:durableId="2562E110"/>
  <w16cid:commentId w16cid:paraId="527428C3" w16cid:durableId="2523BEC2"/>
  <w16cid:commentId w16cid:paraId="40F1B3B9" w16cid:durableId="255C3933"/>
  <w16cid:commentId w16cid:paraId="0588CBDE" w16cid:durableId="25CDA0C1"/>
  <w16cid:commentId w16cid:paraId="493BF51E" w16cid:durableId="25E026FF"/>
  <w16cid:commentId w16cid:paraId="7E24CA47" w16cid:durableId="2523BB2F"/>
  <w16cid:commentId w16cid:paraId="03BC732D" w16cid:durableId="255C3C97"/>
  <w16cid:commentId w16cid:paraId="77C81A2F" w16cid:durableId="25869251"/>
  <w16cid:commentId w16cid:paraId="240F99B4" w16cid:durableId="25E02E14"/>
  <w16cid:commentId w16cid:paraId="786407F0" w16cid:durableId="25CDA0C5"/>
  <w16cid:commentId w16cid:paraId="2DCDE0CC" w16cid:durableId="25E02E38"/>
  <w16cid:commentId w16cid:paraId="34BC812E" w16cid:durableId="258AAD0E"/>
  <w16cid:commentId w16cid:paraId="25629CF9" w16cid:durableId="25E02E45"/>
  <w16cid:commentId w16cid:paraId="4ED761DD" w16cid:durableId="2523C0AD"/>
  <w16cid:commentId w16cid:paraId="173DBAD2" w16cid:durableId="2562E397"/>
  <w16cid:commentId w16cid:paraId="38FF791A" w16cid:durableId="25869254"/>
  <w16cid:commentId w16cid:paraId="01EF7305" w16cid:durableId="258AAD40"/>
  <w16cid:commentId w16cid:paraId="12BC8FAF" w16cid:durableId="25E02F10"/>
  <w16cid:commentId w16cid:paraId="4B99BC7C" w16cid:durableId="2562E206"/>
  <w16cid:commentId w16cid:paraId="0FFD3B60" w16cid:durableId="258AAC9E"/>
  <w16cid:commentId w16cid:paraId="5ACEB860" w16cid:durableId="25E02FEC"/>
  <w16cid:commentId w16cid:paraId="6BA4602F" w16cid:durableId="25869256"/>
  <w16cid:commentId w16cid:paraId="159302DF" w16cid:durableId="258AADD6"/>
  <w16cid:commentId w16cid:paraId="3F2A9D10" w16cid:durableId="25E03028"/>
  <w16cid:commentId w16cid:paraId="08CE0D04" w16cid:durableId="25CDA0CF"/>
  <w16cid:commentId w16cid:paraId="1AE00801" w16cid:durableId="25DED53A"/>
  <w16cid:commentId w16cid:paraId="2DA2E40C" w16cid:durableId="25E02B11"/>
  <w16cid:commentId w16cid:paraId="659C0C7A" w16cid:durableId="2523B891"/>
  <w16cid:commentId w16cid:paraId="49136FC8" w16cid:durableId="2562E40A"/>
  <w16cid:commentId w16cid:paraId="4D591316" w16cid:durableId="258AAE22"/>
  <w16cid:commentId w16cid:paraId="7A4287EB" w16cid:durableId="2523B8B0"/>
  <w16cid:commentId w16cid:paraId="6BA87C44" w16cid:durableId="2562E419"/>
  <w16cid:commentId w16cid:paraId="4EAE7C59" w16cid:durableId="258AAF4C"/>
  <w16cid:commentId w16cid:paraId="1AE86306" w16cid:durableId="25DED3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8A0DF" w14:textId="77777777" w:rsidR="00533A55" w:rsidRDefault="00533A55">
      <w:r>
        <w:separator/>
      </w:r>
    </w:p>
  </w:endnote>
  <w:endnote w:type="continuationSeparator" w:id="0">
    <w:p w14:paraId="670A21BC" w14:textId="77777777" w:rsidR="00533A55" w:rsidRDefault="00533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036F48" w:rsidRDefault="00036F48"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036F48" w:rsidRDefault="00036F48"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2FC7CABF" w:rsidR="00036F48" w:rsidRDefault="00036F48"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80AD4">
          <w:rPr>
            <w:rStyle w:val="PageNumber"/>
            <w:noProof/>
          </w:rPr>
          <w:t>32</w:t>
        </w:r>
        <w:r>
          <w:rPr>
            <w:rStyle w:val="PageNumber"/>
          </w:rPr>
          <w:fldChar w:fldCharType="end"/>
        </w:r>
      </w:p>
    </w:sdtContent>
  </w:sdt>
  <w:p w14:paraId="372B30FD" w14:textId="77777777" w:rsidR="00036F48" w:rsidRDefault="00036F48"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09B4F" w14:textId="77777777" w:rsidR="00533A55" w:rsidRDefault="00533A55">
      <w:r>
        <w:separator/>
      </w:r>
    </w:p>
  </w:footnote>
  <w:footnote w:type="continuationSeparator" w:id="0">
    <w:p w14:paraId="1B78D528" w14:textId="77777777" w:rsidR="00533A55" w:rsidRDefault="00533A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45975">
    <w:abstractNumId w:val="0"/>
  </w:num>
  <w:num w:numId="2" w16cid:durableId="446317137">
    <w:abstractNumId w:val="1"/>
  </w:num>
  <w:num w:numId="3" w16cid:durableId="1776708844">
    <w:abstractNumId w:val="3"/>
  </w:num>
  <w:num w:numId="4" w16cid:durableId="887909984">
    <w:abstractNumId w:val="5"/>
  </w:num>
  <w:num w:numId="5" w16cid:durableId="1854369592">
    <w:abstractNumId w:val="2"/>
  </w:num>
  <w:num w:numId="6" w16cid:durableId="165487483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Anderson">
    <w15:presenceInfo w15:providerId="Windows Live" w15:userId="0e8b02e483029969"/>
  </w15:person>
  <w15:person w15:author="Michele Casini">
    <w15:presenceInfo w15:providerId="AD" w15:userId="S-1-5-21-1060284298-1343024091-682003330-100849"/>
  </w15:person>
  <w15:person w15:author="Mayya Gogina">
    <w15:presenceInfo w15:providerId="None" w15:userId="Mayya Gog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701A"/>
    <w:rsid w:val="000071B7"/>
    <w:rsid w:val="00007320"/>
    <w:rsid w:val="0000738D"/>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F94"/>
    <w:rsid w:val="00014067"/>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7C0"/>
    <w:rsid w:val="00027CD7"/>
    <w:rsid w:val="00027D28"/>
    <w:rsid w:val="00027D99"/>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40390"/>
    <w:rsid w:val="000407DE"/>
    <w:rsid w:val="00040C51"/>
    <w:rsid w:val="000411D5"/>
    <w:rsid w:val="0004143F"/>
    <w:rsid w:val="000418A7"/>
    <w:rsid w:val="0004190F"/>
    <w:rsid w:val="00041AFA"/>
    <w:rsid w:val="00041D90"/>
    <w:rsid w:val="00042136"/>
    <w:rsid w:val="000425B0"/>
    <w:rsid w:val="000428C4"/>
    <w:rsid w:val="00042EEC"/>
    <w:rsid w:val="000430DE"/>
    <w:rsid w:val="0004344F"/>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D"/>
    <w:rsid w:val="00060B00"/>
    <w:rsid w:val="00061358"/>
    <w:rsid w:val="00061C52"/>
    <w:rsid w:val="00061E38"/>
    <w:rsid w:val="00061EF9"/>
    <w:rsid w:val="00062047"/>
    <w:rsid w:val="000620DB"/>
    <w:rsid w:val="00062355"/>
    <w:rsid w:val="00062569"/>
    <w:rsid w:val="0006294D"/>
    <w:rsid w:val="00062F5E"/>
    <w:rsid w:val="000630DE"/>
    <w:rsid w:val="000633FD"/>
    <w:rsid w:val="00063994"/>
    <w:rsid w:val="00063CC8"/>
    <w:rsid w:val="00064393"/>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039"/>
    <w:rsid w:val="0006612B"/>
    <w:rsid w:val="000668DC"/>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C2"/>
    <w:rsid w:val="000727E4"/>
    <w:rsid w:val="00072962"/>
    <w:rsid w:val="00072D76"/>
    <w:rsid w:val="00073E7E"/>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99E"/>
    <w:rsid w:val="00094A92"/>
    <w:rsid w:val="00094F9B"/>
    <w:rsid w:val="00094FEF"/>
    <w:rsid w:val="000950F9"/>
    <w:rsid w:val="000951BA"/>
    <w:rsid w:val="000951ED"/>
    <w:rsid w:val="00095627"/>
    <w:rsid w:val="000957CD"/>
    <w:rsid w:val="00095E94"/>
    <w:rsid w:val="00095F6D"/>
    <w:rsid w:val="00095FE1"/>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996"/>
    <w:rsid w:val="000E09C2"/>
    <w:rsid w:val="000E0AFE"/>
    <w:rsid w:val="000E0BEB"/>
    <w:rsid w:val="000E10D5"/>
    <w:rsid w:val="000E1B08"/>
    <w:rsid w:val="000E23CF"/>
    <w:rsid w:val="000E23E0"/>
    <w:rsid w:val="000E2493"/>
    <w:rsid w:val="000E2645"/>
    <w:rsid w:val="000E2CEB"/>
    <w:rsid w:val="000E2F1C"/>
    <w:rsid w:val="000E31AF"/>
    <w:rsid w:val="000E35B7"/>
    <w:rsid w:val="000E3649"/>
    <w:rsid w:val="000E3729"/>
    <w:rsid w:val="000E3B25"/>
    <w:rsid w:val="000E3BA1"/>
    <w:rsid w:val="000E3BF9"/>
    <w:rsid w:val="000E3F03"/>
    <w:rsid w:val="000E418D"/>
    <w:rsid w:val="000E42E4"/>
    <w:rsid w:val="000E4787"/>
    <w:rsid w:val="000E4FAE"/>
    <w:rsid w:val="000E5278"/>
    <w:rsid w:val="000E573F"/>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6D"/>
    <w:rsid w:val="000F2148"/>
    <w:rsid w:val="000F2259"/>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C3"/>
    <w:rsid w:val="00114695"/>
    <w:rsid w:val="00114AF1"/>
    <w:rsid w:val="00114BB6"/>
    <w:rsid w:val="00115038"/>
    <w:rsid w:val="0011540E"/>
    <w:rsid w:val="001154AD"/>
    <w:rsid w:val="0011571D"/>
    <w:rsid w:val="00115808"/>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C5"/>
    <w:rsid w:val="00130829"/>
    <w:rsid w:val="001309D5"/>
    <w:rsid w:val="00130AB0"/>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74C"/>
    <w:rsid w:val="00141CA3"/>
    <w:rsid w:val="00141F7C"/>
    <w:rsid w:val="00142961"/>
    <w:rsid w:val="00142AAD"/>
    <w:rsid w:val="00142CA7"/>
    <w:rsid w:val="00142DCE"/>
    <w:rsid w:val="001430DF"/>
    <w:rsid w:val="00143881"/>
    <w:rsid w:val="00143FBC"/>
    <w:rsid w:val="00144504"/>
    <w:rsid w:val="0014478E"/>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8BB"/>
    <w:rsid w:val="001709C3"/>
    <w:rsid w:val="00170A93"/>
    <w:rsid w:val="00170F9D"/>
    <w:rsid w:val="00171033"/>
    <w:rsid w:val="001712F9"/>
    <w:rsid w:val="0017188F"/>
    <w:rsid w:val="00171F70"/>
    <w:rsid w:val="00171FD0"/>
    <w:rsid w:val="001723A6"/>
    <w:rsid w:val="001724F5"/>
    <w:rsid w:val="00172777"/>
    <w:rsid w:val="0017334C"/>
    <w:rsid w:val="001734A1"/>
    <w:rsid w:val="0017352E"/>
    <w:rsid w:val="001737FB"/>
    <w:rsid w:val="00173843"/>
    <w:rsid w:val="00173BBA"/>
    <w:rsid w:val="00173D4B"/>
    <w:rsid w:val="00173DEE"/>
    <w:rsid w:val="00173F6E"/>
    <w:rsid w:val="0017406B"/>
    <w:rsid w:val="00174A4C"/>
    <w:rsid w:val="00174C99"/>
    <w:rsid w:val="00174D2E"/>
    <w:rsid w:val="00175131"/>
    <w:rsid w:val="001751B7"/>
    <w:rsid w:val="00175801"/>
    <w:rsid w:val="00175A55"/>
    <w:rsid w:val="00175B54"/>
    <w:rsid w:val="00175D1A"/>
    <w:rsid w:val="0017603B"/>
    <w:rsid w:val="0017648F"/>
    <w:rsid w:val="001765B8"/>
    <w:rsid w:val="001767B8"/>
    <w:rsid w:val="00176BA4"/>
    <w:rsid w:val="00176D95"/>
    <w:rsid w:val="00177074"/>
    <w:rsid w:val="00177239"/>
    <w:rsid w:val="001772D6"/>
    <w:rsid w:val="00177641"/>
    <w:rsid w:val="00177910"/>
    <w:rsid w:val="00177997"/>
    <w:rsid w:val="00177AED"/>
    <w:rsid w:val="00177BF9"/>
    <w:rsid w:val="00177E7C"/>
    <w:rsid w:val="00177F2B"/>
    <w:rsid w:val="00177F49"/>
    <w:rsid w:val="00180003"/>
    <w:rsid w:val="0018028F"/>
    <w:rsid w:val="00180439"/>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5CF"/>
    <w:rsid w:val="0018367E"/>
    <w:rsid w:val="001838EF"/>
    <w:rsid w:val="00183E08"/>
    <w:rsid w:val="001849BD"/>
    <w:rsid w:val="00184D2C"/>
    <w:rsid w:val="00184D50"/>
    <w:rsid w:val="001856F1"/>
    <w:rsid w:val="00185C1A"/>
    <w:rsid w:val="00185EA5"/>
    <w:rsid w:val="00186029"/>
    <w:rsid w:val="001860A4"/>
    <w:rsid w:val="001860E1"/>
    <w:rsid w:val="00186649"/>
    <w:rsid w:val="0018675F"/>
    <w:rsid w:val="00186834"/>
    <w:rsid w:val="001869FC"/>
    <w:rsid w:val="00187392"/>
    <w:rsid w:val="00187803"/>
    <w:rsid w:val="0018796C"/>
    <w:rsid w:val="00187984"/>
    <w:rsid w:val="00187D28"/>
    <w:rsid w:val="0019011C"/>
    <w:rsid w:val="0019044E"/>
    <w:rsid w:val="00190C05"/>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C2C"/>
    <w:rsid w:val="001957AC"/>
    <w:rsid w:val="001957FA"/>
    <w:rsid w:val="001958D7"/>
    <w:rsid w:val="00195ECE"/>
    <w:rsid w:val="00196334"/>
    <w:rsid w:val="00196A53"/>
    <w:rsid w:val="00196C07"/>
    <w:rsid w:val="00197045"/>
    <w:rsid w:val="00197A29"/>
    <w:rsid w:val="00197BBC"/>
    <w:rsid w:val="00197CE3"/>
    <w:rsid w:val="00197E6B"/>
    <w:rsid w:val="00197F7C"/>
    <w:rsid w:val="001A00E0"/>
    <w:rsid w:val="001A054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9CC"/>
    <w:rsid w:val="001B2C2D"/>
    <w:rsid w:val="001B3033"/>
    <w:rsid w:val="001B3164"/>
    <w:rsid w:val="001B332C"/>
    <w:rsid w:val="001B33FB"/>
    <w:rsid w:val="001B3484"/>
    <w:rsid w:val="001B3A12"/>
    <w:rsid w:val="001B3E11"/>
    <w:rsid w:val="001B4109"/>
    <w:rsid w:val="001B4404"/>
    <w:rsid w:val="001B4782"/>
    <w:rsid w:val="001B51A0"/>
    <w:rsid w:val="001B6244"/>
    <w:rsid w:val="001B627F"/>
    <w:rsid w:val="001B64C2"/>
    <w:rsid w:val="001B67EF"/>
    <w:rsid w:val="001B6800"/>
    <w:rsid w:val="001B7088"/>
    <w:rsid w:val="001B7754"/>
    <w:rsid w:val="001B78B4"/>
    <w:rsid w:val="001B7ABE"/>
    <w:rsid w:val="001B7BEA"/>
    <w:rsid w:val="001C0055"/>
    <w:rsid w:val="001C03FC"/>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90C"/>
    <w:rsid w:val="001C41EF"/>
    <w:rsid w:val="001C41FC"/>
    <w:rsid w:val="001C4305"/>
    <w:rsid w:val="001C4759"/>
    <w:rsid w:val="001C488F"/>
    <w:rsid w:val="001C4C53"/>
    <w:rsid w:val="001C546B"/>
    <w:rsid w:val="001C58EB"/>
    <w:rsid w:val="001C5D5C"/>
    <w:rsid w:val="001C615D"/>
    <w:rsid w:val="001C6345"/>
    <w:rsid w:val="001C64AB"/>
    <w:rsid w:val="001C65D9"/>
    <w:rsid w:val="001C6D8B"/>
    <w:rsid w:val="001C6E94"/>
    <w:rsid w:val="001C765B"/>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49CD"/>
    <w:rsid w:val="001D4D2D"/>
    <w:rsid w:val="001D4EA7"/>
    <w:rsid w:val="001D4FF7"/>
    <w:rsid w:val="001D569D"/>
    <w:rsid w:val="001D5839"/>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89C"/>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CC6"/>
    <w:rsid w:val="001F7D44"/>
    <w:rsid w:val="001F7F34"/>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10019"/>
    <w:rsid w:val="00210082"/>
    <w:rsid w:val="0021078E"/>
    <w:rsid w:val="00210816"/>
    <w:rsid w:val="00211433"/>
    <w:rsid w:val="0021148A"/>
    <w:rsid w:val="00211E46"/>
    <w:rsid w:val="00211EEF"/>
    <w:rsid w:val="00212258"/>
    <w:rsid w:val="002123F6"/>
    <w:rsid w:val="002126BC"/>
    <w:rsid w:val="00212851"/>
    <w:rsid w:val="00212974"/>
    <w:rsid w:val="00212A2E"/>
    <w:rsid w:val="00212AAC"/>
    <w:rsid w:val="0021303D"/>
    <w:rsid w:val="00213D13"/>
    <w:rsid w:val="00213E17"/>
    <w:rsid w:val="00213E90"/>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1131"/>
    <w:rsid w:val="00221201"/>
    <w:rsid w:val="0022137C"/>
    <w:rsid w:val="002214F8"/>
    <w:rsid w:val="00221721"/>
    <w:rsid w:val="00221A92"/>
    <w:rsid w:val="00221B59"/>
    <w:rsid w:val="002220DC"/>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89D"/>
    <w:rsid w:val="0024202F"/>
    <w:rsid w:val="002422F8"/>
    <w:rsid w:val="0024254D"/>
    <w:rsid w:val="00242BBD"/>
    <w:rsid w:val="00242DE1"/>
    <w:rsid w:val="002436C1"/>
    <w:rsid w:val="002436DE"/>
    <w:rsid w:val="00243900"/>
    <w:rsid w:val="00243AF4"/>
    <w:rsid w:val="00243B19"/>
    <w:rsid w:val="00243BE4"/>
    <w:rsid w:val="00243C40"/>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61EE"/>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69E"/>
    <w:rsid w:val="0027002B"/>
    <w:rsid w:val="002703E1"/>
    <w:rsid w:val="002706E4"/>
    <w:rsid w:val="00270A72"/>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C44"/>
    <w:rsid w:val="00293CBF"/>
    <w:rsid w:val="00293E8E"/>
    <w:rsid w:val="002941B7"/>
    <w:rsid w:val="002942EB"/>
    <w:rsid w:val="00294B9D"/>
    <w:rsid w:val="00294C73"/>
    <w:rsid w:val="0029504F"/>
    <w:rsid w:val="00295868"/>
    <w:rsid w:val="00295EE9"/>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B77"/>
    <w:rsid w:val="002A2CFA"/>
    <w:rsid w:val="002A2E01"/>
    <w:rsid w:val="002A2E0D"/>
    <w:rsid w:val="002A3170"/>
    <w:rsid w:val="002A3514"/>
    <w:rsid w:val="002A35B3"/>
    <w:rsid w:val="002A3C91"/>
    <w:rsid w:val="002A3D44"/>
    <w:rsid w:val="002A3E91"/>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D8"/>
    <w:rsid w:val="002B3A1A"/>
    <w:rsid w:val="002B3D93"/>
    <w:rsid w:val="002B3E09"/>
    <w:rsid w:val="002B426C"/>
    <w:rsid w:val="002B4287"/>
    <w:rsid w:val="002B4B03"/>
    <w:rsid w:val="002B4BEF"/>
    <w:rsid w:val="002B4D71"/>
    <w:rsid w:val="002B4ECA"/>
    <w:rsid w:val="002B4F9A"/>
    <w:rsid w:val="002B4FEE"/>
    <w:rsid w:val="002B5374"/>
    <w:rsid w:val="002B562B"/>
    <w:rsid w:val="002B5666"/>
    <w:rsid w:val="002B566E"/>
    <w:rsid w:val="002B5846"/>
    <w:rsid w:val="002B5E9D"/>
    <w:rsid w:val="002B6083"/>
    <w:rsid w:val="002B6813"/>
    <w:rsid w:val="002B69F2"/>
    <w:rsid w:val="002B6C04"/>
    <w:rsid w:val="002B6CE8"/>
    <w:rsid w:val="002B71AA"/>
    <w:rsid w:val="002B7562"/>
    <w:rsid w:val="002B7904"/>
    <w:rsid w:val="002B7BD9"/>
    <w:rsid w:val="002B7D1C"/>
    <w:rsid w:val="002B7DBF"/>
    <w:rsid w:val="002C03D1"/>
    <w:rsid w:val="002C0555"/>
    <w:rsid w:val="002C05FF"/>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676"/>
    <w:rsid w:val="002C76D0"/>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5189"/>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F"/>
    <w:rsid w:val="00305A80"/>
    <w:rsid w:val="00305ECE"/>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386"/>
    <w:rsid w:val="00311AB1"/>
    <w:rsid w:val="00311B62"/>
    <w:rsid w:val="00311D32"/>
    <w:rsid w:val="003123CD"/>
    <w:rsid w:val="00312C79"/>
    <w:rsid w:val="00313242"/>
    <w:rsid w:val="0031346F"/>
    <w:rsid w:val="00313545"/>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9B3"/>
    <w:rsid w:val="00316AA6"/>
    <w:rsid w:val="00316CBD"/>
    <w:rsid w:val="003171DB"/>
    <w:rsid w:val="0031740C"/>
    <w:rsid w:val="00317529"/>
    <w:rsid w:val="0031752E"/>
    <w:rsid w:val="00317746"/>
    <w:rsid w:val="0032005E"/>
    <w:rsid w:val="00320396"/>
    <w:rsid w:val="003203CD"/>
    <w:rsid w:val="0032047A"/>
    <w:rsid w:val="00320555"/>
    <w:rsid w:val="003205CF"/>
    <w:rsid w:val="00321012"/>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A4"/>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B59"/>
    <w:rsid w:val="00334FF1"/>
    <w:rsid w:val="00335B19"/>
    <w:rsid w:val="00335B4B"/>
    <w:rsid w:val="00335B64"/>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2DD"/>
    <w:rsid w:val="00345718"/>
    <w:rsid w:val="00345884"/>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4016"/>
    <w:rsid w:val="0035475E"/>
    <w:rsid w:val="00354770"/>
    <w:rsid w:val="00354807"/>
    <w:rsid w:val="00354969"/>
    <w:rsid w:val="00354C1A"/>
    <w:rsid w:val="0035605F"/>
    <w:rsid w:val="0035675C"/>
    <w:rsid w:val="003567D9"/>
    <w:rsid w:val="0035690A"/>
    <w:rsid w:val="00356BB9"/>
    <w:rsid w:val="00357547"/>
    <w:rsid w:val="0035769A"/>
    <w:rsid w:val="0035796C"/>
    <w:rsid w:val="00357990"/>
    <w:rsid w:val="00357E58"/>
    <w:rsid w:val="00357FDA"/>
    <w:rsid w:val="00360027"/>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F25"/>
    <w:rsid w:val="003700D7"/>
    <w:rsid w:val="0037039A"/>
    <w:rsid w:val="003705FD"/>
    <w:rsid w:val="003706BA"/>
    <w:rsid w:val="00370DD4"/>
    <w:rsid w:val="00371234"/>
    <w:rsid w:val="003714CB"/>
    <w:rsid w:val="003717AC"/>
    <w:rsid w:val="00371910"/>
    <w:rsid w:val="00371AC0"/>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8F7"/>
    <w:rsid w:val="00385BD1"/>
    <w:rsid w:val="00385C31"/>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121E"/>
    <w:rsid w:val="00391279"/>
    <w:rsid w:val="0039161D"/>
    <w:rsid w:val="00391B55"/>
    <w:rsid w:val="00391BB5"/>
    <w:rsid w:val="00391BC6"/>
    <w:rsid w:val="003923D8"/>
    <w:rsid w:val="0039276C"/>
    <w:rsid w:val="003928E8"/>
    <w:rsid w:val="00392B1E"/>
    <w:rsid w:val="00392BBF"/>
    <w:rsid w:val="00392CB4"/>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41AC"/>
    <w:rsid w:val="003B4338"/>
    <w:rsid w:val="003B4426"/>
    <w:rsid w:val="003B4554"/>
    <w:rsid w:val="003B45C1"/>
    <w:rsid w:val="003B4A35"/>
    <w:rsid w:val="003B4A9E"/>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109C"/>
    <w:rsid w:val="003F112D"/>
    <w:rsid w:val="003F124F"/>
    <w:rsid w:val="003F13C0"/>
    <w:rsid w:val="003F15F3"/>
    <w:rsid w:val="003F1600"/>
    <w:rsid w:val="003F1652"/>
    <w:rsid w:val="003F193C"/>
    <w:rsid w:val="003F1B56"/>
    <w:rsid w:val="003F1DD9"/>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C03"/>
    <w:rsid w:val="00404CB2"/>
    <w:rsid w:val="00404CF8"/>
    <w:rsid w:val="0040513A"/>
    <w:rsid w:val="0040580E"/>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8"/>
    <w:rsid w:val="004269FA"/>
    <w:rsid w:val="00426A6E"/>
    <w:rsid w:val="00426E15"/>
    <w:rsid w:val="00426E3B"/>
    <w:rsid w:val="00426E76"/>
    <w:rsid w:val="00427346"/>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F46"/>
    <w:rsid w:val="00433237"/>
    <w:rsid w:val="0043340E"/>
    <w:rsid w:val="004336EA"/>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F4D"/>
    <w:rsid w:val="00437016"/>
    <w:rsid w:val="004370DE"/>
    <w:rsid w:val="0043746E"/>
    <w:rsid w:val="00437AF5"/>
    <w:rsid w:val="00437BFC"/>
    <w:rsid w:val="00437C50"/>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78"/>
    <w:rsid w:val="00445CE7"/>
    <w:rsid w:val="00445D2A"/>
    <w:rsid w:val="00446007"/>
    <w:rsid w:val="00446243"/>
    <w:rsid w:val="004462E4"/>
    <w:rsid w:val="004462FE"/>
    <w:rsid w:val="0044649C"/>
    <w:rsid w:val="004469B3"/>
    <w:rsid w:val="004469E4"/>
    <w:rsid w:val="00446B57"/>
    <w:rsid w:val="00446FEF"/>
    <w:rsid w:val="00447296"/>
    <w:rsid w:val="0044731C"/>
    <w:rsid w:val="00447332"/>
    <w:rsid w:val="00447601"/>
    <w:rsid w:val="00447A67"/>
    <w:rsid w:val="00447A7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54C"/>
    <w:rsid w:val="00465564"/>
    <w:rsid w:val="004659E3"/>
    <w:rsid w:val="00466011"/>
    <w:rsid w:val="0046638F"/>
    <w:rsid w:val="0046661A"/>
    <w:rsid w:val="00466663"/>
    <w:rsid w:val="00466988"/>
    <w:rsid w:val="00466B69"/>
    <w:rsid w:val="00466EBB"/>
    <w:rsid w:val="0046703E"/>
    <w:rsid w:val="0046708C"/>
    <w:rsid w:val="004670D0"/>
    <w:rsid w:val="00467309"/>
    <w:rsid w:val="004678BF"/>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649"/>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68D"/>
    <w:rsid w:val="00492A0F"/>
    <w:rsid w:val="00492D67"/>
    <w:rsid w:val="00492F85"/>
    <w:rsid w:val="00493171"/>
    <w:rsid w:val="004932C5"/>
    <w:rsid w:val="004933DB"/>
    <w:rsid w:val="0049367E"/>
    <w:rsid w:val="004939DF"/>
    <w:rsid w:val="004952B7"/>
    <w:rsid w:val="00495518"/>
    <w:rsid w:val="00495B3C"/>
    <w:rsid w:val="00495B3D"/>
    <w:rsid w:val="004963AE"/>
    <w:rsid w:val="00496424"/>
    <w:rsid w:val="00496447"/>
    <w:rsid w:val="004968F1"/>
    <w:rsid w:val="00496911"/>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25E"/>
    <w:rsid w:val="004B44A1"/>
    <w:rsid w:val="004B44B0"/>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10F0"/>
    <w:rsid w:val="004D1459"/>
    <w:rsid w:val="004D15AB"/>
    <w:rsid w:val="004D15E0"/>
    <w:rsid w:val="004D1A80"/>
    <w:rsid w:val="004D1C6C"/>
    <w:rsid w:val="004D21EE"/>
    <w:rsid w:val="004D25F6"/>
    <w:rsid w:val="004D29A0"/>
    <w:rsid w:val="004D2D97"/>
    <w:rsid w:val="004D301E"/>
    <w:rsid w:val="004D3791"/>
    <w:rsid w:val="004D41C9"/>
    <w:rsid w:val="004D41CD"/>
    <w:rsid w:val="004D44CA"/>
    <w:rsid w:val="004D4DC2"/>
    <w:rsid w:val="004D51C7"/>
    <w:rsid w:val="004D5546"/>
    <w:rsid w:val="004D557D"/>
    <w:rsid w:val="004D5FDB"/>
    <w:rsid w:val="004D6581"/>
    <w:rsid w:val="004D6C66"/>
    <w:rsid w:val="004D71A7"/>
    <w:rsid w:val="004D79E0"/>
    <w:rsid w:val="004D7B4C"/>
    <w:rsid w:val="004D7CA6"/>
    <w:rsid w:val="004D7E92"/>
    <w:rsid w:val="004E0312"/>
    <w:rsid w:val="004E0396"/>
    <w:rsid w:val="004E07EA"/>
    <w:rsid w:val="004E1D4E"/>
    <w:rsid w:val="004E1DB5"/>
    <w:rsid w:val="004E1F9B"/>
    <w:rsid w:val="004E1FD5"/>
    <w:rsid w:val="004E238E"/>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41F6"/>
    <w:rsid w:val="004F43FA"/>
    <w:rsid w:val="004F4404"/>
    <w:rsid w:val="004F47BC"/>
    <w:rsid w:val="004F47D0"/>
    <w:rsid w:val="004F49D3"/>
    <w:rsid w:val="004F4BD1"/>
    <w:rsid w:val="004F4F61"/>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DB9"/>
    <w:rsid w:val="00503244"/>
    <w:rsid w:val="005032B0"/>
    <w:rsid w:val="00503458"/>
    <w:rsid w:val="00503718"/>
    <w:rsid w:val="005039E7"/>
    <w:rsid w:val="00504F48"/>
    <w:rsid w:val="00505451"/>
    <w:rsid w:val="00505581"/>
    <w:rsid w:val="005059D9"/>
    <w:rsid w:val="00505C5C"/>
    <w:rsid w:val="00505DC5"/>
    <w:rsid w:val="00505E7E"/>
    <w:rsid w:val="00505F61"/>
    <w:rsid w:val="00506882"/>
    <w:rsid w:val="0050692F"/>
    <w:rsid w:val="00506EAC"/>
    <w:rsid w:val="00506F49"/>
    <w:rsid w:val="005072F2"/>
    <w:rsid w:val="005076BF"/>
    <w:rsid w:val="00507710"/>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70F"/>
    <w:rsid w:val="005208A0"/>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2E0"/>
    <w:rsid w:val="00526338"/>
    <w:rsid w:val="0052676E"/>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A55"/>
    <w:rsid w:val="00533C05"/>
    <w:rsid w:val="0053440C"/>
    <w:rsid w:val="00534469"/>
    <w:rsid w:val="00534834"/>
    <w:rsid w:val="00534CF1"/>
    <w:rsid w:val="00534EB1"/>
    <w:rsid w:val="005351F4"/>
    <w:rsid w:val="005356AE"/>
    <w:rsid w:val="00535CF2"/>
    <w:rsid w:val="00535E67"/>
    <w:rsid w:val="00535ECC"/>
    <w:rsid w:val="00535F22"/>
    <w:rsid w:val="005363CE"/>
    <w:rsid w:val="00536BEF"/>
    <w:rsid w:val="005370DF"/>
    <w:rsid w:val="00537338"/>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C2E"/>
    <w:rsid w:val="0055302B"/>
    <w:rsid w:val="0055332B"/>
    <w:rsid w:val="00553391"/>
    <w:rsid w:val="00553E56"/>
    <w:rsid w:val="00553EF8"/>
    <w:rsid w:val="005540EC"/>
    <w:rsid w:val="00554191"/>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864"/>
    <w:rsid w:val="00560ADD"/>
    <w:rsid w:val="0056110E"/>
    <w:rsid w:val="005616F3"/>
    <w:rsid w:val="00561B8B"/>
    <w:rsid w:val="00562115"/>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A89"/>
    <w:rsid w:val="00566C93"/>
    <w:rsid w:val="00566DF1"/>
    <w:rsid w:val="00566F82"/>
    <w:rsid w:val="00567670"/>
    <w:rsid w:val="00567BE1"/>
    <w:rsid w:val="00570397"/>
    <w:rsid w:val="005705D5"/>
    <w:rsid w:val="00570C1D"/>
    <w:rsid w:val="00570E14"/>
    <w:rsid w:val="00570F22"/>
    <w:rsid w:val="005710B0"/>
    <w:rsid w:val="005713BC"/>
    <w:rsid w:val="0057140A"/>
    <w:rsid w:val="00571959"/>
    <w:rsid w:val="00571BC4"/>
    <w:rsid w:val="00572124"/>
    <w:rsid w:val="00572358"/>
    <w:rsid w:val="00572762"/>
    <w:rsid w:val="00572E51"/>
    <w:rsid w:val="00573204"/>
    <w:rsid w:val="0057322F"/>
    <w:rsid w:val="00573316"/>
    <w:rsid w:val="005733D6"/>
    <w:rsid w:val="00573438"/>
    <w:rsid w:val="00573685"/>
    <w:rsid w:val="00573E13"/>
    <w:rsid w:val="00574126"/>
    <w:rsid w:val="00574325"/>
    <w:rsid w:val="0057497C"/>
    <w:rsid w:val="00574FCE"/>
    <w:rsid w:val="005751F8"/>
    <w:rsid w:val="005754B1"/>
    <w:rsid w:val="00575840"/>
    <w:rsid w:val="005764FD"/>
    <w:rsid w:val="00576743"/>
    <w:rsid w:val="0057688A"/>
    <w:rsid w:val="00576975"/>
    <w:rsid w:val="00576C06"/>
    <w:rsid w:val="00576CBB"/>
    <w:rsid w:val="00576FDB"/>
    <w:rsid w:val="00576FDF"/>
    <w:rsid w:val="00577412"/>
    <w:rsid w:val="00577C74"/>
    <w:rsid w:val="00577C82"/>
    <w:rsid w:val="00577E00"/>
    <w:rsid w:val="00577FDF"/>
    <w:rsid w:val="0058044A"/>
    <w:rsid w:val="00580651"/>
    <w:rsid w:val="00580797"/>
    <w:rsid w:val="005809EA"/>
    <w:rsid w:val="00580B5F"/>
    <w:rsid w:val="00580B70"/>
    <w:rsid w:val="00580B76"/>
    <w:rsid w:val="00580DA5"/>
    <w:rsid w:val="005811ED"/>
    <w:rsid w:val="00583122"/>
    <w:rsid w:val="00583309"/>
    <w:rsid w:val="00583350"/>
    <w:rsid w:val="00583397"/>
    <w:rsid w:val="00583605"/>
    <w:rsid w:val="00583917"/>
    <w:rsid w:val="00583CA3"/>
    <w:rsid w:val="00583CE5"/>
    <w:rsid w:val="00583D50"/>
    <w:rsid w:val="00584314"/>
    <w:rsid w:val="00584693"/>
    <w:rsid w:val="0058486C"/>
    <w:rsid w:val="00584A67"/>
    <w:rsid w:val="00585280"/>
    <w:rsid w:val="00585482"/>
    <w:rsid w:val="005855A2"/>
    <w:rsid w:val="00585E64"/>
    <w:rsid w:val="005862A0"/>
    <w:rsid w:val="0058679B"/>
    <w:rsid w:val="00586CB1"/>
    <w:rsid w:val="0058759B"/>
    <w:rsid w:val="005879A0"/>
    <w:rsid w:val="00587B5D"/>
    <w:rsid w:val="00587D51"/>
    <w:rsid w:val="005901A2"/>
    <w:rsid w:val="00590240"/>
    <w:rsid w:val="00590CCB"/>
    <w:rsid w:val="00590F77"/>
    <w:rsid w:val="00591062"/>
    <w:rsid w:val="005910C1"/>
    <w:rsid w:val="0059110F"/>
    <w:rsid w:val="00591195"/>
    <w:rsid w:val="0059136A"/>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D0"/>
    <w:rsid w:val="005955DF"/>
    <w:rsid w:val="00595883"/>
    <w:rsid w:val="00595AEC"/>
    <w:rsid w:val="00595BF1"/>
    <w:rsid w:val="00595EB5"/>
    <w:rsid w:val="00596096"/>
    <w:rsid w:val="00596189"/>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C7D"/>
    <w:rsid w:val="005B4D81"/>
    <w:rsid w:val="005B4DB0"/>
    <w:rsid w:val="005B4E42"/>
    <w:rsid w:val="005B58AE"/>
    <w:rsid w:val="005B5A54"/>
    <w:rsid w:val="005B5A7D"/>
    <w:rsid w:val="005B5D0E"/>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2412"/>
    <w:rsid w:val="005D263A"/>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CD6"/>
    <w:rsid w:val="005F0CDC"/>
    <w:rsid w:val="005F105E"/>
    <w:rsid w:val="005F1A75"/>
    <w:rsid w:val="005F1D17"/>
    <w:rsid w:val="005F1D56"/>
    <w:rsid w:val="005F222D"/>
    <w:rsid w:val="005F24CF"/>
    <w:rsid w:val="005F29A5"/>
    <w:rsid w:val="005F2B5D"/>
    <w:rsid w:val="005F2D90"/>
    <w:rsid w:val="005F2E5E"/>
    <w:rsid w:val="005F2EA1"/>
    <w:rsid w:val="005F2F21"/>
    <w:rsid w:val="005F2F44"/>
    <w:rsid w:val="005F3C73"/>
    <w:rsid w:val="005F3FC9"/>
    <w:rsid w:val="005F42E3"/>
    <w:rsid w:val="005F445C"/>
    <w:rsid w:val="005F45D4"/>
    <w:rsid w:val="005F463E"/>
    <w:rsid w:val="005F4907"/>
    <w:rsid w:val="005F4B39"/>
    <w:rsid w:val="005F4D93"/>
    <w:rsid w:val="005F51BE"/>
    <w:rsid w:val="005F544F"/>
    <w:rsid w:val="005F54DE"/>
    <w:rsid w:val="005F555C"/>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E14"/>
    <w:rsid w:val="006030DF"/>
    <w:rsid w:val="00603431"/>
    <w:rsid w:val="00603481"/>
    <w:rsid w:val="006034E1"/>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F10"/>
    <w:rsid w:val="00612664"/>
    <w:rsid w:val="0061269B"/>
    <w:rsid w:val="00612723"/>
    <w:rsid w:val="00612C1D"/>
    <w:rsid w:val="00612EC6"/>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3A3"/>
    <w:rsid w:val="006204B1"/>
    <w:rsid w:val="006205B4"/>
    <w:rsid w:val="00620629"/>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4229"/>
    <w:rsid w:val="00644559"/>
    <w:rsid w:val="00644981"/>
    <w:rsid w:val="00644C5F"/>
    <w:rsid w:val="00644C81"/>
    <w:rsid w:val="00644E0E"/>
    <w:rsid w:val="006453E7"/>
    <w:rsid w:val="00645452"/>
    <w:rsid w:val="006455EC"/>
    <w:rsid w:val="0064577B"/>
    <w:rsid w:val="0064586F"/>
    <w:rsid w:val="006458A2"/>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51E"/>
    <w:rsid w:val="0065164A"/>
    <w:rsid w:val="006516A1"/>
    <w:rsid w:val="0065173C"/>
    <w:rsid w:val="00651A78"/>
    <w:rsid w:val="00651FA0"/>
    <w:rsid w:val="00652048"/>
    <w:rsid w:val="006523B9"/>
    <w:rsid w:val="00652680"/>
    <w:rsid w:val="00652699"/>
    <w:rsid w:val="00652ED2"/>
    <w:rsid w:val="00653284"/>
    <w:rsid w:val="006532D8"/>
    <w:rsid w:val="0065341C"/>
    <w:rsid w:val="00653768"/>
    <w:rsid w:val="00653BC4"/>
    <w:rsid w:val="00653D52"/>
    <w:rsid w:val="00654137"/>
    <w:rsid w:val="006542A7"/>
    <w:rsid w:val="00654AC9"/>
    <w:rsid w:val="00654E0A"/>
    <w:rsid w:val="006550C8"/>
    <w:rsid w:val="00655685"/>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ACD"/>
    <w:rsid w:val="00660DFD"/>
    <w:rsid w:val="00660F13"/>
    <w:rsid w:val="00661005"/>
    <w:rsid w:val="0066105A"/>
    <w:rsid w:val="006614AF"/>
    <w:rsid w:val="00661B16"/>
    <w:rsid w:val="00662646"/>
    <w:rsid w:val="006626AE"/>
    <w:rsid w:val="00662BBE"/>
    <w:rsid w:val="00662BD5"/>
    <w:rsid w:val="00662EDF"/>
    <w:rsid w:val="006634C7"/>
    <w:rsid w:val="0066396D"/>
    <w:rsid w:val="00663DD7"/>
    <w:rsid w:val="00663FC0"/>
    <w:rsid w:val="00664C7C"/>
    <w:rsid w:val="00664D1A"/>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112D"/>
    <w:rsid w:val="006713FA"/>
    <w:rsid w:val="00671765"/>
    <w:rsid w:val="0067182E"/>
    <w:rsid w:val="0067193D"/>
    <w:rsid w:val="00671C00"/>
    <w:rsid w:val="00671FDE"/>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58D"/>
    <w:rsid w:val="00697AD1"/>
    <w:rsid w:val="006A054E"/>
    <w:rsid w:val="006A0842"/>
    <w:rsid w:val="006A0A72"/>
    <w:rsid w:val="006A0E1E"/>
    <w:rsid w:val="006A0E79"/>
    <w:rsid w:val="006A0F5D"/>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D57"/>
    <w:rsid w:val="006B5EDF"/>
    <w:rsid w:val="006B6116"/>
    <w:rsid w:val="006B6166"/>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A6"/>
    <w:rsid w:val="006E182C"/>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F96"/>
    <w:rsid w:val="006F3002"/>
    <w:rsid w:val="006F30A8"/>
    <w:rsid w:val="006F30D1"/>
    <w:rsid w:val="006F323E"/>
    <w:rsid w:val="006F347C"/>
    <w:rsid w:val="006F3864"/>
    <w:rsid w:val="006F3A96"/>
    <w:rsid w:val="006F3B2A"/>
    <w:rsid w:val="006F3B7F"/>
    <w:rsid w:val="006F3F24"/>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CC1"/>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2A4"/>
    <w:rsid w:val="007172B2"/>
    <w:rsid w:val="00717A5E"/>
    <w:rsid w:val="00717A65"/>
    <w:rsid w:val="00717ED9"/>
    <w:rsid w:val="00717F68"/>
    <w:rsid w:val="007203A5"/>
    <w:rsid w:val="00720B2F"/>
    <w:rsid w:val="00720D15"/>
    <w:rsid w:val="00720F77"/>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5D7"/>
    <w:rsid w:val="007236A6"/>
    <w:rsid w:val="007238C3"/>
    <w:rsid w:val="00723AC3"/>
    <w:rsid w:val="00723D45"/>
    <w:rsid w:val="00723F0B"/>
    <w:rsid w:val="0072451A"/>
    <w:rsid w:val="0072464F"/>
    <w:rsid w:val="0072471F"/>
    <w:rsid w:val="007249A1"/>
    <w:rsid w:val="007249FE"/>
    <w:rsid w:val="00724F6C"/>
    <w:rsid w:val="00725209"/>
    <w:rsid w:val="00725630"/>
    <w:rsid w:val="00725669"/>
    <w:rsid w:val="0072581E"/>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789"/>
    <w:rsid w:val="007348C2"/>
    <w:rsid w:val="00734A55"/>
    <w:rsid w:val="00734D5F"/>
    <w:rsid w:val="00734D73"/>
    <w:rsid w:val="00734DC3"/>
    <w:rsid w:val="007351CB"/>
    <w:rsid w:val="007352B2"/>
    <w:rsid w:val="00735540"/>
    <w:rsid w:val="007357B7"/>
    <w:rsid w:val="00735985"/>
    <w:rsid w:val="00735B37"/>
    <w:rsid w:val="00735E44"/>
    <w:rsid w:val="00736216"/>
    <w:rsid w:val="00736492"/>
    <w:rsid w:val="00736647"/>
    <w:rsid w:val="007366BC"/>
    <w:rsid w:val="0073676A"/>
    <w:rsid w:val="00736BEE"/>
    <w:rsid w:val="00736F9D"/>
    <w:rsid w:val="00736FF5"/>
    <w:rsid w:val="00737294"/>
    <w:rsid w:val="00737734"/>
    <w:rsid w:val="00737AD2"/>
    <w:rsid w:val="00737AEA"/>
    <w:rsid w:val="00737BC2"/>
    <w:rsid w:val="007403DB"/>
    <w:rsid w:val="00740763"/>
    <w:rsid w:val="00740BAE"/>
    <w:rsid w:val="00740C2E"/>
    <w:rsid w:val="007412DC"/>
    <w:rsid w:val="007419AB"/>
    <w:rsid w:val="00741A6C"/>
    <w:rsid w:val="00742863"/>
    <w:rsid w:val="00742DAF"/>
    <w:rsid w:val="00742E48"/>
    <w:rsid w:val="0074311E"/>
    <w:rsid w:val="007438EA"/>
    <w:rsid w:val="00743A3F"/>
    <w:rsid w:val="00743AC4"/>
    <w:rsid w:val="0074401C"/>
    <w:rsid w:val="0074484C"/>
    <w:rsid w:val="00744A45"/>
    <w:rsid w:val="00744AF4"/>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382"/>
    <w:rsid w:val="00750702"/>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5D8"/>
    <w:rsid w:val="00786877"/>
    <w:rsid w:val="007868D7"/>
    <w:rsid w:val="00786BFB"/>
    <w:rsid w:val="00787189"/>
    <w:rsid w:val="00787223"/>
    <w:rsid w:val="007878B9"/>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86C"/>
    <w:rsid w:val="007A0929"/>
    <w:rsid w:val="007A0DF2"/>
    <w:rsid w:val="007A153F"/>
    <w:rsid w:val="007A1D30"/>
    <w:rsid w:val="007A1D90"/>
    <w:rsid w:val="007A1FF7"/>
    <w:rsid w:val="007A2329"/>
    <w:rsid w:val="007A2480"/>
    <w:rsid w:val="007A28BD"/>
    <w:rsid w:val="007A342F"/>
    <w:rsid w:val="007A34A7"/>
    <w:rsid w:val="007A3E96"/>
    <w:rsid w:val="007A3E9A"/>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5BE"/>
    <w:rsid w:val="007B5666"/>
    <w:rsid w:val="007B5A0E"/>
    <w:rsid w:val="007B5BC1"/>
    <w:rsid w:val="007B5EEF"/>
    <w:rsid w:val="007B636D"/>
    <w:rsid w:val="007B6581"/>
    <w:rsid w:val="007B6892"/>
    <w:rsid w:val="007B6894"/>
    <w:rsid w:val="007B6940"/>
    <w:rsid w:val="007B6B95"/>
    <w:rsid w:val="007B6E1F"/>
    <w:rsid w:val="007B6F77"/>
    <w:rsid w:val="007B6FA0"/>
    <w:rsid w:val="007B7024"/>
    <w:rsid w:val="007B76BE"/>
    <w:rsid w:val="007B77AB"/>
    <w:rsid w:val="007B7B1F"/>
    <w:rsid w:val="007B7FE7"/>
    <w:rsid w:val="007C0F40"/>
    <w:rsid w:val="007C110D"/>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6E4"/>
    <w:rsid w:val="007C509A"/>
    <w:rsid w:val="007C52D4"/>
    <w:rsid w:val="007C537F"/>
    <w:rsid w:val="007C540B"/>
    <w:rsid w:val="007C5EF9"/>
    <w:rsid w:val="007C5F86"/>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30FB"/>
    <w:rsid w:val="007D3100"/>
    <w:rsid w:val="007D3779"/>
    <w:rsid w:val="007D3AB8"/>
    <w:rsid w:val="007D3BFF"/>
    <w:rsid w:val="007D3E2D"/>
    <w:rsid w:val="007D3E6D"/>
    <w:rsid w:val="007D4204"/>
    <w:rsid w:val="007D4329"/>
    <w:rsid w:val="007D4418"/>
    <w:rsid w:val="007D45CB"/>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65C8"/>
    <w:rsid w:val="0081683C"/>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407C"/>
    <w:rsid w:val="008241EC"/>
    <w:rsid w:val="008245D5"/>
    <w:rsid w:val="008248CD"/>
    <w:rsid w:val="00824941"/>
    <w:rsid w:val="008252E4"/>
    <w:rsid w:val="008258E4"/>
    <w:rsid w:val="00825CB0"/>
    <w:rsid w:val="00825D61"/>
    <w:rsid w:val="00826146"/>
    <w:rsid w:val="008265CC"/>
    <w:rsid w:val="0082698B"/>
    <w:rsid w:val="00826A04"/>
    <w:rsid w:val="00826ABB"/>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4BFB"/>
    <w:rsid w:val="00864F81"/>
    <w:rsid w:val="00865098"/>
    <w:rsid w:val="008652F6"/>
    <w:rsid w:val="00865376"/>
    <w:rsid w:val="0086574C"/>
    <w:rsid w:val="00865981"/>
    <w:rsid w:val="0086622A"/>
    <w:rsid w:val="008665FC"/>
    <w:rsid w:val="00866620"/>
    <w:rsid w:val="00866778"/>
    <w:rsid w:val="008667BA"/>
    <w:rsid w:val="00866A81"/>
    <w:rsid w:val="00866DC8"/>
    <w:rsid w:val="00866FDE"/>
    <w:rsid w:val="00867088"/>
    <w:rsid w:val="008673B4"/>
    <w:rsid w:val="00867464"/>
    <w:rsid w:val="00867512"/>
    <w:rsid w:val="008675B3"/>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DFD"/>
    <w:rsid w:val="00882FB8"/>
    <w:rsid w:val="0088311A"/>
    <w:rsid w:val="008832A3"/>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A3D"/>
    <w:rsid w:val="00887C22"/>
    <w:rsid w:val="00890183"/>
    <w:rsid w:val="00890196"/>
    <w:rsid w:val="008905EE"/>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1889"/>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B67"/>
    <w:rsid w:val="008B6CF4"/>
    <w:rsid w:val="008B70BF"/>
    <w:rsid w:val="008B7214"/>
    <w:rsid w:val="008B7365"/>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FA9"/>
    <w:rsid w:val="008D41E8"/>
    <w:rsid w:val="008D438E"/>
    <w:rsid w:val="008D48F6"/>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6B"/>
    <w:rsid w:val="008E5D36"/>
    <w:rsid w:val="008E6025"/>
    <w:rsid w:val="008E61B7"/>
    <w:rsid w:val="008E6292"/>
    <w:rsid w:val="008E6CEC"/>
    <w:rsid w:val="008E7758"/>
    <w:rsid w:val="008E7F27"/>
    <w:rsid w:val="008F012D"/>
    <w:rsid w:val="008F0556"/>
    <w:rsid w:val="008F05EA"/>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405C"/>
    <w:rsid w:val="008F409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6A"/>
    <w:rsid w:val="00935352"/>
    <w:rsid w:val="00935746"/>
    <w:rsid w:val="00935A06"/>
    <w:rsid w:val="00935A9C"/>
    <w:rsid w:val="00935B2A"/>
    <w:rsid w:val="00935BDF"/>
    <w:rsid w:val="00935C00"/>
    <w:rsid w:val="00935DA6"/>
    <w:rsid w:val="00935DC7"/>
    <w:rsid w:val="00936470"/>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6F3"/>
    <w:rsid w:val="00974E8F"/>
    <w:rsid w:val="009752E9"/>
    <w:rsid w:val="009753DF"/>
    <w:rsid w:val="00975841"/>
    <w:rsid w:val="00975A7F"/>
    <w:rsid w:val="00975DB7"/>
    <w:rsid w:val="0097636D"/>
    <w:rsid w:val="00976CFD"/>
    <w:rsid w:val="009771C9"/>
    <w:rsid w:val="0097732A"/>
    <w:rsid w:val="009774DF"/>
    <w:rsid w:val="0097752B"/>
    <w:rsid w:val="00977A8A"/>
    <w:rsid w:val="00977F29"/>
    <w:rsid w:val="009800E4"/>
    <w:rsid w:val="009804D6"/>
    <w:rsid w:val="009807D0"/>
    <w:rsid w:val="00980B68"/>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DE"/>
    <w:rsid w:val="00987AFB"/>
    <w:rsid w:val="00987B2C"/>
    <w:rsid w:val="00987D18"/>
    <w:rsid w:val="0099000F"/>
    <w:rsid w:val="00990172"/>
    <w:rsid w:val="00990262"/>
    <w:rsid w:val="009904FF"/>
    <w:rsid w:val="0099081E"/>
    <w:rsid w:val="009908B4"/>
    <w:rsid w:val="00990F73"/>
    <w:rsid w:val="00991015"/>
    <w:rsid w:val="009915BE"/>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A11"/>
    <w:rsid w:val="009B2B54"/>
    <w:rsid w:val="009B2D6A"/>
    <w:rsid w:val="009B2E48"/>
    <w:rsid w:val="009B36CC"/>
    <w:rsid w:val="009B3925"/>
    <w:rsid w:val="009B3CAF"/>
    <w:rsid w:val="009B3DF5"/>
    <w:rsid w:val="009B3EB8"/>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2013"/>
    <w:rsid w:val="009D20CC"/>
    <w:rsid w:val="009D2105"/>
    <w:rsid w:val="009D277E"/>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432"/>
    <w:rsid w:val="009E3549"/>
    <w:rsid w:val="009E3711"/>
    <w:rsid w:val="009E3AA2"/>
    <w:rsid w:val="009E3ED6"/>
    <w:rsid w:val="009E40C1"/>
    <w:rsid w:val="009E4B75"/>
    <w:rsid w:val="009E4C55"/>
    <w:rsid w:val="009E4C60"/>
    <w:rsid w:val="009E55A2"/>
    <w:rsid w:val="009E5C66"/>
    <w:rsid w:val="009E5DF5"/>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A1B"/>
    <w:rsid w:val="009F6FDA"/>
    <w:rsid w:val="009F7010"/>
    <w:rsid w:val="009F7065"/>
    <w:rsid w:val="009F7827"/>
    <w:rsid w:val="009F799B"/>
    <w:rsid w:val="009F7C06"/>
    <w:rsid w:val="009F7E8E"/>
    <w:rsid w:val="009F7F56"/>
    <w:rsid w:val="00A00374"/>
    <w:rsid w:val="00A00601"/>
    <w:rsid w:val="00A00DE0"/>
    <w:rsid w:val="00A00DE9"/>
    <w:rsid w:val="00A01940"/>
    <w:rsid w:val="00A01BEF"/>
    <w:rsid w:val="00A01DCC"/>
    <w:rsid w:val="00A01F68"/>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648"/>
    <w:rsid w:val="00A138FC"/>
    <w:rsid w:val="00A13BB2"/>
    <w:rsid w:val="00A14418"/>
    <w:rsid w:val="00A144A6"/>
    <w:rsid w:val="00A14939"/>
    <w:rsid w:val="00A14A3B"/>
    <w:rsid w:val="00A1505D"/>
    <w:rsid w:val="00A15171"/>
    <w:rsid w:val="00A15299"/>
    <w:rsid w:val="00A152FE"/>
    <w:rsid w:val="00A153E6"/>
    <w:rsid w:val="00A155E6"/>
    <w:rsid w:val="00A15A76"/>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74A"/>
    <w:rsid w:val="00A228B8"/>
    <w:rsid w:val="00A228F4"/>
    <w:rsid w:val="00A22B03"/>
    <w:rsid w:val="00A22B64"/>
    <w:rsid w:val="00A22B80"/>
    <w:rsid w:val="00A22F68"/>
    <w:rsid w:val="00A23319"/>
    <w:rsid w:val="00A237FF"/>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973"/>
    <w:rsid w:val="00A339F0"/>
    <w:rsid w:val="00A33C55"/>
    <w:rsid w:val="00A33C83"/>
    <w:rsid w:val="00A33CCC"/>
    <w:rsid w:val="00A344A8"/>
    <w:rsid w:val="00A34640"/>
    <w:rsid w:val="00A34646"/>
    <w:rsid w:val="00A3466A"/>
    <w:rsid w:val="00A349CF"/>
    <w:rsid w:val="00A34CCF"/>
    <w:rsid w:val="00A34DEA"/>
    <w:rsid w:val="00A3534E"/>
    <w:rsid w:val="00A354AF"/>
    <w:rsid w:val="00A3559C"/>
    <w:rsid w:val="00A357DB"/>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F4B"/>
    <w:rsid w:val="00A8219D"/>
    <w:rsid w:val="00A8223A"/>
    <w:rsid w:val="00A8232C"/>
    <w:rsid w:val="00A82448"/>
    <w:rsid w:val="00A82993"/>
    <w:rsid w:val="00A833FB"/>
    <w:rsid w:val="00A83889"/>
    <w:rsid w:val="00A83D18"/>
    <w:rsid w:val="00A83DB4"/>
    <w:rsid w:val="00A83E65"/>
    <w:rsid w:val="00A84115"/>
    <w:rsid w:val="00A843AC"/>
    <w:rsid w:val="00A845B0"/>
    <w:rsid w:val="00A84CD4"/>
    <w:rsid w:val="00A84CF0"/>
    <w:rsid w:val="00A84EC6"/>
    <w:rsid w:val="00A85590"/>
    <w:rsid w:val="00A85633"/>
    <w:rsid w:val="00A856E5"/>
    <w:rsid w:val="00A857BF"/>
    <w:rsid w:val="00A85C31"/>
    <w:rsid w:val="00A86100"/>
    <w:rsid w:val="00A86449"/>
    <w:rsid w:val="00A86624"/>
    <w:rsid w:val="00A86753"/>
    <w:rsid w:val="00A868BE"/>
    <w:rsid w:val="00A86A3B"/>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D5"/>
    <w:rsid w:val="00AA1945"/>
    <w:rsid w:val="00AA1B2C"/>
    <w:rsid w:val="00AA2312"/>
    <w:rsid w:val="00AA2376"/>
    <w:rsid w:val="00AA2714"/>
    <w:rsid w:val="00AA274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60"/>
    <w:rsid w:val="00AD532D"/>
    <w:rsid w:val="00AD5499"/>
    <w:rsid w:val="00AD5522"/>
    <w:rsid w:val="00AD563C"/>
    <w:rsid w:val="00AD57C9"/>
    <w:rsid w:val="00AD5932"/>
    <w:rsid w:val="00AD5952"/>
    <w:rsid w:val="00AD5C88"/>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314"/>
    <w:rsid w:val="00AE53F9"/>
    <w:rsid w:val="00AE5458"/>
    <w:rsid w:val="00AE565C"/>
    <w:rsid w:val="00AE58EB"/>
    <w:rsid w:val="00AE5FFA"/>
    <w:rsid w:val="00AE6ABB"/>
    <w:rsid w:val="00AE6B92"/>
    <w:rsid w:val="00AE6D2E"/>
    <w:rsid w:val="00AE70C2"/>
    <w:rsid w:val="00AE7976"/>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A3B"/>
    <w:rsid w:val="00B21A8E"/>
    <w:rsid w:val="00B21B88"/>
    <w:rsid w:val="00B21C1F"/>
    <w:rsid w:val="00B21C58"/>
    <w:rsid w:val="00B21FFF"/>
    <w:rsid w:val="00B2213E"/>
    <w:rsid w:val="00B22156"/>
    <w:rsid w:val="00B22454"/>
    <w:rsid w:val="00B2249D"/>
    <w:rsid w:val="00B22F56"/>
    <w:rsid w:val="00B235EA"/>
    <w:rsid w:val="00B23E16"/>
    <w:rsid w:val="00B23ECC"/>
    <w:rsid w:val="00B241C9"/>
    <w:rsid w:val="00B2434D"/>
    <w:rsid w:val="00B243C7"/>
    <w:rsid w:val="00B24412"/>
    <w:rsid w:val="00B2459E"/>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80D"/>
    <w:rsid w:val="00B37A25"/>
    <w:rsid w:val="00B37BED"/>
    <w:rsid w:val="00B37D4D"/>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728"/>
    <w:rsid w:val="00B43A62"/>
    <w:rsid w:val="00B43C63"/>
    <w:rsid w:val="00B43C90"/>
    <w:rsid w:val="00B44230"/>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B72"/>
    <w:rsid w:val="00B46CC2"/>
    <w:rsid w:val="00B46D39"/>
    <w:rsid w:val="00B47181"/>
    <w:rsid w:val="00B475A4"/>
    <w:rsid w:val="00B47B25"/>
    <w:rsid w:val="00B47BC5"/>
    <w:rsid w:val="00B47D28"/>
    <w:rsid w:val="00B47E3C"/>
    <w:rsid w:val="00B500FB"/>
    <w:rsid w:val="00B502D2"/>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348"/>
    <w:rsid w:val="00B62364"/>
    <w:rsid w:val="00B623E1"/>
    <w:rsid w:val="00B628CF"/>
    <w:rsid w:val="00B62E10"/>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8A8"/>
    <w:rsid w:val="00B678B7"/>
    <w:rsid w:val="00B67EA2"/>
    <w:rsid w:val="00B70435"/>
    <w:rsid w:val="00B70A38"/>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617"/>
    <w:rsid w:val="00B77CF6"/>
    <w:rsid w:val="00B80177"/>
    <w:rsid w:val="00B801DA"/>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7225"/>
    <w:rsid w:val="00B87501"/>
    <w:rsid w:val="00B904E2"/>
    <w:rsid w:val="00B904E9"/>
    <w:rsid w:val="00B907F3"/>
    <w:rsid w:val="00B90BB0"/>
    <w:rsid w:val="00B90C35"/>
    <w:rsid w:val="00B90F3C"/>
    <w:rsid w:val="00B914FE"/>
    <w:rsid w:val="00B91698"/>
    <w:rsid w:val="00B91ECD"/>
    <w:rsid w:val="00B91ED3"/>
    <w:rsid w:val="00B91F59"/>
    <w:rsid w:val="00B9204C"/>
    <w:rsid w:val="00B927F2"/>
    <w:rsid w:val="00B92D6B"/>
    <w:rsid w:val="00B92F1B"/>
    <w:rsid w:val="00B93098"/>
    <w:rsid w:val="00B933E7"/>
    <w:rsid w:val="00B934F8"/>
    <w:rsid w:val="00B9390A"/>
    <w:rsid w:val="00B93A6B"/>
    <w:rsid w:val="00B93E7A"/>
    <w:rsid w:val="00B93F39"/>
    <w:rsid w:val="00B94243"/>
    <w:rsid w:val="00B947CD"/>
    <w:rsid w:val="00B94947"/>
    <w:rsid w:val="00B94D53"/>
    <w:rsid w:val="00B94E6A"/>
    <w:rsid w:val="00B94FA1"/>
    <w:rsid w:val="00B95164"/>
    <w:rsid w:val="00B95282"/>
    <w:rsid w:val="00B955CE"/>
    <w:rsid w:val="00B955DF"/>
    <w:rsid w:val="00B95694"/>
    <w:rsid w:val="00B957E0"/>
    <w:rsid w:val="00B95B13"/>
    <w:rsid w:val="00B961F4"/>
    <w:rsid w:val="00B96425"/>
    <w:rsid w:val="00B969E0"/>
    <w:rsid w:val="00B96A9C"/>
    <w:rsid w:val="00B96ED1"/>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5FA"/>
    <w:rsid w:val="00BA2629"/>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914"/>
    <w:rsid w:val="00BB7A91"/>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F6"/>
    <w:rsid w:val="00BC6A75"/>
    <w:rsid w:val="00BC6BB5"/>
    <w:rsid w:val="00BC6EE0"/>
    <w:rsid w:val="00BC706E"/>
    <w:rsid w:val="00BC73A7"/>
    <w:rsid w:val="00BC7516"/>
    <w:rsid w:val="00BC7B14"/>
    <w:rsid w:val="00BC7BEF"/>
    <w:rsid w:val="00BC7CB1"/>
    <w:rsid w:val="00BD0AAF"/>
    <w:rsid w:val="00BD0C6D"/>
    <w:rsid w:val="00BD0D95"/>
    <w:rsid w:val="00BD118A"/>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483"/>
    <w:rsid w:val="00BD5602"/>
    <w:rsid w:val="00BD5656"/>
    <w:rsid w:val="00BD5984"/>
    <w:rsid w:val="00BD5CBB"/>
    <w:rsid w:val="00BD63CF"/>
    <w:rsid w:val="00BD644B"/>
    <w:rsid w:val="00BD645E"/>
    <w:rsid w:val="00BD647F"/>
    <w:rsid w:val="00BD648A"/>
    <w:rsid w:val="00BD69BB"/>
    <w:rsid w:val="00BD6C34"/>
    <w:rsid w:val="00BD70FD"/>
    <w:rsid w:val="00BD715F"/>
    <w:rsid w:val="00BD743D"/>
    <w:rsid w:val="00BD7573"/>
    <w:rsid w:val="00BD7577"/>
    <w:rsid w:val="00BD7ABB"/>
    <w:rsid w:val="00BD7D02"/>
    <w:rsid w:val="00BD7E35"/>
    <w:rsid w:val="00BD7EE8"/>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DC"/>
    <w:rsid w:val="00C16AD7"/>
    <w:rsid w:val="00C16EF8"/>
    <w:rsid w:val="00C1707A"/>
    <w:rsid w:val="00C17092"/>
    <w:rsid w:val="00C17190"/>
    <w:rsid w:val="00C171A1"/>
    <w:rsid w:val="00C172BC"/>
    <w:rsid w:val="00C1774E"/>
    <w:rsid w:val="00C177D6"/>
    <w:rsid w:val="00C17AB4"/>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349"/>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837"/>
    <w:rsid w:val="00C51A01"/>
    <w:rsid w:val="00C52B65"/>
    <w:rsid w:val="00C52FA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75"/>
    <w:rsid w:val="00C868DE"/>
    <w:rsid w:val="00C86CAD"/>
    <w:rsid w:val="00C86FFA"/>
    <w:rsid w:val="00C87319"/>
    <w:rsid w:val="00C8777E"/>
    <w:rsid w:val="00C8797B"/>
    <w:rsid w:val="00C90653"/>
    <w:rsid w:val="00C906D5"/>
    <w:rsid w:val="00C90912"/>
    <w:rsid w:val="00C90C94"/>
    <w:rsid w:val="00C90EBE"/>
    <w:rsid w:val="00C90F6E"/>
    <w:rsid w:val="00C91AD2"/>
    <w:rsid w:val="00C91BE2"/>
    <w:rsid w:val="00C91CE2"/>
    <w:rsid w:val="00C91EF4"/>
    <w:rsid w:val="00C91EFC"/>
    <w:rsid w:val="00C92573"/>
    <w:rsid w:val="00C92715"/>
    <w:rsid w:val="00C9279C"/>
    <w:rsid w:val="00C9279F"/>
    <w:rsid w:val="00C92CED"/>
    <w:rsid w:val="00C92D88"/>
    <w:rsid w:val="00C937AF"/>
    <w:rsid w:val="00C93EFA"/>
    <w:rsid w:val="00C9434C"/>
    <w:rsid w:val="00C94478"/>
    <w:rsid w:val="00C946C9"/>
    <w:rsid w:val="00C94D32"/>
    <w:rsid w:val="00C9525C"/>
    <w:rsid w:val="00C953BB"/>
    <w:rsid w:val="00C954DE"/>
    <w:rsid w:val="00C95853"/>
    <w:rsid w:val="00C96209"/>
    <w:rsid w:val="00C9633E"/>
    <w:rsid w:val="00C96DD8"/>
    <w:rsid w:val="00C96FED"/>
    <w:rsid w:val="00C97341"/>
    <w:rsid w:val="00C975FE"/>
    <w:rsid w:val="00CA05DA"/>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426F"/>
    <w:rsid w:val="00CA4336"/>
    <w:rsid w:val="00CA44C9"/>
    <w:rsid w:val="00CA479B"/>
    <w:rsid w:val="00CA47F6"/>
    <w:rsid w:val="00CA4AC8"/>
    <w:rsid w:val="00CA4B49"/>
    <w:rsid w:val="00CA4B61"/>
    <w:rsid w:val="00CA4C29"/>
    <w:rsid w:val="00CA4EA3"/>
    <w:rsid w:val="00CA5063"/>
    <w:rsid w:val="00CA513C"/>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55F2"/>
    <w:rsid w:val="00CB5975"/>
    <w:rsid w:val="00CB5D62"/>
    <w:rsid w:val="00CB66F3"/>
    <w:rsid w:val="00CB6957"/>
    <w:rsid w:val="00CB6DD1"/>
    <w:rsid w:val="00CB6FBC"/>
    <w:rsid w:val="00CB72CF"/>
    <w:rsid w:val="00CB749C"/>
    <w:rsid w:val="00CB757D"/>
    <w:rsid w:val="00CB7891"/>
    <w:rsid w:val="00CB7C8A"/>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F0"/>
    <w:rsid w:val="00CD0438"/>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3DA"/>
    <w:rsid w:val="00CD345B"/>
    <w:rsid w:val="00CD3791"/>
    <w:rsid w:val="00CD3E27"/>
    <w:rsid w:val="00CD491A"/>
    <w:rsid w:val="00CD4D55"/>
    <w:rsid w:val="00CD4DCD"/>
    <w:rsid w:val="00CD51E1"/>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F6"/>
    <w:rsid w:val="00CF1D51"/>
    <w:rsid w:val="00CF1F14"/>
    <w:rsid w:val="00CF2555"/>
    <w:rsid w:val="00CF30EC"/>
    <w:rsid w:val="00CF31B8"/>
    <w:rsid w:val="00CF3308"/>
    <w:rsid w:val="00CF3C95"/>
    <w:rsid w:val="00CF41B9"/>
    <w:rsid w:val="00CF43E1"/>
    <w:rsid w:val="00CF4B77"/>
    <w:rsid w:val="00CF4EA9"/>
    <w:rsid w:val="00CF59EA"/>
    <w:rsid w:val="00CF59EF"/>
    <w:rsid w:val="00CF5D35"/>
    <w:rsid w:val="00CF5DF0"/>
    <w:rsid w:val="00CF5EA5"/>
    <w:rsid w:val="00CF5F17"/>
    <w:rsid w:val="00CF60B4"/>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40CE"/>
    <w:rsid w:val="00D0415C"/>
    <w:rsid w:val="00D04509"/>
    <w:rsid w:val="00D04529"/>
    <w:rsid w:val="00D04552"/>
    <w:rsid w:val="00D049A0"/>
    <w:rsid w:val="00D04A68"/>
    <w:rsid w:val="00D04C16"/>
    <w:rsid w:val="00D04E3E"/>
    <w:rsid w:val="00D0507C"/>
    <w:rsid w:val="00D050FB"/>
    <w:rsid w:val="00D05494"/>
    <w:rsid w:val="00D055A3"/>
    <w:rsid w:val="00D05607"/>
    <w:rsid w:val="00D0569B"/>
    <w:rsid w:val="00D05902"/>
    <w:rsid w:val="00D05BD4"/>
    <w:rsid w:val="00D05DA1"/>
    <w:rsid w:val="00D05ECC"/>
    <w:rsid w:val="00D05F6A"/>
    <w:rsid w:val="00D0615B"/>
    <w:rsid w:val="00D065D5"/>
    <w:rsid w:val="00D067BE"/>
    <w:rsid w:val="00D0694F"/>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B68"/>
    <w:rsid w:val="00D11EEE"/>
    <w:rsid w:val="00D12DA9"/>
    <w:rsid w:val="00D131CC"/>
    <w:rsid w:val="00D13502"/>
    <w:rsid w:val="00D1389C"/>
    <w:rsid w:val="00D13A5D"/>
    <w:rsid w:val="00D13A94"/>
    <w:rsid w:val="00D13C67"/>
    <w:rsid w:val="00D1452F"/>
    <w:rsid w:val="00D14B57"/>
    <w:rsid w:val="00D15485"/>
    <w:rsid w:val="00D1568A"/>
    <w:rsid w:val="00D1590F"/>
    <w:rsid w:val="00D15B87"/>
    <w:rsid w:val="00D15C74"/>
    <w:rsid w:val="00D15E19"/>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740"/>
    <w:rsid w:val="00D238E8"/>
    <w:rsid w:val="00D23ABB"/>
    <w:rsid w:val="00D23C44"/>
    <w:rsid w:val="00D23E0D"/>
    <w:rsid w:val="00D2454D"/>
    <w:rsid w:val="00D24670"/>
    <w:rsid w:val="00D24943"/>
    <w:rsid w:val="00D25580"/>
    <w:rsid w:val="00D2566E"/>
    <w:rsid w:val="00D258BD"/>
    <w:rsid w:val="00D25A61"/>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640"/>
    <w:rsid w:val="00D317EE"/>
    <w:rsid w:val="00D31CB8"/>
    <w:rsid w:val="00D325F8"/>
    <w:rsid w:val="00D32973"/>
    <w:rsid w:val="00D32AB8"/>
    <w:rsid w:val="00D32B18"/>
    <w:rsid w:val="00D32E5C"/>
    <w:rsid w:val="00D3309D"/>
    <w:rsid w:val="00D3316D"/>
    <w:rsid w:val="00D33171"/>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E39"/>
    <w:rsid w:val="00D42E3F"/>
    <w:rsid w:val="00D42F3F"/>
    <w:rsid w:val="00D42FA7"/>
    <w:rsid w:val="00D437DE"/>
    <w:rsid w:val="00D43AC8"/>
    <w:rsid w:val="00D43B35"/>
    <w:rsid w:val="00D43BF5"/>
    <w:rsid w:val="00D44470"/>
    <w:rsid w:val="00D44796"/>
    <w:rsid w:val="00D447BB"/>
    <w:rsid w:val="00D44CBF"/>
    <w:rsid w:val="00D44D7C"/>
    <w:rsid w:val="00D44EE7"/>
    <w:rsid w:val="00D45119"/>
    <w:rsid w:val="00D45153"/>
    <w:rsid w:val="00D45693"/>
    <w:rsid w:val="00D45BBB"/>
    <w:rsid w:val="00D45CAC"/>
    <w:rsid w:val="00D45F1A"/>
    <w:rsid w:val="00D45FD2"/>
    <w:rsid w:val="00D468DB"/>
    <w:rsid w:val="00D4691B"/>
    <w:rsid w:val="00D46F10"/>
    <w:rsid w:val="00D479DC"/>
    <w:rsid w:val="00D47C4C"/>
    <w:rsid w:val="00D50049"/>
    <w:rsid w:val="00D50495"/>
    <w:rsid w:val="00D5063D"/>
    <w:rsid w:val="00D50662"/>
    <w:rsid w:val="00D506DF"/>
    <w:rsid w:val="00D51431"/>
    <w:rsid w:val="00D5199A"/>
    <w:rsid w:val="00D51A52"/>
    <w:rsid w:val="00D51CEF"/>
    <w:rsid w:val="00D52B1F"/>
    <w:rsid w:val="00D52C29"/>
    <w:rsid w:val="00D52C3B"/>
    <w:rsid w:val="00D52F40"/>
    <w:rsid w:val="00D52FC0"/>
    <w:rsid w:val="00D533E5"/>
    <w:rsid w:val="00D53A0C"/>
    <w:rsid w:val="00D54146"/>
    <w:rsid w:val="00D5447D"/>
    <w:rsid w:val="00D547C3"/>
    <w:rsid w:val="00D54819"/>
    <w:rsid w:val="00D54D8F"/>
    <w:rsid w:val="00D54F2F"/>
    <w:rsid w:val="00D55346"/>
    <w:rsid w:val="00D55B87"/>
    <w:rsid w:val="00D56046"/>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7F3"/>
    <w:rsid w:val="00D80C2D"/>
    <w:rsid w:val="00D816EA"/>
    <w:rsid w:val="00D81789"/>
    <w:rsid w:val="00D8231E"/>
    <w:rsid w:val="00D826B0"/>
    <w:rsid w:val="00D828AC"/>
    <w:rsid w:val="00D82AD0"/>
    <w:rsid w:val="00D82AFF"/>
    <w:rsid w:val="00D830DF"/>
    <w:rsid w:val="00D8322F"/>
    <w:rsid w:val="00D83AC9"/>
    <w:rsid w:val="00D8401D"/>
    <w:rsid w:val="00D8417A"/>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960"/>
    <w:rsid w:val="00D97040"/>
    <w:rsid w:val="00D97457"/>
    <w:rsid w:val="00D9760F"/>
    <w:rsid w:val="00D97749"/>
    <w:rsid w:val="00D97B1F"/>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210"/>
    <w:rsid w:val="00DB498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A6B"/>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40B9"/>
    <w:rsid w:val="00DC4910"/>
    <w:rsid w:val="00DC4C0A"/>
    <w:rsid w:val="00DC4D69"/>
    <w:rsid w:val="00DC4F05"/>
    <w:rsid w:val="00DC5005"/>
    <w:rsid w:val="00DC52CA"/>
    <w:rsid w:val="00DC5652"/>
    <w:rsid w:val="00DC59A1"/>
    <w:rsid w:val="00DC6187"/>
    <w:rsid w:val="00DC64D4"/>
    <w:rsid w:val="00DC64D9"/>
    <w:rsid w:val="00DC7244"/>
    <w:rsid w:val="00DC7287"/>
    <w:rsid w:val="00DC753B"/>
    <w:rsid w:val="00DC7A08"/>
    <w:rsid w:val="00DC7A31"/>
    <w:rsid w:val="00DC7DB1"/>
    <w:rsid w:val="00DD01F8"/>
    <w:rsid w:val="00DD094C"/>
    <w:rsid w:val="00DD0A43"/>
    <w:rsid w:val="00DD0AFB"/>
    <w:rsid w:val="00DD0F2E"/>
    <w:rsid w:val="00DD11FD"/>
    <w:rsid w:val="00DD14EB"/>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A"/>
    <w:rsid w:val="00DE1AD3"/>
    <w:rsid w:val="00DE1BCB"/>
    <w:rsid w:val="00DE1FC8"/>
    <w:rsid w:val="00DE268A"/>
    <w:rsid w:val="00DE273A"/>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74B0"/>
    <w:rsid w:val="00DE755A"/>
    <w:rsid w:val="00DE75DB"/>
    <w:rsid w:val="00DE7659"/>
    <w:rsid w:val="00DE7AED"/>
    <w:rsid w:val="00DE7D52"/>
    <w:rsid w:val="00DE7EDF"/>
    <w:rsid w:val="00DF03A9"/>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81D"/>
    <w:rsid w:val="00E25C92"/>
    <w:rsid w:val="00E25FFB"/>
    <w:rsid w:val="00E26164"/>
    <w:rsid w:val="00E261AB"/>
    <w:rsid w:val="00E26658"/>
    <w:rsid w:val="00E2680B"/>
    <w:rsid w:val="00E268C5"/>
    <w:rsid w:val="00E268D9"/>
    <w:rsid w:val="00E27003"/>
    <w:rsid w:val="00E270AF"/>
    <w:rsid w:val="00E27203"/>
    <w:rsid w:val="00E276F0"/>
    <w:rsid w:val="00E276F4"/>
    <w:rsid w:val="00E27755"/>
    <w:rsid w:val="00E277C3"/>
    <w:rsid w:val="00E279FA"/>
    <w:rsid w:val="00E27B18"/>
    <w:rsid w:val="00E3014E"/>
    <w:rsid w:val="00E303D1"/>
    <w:rsid w:val="00E30A2A"/>
    <w:rsid w:val="00E30E36"/>
    <w:rsid w:val="00E3119B"/>
    <w:rsid w:val="00E312F5"/>
    <w:rsid w:val="00E3138A"/>
    <w:rsid w:val="00E31811"/>
    <w:rsid w:val="00E31D30"/>
    <w:rsid w:val="00E31D40"/>
    <w:rsid w:val="00E31F15"/>
    <w:rsid w:val="00E3287E"/>
    <w:rsid w:val="00E32F93"/>
    <w:rsid w:val="00E33095"/>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46B"/>
    <w:rsid w:val="00E400CA"/>
    <w:rsid w:val="00E409D8"/>
    <w:rsid w:val="00E4116D"/>
    <w:rsid w:val="00E411DF"/>
    <w:rsid w:val="00E415F1"/>
    <w:rsid w:val="00E41A63"/>
    <w:rsid w:val="00E4249E"/>
    <w:rsid w:val="00E42B66"/>
    <w:rsid w:val="00E433D1"/>
    <w:rsid w:val="00E4365E"/>
    <w:rsid w:val="00E4377C"/>
    <w:rsid w:val="00E43A5D"/>
    <w:rsid w:val="00E43ADD"/>
    <w:rsid w:val="00E44266"/>
    <w:rsid w:val="00E4452D"/>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301"/>
    <w:rsid w:val="00E60333"/>
    <w:rsid w:val="00E60390"/>
    <w:rsid w:val="00E605D6"/>
    <w:rsid w:val="00E605E6"/>
    <w:rsid w:val="00E607F2"/>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FC"/>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4FC"/>
    <w:rsid w:val="00E71A36"/>
    <w:rsid w:val="00E71AAA"/>
    <w:rsid w:val="00E71BCA"/>
    <w:rsid w:val="00E7209D"/>
    <w:rsid w:val="00E72866"/>
    <w:rsid w:val="00E72C84"/>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E39"/>
    <w:rsid w:val="00E851EA"/>
    <w:rsid w:val="00E8525E"/>
    <w:rsid w:val="00E85416"/>
    <w:rsid w:val="00E85AF5"/>
    <w:rsid w:val="00E85C09"/>
    <w:rsid w:val="00E86150"/>
    <w:rsid w:val="00E86197"/>
    <w:rsid w:val="00E868C2"/>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6B"/>
    <w:rsid w:val="00E95F90"/>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846"/>
    <w:rsid w:val="00EB2C82"/>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43"/>
    <w:rsid w:val="00ED3DBC"/>
    <w:rsid w:val="00ED3F0E"/>
    <w:rsid w:val="00ED43B8"/>
    <w:rsid w:val="00ED4726"/>
    <w:rsid w:val="00ED4820"/>
    <w:rsid w:val="00ED49A0"/>
    <w:rsid w:val="00ED4AFB"/>
    <w:rsid w:val="00ED4B02"/>
    <w:rsid w:val="00ED4BF7"/>
    <w:rsid w:val="00ED4D64"/>
    <w:rsid w:val="00ED514C"/>
    <w:rsid w:val="00ED5212"/>
    <w:rsid w:val="00ED5393"/>
    <w:rsid w:val="00ED5682"/>
    <w:rsid w:val="00ED58E7"/>
    <w:rsid w:val="00ED625C"/>
    <w:rsid w:val="00ED6445"/>
    <w:rsid w:val="00ED68DB"/>
    <w:rsid w:val="00ED6C82"/>
    <w:rsid w:val="00ED6CAB"/>
    <w:rsid w:val="00ED71C8"/>
    <w:rsid w:val="00ED73C6"/>
    <w:rsid w:val="00ED758D"/>
    <w:rsid w:val="00ED7601"/>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70D"/>
    <w:rsid w:val="00F02812"/>
    <w:rsid w:val="00F02C46"/>
    <w:rsid w:val="00F02E40"/>
    <w:rsid w:val="00F02ECB"/>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5DC"/>
    <w:rsid w:val="00F1375E"/>
    <w:rsid w:val="00F13C50"/>
    <w:rsid w:val="00F13E54"/>
    <w:rsid w:val="00F14038"/>
    <w:rsid w:val="00F1412C"/>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42E"/>
    <w:rsid w:val="00F30491"/>
    <w:rsid w:val="00F30B2C"/>
    <w:rsid w:val="00F30B84"/>
    <w:rsid w:val="00F30B99"/>
    <w:rsid w:val="00F30D6E"/>
    <w:rsid w:val="00F3128D"/>
    <w:rsid w:val="00F312BE"/>
    <w:rsid w:val="00F316A2"/>
    <w:rsid w:val="00F31715"/>
    <w:rsid w:val="00F3180F"/>
    <w:rsid w:val="00F31CB8"/>
    <w:rsid w:val="00F31EF9"/>
    <w:rsid w:val="00F32392"/>
    <w:rsid w:val="00F32411"/>
    <w:rsid w:val="00F32BF2"/>
    <w:rsid w:val="00F32CEA"/>
    <w:rsid w:val="00F33A33"/>
    <w:rsid w:val="00F34114"/>
    <w:rsid w:val="00F34588"/>
    <w:rsid w:val="00F3489C"/>
    <w:rsid w:val="00F34F01"/>
    <w:rsid w:val="00F35519"/>
    <w:rsid w:val="00F359B3"/>
    <w:rsid w:val="00F35B6F"/>
    <w:rsid w:val="00F35CA0"/>
    <w:rsid w:val="00F35CCB"/>
    <w:rsid w:val="00F35F9F"/>
    <w:rsid w:val="00F3601D"/>
    <w:rsid w:val="00F36251"/>
    <w:rsid w:val="00F3649B"/>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9F"/>
    <w:rsid w:val="00F92AAD"/>
    <w:rsid w:val="00F92D02"/>
    <w:rsid w:val="00F9313A"/>
    <w:rsid w:val="00F933E5"/>
    <w:rsid w:val="00F9343C"/>
    <w:rsid w:val="00F934B8"/>
    <w:rsid w:val="00F93886"/>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116C"/>
    <w:rsid w:val="00FA129A"/>
    <w:rsid w:val="00FA12AE"/>
    <w:rsid w:val="00FA144E"/>
    <w:rsid w:val="00FA15C2"/>
    <w:rsid w:val="00FA16F8"/>
    <w:rsid w:val="00FA177A"/>
    <w:rsid w:val="00FA1A48"/>
    <w:rsid w:val="00FA1D68"/>
    <w:rsid w:val="00FA1D87"/>
    <w:rsid w:val="00FA1F0F"/>
    <w:rsid w:val="00FA1F6C"/>
    <w:rsid w:val="00FA2041"/>
    <w:rsid w:val="00FA2094"/>
    <w:rsid w:val="00FA2446"/>
    <w:rsid w:val="00FA2C7F"/>
    <w:rsid w:val="00FA2E51"/>
    <w:rsid w:val="00FA3485"/>
    <w:rsid w:val="00FA3B8F"/>
    <w:rsid w:val="00FA4177"/>
    <w:rsid w:val="00FA4629"/>
    <w:rsid w:val="00FA4674"/>
    <w:rsid w:val="00FA4744"/>
    <w:rsid w:val="00FA47C7"/>
    <w:rsid w:val="00FA49AB"/>
    <w:rsid w:val="00FA52C1"/>
    <w:rsid w:val="00FA5340"/>
    <w:rsid w:val="00FA550D"/>
    <w:rsid w:val="00FA570B"/>
    <w:rsid w:val="00FA5F87"/>
    <w:rsid w:val="00FA612C"/>
    <w:rsid w:val="00FA64FF"/>
    <w:rsid w:val="00FA6944"/>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1904"/>
    <w:rsid w:val="00FB19FA"/>
    <w:rsid w:val="00FB2469"/>
    <w:rsid w:val="00FB261C"/>
    <w:rsid w:val="00FB29D2"/>
    <w:rsid w:val="00FB2B5F"/>
    <w:rsid w:val="00FB3345"/>
    <w:rsid w:val="00FB3414"/>
    <w:rsid w:val="00FB3418"/>
    <w:rsid w:val="00FB3689"/>
    <w:rsid w:val="00FB3F5D"/>
    <w:rsid w:val="00FB3FBB"/>
    <w:rsid w:val="00FB4150"/>
    <w:rsid w:val="00FB41BB"/>
    <w:rsid w:val="00FB431E"/>
    <w:rsid w:val="00FB4557"/>
    <w:rsid w:val="00FB473C"/>
    <w:rsid w:val="00FB4998"/>
    <w:rsid w:val="00FB4B68"/>
    <w:rsid w:val="00FB4E67"/>
    <w:rsid w:val="00FB5128"/>
    <w:rsid w:val="00FB5173"/>
    <w:rsid w:val="00FB51B2"/>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4166"/>
    <w:rsid w:val="00FC431D"/>
    <w:rsid w:val="00FC43A0"/>
    <w:rsid w:val="00FC4902"/>
    <w:rsid w:val="00FC4974"/>
    <w:rsid w:val="00FC4C6D"/>
    <w:rsid w:val="00FC5126"/>
    <w:rsid w:val="00FC520C"/>
    <w:rsid w:val="00FC58E4"/>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CF8"/>
    <w:rsid w:val="00FD4524"/>
    <w:rsid w:val="00FD453F"/>
    <w:rsid w:val="00FD45E9"/>
    <w:rsid w:val="00FD480F"/>
    <w:rsid w:val="00FD4921"/>
    <w:rsid w:val="00FD4A2B"/>
    <w:rsid w:val="00FD4DD8"/>
    <w:rsid w:val="00FD5164"/>
    <w:rsid w:val="00FD557F"/>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81F"/>
    <w:rsid w:val="00FF091F"/>
    <w:rsid w:val="00FF0C69"/>
    <w:rsid w:val="00FF0EBC"/>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styleId="UnresolvedMention">
    <w:name w:val="Unresolved Mention"/>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maxlindmark/cod_condition/blob/master/R/clean_data/cod_fle_density_models_as_covars.Rmd" TargetMode="External"/><Relationship Id="rId2" Type="http://schemas.openxmlformats.org/officeDocument/2006/relationships/hyperlink" Target="https://pbs-assess.github.io/sdmTMB/articles/model-description.html" TargetMode="External"/><Relationship Id="rId1" Type="http://schemas.openxmlformats.org/officeDocument/2006/relationships/hyperlink" Target="https://royalsocietypublishing.org/doi/full/10.1098/rspb.2018.0915" TargetMode="External"/><Relationship Id="rId5" Type="http://schemas.openxmlformats.org/officeDocument/2006/relationships/hyperlink" Target="https://doi.org/10.3354/meps11204" TargetMode="External"/><Relationship Id="rId4" Type="http://schemas.openxmlformats.org/officeDocument/2006/relationships/hyperlink" Target="https://stats.stackexchange.com/questions/2142/linear-regression-effect-sizes-when-using-transformed-variabl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ices.dk/data/data-portals/Pages/DATRAS.aspx"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max.lindmark@slu.se"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maxlindmark/cod_condition"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emodnet.eu/en/bathymetry"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F4393-C908-4D53-B679-9165EE389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27</Pages>
  <Words>42958</Words>
  <Characters>244866</Characters>
  <Application>Microsoft Office Word</Application>
  <DocSecurity>0</DocSecurity>
  <Lines>2040</Lines>
  <Paragraphs>574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Max Lindmark</cp:lastModifiedBy>
  <cp:revision>461</cp:revision>
  <cp:lastPrinted>2021-12-20T17:03:00Z</cp:lastPrinted>
  <dcterms:created xsi:type="dcterms:W3CDTF">2022-02-16T09:12:00Z</dcterms:created>
  <dcterms:modified xsi:type="dcterms:W3CDTF">2022-04-12T14:04:00Z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id="WTVz3JXo"/&gt;&lt;style id="http://www.zotero.org/styles/ices-journal-of-marine-science" hasBibliography="1" bibliographyStyleHasBeenSet="1"/&gt;&lt;prefs&gt;&lt;pref name="fieldType" value="Field"/&gt;&lt;pref name="don</vt:lpwstr>
  </property>
  <property fmtid="{D5CDD505-2E9C-101B-9397-08002B2CF9AE}" pid="3" name="ZOTERO_PREF_2">
    <vt:lpwstr>tAskDelayCitationUpdates" value="true"/&gt;&lt;/prefs&gt;&lt;/data&gt;</vt:lpwstr>
  </property>
</Properties>
</file>