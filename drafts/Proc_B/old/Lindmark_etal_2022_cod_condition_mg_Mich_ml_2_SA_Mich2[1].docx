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r w:rsidR="009D3BCC">
        <w:t>Mayya Gogina</w:t>
      </w:r>
      <w:r w:rsidR="00FB5A52">
        <w:rPr>
          <w:vertAlign w:val="superscript"/>
        </w:rPr>
        <w:t>d</w:t>
      </w:r>
      <w:r w:rsidR="009D3BCC">
        <w:t xml:space="preserve">, </w:t>
      </w:r>
      <w:r w:rsidRPr="00C038C3">
        <w:t>Michele Casini</w:t>
      </w:r>
      <w:r w:rsidRPr="00C038C3">
        <w:rPr>
          <w:vertAlign w:val="superscript"/>
        </w:rPr>
        <w:t>a</w:t>
      </w:r>
      <w:r w:rsidR="00C13494">
        <w:rPr>
          <w:vertAlign w:val="superscript"/>
        </w:rPr>
        <w:t>,</w:t>
      </w:r>
      <w:r w:rsidR="00FB5A52">
        <w:rPr>
          <w:vertAlign w:val="superscript"/>
        </w:rPr>
        <w:t>e</w:t>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Turistgatan 5, 453 30 Lysekil,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57676A57" w:rsidR="00B21FFF" w:rsidRDefault="009F2F3E" w:rsidP="00552801">
      <w:pPr>
        <w:spacing w:line="480" w:lineRule="auto"/>
        <w:contextualSpacing/>
        <w:mirrorIndents/>
        <w:jc w:val="both"/>
        <w:rPr>
          <w:bCs/>
        </w:rPr>
      </w:pPr>
      <w:r w:rsidRPr="00C038C3">
        <w:rPr>
          <w:bCs/>
        </w:rPr>
        <w:t>Le Cren</w:t>
      </w:r>
      <w:r w:rsidR="005015D2">
        <w:rPr>
          <w:bCs/>
        </w:rPr>
        <w:t>’s</w:t>
      </w:r>
      <w:r w:rsidRPr="00C038C3">
        <w:rPr>
          <w:bCs/>
        </w:rPr>
        <w:t xml:space="preserve"> </w:t>
      </w:r>
      <w:r w:rsidR="0086395A" w:rsidRPr="00C038C3">
        <w:rPr>
          <w:bCs/>
        </w:rPr>
        <w:t>c</w:t>
      </w:r>
      <w:r w:rsidR="00310E82" w:rsidRPr="00C038C3">
        <w:rPr>
          <w:bCs/>
        </w:rPr>
        <w:t>ondition</w:t>
      </w:r>
      <w:r w:rsidRPr="00C038C3">
        <w:rPr>
          <w:bCs/>
        </w:rPr>
        <w:t xml:space="preserve"> </w:t>
      </w:r>
      <w:del w:id="0" w:author="Max Lindmark" w:date="2022-05-26T14:39:00Z">
        <w:r w:rsidR="005015D2" w:rsidDel="006E5502">
          <w:rPr>
            <w:bCs/>
          </w:rPr>
          <w:delText>index</w:delText>
        </w:r>
      </w:del>
      <w:ins w:id="1" w:author="Max Lindmark" w:date="2022-05-26T14:39:00Z">
        <w:r w:rsidR="006E5502">
          <w:rPr>
            <w:bCs/>
          </w:rPr>
          <w:t>factor</w:t>
        </w:r>
      </w:ins>
      <w:r w:rsidR="00310E82" w:rsidRPr="00C038C3">
        <w:rPr>
          <w:bCs/>
        </w:rPr>
        <w:t xml:space="preserve">, </w:t>
      </w:r>
      <w:r w:rsidR="00162A5D" w:rsidRPr="00C038C3">
        <w:rPr>
          <w:bCs/>
        </w:rPr>
        <w:t xml:space="preserve">Spatial analysis, </w:t>
      </w:r>
      <w:r w:rsidR="00310E82" w:rsidRPr="00C038C3">
        <w:rPr>
          <w:bCs/>
        </w:rPr>
        <w:t>Spatio-temporal models, Density dependence, Deoxygenation</w:t>
      </w:r>
      <w:ins w:id="2" w:author="Max Lindmark" w:date="2022-04-22T07:58:00Z">
        <w:r w:rsidR="009F1128">
          <w:rPr>
            <w:bCs/>
          </w:rPr>
          <w:t>, species distribution models</w:t>
        </w:r>
      </w:ins>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611B2E4C" w:rsidR="00E44266" w:rsidRDefault="00A26528" w:rsidP="00552801">
      <w:pPr>
        <w:spacing w:line="480" w:lineRule="auto"/>
        <w:contextualSpacing/>
        <w:mirrorIndents/>
        <w:jc w:val="both"/>
      </w:pPr>
      <w:r>
        <w:t>A</w:t>
      </w:r>
      <w:ins w:id="3" w:author="Sean Anderson" w:date="2022-06-08T15:01:00Z">
        <w:r w:rsidR="00AA6A12">
          <w:t xml:space="preserve">n </w:t>
        </w:r>
        <w:commentRangeStart w:id="4"/>
        <w:r w:rsidR="00AA6A12">
          <w:t>organism’s</w:t>
        </w:r>
      </w:ins>
      <w:del w:id="5" w:author="Sean Anderson" w:date="2022-06-08T15:01:00Z">
        <w:r w:rsidDel="00AA6A12">
          <w:delText xml:space="preserve"> fish</w:delText>
        </w:r>
      </w:del>
      <w:del w:id="6" w:author="Mayya Gogina" w:date="2022-04-22T13:37:00Z">
        <w:r w:rsidDel="001C06F1">
          <w:delText>’s</w:delText>
        </w:r>
      </w:del>
      <w:r w:rsidRPr="00C038C3">
        <w:t xml:space="preserve"> </w:t>
      </w:r>
      <w:commentRangeEnd w:id="4"/>
      <w:r w:rsidR="00AA6A12">
        <w:rPr>
          <w:rStyle w:val="CommentReference"/>
        </w:rPr>
        <w:commentReference w:id="4"/>
      </w:r>
      <w:r w:rsidR="0098719E" w:rsidRPr="00C038C3">
        <w:t xml:space="preserve">body condition </w:t>
      </w:r>
      <w:del w:id="7" w:author="Max Lindmark" w:date="2022-04-22T07:56:00Z">
        <w:r w:rsidDel="00433B47">
          <w:delText>i</w:delText>
        </w:r>
        <w:r w:rsidR="00CD7C98" w:rsidDel="00433B47">
          <w:delText xml:space="preserve">s </w:delText>
        </w:r>
      </w:del>
      <w:r w:rsidR="00CD7C98" w:rsidRPr="00C038C3">
        <w:t>describe</w:t>
      </w:r>
      <w:ins w:id="8" w:author="Max Lindmark" w:date="2022-04-22T07:56:00Z">
        <w:r w:rsidR="00433B47">
          <w:t>s</w:t>
        </w:r>
      </w:ins>
      <w:del w:id="9" w:author="Max Lindmark" w:date="2022-04-22T07:56:00Z">
        <w:r w:rsidR="00CD7C98" w:rsidDel="00433B47">
          <w:delText>d</w:delText>
        </w:r>
      </w:del>
      <w:r w:rsidR="00CD7C98">
        <w:t xml:space="preserve"> </w:t>
      </w:r>
      <w:del w:id="10" w:author="Max Lindmark" w:date="2022-04-22T07:56:00Z">
        <w:r w:rsidR="00CD7C98" w:rsidDel="00433B47">
          <w:delText>by</w:delText>
        </w:r>
        <w:r w:rsidR="00CD7C98" w:rsidRPr="00C038C3" w:rsidDel="00433B47">
          <w:delText xml:space="preserve"> </w:delText>
        </w:r>
      </w:del>
      <w:r w:rsidR="007865D8">
        <w:t>its</w:t>
      </w:r>
      <w:r w:rsidR="007865D8" w:rsidRPr="00C038C3">
        <w:t xml:space="preserve"> </w:t>
      </w:r>
      <w:del w:id="11" w:author="Mayya Gogina" w:date="2022-04-22T13:38:00Z">
        <w:r w:rsidR="00EA6B27" w:rsidRPr="00C038C3" w:rsidDel="001C06F1">
          <w:delText xml:space="preserve">weight </w:delText>
        </w:r>
      </w:del>
      <w:ins w:id="12" w:author="Mayya Gogina" w:date="2022-04-22T13:38:00Z">
        <w:r w:rsidR="001C06F1">
          <w:t>mass</w:t>
        </w:r>
        <w:r w:rsidR="001C06F1" w:rsidRPr="00C038C3">
          <w:t xml:space="preserve"> </w:t>
        </w:r>
      </w:ins>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ins w:id="13" w:author="Max Lindmark" w:date="2022-04-21T21:53:00Z">
        <w:r w:rsidR="00385641">
          <w:t xml:space="preserve">The </w:t>
        </w:r>
      </w:ins>
      <w:ins w:id="14" w:author="Max Lindmark" w:date="2022-04-21T22:01:00Z">
        <w:r w:rsidR="00D05411">
          <w:t xml:space="preserve">condition of </w:t>
        </w:r>
      </w:ins>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w:t>
      </w:r>
      <w:r w:rsidR="008C2DA6" w:rsidRPr="00800586">
        <w:t xml:space="preserve">the </w:t>
      </w:r>
      <w:del w:id="15" w:author="Max Lindmark" w:date="2022-04-21T21:53:00Z">
        <w:r w:rsidR="007F6589" w:rsidRPr="00800586" w:rsidDel="00385641">
          <w:delText>south-eastern</w:delText>
        </w:r>
        <w:r w:rsidR="008C2DA6" w:rsidRPr="00800586" w:rsidDel="00385641">
          <w:delText xml:space="preserve"> </w:delText>
        </w:r>
      </w:del>
      <w:r w:rsidR="008C2DA6" w:rsidRPr="00800586">
        <w:t xml:space="preserve">Baltic Sea </w:t>
      </w:r>
      <w:r w:rsidR="00775B15" w:rsidRPr="00800586">
        <w:t xml:space="preserve">has </w:t>
      </w:r>
      <w:ins w:id="16" w:author="Max Lindmark" w:date="2022-04-21T21:53:00Z">
        <w:r w:rsidR="00385641">
          <w:t xml:space="preserve">declined dramatically </w:t>
        </w:r>
      </w:ins>
      <w:del w:id="17" w:author="Max Lindmark" w:date="2022-04-21T21:53:00Z">
        <w:r w:rsidR="00775B15" w:rsidRPr="00800586" w:rsidDel="00385641">
          <w:delText xml:space="preserve">experienced a drastic </w:delText>
        </w:r>
        <w:r w:rsidR="00E82A0A" w:rsidRPr="00800586" w:rsidDel="00385641">
          <w:delText>deteriorat</w:delText>
        </w:r>
        <w:r w:rsidR="00775B15" w:rsidRPr="00800586" w:rsidDel="00385641">
          <w:delText xml:space="preserve">ion of its physiological status </w:delText>
        </w:r>
      </w:del>
      <w:r w:rsidR="00775B15" w:rsidRPr="00800586">
        <w:t xml:space="preserve">since </w:t>
      </w:r>
      <w:r w:rsidR="00F0548A" w:rsidRPr="00800586">
        <w:t xml:space="preserve">the early </w:t>
      </w:r>
      <w:bookmarkStart w:id="18" w:name="_Hlk86229553"/>
      <w:r w:rsidR="00F0548A" w:rsidRPr="00800586">
        <w:t>1990s</w:t>
      </w:r>
      <w:bookmarkEnd w:id="18"/>
      <w:ins w:id="19" w:author="Max Lindmark" w:date="2022-04-22T07:56:00Z">
        <w:r w:rsidR="00433B47">
          <w:t>. T</w:t>
        </w:r>
      </w:ins>
      <w:ins w:id="20" w:author="Max Lindmark" w:date="2022-04-21T22:02:00Z">
        <w:r w:rsidR="00D05411">
          <w:t xml:space="preserve">his has been linked to </w:t>
        </w:r>
      </w:ins>
      <w:del w:id="21" w:author="Max Lindmark" w:date="2022-04-21T22:01:00Z">
        <w:r w:rsidR="009079AF" w:rsidRPr="00800586" w:rsidDel="00D05411">
          <w:delText xml:space="preserve"> </w:delText>
        </w:r>
        <w:r w:rsidR="004E7CE8" w:rsidRPr="00800586" w:rsidDel="00D05411">
          <w:delText xml:space="preserve">to levels that compromise the </w:delText>
        </w:r>
        <w:r w:rsidR="00E10932" w:rsidRPr="00800586" w:rsidDel="00D05411">
          <w:delText>growth</w:delText>
        </w:r>
        <w:r w:rsidR="00CD7C98" w:rsidRPr="00800586" w:rsidDel="00D05411">
          <w:delText xml:space="preserve"> or even survival</w:delText>
        </w:r>
        <w:r w:rsidR="00E10932" w:rsidRPr="00800586" w:rsidDel="00D05411">
          <w:delText xml:space="preserve"> of the population</w:delText>
        </w:r>
      </w:del>
      <w:del w:id="22" w:author="Max Lindmark" w:date="2022-04-21T22:02:00Z">
        <w:r w:rsidR="00E10932" w:rsidRPr="00800586" w:rsidDel="00D05411">
          <w:delText xml:space="preserve">. </w:delText>
        </w:r>
        <w:r w:rsidR="00DB637C" w:rsidRPr="00D35123" w:rsidDel="00D05411">
          <w:delText>Several h</w:delText>
        </w:r>
        <w:r w:rsidR="00DB637C" w:rsidRPr="00AB2D73" w:rsidDel="00D05411">
          <w:delText>ypotheses have been proposed (</w:delText>
        </w:r>
        <w:r w:rsidR="00C26D74" w:rsidDel="00D05411">
          <w:delText xml:space="preserve">e.g., </w:delText>
        </w:r>
      </w:del>
      <w:ins w:id="23" w:author="Max Lindmark" w:date="2022-04-21T22:02:00Z">
        <w:r w:rsidR="00D05411">
          <w:t xml:space="preserve">increased </w:t>
        </w:r>
      </w:ins>
      <w:r w:rsidR="00DB637C" w:rsidRPr="00AB2D73">
        <w:t>competition</w:t>
      </w:r>
      <w:ins w:id="24" w:author="Mayya Gogina" w:date="2022-04-22T13:38:00Z">
        <w:r w:rsidR="001C06F1">
          <w:t>,</w:t>
        </w:r>
      </w:ins>
      <w:ins w:id="25" w:author="Max Lindmark" w:date="2022-04-21T22:04:00Z">
        <w:r w:rsidR="00864E89">
          <w:t xml:space="preserve"> </w:t>
        </w:r>
        <w:del w:id="26" w:author="Mayya Gogina" w:date="2022-04-22T13:38:00Z">
          <w:r w:rsidR="00864E89" w:rsidDel="001C06F1">
            <w:delText xml:space="preserve">and </w:delText>
          </w:r>
        </w:del>
        <w:r w:rsidR="00864E89">
          <w:t>food limitation</w:t>
        </w:r>
      </w:ins>
      <w:ins w:id="27" w:author="Sean Anderson" w:date="2022-06-08T14:57:00Z">
        <w:r w:rsidR="009301BA">
          <w:t>,</w:t>
        </w:r>
      </w:ins>
      <w:ins w:id="28" w:author="Max Lindmark" w:date="2022-04-21T22:04:00Z">
        <w:del w:id="29" w:author="Mayya Gogina" w:date="2022-04-22T13:38:00Z">
          <w:r w:rsidR="00864E89" w:rsidDel="001C06F1">
            <w:delText>,</w:delText>
          </w:r>
        </w:del>
        <w:r w:rsidR="00864E89">
          <w:t xml:space="preserve"> and </w:t>
        </w:r>
      </w:ins>
      <w:del w:id="30" w:author="Max Lindmark" w:date="2022-04-21T22:04:00Z">
        <w:r w:rsidR="00DB637C" w:rsidRPr="00AB2D73" w:rsidDel="00864E89">
          <w:delText>, hypoxia</w:delText>
        </w:r>
      </w:del>
      <w:ins w:id="31" w:author="Max Lindmark" w:date="2022-04-21T22:04:00Z">
        <w:r w:rsidR="00864E89">
          <w:t>hypoxia</w:t>
        </w:r>
      </w:ins>
      <w:del w:id="32" w:author="Max Lindmark" w:date="2022-04-21T22:04:00Z">
        <w:r w:rsidR="00DB637C" w:rsidRPr="00AB2D73" w:rsidDel="00864E89">
          <w:delText>, lack of prey</w:delText>
        </w:r>
      </w:del>
      <w:del w:id="33" w:author="Max Lindmark" w:date="2022-04-21T22:02:00Z">
        <w:r w:rsidR="00DB637C" w:rsidRPr="00AB2D73" w:rsidDel="00D05411">
          <w:delText>)</w:delText>
        </w:r>
      </w:del>
      <w:ins w:id="34" w:author="Max Lindmark" w:date="2022-04-21T22:02:00Z">
        <w:r w:rsidR="00D05411">
          <w:t>. How</w:t>
        </w:r>
      </w:ins>
      <w:ins w:id="35" w:author="Max Lindmark" w:date="2022-04-21T22:03:00Z">
        <w:r w:rsidR="00D05411">
          <w:t xml:space="preserve">ever, </w:t>
        </w:r>
      </w:ins>
      <w:ins w:id="36" w:author="Max Lindmark" w:date="2022-04-21T22:05:00Z">
        <w:r w:rsidR="00864E89">
          <w:t xml:space="preserve">the association between </w:t>
        </w:r>
      </w:ins>
      <w:ins w:id="37" w:author="Max Lindmark" w:date="2022-04-21T22:04:00Z">
        <w:r w:rsidR="00864E89">
          <w:t>biotic and abiot</w:t>
        </w:r>
      </w:ins>
      <w:ins w:id="38" w:author="Max Lindmark" w:date="2022-04-21T22:05:00Z">
        <w:r w:rsidR="00864E89">
          <w:t xml:space="preserve">ic variables and body condition </w:t>
        </w:r>
      </w:ins>
      <w:del w:id="39" w:author="Max Lindmark" w:date="2022-04-21T21:54:00Z">
        <w:r w:rsidR="00FF2512" w:rsidDel="00385641">
          <w:delText xml:space="preserve"> and evaluated temporally using averages over large spatial scales </w:delText>
        </w:r>
        <w:r w:rsidR="00FF2512" w:rsidRPr="00800586" w:rsidDel="00385641">
          <w:delText>(basin or population level).</w:delText>
        </w:r>
        <w:r w:rsidR="00FF2512" w:rsidDel="00385641">
          <w:delText xml:space="preserve"> </w:delText>
        </w:r>
        <w:r w:rsidR="00BC73A7" w:rsidRPr="00AB2D73" w:rsidDel="00385641">
          <w:delText>H</w:delText>
        </w:r>
        <w:r w:rsidR="00DB637C" w:rsidRPr="00AB2D73" w:rsidDel="00385641">
          <w:delText xml:space="preserve">owever, </w:delText>
        </w:r>
        <w:r w:rsidR="00BE032A" w:rsidDel="00385641">
          <w:delText xml:space="preserve">as </w:delText>
        </w:r>
      </w:del>
      <w:ins w:id="40" w:author="Max Lindmark" w:date="2022-04-21T21:54:00Z">
        <w:r w:rsidR="00385641">
          <w:t xml:space="preserve">have not been evaluated </w:t>
        </w:r>
      </w:ins>
      <w:ins w:id="41" w:author="Max Lindmark" w:date="2022-04-21T22:03:00Z">
        <w:r w:rsidR="00D05411">
          <w:t xml:space="preserve">at </w:t>
        </w:r>
      </w:ins>
      <w:del w:id="42" w:author="Max Lindmark" w:date="2022-04-21T21:54:00Z">
        <w:r w:rsidR="00BE032A" w:rsidDel="00385641">
          <w:delText xml:space="preserve">these variables </w:delText>
        </w:r>
        <w:r w:rsidR="00DB637C" w:rsidRPr="00AB2D73" w:rsidDel="00385641">
          <w:delText>operat</w:delText>
        </w:r>
        <w:r w:rsidR="00BE032A" w:rsidDel="00385641">
          <w:delText>e</w:delText>
        </w:r>
        <w:r w:rsidR="00DB637C" w:rsidRPr="00AB2D73" w:rsidDel="00385641">
          <w:delText xml:space="preserve"> </w:delText>
        </w:r>
        <w:r w:rsidR="00591BCD" w:rsidDel="00385641">
          <w:delText>at local</w:delText>
        </w:r>
        <w:r w:rsidR="00DB637C" w:rsidRPr="00AB2D73" w:rsidDel="00385641">
          <w:delText xml:space="preserve"> spatial scales</w:delText>
        </w:r>
        <w:r w:rsidR="00B55BAB" w:rsidDel="00385641">
          <w:delText xml:space="preserve"> and are heterogenous in space</w:delText>
        </w:r>
        <w:r w:rsidR="00DB637C" w:rsidRPr="00AB2D73" w:rsidDel="00385641">
          <w:delText xml:space="preserve">, </w:delText>
        </w:r>
        <w:r w:rsidR="00B55BAB" w:rsidDel="00385641">
          <w:delText xml:space="preserve">it is important to evaluate the link between body condition and covariates on </w:delText>
        </w:r>
      </w:del>
      <w:r w:rsidR="001D341E">
        <w:t xml:space="preserve">local </w:t>
      </w:r>
      <w:r w:rsidR="00B55BAB">
        <w:t>scales</w:t>
      </w:r>
      <w:ins w:id="43" w:author="Max Lindmark" w:date="2022-04-21T21:55:00Z">
        <w:r w:rsidR="00385641">
          <w:t xml:space="preserve">, which is important given </w:t>
        </w:r>
        <w:del w:id="44" w:author="Mayya Gogina" w:date="2022-04-22T13:39:00Z">
          <w:r w:rsidR="00385641" w:rsidDel="001C06F1">
            <w:delText>their</w:delText>
          </w:r>
        </w:del>
      </w:ins>
      <w:ins w:id="45" w:author="Mayya Gogina" w:date="2022-04-22T13:39:00Z">
        <w:r w:rsidR="001C06F1">
          <w:t>the</w:t>
        </w:r>
      </w:ins>
      <w:ins w:id="46" w:author="Max Lindmark" w:date="2022-04-21T21:55:00Z">
        <w:r w:rsidR="00385641">
          <w:t xml:space="preserve"> spatial heterogeneity</w:t>
        </w:r>
      </w:ins>
      <w:del w:id="47" w:author="Max Lindmark" w:date="2022-04-21T21:55:00Z">
        <w:r w:rsidR="00B55BAB" w:rsidDel="00385641">
          <w:delText xml:space="preserve"> as well</w:delText>
        </w:r>
      </w:del>
      <w:r w:rsidR="00B55BAB">
        <w:t>.</w:t>
      </w:r>
      <w:r w:rsidR="00A85590" w:rsidRPr="00800586">
        <w:t xml:space="preserve"> </w:t>
      </w:r>
      <w:ins w:id="48" w:author="Max Lindmark" w:date="2022-04-22T07:53:00Z">
        <w:r w:rsidR="00D313F8">
          <w:t>W</w:t>
        </w:r>
      </w:ins>
      <w:ins w:id="49" w:author="Max Lindmark" w:date="2022-04-21T21:55:00Z">
        <w:r w:rsidR="00385641">
          <w:t xml:space="preserve">e </w:t>
        </w:r>
      </w:ins>
      <w:del w:id="50" w:author="Max Lindmark" w:date="2022-04-21T21:55:00Z">
        <w:r w:rsidR="00DA5CA4" w:rsidRPr="00800586" w:rsidDel="00385641">
          <w:delText xml:space="preserve">By </w:delText>
        </w:r>
      </w:del>
      <w:del w:id="51" w:author="Max Lindmark" w:date="2022-04-21T21:56:00Z">
        <w:r w:rsidR="00DA5CA4" w:rsidRPr="00800586" w:rsidDel="00385641">
          <w:delText>a</w:delText>
        </w:r>
        <w:r w:rsidR="009475CA" w:rsidRPr="00800586" w:rsidDel="00385641">
          <w:delText>pply</w:delText>
        </w:r>
      </w:del>
      <w:del w:id="52" w:author="Max Lindmark" w:date="2022-04-21T21:55:00Z">
        <w:r w:rsidR="009475CA" w:rsidRPr="00800586" w:rsidDel="00385641">
          <w:delText>ing</w:delText>
        </w:r>
      </w:del>
      <w:del w:id="53" w:author="Max Lindmark" w:date="2022-04-21T21:56:00Z">
        <w:r w:rsidR="001A633C" w:rsidRPr="00800586" w:rsidDel="00385641">
          <w:delText xml:space="preserve"> a </w:delText>
        </w:r>
        <w:r w:rsidR="009A4347" w:rsidRPr="00800586" w:rsidDel="00385641">
          <w:delText>geostatistical</w:delText>
        </w:r>
        <w:r w:rsidR="00AF2C17" w:rsidRPr="00800586" w:rsidDel="00385641">
          <w:delText xml:space="preserve"> </w:delText>
        </w:r>
        <w:r w:rsidR="00345D9B" w:rsidRPr="00800586" w:rsidDel="00385641">
          <w:delText>model</w:delText>
        </w:r>
        <w:r w:rsidR="00B95282" w:rsidRPr="00800586" w:rsidDel="00385641">
          <w:delText xml:space="preserve"> </w:delText>
        </w:r>
      </w:del>
      <w:ins w:id="54" w:author="Max Lindmark" w:date="2022-04-21T21:56:00Z">
        <w:r w:rsidR="00385641">
          <w:t xml:space="preserve">evaluate </w:t>
        </w:r>
      </w:ins>
      <w:ins w:id="55" w:author="Max Lindmark" w:date="2022-04-21T21:59:00Z">
        <w:r w:rsidR="00D05411">
          <w:t xml:space="preserve">changes in </w:t>
        </w:r>
        <w:del w:id="56" w:author="Mayya Gogina" w:date="2022-04-22T13:39:00Z">
          <w:r w:rsidR="00D05411" w:rsidDel="001C06F1">
            <w:delText xml:space="preserve">the </w:delText>
          </w:r>
        </w:del>
        <w:r w:rsidR="00D05411">
          <w:t xml:space="preserve">distribution and </w:t>
        </w:r>
      </w:ins>
      <w:ins w:id="57" w:author="Max Lindmark" w:date="2022-04-21T21:56:00Z">
        <w:r w:rsidR="00385641">
          <w:t>individual-level condition of cod in relation to covariates at different spatial scales using geostatisti</w:t>
        </w:r>
      </w:ins>
      <w:ins w:id="58" w:author="Max Lindmark" w:date="2022-04-21T21:57:00Z">
        <w:r w:rsidR="00385641">
          <w:t>cal model</w:t>
        </w:r>
      </w:ins>
      <w:ins w:id="59" w:author="Max Lindmark" w:date="2022-04-21T21:59:00Z">
        <w:r w:rsidR="00D05411">
          <w:t>s</w:t>
        </w:r>
      </w:ins>
      <w:ins w:id="60" w:author="Max Lindmark" w:date="2022-04-21T21:57:00Z">
        <w:r w:rsidR="00385641">
          <w:t xml:space="preserve"> with </w:t>
        </w:r>
      </w:ins>
      <w:del w:id="61" w:author="Max Lindmark" w:date="2022-04-21T21:57:00Z">
        <w:r w:rsidR="00B95282" w:rsidRPr="00800586" w:rsidDel="00385641">
          <w:delText>that includes</w:delText>
        </w:r>
        <w:r w:rsidR="00345D9B" w:rsidRPr="00800586" w:rsidDel="00385641">
          <w:delText xml:space="preserve"> </w:delText>
        </w:r>
      </w:del>
      <w:r w:rsidR="00B95282" w:rsidRPr="00800586">
        <w:t>spatial</w:t>
      </w:r>
      <w:del w:id="62" w:author="Max Lindmark" w:date="2022-04-21T21:57:00Z">
        <w:r w:rsidR="00B95282" w:rsidRPr="00800586" w:rsidDel="00385641">
          <w:delText>ly</w:delText>
        </w:r>
      </w:del>
      <w:r w:rsidR="00B95282" w:rsidRPr="00800586">
        <w:t xml:space="preserve"> and </w:t>
      </w:r>
      <w:r w:rsidR="00345D9B" w:rsidRPr="00800586">
        <w:t>spatiotemporal</w:t>
      </w:r>
      <w:del w:id="63" w:author="Max Lindmark" w:date="2022-04-21T21:57:00Z">
        <w:r w:rsidR="00B95282" w:rsidRPr="00800586" w:rsidDel="00385641">
          <w:delText>ly</w:delText>
        </w:r>
      </w:del>
      <w:r w:rsidR="00B95282" w:rsidRPr="00800586">
        <w:t xml:space="preserve"> </w:t>
      </w:r>
      <w:del w:id="64" w:author="Max Lindmark" w:date="2022-04-21T21:57:00Z">
        <w:r w:rsidR="00B95282" w:rsidRPr="00800586" w:rsidDel="00385641">
          <w:delText xml:space="preserve">correlated </w:delText>
        </w:r>
      </w:del>
      <w:r w:rsidR="00345D9B" w:rsidRPr="00800586">
        <w:t>random effects</w:t>
      </w:r>
      <w:del w:id="65" w:author="Max Lindmark" w:date="2022-04-21T21:57:00Z">
        <w:r w:rsidR="00345D9B" w:rsidRPr="00800586" w:rsidDel="00385641">
          <w:delText xml:space="preserve"> using </w:delText>
        </w:r>
        <w:r w:rsidR="00AF2C17" w:rsidRPr="00800586" w:rsidDel="00385641">
          <w:delText>Gaussian Markov random fields</w:delText>
        </w:r>
      </w:del>
      <w:del w:id="66" w:author="Max Lindmark" w:date="2022-04-21T21:55:00Z">
        <w:r w:rsidR="00B93098" w:rsidRPr="00800586" w:rsidDel="00385641">
          <w:delText xml:space="preserve">, </w:delText>
        </w:r>
      </w:del>
      <w:del w:id="67" w:author="Max Lindmark" w:date="2022-04-21T21:57:00Z">
        <w:r w:rsidR="00B93098" w:rsidRPr="00800586" w:rsidDel="00385641">
          <w:delText xml:space="preserve">we </w:delText>
        </w:r>
        <w:r w:rsidR="00F55796" w:rsidRPr="00800586" w:rsidDel="00385641">
          <w:delText>analy</w:delText>
        </w:r>
        <w:r w:rsidR="00B95282" w:rsidRPr="00800586" w:rsidDel="00385641">
          <w:delText>z</w:delText>
        </w:r>
        <w:r w:rsidR="00F55796" w:rsidRPr="00800586" w:rsidDel="00385641">
          <w:delText xml:space="preserve">e </w:delText>
        </w:r>
        <w:r w:rsidR="00146B81" w:rsidDel="00385641">
          <w:delText xml:space="preserve">the </w:delText>
        </w:r>
        <w:r w:rsidR="004B099A" w:rsidDel="00385641">
          <w:delText xml:space="preserve">body </w:delText>
        </w:r>
        <w:r w:rsidR="00F55796" w:rsidRPr="00800586" w:rsidDel="00385641">
          <w:delText xml:space="preserve">condition </w:delText>
        </w:r>
        <w:r w:rsidR="004B099A" w:rsidDel="00385641">
          <w:delText>of cod</w:delText>
        </w:r>
        <w:r w:rsidR="00591BCD" w:rsidDel="00385641">
          <w:delText xml:space="preserve"> in the autumn (main feeding season)</w:delText>
        </w:r>
        <w:r w:rsidR="004B099A" w:rsidDel="00385641">
          <w:delText xml:space="preserve"> </w:delText>
        </w:r>
        <w:r w:rsidR="00B74349" w:rsidRPr="00800586" w:rsidDel="00385641">
          <w:delText xml:space="preserve">in relation to biotic and abiotic covariates at different </w:delText>
        </w:r>
        <w:r w:rsidR="00882BDE" w:rsidDel="00385641">
          <w:delText xml:space="preserve">spatial </w:delText>
        </w:r>
        <w:r w:rsidR="00B74349" w:rsidRPr="00800586" w:rsidDel="00385641">
          <w:delText xml:space="preserve">scales </w:delText>
        </w:r>
        <w:r w:rsidR="00EF6567" w:rsidRPr="00800586" w:rsidDel="00385641">
          <w:delText xml:space="preserve">and </w:delText>
        </w:r>
        <w:r w:rsidR="00B74349" w:rsidRPr="00800586" w:rsidDel="00385641">
          <w:delText xml:space="preserve">their </w:delText>
        </w:r>
        <w:r w:rsidR="00CC43F9" w:rsidRPr="00800586" w:rsidDel="00385641">
          <w:delText>spatiotemporal</w:delText>
        </w:r>
        <w:r w:rsidR="00693868" w:rsidDel="00385641">
          <w:delText xml:space="preserve"> dynamics</w:delText>
        </w:r>
      </w:del>
      <w:r w:rsidR="006D3C58" w:rsidRPr="00800586">
        <w:t>.</w:t>
      </w:r>
      <w:r w:rsidR="0014478E" w:rsidRPr="00800586">
        <w:t xml:space="preserve"> </w:t>
      </w:r>
      <w:del w:id="68" w:author="Max Lindmark" w:date="2022-04-22T07:53:00Z">
        <w:r w:rsidR="0014478E" w:rsidRPr="00800586" w:rsidDel="00D313F8">
          <w:delText>We find</w:delText>
        </w:r>
        <w:r w:rsidR="006D3C58" w:rsidRPr="00800586" w:rsidDel="00D313F8">
          <w:delText xml:space="preserve"> </w:delText>
        </w:r>
        <w:r w:rsidR="0014478E" w:rsidRPr="00800586" w:rsidDel="00D313F8">
          <w:delText xml:space="preserve">that </w:delText>
        </w:r>
      </w:del>
      <w:del w:id="69" w:author="Max Lindmark" w:date="2022-04-21T22:03:00Z">
        <w:r w:rsidR="009E1B57" w:rsidRPr="00800586" w:rsidDel="00864E89">
          <w:delText xml:space="preserve">body condition declined </w:delText>
        </w:r>
        <w:r w:rsidR="00CC189C" w:rsidDel="00864E89">
          <w:delText>over</w:delText>
        </w:r>
        <w:r w:rsidR="00E6394C" w:rsidRPr="00800586" w:rsidDel="00864E89">
          <w:delText xml:space="preserve"> the whole domain </w:delText>
        </w:r>
        <w:r w:rsidR="009E1B57" w:rsidRPr="00800586" w:rsidDel="00864E89">
          <w:delText>until 200</w:delText>
        </w:r>
        <w:r w:rsidR="00C95853" w:rsidRPr="00800586" w:rsidDel="00864E89">
          <w:delText>8</w:delText>
        </w:r>
        <w:r w:rsidR="009E1B57" w:rsidRPr="00800586" w:rsidDel="00864E89">
          <w:delText>, after which a plateau was reached</w:delText>
        </w:r>
        <w:r w:rsidR="000675FC" w:rsidDel="00864E89">
          <w:delText>.</w:delText>
        </w:r>
        <w:r w:rsidR="009E1B57" w:rsidRPr="00C038C3" w:rsidDel="00864E89">
          <w:delText xml:space="preserve"> </w:delText>
        </w:r>
        <w:r w:rsidR="00C341ED" w:rsidDel="00864E89">
          <w:delText>O</w:delText>
        </w:r>
      </w:del>
      <w:ins w:id="70" w:author="Max Lindmark" w:date="2022-04-22T07:53:00Z">
        <w:r w:rsidR="00D313F8">
          <w:t>O</w:t>
        </w:r>
      </w:ins>
      <w:r w:rsidR="00B76958" w:rsidRPr="00C038C3">
        <w:t>xygen</w:t>
      </w:r>
      <w:r w:rsidR="007828A7" w:rsidRPr="00C038C3">
        <w:t xml:space="preserve">, sprat </w:t>
      </w:r>
      <w:r w:rsidR="004971FD">
        <w:t>biomass</w:t>
      </w:r>
      <w:ins w:id="71" w:author="Sean Anderson" w:date="2022-06-08T14:58:00Z">
        <w:r w:rsidR="006E35C2">
          <w:t>,</w:t>
        </w:r>
      </w:ins>
      <w:del w:id="72" w:author="Max Lindmark" w:date="2022-04-21T21:57:00Z">
        <w:r w:rsidR="004971FD" w:rsidDel="00385641">
          <w:delText xml:space="preserve"> </w:delText>
        </w:r>
        <w:r w:rsidR="00DD6FC4" w:rsidDel="00385641">
          <w:delText>(</w:delText>
        </w:r>
        <w:r w:rsidR="007828A7" w:rsidRPr="00C038C3" w:rsidDel="00385641">
          <w:delText>at the subdivision level</w:delText>
        </w:r>
        <w:r w:rsidR="00DD6FC4" w:rsidDel="00385641">
          <w:delText>)</w:delText>
        </w:r>
      </w:del>
      <w:ins w:id="73" w:author="Max Lindmark" w:date="2022-04-22T07:55:00Z">
        <w:r w:rsidR="00433B47">
          <w:t xml:space="preserve"> and</w:t>
        </w:r>
      </w:ins>
      <w:del w:id="74" w:author="Max Lindmark" w:date="2022-04-22T07:55:00Z">
        <w:r w:rsidR="00C341ED" w:rsidDel="00433B47">
          <w:delText>,</w:delText>
        </w:r>
      </w:del>
      <w:r w:rsidR="007828A7" w:rsidRPr="00C038C3">
        <w:t xml:space="preserve"> </w:t>
      </w:r>
      <w:del w:id="75" w:author="Max Lindmark" w:date="2022-04-21T21:57:00Z">
        <w:r w:rsidR="00214902" w:rsidDel="00385641">
          <w:delText xml:space="preserve">haul-level </w:delText>
        </w:r>
      </w:del>
      <w:r w:rsidR="00B76958" w:rsidRPr="00C038C3">
        <w:t>temperature</w:t>
      </w:r>
      <w:ins w:id="76" w:author="Max Lindmark" w:date="2022-04-21T22:06:00Z">
        <w:r w:rsidR="00864E89">
          <w:t xml:space="preserve"> </w:t>
        </w:r>
      </w:ins>
      <w:del w:id="77" w:author="Max Lindmark" w:date="2022-04-21T22:06:00Z">
        <w:r w:rsidR="008E7758" w:rsidDel="00864E89">
          <w:delText>,</w:delText>
        </w:r>
        <w:r w:rsidR="00482E45" w:rsidRPr="00C038C3" w:rsidDel="00864E89">
          <w:delText xml:space="preserve"> </w:delText>
        </w:r>
        <w:r w:rsidR="00087184" w:rsidDel="00864E89">
          <w:delText xml:space="preserve">and </w:delText>
        </w:r>
        <w:r w:rsidR="0000553A" w:rsidDel="00864E89">
          <w:delText xml:space="preserve">the biomass of the benthic isopod </w:delText>
        </w:r>
        <w:r w:rsidR="00522AFD" w:rsidRPr="00591BCD" w:rsidDel="00864E89">
          <w:rPr>
            <w:i/>
          </w:rPr>
          <w:delText>S</w:delText>
        </w:r>
        <w:r w:rsidR="00087184" w:rsidRPr="00591BCD" w:rsidDel="00864E89">
          <w:rPr>
            <w:i/>
          </w:rPr>
          <w:delText xml:space="preserve">aduria </w:delText>
        </w:r>
        <w:r w:rsidR="00522AFD" w:rsidRPr="00591BCD" w:rsidDel="00864E89">
          <w:rPr>
            <w:i/>
          </w:rPr>
          <w:delText>entomon</w:delText>
        </w:r>
        <w:r w:rsidR="008E7758" w:rsidDel="00864E89">
          <w:delText xml:space="preserve"> </w:delText>
        </w:r>
        <w:r w:rsidR="00087184" w:rsidDel="00864E89">
          <w:delText xml:space="preserve">(to a lesser extent) </w:delText>
        </w:r>
      </w:del>
      <w:r w:rsidR="00482E45" w:rsidRPr="00C038C3">
        <w:t>w</w:t>
      </w:r>
      <w:del w:id="78" w:author="Sean Anderson" w:date="2022-06-08T14:58:00Z">
        <w:r w:rsidR="00482E45" w:rsidRPr="00C038C3" w:rsidDel="006E35C2">
          <w:delText>h</w:delText>
        </w:r>
      </w:del>
      <w:r w:rsidR="00482E45" w:rsidRPr="00C038C3">
        <w:t xml:space="preserve">ere positively related to condition, </w:t>
      </w:r>
      <w:del w:id="79" w:author="Max Lindmark" w:date="2022-04-22T07:53:00Z">
        <w:r w:rsidR="00482E45" w:rsidRPr="00C038C3" w:rsidDel="00D313F8">
          <w:delText xml:space="preserve">whereas </w:delText>
        </w:r>
      </w:del>
      <w:ins w:id="80" w:author="Max Lindmark" w:date="2022-04-22T07:53:00Z">
        <w:r w:rsidR="00D313F8">
          <w:t xml:space="preserve">while </w:t>
        </w:r>
      </w:ins>
      <w:del w:id="81" w:author="Max Lindmark" w:date="2022-04-21T22:06:00Z">
        <w:r w:rsidR="00541B7C" w:rsidDel="00864E89">
          <w:delText xml:space="preserve">the </w:delText>
        </w:r>
      </w:del>
      <w:del w:id="82" w:author="Max Lindmark" w:date="2022-04-21T21:58:00Z">
        <w:r w:rsidR="00541B7C" w:rsidDel="00385641">
          <w:delText xml:space="preserve">haul-level </w:delText>
        </w:r>
      </w:del>
      <w:del w:id="83" w:author="Max Lindmark" w:date="2022-04-21T22:06:00Z">
        <w:r w:rsidR="00196334" w:rsidRPr="00C038C3" w:rsidDel="00864E89">
          <w:delText xml:space="preserve">density </w:delText>
        </w:r>
        <w:r w:rsidR="00123798" w:rsidRPr="00C038C3" w:rsidDel="00864E89">
          <w:delText xml:space="preserve">of cod </w:delText>
        </w:r>
        <w:r w:rsidR="00424B13" w:rsidRPr="00C038C3" w:rsidDel="00864E89">
          <w:delText xml:space="preserve">and </w:delText>
        </w:r>
      </w:del>
      <w:r w:rsidR="00424B13" w:rsidRPr="00C038C3">
        <w:t>depth</w:t>
      </w:r>
      <w:r w:rsidR="00541B7C">
        <w:t xml:space="preserve"> </w:t>
      </w:r>
      <w:ins w:id="84" w:author="Sean Anderson" w:date="2022-06-08T14:58:00Z">
        <w:r w:rsidR="006E35C2">
          <w:t xml:space="preserve">was </w:t>
        </w:r>
      </w:ins>
      <w:del w:id="85" w:author="Max Lindmark" w:date="2022-04-21T22:06:00Z">
        <w:r w:rsidR="00424B13" w:rsidRPr="00C038C3" w:rsidDel="00864E89">
          <w:delText xml:space="preserve">were </w:delText>
        </w:r>
      </w:del>
      <w:ins w:id="86" w:author="Max Lindmark" w:date="2022-04-21T22:06:00Z">
        <w:del w:id="87" w:author="Mayya Gogina" w:date="2022-04-22T13:41:00Z">
          <w:r w:rsidR="00864E89" w:rsidDel="001C06F1">
            <w:delText>was</w:delText>
          </w:r>
        </w:del>
      </w:ins>
      <w:ins w:id="88" w:author="Mayya Gogina" w:date="2022-04-22T13:41:00Z">
        <w:del w:id="89" w:author="Sean Anderson" w:date="2022-06-08T14:58:00Z">
          <w:r w:rsidR="001C06F1" w:rsidDel="006E35C2">
            <w:delText>showed</w:delText>
          </w:r>
        </w:del>
      </w:ins>
      <w:ins w:id="90" w:author="Max Lindmark" w:date="2022-04-21T22:06:00Z">
        <w:del w:id="91" w:author="Sean Anderson" w:date="2022-06-08T14:58:00Z">
          <w:r w:rsidR="00864E89" w:rsidRPr="00C038C3" w:rsidDel="006E35C2">
            <w:delText xml:space="preserve"> </w:delText>
          </w:r>
        </w:del>
      </w:ins>
      <w:r w:rsidR="00424B13" w:rsidRPr="00C038C3">
        <w:t>negative</w:t>
      </w:r>
      <w:ins w:id="92" w:author="Sean Anderson" w:date="2022-06-08T14:58:00Z">
        <w:r w:rsidR="006E35C2">
          <w:t>ly</w:t>
        </w:r>
      </w:ins>
      <w:del w:id="93" w:author="Mayya Gogina" w:date="2022-04-22T13:41:00Z">
        <w:r w:rsidR="00424B13" w:rsidRPr="00C038C3" w:rsidDel="001C06F1">
          <w:delText>ly</w:delText>
        </w:r>
      </w:del>
      <w:r w:rsidR="00424B13" w:rsidRPr="00C038C3">
        <w:t xml:space="preserve"> associat</w:t>
      </w:r>
      <w:ins w:id="94" w:author="Sean Anderson" w:date="2022-06-08T14:59:00Z">
        <w:r w:rsidR="006E35C2">
          <w:t>ed</w:t>
        </w:r>
      </w:ins>
      <w:ins w:id="95" w:author="Mayya Gogina" w:date="2022-04-22T13:41:00Z">
        <w:del w:id="96" w:author="Sean Anderson" w:date="2022-06-08T14:59:00Z">
          <w:r w:rsidR="001C06F1" w:rsidDel="006E35C2">
            <w:delText>ion</w:delText>
          </w:r>
        </w:del>
      </w:ins>
      <w:del w:id="97" w:author="Mayya Gogina" w:date="2022-04-22T13:41:00Z">
        <w:r w:rsidR="00424B13" w:rsidRPr="00C038C3" w:rsidDel="001C06F1">
          <w:delText>ed with condition</w:delText>
        </w:r>
      </w:del>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ins w:id="98" w:author="Sean Anderson" w:date="2022-06-08T15:00:00Z">
        <w:r w:rsidR="00E963C4">
          <w:t>—</w:t>
        </w:r>
      </w:ins>
      <w:ins w:id="99" w:author="Max Lindmark" w:date="2022-04-22T07:55:00Z">
        <w:del w:id="100" w:author="Sean Anderson" w:date="2022-06-08T15:00:00Z">
          <w:r w:rsidR="00433B47" w:rsidDel="00E963C4">
            <w:delText xml:space="preserve">; </w:delText>
          </w:r>
        </w:del>
        <w:r w:rsidR="00433B47">
          <w:t>e</w:t>
        </w:r>
      </w:ins>
      <w:del w:id="101" w:author="Max Lindmark" w:date="2022-04-22T07:55:00Z">
        <w:r w:rsidR="0073029E" w:rsidDel="00433B47">
          <w:delText>, such that e</w:delText>
        </w:r>
      </w:del>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del w:id="102" w:author="Max Lindmark" w:date="2022-04-22T07:54:00Z">
        <w:r w:rsidR="00C43479" w:rsidRPr="00C038C3" w:rsidDel="00D313F8">
          <w:delText>that occurred between 1993</w:delText>
        </w:r>
        <w:r w:rsidR="00C341ED" w:rsidDel="00D313F8">
          <w:delText>–</w:delText>
        </w:r>
        <w:r w:rsidR="00C43479" w:rsidRPr="00C038C3" w:rsidDel="00D313F8">
          <w:delText>2008</w:delText>
        </w:r>
      </w:del>
      <w:ins w:id="103" w:author="Max Lindmark" w:date="2022-04-22T07:54:00Z">
        <w:r w:rsidR="00D313F8">
          <w:t>in condition</w:t>
        </w:r>
      </w:ins>
      <w:r w:rsidR="00C43479" w:rsidRPr="00C038C3">
        <w:t xml:space="preserve">. </w:t>
      </w:r>
      <w:r w:rsidR="00F72AC1" w:rsidRPr="00C038C3">
        <w:t xml:space="preserve">In fact, </w:t>
      </w:r>
      <w:del w:id="104" w:author="Max Lindmark" w:date="2022-04-21T22:07:00Z">
        <w:r w:rsidR="005D1CCB" w:rsidDel="00864E89">
          <w:delText>latent</w:delText>
        </w:r>
        <w:r w:rsidR="003037C0" w:rsidRPr="00C038C3" w:rsidDel="00864E89">
          <w:delText xml:space="preserve"> </w:delText>
        </w:r>
      </w:del>
      <w:r w:rsidR="003037C0" w:rsidRPr="00C038C3">
        <w:t xml:space="preserve">spatial and spatiotemporal </w:t>
      </w:r>
      <w:commentRangeStart w:id="105"/>
      <w:del w:id="106" w:author="Max Lindmark" w:date="2022-04-21T22:00:00Z">
        <w:r w:rsidR="003037C0" w:rsidRPr="00C038C3" w:rsidDel="00D05411">
          <w:delText xml:space="preserve">variation </w:delText>
        </w:r>
        <w:r w:rsidR="00B54998" w:rsidDel="00D05411">
          <w:delText>was</w:delText>
        </w:r>
        <w:r w:rsidR="00B54998" w:rsidRPr="00C038C3" w:rsidDel="00D05411">
          <w:delText xml:space="preserve"> </w:delText>
        </w:r>
        <w:r w:rsidR="0040486C" w:rsidRPr="00C038C3" w:rsidDel="00D05411">
          <w:delText>several times larger in magnitude</w:delText>
        </w:r>
        <w:r w:rsidR="009F480E" w:rsidRPr="00C038C3" w:rsidDel="00D05411">
          <w:delText xml:space="preserve"> than </w:delText>
        </w:r>
        <w:r w:rsidR="00B96A9C" w:rsidDel="00D05411">
          <w:delText xml:space="preserve">any single </w:delText>
        </w:r>
        <w:r w:rsidR="009F480E" w:rsidRPr="00C038C3" w:rsidDel="00D05411">
          <w:delText>covariate</w:delText>
        </w:r>
        <w:r w:rsidR="009E207E" w:rsidDel="00D05411">
          <w:delText>’s</w:delText>
        </w:r>
        <w:r w:rsidR="009F480E" w:rsidRPr="00C038C3" w:rsidDel="00D05411">
          <w:delText xml:space="preserve"> </w:delText>
        </w:r>
        <w:r w:rsidR="00790B68" w:rsidDel="00D05411">
          <w:delText>coefficient</w:delText>
        </w:r>
        <w:r w:rsidR="00305F11" w:rsidDel="00D05411">
          <w:delText xml:space="preserve">, and </w:delText>
        </w:r>
        <w:r w:rsidR="00B02EB2" w:rsidRPr="00C038C3" w:rsidDel="00D05411">
          <w:delText xml:space="preserve">spatial and spatiotemporal </w:delText>
        </w:r>
      </w:del>
      <w:del w:id="107" w:author="Sean Anderson" w:date="2022-06-08T15:41:00Z">
        <w:r w:rsidR="00B02EB2" w:rsidDel="0088333D">
          <w:delText>random effects</w:delText>
        </w:r>
      </w:del>
      <w:ins w:id="108" w:author="Max Lindmark" w:date="2022-04-22T07:55:00Z">
        <w:del w:id="109" w:author="Sean Anderson" w:date="2022-06-08T15:41:00Z">
          <w:r w:rsidR="00D313F8" w:rsidDel="0088333D">
            <w:delText xml:space="preserve"> </w:delText>
          </w:r>
        </w:del>
      </w:ins>
      <w:ins w:id="110" w:author="Sean Anderson" w:date="2022-06-08T15:41:00Z">
        <w:r w:rsidR="0088333D">
          <w:t xml:space="preserve">latent variables </w:t>
        </w:r>
        <w:commentRangeEnd w:id="105"/>
        <w:r w:rsidR="0088333D">
          <w:rPr>
            <w:rStyle w:val="CommentReference"/>
          </w:rPr>
          <w:commentReference w:id="105"/>
        </w:r>
      </w:ins>
      <w:del w:id="111" w:author="Max Lindmark" w:date="2022-04-21T22:00:00Z">
        <w:r w:rsidR="00B02EB2" w:rsidDel="00D05411">
          <w:delText xml:space="preserve"> </w:delText>
        </w:r>
      </w:del>
      <w:r w:rsidR="00B02EB2">
        <w:t xml:space="preserve">explained </w:t>
      </w:r>
      <w:commentRangeStart w:id="112"/>
      <w:del w:id="113" w:author="Sean Anderson" w:date="2022-06-08T14:59:00Z">
        <w:r w:rsidR="00B02EB2" w:rsidDel="00E963C4">
          <w:delText>6.5</w:delText>
        </w:r>
      </w:del>
      <w:ins w:id="114" w:author="Sean Anderson" w:date="2022-06-08T14:59:00Z">
        <w:r w:rsidR="00E963C4">
          <w:t>over 6</w:t>
        </w:r>
      </w:ins>
      <w:r w:rsidR="00B02EB2">
        <w:t xml:space="preserve"> times </w:t>
      </w:r>
      <w:commentRangeEnd w:id="112"/>
      <w:r w:rsidR="0088333D">
        <w:rPr>
          <w:rStyle w:val="CommentReference"/>
        </w:rPr>
        <w:commentReference w:id="112"/>
      </w:r>
      <w:r w:rsidR="00B02EB2">
        <w:t xml:space="preserve">more variation than </w:t>
      </w:r>
      <w:del w:id="115" w:author="Max Lindmark" w:date="2022-04-21T22:07:00Z">
        <w:r w:rsidR="00B02EB2" w:rsidDel="00864E89">
          <w:delText xml:space="preserve">all </w:delText>
        </w:r>
      </w:del>
      <w:r w:rsidR="00B02EB2">
        <w:t>fixed effects.</w:t>
      </w:r>
      <w:ins w:id="116" w:author="Max Lindmark" w:date="2022-04-22T07:52:00Z">
        <w:r w:rsidR="00D313F8">
          <w:t xml:space="preserve"> </w:t>
        </w:r>
        <w:r w:rsidR="00D313F8" w:rsidRPr="00C038C3">
          <w:t xml:space="preserve">Understanding the drivers of spatiotemporal variation in body condition </w:t>
        </w:r>
        <w:r w:rsidR="00D313F8">
          <w:t>is critical</w:t>
        </w:r>
        <w:r w:rsidR="00D313F8" w:rsidRPr="00C038C3">
          <w:t xml:space="preserve"> </w:t>
        </w:r>
      </w:ins>
      <w:ins w:id="117" w:author="Mayya Gogina" w:date="2022-04-22T13:43:00Z">
        <w:del w:id="118" w:author="Max Lindmark" w:date="2022-05-26T14:31:00Z">
          <w:r w:rsidR="001C06F1" w:rsidDel="005B6026">
            <w:delText>to</w:delText>
          </w:r>
        </w:del>
      </w:ins>
      <w:ins w:id="119" w:author="Max Lindmark" w:date="2022-05-26T14:31:00Z">
        <w:r w:rsidR="005B6026">
          <w:t>for</w:t>
        </w:r>
      </w:ins>
      <w:ins w:id="120" w:author="Mayya Gogina" w:date="2022-04-22T13:43:00Z">
        <w:r w:rsidR="001C06F1">
          <w:t xml:space="preserve"> </w:t>
        </w:r>
        <w:del w:id="121" w:author="Max Lindmark" w:date="2022-05-26T14:31:00Z">
          <w:r w:rsidR="001C06F1" w:rsidDel="005B6026">
            <w:delText xml:space="preserve">foresee </w:delText>
          </w:r>
        </w:del>
      </w:ins>
      <w:ins w:id="122" w:author="Max Lindmark" w:date="2022-05-26T14:31:00Z">
        <w:r w:rsidR="005B6026">
          <w:t xml:space="preserve">predicting </w:t>
        </w:r>
      </w:ins>
      <w:ins w:id="123" w:author="Mayya Gogina" w:date="2022-04-22T13:46:00Z">
        <w:del w:id="124" w:author="Max Lindmark" w:date="2022-05-26T14:31:00Z">
          <w:r w:rsidR="001C06F1" w:rsidDel="005B6026">
            <w:delText xml:space="preserve">the </w:delText>
          </w:r>
        </w:del>
      </w:ins>
      <w:ins w:id="125" w:author="Mayya Gogina" w:date="2022-04-22T13:43:00Z">
        <w:r w:rsidR="001C06F1">
          <w:t>responses to</w:t>
        </w:r>
      </w:ins>
      <w:ins w:id="126" w:author="Max Lindmark" w:date="2022-04-22T07:52:00Z">
        <w:del w:id="127" w:author="Mayya Gogina" w:date="2022-04-22T13:43:00Z">
          <w:r w:rsidR="00D313F8" w:rsidRPr="00C038C3" w:rsidDel="001C06F1">
            <w:delText xml:space="preserve">for </w:delText>
          </w:r>
          <w:r w:rsidR="00D313F8" w:rsidDel="001C06F1">
            <w:delText>identifying</w:delText>
          </w:r>
          <w:r w:rsidR="00D313F8" w:rsidRPr="00C038C3" w:rsidDel="001C06F1">
            <w:delText xml:space="preserve"> impacts of</w:delText>
          </w:r>
        </w:del>
        <w:r w:rsidR="00D313F8" w:rsidRPr="00C038C3">
          <w:t xml:space="preserve"> </w:t>
        </w:r>
        <w:commentRangeStart w:id="128"/>
        <w:r w:rsidR="00D313F8" w:rsidRPr="00C038C3">
          <w:t>environmental</w:t>
        </w:r>
      </w:ins>
      <w:commentRangeEnd w:id="128"/>
      <w:r w:rsidR="00FB53C5">
        <w:rPr>
          <w:rStyle w:val="CommentReference"/>
        </w:rPr>
        <w:commentReference w:id="128"/>
      </w:r>
      <w:ins w:id="129" w:author="Max Lindmark" w:date="2022-04-22T07:52:00Z">
        <w:r w:rsidR="00D313F8" w:rsidRPr="00C038C3">
          <w:t xml:space="preserve"> change and </w:t>
        </w:r>
        <w:del w:id="130" w:author="Mayya Gogina" w:date="2022-04-22T13:43:00Z">
          <w:r w:rsidR="00D313F8" w:rsidRPr="00C038C3" w:rsidDel="001C06F1">
            <w:delText>for</w:delText>
          </w:r>
        </w:del>
      </w:ins>
      <w:ins w:id="131" w:author="Mayya Gogina" w:date="2022-04-22T13:43:00Z">
        <w:r w:rsidR="001C06F1">
          <w:t>to develop</w:t>
        </w:r>
      </w:ins>
      <w:ins w:id="132" w:author="Sean Anderson" w:date="2022-06-08T14:59:00Z">
        <w:r w:rsidR="00E963C4">
          <w:t>ing</w:t>
        </w:r>
      </w:ins>
      <w:ins w:id="133" w:author="Mayya Gogina" w:date="2022-04-22T13:43:00Z">
        <w:r w:rsidR="001C06F1">
          <w:t xml:space="preserve"> </w:t>
        </w:r>
      </w:ins>
      <w:ins w:id="134" w:author="Sean Anderson" w:date="2022-06-08T15:00:00Z">
        <w:r w:rsidR="00E963C4">
          <w:t xml:space="preserve">effective </w:t>
        </w:r>
      </w:ins>
      <w:ins w:id="135" w:author="Mayya Gogina" w:date="2022-04-22T13:43:00Z">
        <w:del w:id="136" w:author="Sean Anderson" w:date="2022-06-08T15:00:00Z">
          <w:r w:rsidR="001C06F1" w:rsidDel="00E963C4">
            <w:delText>efficient</w:delText>
          </w:r>
        </w:del>
      </w:ins>
      <w:ins w:id="137" w:author="Max Lindmark" w:date="2022-04-22T07:52:00Z">
        <w:del w:id="138" w:author="Sean Anderson" w:date="2022-06-08T15:00:00Z">
          <w:r w:rsidR="00D313F8" w:rsidRPr="00C038C3" w:rsidDel="00E963C4">
            <w:delText xml:space="preserve"> </w:delText>
          </w:r>
        </w:del>
      </w:ins>
      <w:ins w:id="139" w:author="Max Lindmark" w:date="2022-04-22T07:54:00Z">
        <w:r w:rsidR="00D313F8">
          <w:t xml:space="preserve">fishery </w:t>
        </w:r>
      </w:ins>
      <w:ins w:id="140" w:author="Max Lindmark" w:date="2022-04-22T07:52:00Z">
        <w:r w:rsidR="00D313F8" w:rsidRPr="00C038C3">
          <w:t>management</w:t>
        </w:r>
      </w:ins>
      <w:ins w:id="141" w:author="Max Lindmark" w:date="2022-04-22T07:54:00Z">
        <w:r w:rsidR="00D313F8">
          <w:t>;</w:t>
        </w:r>
      </w:ins>
      <w:ins w:id="142" w:author="Max Lindmark" w:date="2022-04-22T07:52:00Z">
        <w:r w:rsidR="00D313F8">
          <w:t xml:space="preserve"> yet</w:t>
        </w:r>
      </w:ins>
      <w:ins w:id="143" w:author="Sean Anderson" w:date="2022-06-08T15:00:00Z">
        <w:r w:rsidR="00E963C4">
          <w:t>,</w:t>
        </w:r>
      </w:ins>
      <w:ins w:id="144" w:author="Max Lindmark" w:date="2022-04-22T07:52:00Z">
        <w:r w:rsidR="00D313F8">
          <w:t xml:space="preserve"> </w:t>
        </w:r>
      </w:ins>
      <w:ins w:id="145" w:author="Max Lindmark" w:date="2022-04-22T07:54:00Z">
        <w:r w:rsidR="00D313F8">
          <w:t xml:space="preserve">there </w:t>
        </w:r>
        <w:del w:id="146" w:author="Sean Anderson" w:date="2022-06-08T15:00:00Z">
          <w:r w:rsidR="00D313F8" w:rsidDel="00E963C4">
            <w:delText xml:space="preserve">are </w:delText>
          </w:r>
        </w:del>
      </w:ins>
      <w:ins w:id="147" w:author="Sean Anderson" w:date="2022-06-08T15:00:00Z">
        <w:r w:rsidR="00E963C4">
          <w:t xml:space="preserve">remain </w:t>
        </w:r>
      </w:ins>
      <w:ins w:id="148" w:author="Max Lindmark" w:date="2022-04-22T07:52:00Z">
        <w:r w:rsidR="00D313F8">
          <w:t xml:space="preserve">challenges linking this important trait </w:t>
        </w:r>
      </w:ins>
      <w:del w:id="149" w:author="Max Lindmark" w:date="2022-04-22T07:52:00Z">
        <w:r w:rsidR="00B02EB2" w:rsidDel="00D313F8">
          <w:delText xml:space="preserve"> </w:delText>
        </w:r>
      </w:del>
      <w:ins w:id="150" w:author="Max Lindmark" w:date="2022-04-22T07:51:00Z">
        <w:r w:rsidR="00D313F8">
          <w:t>to biotic and abiotic variables</w:t>
        </w:r>
      </w:ins>
      <w:ins w:id="151" w:author="Max Lindmark" w:date="2022-04-22T07:52:00Z">
        <w:r w:rsidR="00D313F8">
          <w:t xml:space="preserve"> using </w:t>
        </w:r>
      </w:ins>
      <w:ins w:id="152" w:author="Max Lindmark" w:date="2022-04-22T07:54:00Z">
        <w:r w:rsidR="00D313F8">
          <w:t>com</w:t>
        </w:r>
      </w:ins>
      <w:ins w:id="153" w:author="Max Lindmark" w:date="2022-04-22T07:55:00Z">
        <w:r w:rsidR="00D313F8">
          <w:t xml:space="preserve">mon </w:t>
        </w:r>
      </w:ins>
      <w:ins w:id="154" w:author="Max Lindmark" w:date="2022-04-22T07:52:00Z">
        <w:r w:rsidR="00D313F8">
          <w:t>observational data.</w:t>
        </w:r>
      </w:ins>
      <w:del w:id="155" w:author="Max Lindmark" w:date="2022-04-21T22:01:00Z">
        <w:r w:rsidR="000C53EB" w:rsidDel="00D05411">
          <w:delText>However,</w:delText>
        </w:r>
        <w:r w:rsidR="0067236D" w:rsidDel="00D05411">
          <w:delText xml:space="preserve"> </w:delText>
        </w:r>
        <w:r w:rsidR="00222152" w:rsidDel="00D05411">
          <w:delText xml:space="preserve">body condition is a complicated trait to analyze as it builds up over a long time period. Hence, observational </w:delText>
        </w:r>
        <w:r w:rsidR="0067236D" w:rsidRPr="00305F11" w:rsidDel="00D05411">
          <w:delText>analysis of condition data should be complemented with e.g., tagging studies</w:delText>
        </w:r>
        <w:r w:rsidR="003F1E1F" w:rsidDel="00D05411">
          <w:delText xml:space="preserve"> or otoliths analyses</w:delText>
        </w:r>
        <w:r w:rsidR="0067236D" w:rsidRPr="00305F11" w:rsidDel="00D05411">
          <w:delText>, before mechanistic links between condition and covariates can be determined.</w:delText>
        </w:r>
        <w:r w:rsidR="00222152" w:rsidDel="00D05411">
          <w:delText xml:space="preserve"> </w:delText>
        </w:r>
      </w:del>
      <w:del w:id="156" w:author="Max Lindmark" w:date="2022-04-22T07:52:00Z">
        <w:r w:rsidR="006920A8" w:rsidRPr="00C038C3" w:rsidDel="00D313F8">
          <w:delText xml:space="preserve">Understanding </w:delText>
        </w:r>
        <w:r w:rsidR="00CE6F49" w:rsidRPr="00C038C3" w:rsidDel="00D313F8">
          <w:delText xml:space="preserve">the drivers of </w:delText>
        </w:r>
        <w:r w:rsidR="00F21070" w:rsidRPr="00C038C3" w:rsidDel="00D313F8">
          <w:delText xml:space="preserve">spatiotemporal variation </w:delText>
        </w:r>
        <w:r w:rsidR="00D71C8B" w:rsidRPr="00C038C3" w:rsidDel="00D313F8">
          <w:delText xml:space="preserve">in </w:delText>
        </w:r>
        <w:r w:rsidR="006D5CC0" w:rsidRPr="00C038C3" w:rsidDel="00D313F8">
          <w:delText xml:space="preserve">body </w:delText>
        </w:r>
        <w:r w:rsidR="00146FC6" w:rsidRPr="00C038C3" w:rsidDel="00D313F8">
          <w:delText>condition</w:delText>
        </w:r>
        <w:r w:rsidR="00EE76B2" w:rsidRPr="00C038C3" w:rsidDel="00D313F8">
          <w:delText xml:space="preserve"> </w:delText>
        </w:r>
        <w:r w:rsidR="00882BDE" w:rsidDel="00D313F8">
          <w:delText xml:space="preserve">is </w:delText>
        </w:r>
        <w:r w:rsidR="00B52F87" w:rsidDel="00D313F8">
          <w:delText>critical</w:delText>
        </w:r>
        <w:r w:rsidR="00B52F87" w:rsidRPr="00C038C3" w:rsidDel="00D313F8">
          <w:delText xml:space="preserve"> </w:delText>
        </w:r>
        <w:r w:rsidR="00EE76B2" w:rsidRPr="00C038C3" w:rsidDel="00D313F8">
          <w:delText xml:space="preserve">for </w:delText>
        </w:r>
        <w:r w:rsidR="00882BDE" w:rsidDel="00D313F8">
          <w:delText>identifying</w:delText>
        </w:r>
        <w:r w:rsidR="00882BDE" w:rsidRPr="00C038C3" w:rsidDel="00D313F8">
          <w:delText xml:space="preserve"> </w:delText>
        </w:r>
        <w:r w:rsidR="003014D9" w:rsidRPr="00C038C3" w:rsidDel="00D313F8">
          <w:delText xml:space="preserve">impacts of </w:delText>
        </w:r>
        <w:r w:rsidR="00547D56" w:rsidRPr="00C038C3" w:rsidDel="00D313F8">
          <w:delText>environmental</w:delText>
        </w:r>
        <w:r w:rsidR="003672FD" w:rsidRPr="00C038C3" w:rsidDel="00D313F8">
          <w:delText xml:space="preserve"> </w:delText>
        </w:r>
        <w:r w:rsidR="00C456EB" w:rsidRPr="00C038C3" w:rsidDel="00D313F8">
          <w:delText xml:space="preserve">change </w:delText>
        </w:r>
        <w:r w:rsidR="00CA79A2" w:rsidRPr="00C038C3" w:rsidDel="00D313F8">
          <w:delText xml:space="preserve">and for </w:delText>
        </w:r>
        <w:r w:rsidR="00B52F87" w:rsidDel="00D313F8">
          <w:delText xml:space="preserve">the </w:delText>
        </w:r>
        <w:r w:rsidR="00CA79A2" w:rsidRPr="00C038C3" w:rsidDel="00D313F8">
          <w:delText xml:space="preserve">management </w:delText>
        </w:r>
        <w:r w:rsidR="00A85C31" w:rsidDel="00D313F8">
          <w:delText xml:space="preserve">of </w:delText>
        </w:r>
        <w:r w:rsidR="00F747CB" w:rsidRPr="00C038C3" w:rsidDel="00D313F8">
          <w:delText>marine fish</w:delText>
        </w:r>
      </w:del>
      <w:del w:id="157" w:author="Max Lindmark" w:date="2022-04-21T22:07:00Z">
        <w:r w:rsidR="00A85C31" w:rsidDel="00864E89">
          <w:delText xml:space="preserve"> and fisheri</w:delText>
        </w:r>
        <w:r w:rsidR="00F747CB" w:rsidRPr="00C038C3" w:rsidDel="00864E89">
          <w:delText>es</w:delText>
        </w:r>
      </w:del>
      <w:del w:id="158" w:author="Max Lindmark" w:date="2022-04-22T07:52:00Z">
        <w:r w:rsidR="0043104C" w:rsidRPr="00C038C3" w:rsidDel="00D313F8">
          <w:delText>.</w:delText>
        </w:r>
        <w:r w:rsidR="00305F11" w:rsidRPr="00305F11" w:rsidDel="00D313F8">
          <w:delText xml:space="preserve"> </w:delText>
        </w:r>
      </w:del>
    </w:p>
    <w:p w14:paraId="72A4ED94" w14:textId="77777777" w:rsidR="00305F11" w:rsidRDefault="00305F11" w:rsidP="00552801">
      <w:pPr>
        <w:tabs>
          <w:tab w:val="left" w:pos="927"/>
        </w:tabs>
        <w:spacing w:line="480" w:lineRule="auto"/>
        <w:contextualSpacing/>
        <w:mirrorIndents/>
        <w:jc w:val="both"/>
        <w:rPr>
          <w:b/>
          <w:sz w:val="28"/>
          <w:szCs w:val="28"/>
        </w:rPr>
      </w:pPr>
      <w:bookmarkStart w:id="159" w:name="_kmo410o1ovwf" w:colFirst="0" w:colLast="0"/>
      <w:bookmarkStart w:id="160" w:name="_v4bo7gucfsoa" w:colFirst="0" w:colLast="0"/>
      <w:bookmarkEnd w:id="159"/>
      <w:bookmarkEnd w:id="160"/>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5C69084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465894">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6C9903E3"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ins w:id="161" w:author="Max Lindmark" w:date="2022-05-26T14:32:00Z">
        <w:r w:rsidR="00130780">
          <w:t xml:space="preserve">abiotic </w:t>
        </w:r>
      </w:ins>
      <w:commentRangeStart w:id="162"/>
      <w:commentRangeStart w:id="163"/>
      <w:r w:rsidR="003012E4" w:rsidRPr="00C038C3">
        <w:t xml:space="preserve">environmental </w:t>
      </w:r>
      <w:commentRangeEnd w:id="162"/>
      <w:r w:rsidR="00984587">
        <w:rPr>
          <w:rStyle w:val="CommentReference"/>
        </w:rPr>
        <w:commentReference w:id="162"/>
      </w:r>
      <w:commentRangeEnd w:id="163"/>
      <w:r w:rsidR="00130780">
        <w:rPr>
          <w:rStyle w:val="CommentReference"/>
        </w:rPr>
        <w:commentReference w:id="163"/>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354A9D">
        <w: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354A9D" w:rsidRPr="00354A9D">
        <w:rPr>
          <w:lang w:val="en-GB"/>
        </w:rPr>
        <w:t>(20–24)</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1F60AD37" w14:textId="314B2CB7" w:rsidR="00B71EDC" w:rsidRPr="00C038C3" w:rsidRDefault="00785E59" w:rsidP="00552801">
      <w:pPr>
        <w:spacing w:line="480" w:lineRule="auto"/>
        <w:ind w:firstLine="284"/>
        <w:contextualSpacing/>
        <w:mirrorIndents/>
        <w:jc w:val="both"/>
      </w:pPr>
      <w:commentRangeStart w:id="164"/>
      <w:r>
        <w:t>M</w:t>
      </w:r>
      <w:r w:rsidR="00BC51C5" w:rsidRPr="00C038C3">
        <w:t>o</w:t>
      </w:r>
      <w:r w:rsidR="00B71EDC" w:rsidRPr="00C038C3">
        <w:t xml:space="preserve">delling </w:t>
      </w:r>
      <w:commentRangeEnd w:id="164"/>
      <w:r w:rsidR="00AA6A12">
        <w:rPr>
          <w:rStyle w:val="CommentReference"/>
        </w:rPr>
        <w:commentReference w:id="164"/>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354A9D">
        <w: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354A9D">
        <w:t>(2,10)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w:t>
      </w:r>
      <w:r w:rsidR="00B71EDC" w:rsidRPr="00C038C3">
        <w:lastRenderedPageBreak/>
        <w:t xml:space="preserve">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354A9D">
        <w: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354A9D">
        <w:t>(25)</w:t>
      </w:r>
      <w:r w:rsidR="00B71EDC" w:rsidRPr="00C038C3">
        <w:fldChar w:fldCharType="end"/>
      </w:r>
      <w:r w:rsidR="00937C30" w:rsidRPr="00C038C3">
        <w:t xml:space="preserve"> and range shifts </w:t>
      </w:r>
      <w:r w:rsidR="00937C30" w:rsidRPr="00C038C3">
        <w:fldChar w:fldCharType="begin"/>
      </w:r>
      <w:r w:rsidR="00354A9D">
        <w: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354A9D">
        <w:t>(26)</w:t>
      </w:r>
      <w:r w:rsidR="00937C30" w:rsidRPr="00C038C3">
        <w:fldChar w:fldCharType="end"/>
      </w:r>
      <w:r w:rsidR="00937C30" w:rsidRPr="00C038C3">
        <w:t xml:space="preserve">, </w:t>
      </w:r>
      <w:r w:rsidR="00B71EDC" w:rsidRPr="00C038C3">
        <w:t xml:space="preserve">and its availability in </w:t>
      </w:r>
      <w:del w:id="165" w:author="Sean Anderson" w:date="2022-06-08T15:03:00Z">
        <w:r w:rsidR="00B71EDC" w:rsidRPr="00C038C3" w:rsidDel="00AA6A12">
          <w:delText xml:space="preserve">standard </w:delText>
        </w:r>
      </w:del>
      <w:r w:rsidR="00B71EDC" w:rsidRPr="00C038C3">
        <w:t>open source software such as the 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commentRangeStart w:id="166"/>
      <w:r w:rsidR="00BF1964">
        <w:fldChar w:fldCharType="begin"/>
      </w:r>
      <w:r w:rsidR="00354A9D">
        <w: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354A9D">
        <w:rPr>
          <w:lang w:val="en-GB"/>
        </w:rPr>
        <w:t>(27,28)</w:t>
      </w:r>
      <w:r w:rsidR="00BF1964">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354A9D">
        <w: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354A9D">
        <w:t>(2)</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explained more variation than </w:t>
      </w:r>
      <w:r w:rsidR="000544E4">
        <w:t>density</w:t>
      </w:r>
      <w:r w:rsidR="00B71EDC" w:rsidRPr="00C038C3">
        <w:t xml:space="preserve"> and temperature covariates</w:t>
      </w:r>
      <w:del w:id="167" w:author="Max Lindmark" w:date="2022-05-26T14:34:00Z">
        <w:r w:rsidR="00865376" w:rsidRPr="00C038C3" w:rsidDel="00130780">
          <w:delText>,</w:delText>
        </w:r>
        <w:r w:rsidR="00B71EDC" w:rsidRPr="00C038C3" w:rsidDel="00130780">
          <w:delText xml:space="preserve"> </w:delText>
        </w:r>
        <w:commentRangeStart w:id="168"/>
        <w:commentRangeStart w:id="169"/>
        <w:r w:rsidR="00865376" w:rsidRPr="00C038C3" w:rsidDel="00130780">
          <w:delText>respectively</w:delText>
        </w:r>
        <w:commentRangeEnd w:id="168"/>
        <w:r w:rsidR="00984587" w:rsidDel="00130780">
          <w:rPr>
            <w:rStyle w:val="CommentReference"/>
          </w:rPr>
          <w:commentReference w:id="168"/>
        </w:r>
        <w:commentRangeEnd w:id="169"/>
        <w:r w:rsidR="00130780" w:rsidDel="00130780">
          <w:rPr>
            <w:rStyle w:val="CommentReference"/>
          </w:rPr>
          <w:commentReference w:id="169"/>
        </w:r>
        <w:r w:rsidR="00865376" w:rsidRPr="00C038C3" w:rsidDel="00130780">
          <w:delText>,</w:delText>
        </w:r>
      </w:del>
      <w:r w:rsidR="00865376" w:rsidRPr="00C038C3">
        <w:t xml:space="preserve"> </w:t>
      </w:r>
      <w:r w:rsidR="00B71EDC" w:rsidRPr="00C038C3">
        <w:t xml:space="preserve">in the California current ecosystem. </w:t>
      </w:r>
      <w:commentRangeEnd w:id="166"/>
      <w:r w:rsidR="00AA6A12">
        <w:rPr>
          <w:rStyle w:val="CommentReference"/>
        </w:rPr>
        <w:commentReference w:id="166"/>
      </w:r>
      <w:r w:rsidR="00B71EDC" w:rsidRPr="00C038C3">
        <w:t xml:space="preserve">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7CD4AF78"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354A9D">
        <w:instrText xml:space="preserve"> ADDIN ZOTERO_ITEM CSL_CITATION {"citationID":"oVV3ZFnH","properties":{"formattedCitation":"(29)","plainCitation":"(29)","noteIndex":0},"citationItems":[{"id":2827,"uris":["http://zotero.org/users/6116610/items/KAX2EAFP"],"itemData":{"id":2827,"type":"article-journal","abstract":"Science-based,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354A9D">
        <w:t>(29)</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354A9D">
        <w:instrText xml:space="preserve"> ADDIN ZOTERO_ITEM CSL_CITATION {"citationID":"i1PkdtEx","properties":{"formattedCitation":"(14,30)","plainCitation":"(14,30)","noteIndex":0},"citationItems":[{"id":794,"uris":["http://zotero.org/users/6116610/items/39XLSPWN"],"itemData":{"id":794,"type":"article-journal","abstract":"Investigating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354A9D">
        <w:rPr>
          <w:lang w:val="en-GB"/>
        </w:rPr>
        <w:t>(14,30)</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354A9D">
        <w:instrText xml:space="preserve"> ADDIN ZOTERO_ITEM CSL_CITATION {"citationID":"Lr1t4Xvf","properties":{"formattedCitation":"(31,32)","plainCitation":"(31,32)","noteIndex":0},"citationItems":[{"id":2824,"uris":["http://zotero.org/users/6116610/items/CBUFSIQZ"],"itemData":{"id":2824,"type":"report","collection-title":"ICES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354A9D">
        <w:t>(31,32)</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170" w:name="_Hlk92971131"/>
      <w:r w:rsidR="00134288">
        <w:t xml:space="preserve">important </w:t>
      </w:r>
      <w:r w:rsidR="00D61D28">
        <w:t xml:space="preserve">benthic </w:t>
      </w:r>
      <w:r w:rsidR="00134288">
        <w:t xml:space="preserve">prey </w:t>
      </w:r>
      <w:bookmarkEnd w:id="170"/>
      <w:r w:rsidR="00134288" w:rsidRPr="003F095D">
        <w:rPr>
          <w:i/>
          <w:iCs/>
        </w:rPr>
        <w:t>Saduria entomon</w:t>
      </w:r>
      <w:r w:rsidR="00285C85">
        <w:t xml:space="preserve"> </w:t>
      </w:r>
      <w:r w:rsidR="00012D11">
        <w:fldChar w:fldCharType="begin"/>
      </w:r>
      <w:r w:rsidR="00354A9D">
        <w:instrText xml:space="preserve"> ADDIN ZOTERO_ITEM CSL_CITATION {"citationID":"3CuLm9aK","properties":{"formattedCitation":"(33,34)","plainCitation":"(33,34)","noteIndex":0},"citationItems":[{"id":1986,"uris":["http://zotero.org/users/6116610/items/ZX3KJ4FB"],"itemData":{"id":1986,"type":"article-journal","abstract":"Knowledge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354A9D">
        <w:rPr>
          <w:lang w:val="en-GB"/>
        </w:rPr>
        <w:t>(33,34)</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r w:rsidR="002D4FB6" w:rsidRPr="00C038C3">
        <w:rPr>
          <w:i/>
          <w:iCs/>
        </w:rPr>
        <w:t>Platichthys flesus</w:t>
      </w:r>
      <w:r w:rsidR="00282AFF" w:rsidRPr="00C038C3">
        <w:t xml:space="preserve"> and </w:t>
      </w:r>
      <w:r w:rsidR="00867BDF" w:rsidRPr="00C038C3">
        <w:t>Baltic Flounder</w:t>
      </w:r>
      <w:r w:rsidR="00867BDF" w:rsidRPr="00C038C3">
        <w:rPr>
          <w:i/>
          <w:iCs/>
        </w:rPr>
        <w:t xml:space="preserve"> </w:t>
      </w:r>
      <w:r w:rsidR="00282AFF" w:rsidRPr="00C038C3">
        <w:rPr>
          <w:i/>
          <w:iCs/>
        </w:rPr>
        <w:t>Platichthys solemdali</w:t>
      </w:r>
      <w:r w:rsidR="002D4FB6" w:rsidRPr="00C038C3">
        <w:t>)</w:t>
      </w:r>
      <w:r w:rsidR="004D5546">
        <w:t xml:space="preserve"> </w:t>
      </w:r>
      <w:r w:rsidR="00712EB5">
        <w:fldChar w:fldCharType="begin"/>
      </w:r>
      <w:r w:rsidR="00354A9D">
        <w:instrText xml:space="preserve"> ADDIN ZOTERO_ITEM CSL_CITATION {"citationID":"XgVpsgE3","properties":{"formattedCitation":"(35)","plainCitation":"(35)","noteIndex":0},"citationItems":[{"id":2165,"uris":["http://zotero.org/users/6116610/items/4UT5GPFA"],"itemData":{"id":2165,"type":"article-journal","abstract":"Standardized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354A9D">
        <w:rPr>
          <w:lang w:val="en-GB"/>
        </w:rPr>
        <w:t>(35)</w:t>
      </w:r>
      <w:r w:rsidR="00712EB5">
        <w:fldChar w:fldCharType="end"/>
      </w:r>
      <w:r w:rsidR="005B4694" w:rsidRPr="00C038C3">
        <w:t xml:space="preserve">, </w:t>
      </w:r>
      <w:commentRangeStart w:id="171"/>
      <w:commentRangeStart w:id="172"/>
      <w:commentRangeStart w:id="173"/>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r w:rsidR="00635CCC">
        <w:t xml:space="preserve"> in northern areas where cod are scarce</w:t>
      </w:r>
      <w:r w:rsidR="00F957CD">
        <w:t xml:space="preserve"> </w:t>
      </w:r>
      <w:r w:rsidR="002A53A6">
        <w:fldChar w:fldCharType="begin"/>
      </w:r>
      <w:r w:rsidR="00354A9D">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354A9D">
        <w:rPr>
          <w:lang w:val="en-GB"/>
        </w:rPr>
        <w:t>(31,36,37)</w:t>
      </w:r>
      <w:r w:rsidR="002A53A6">
        <w:fldChar w:fldCharType="end"/>
      </w:r>
      <w:commentRangeEnd w:id="171"/>
      <w:r w:rsidR="00984587">
        <w:rPr>
          <w:rStyle w:val="CommentReference"/>
        </w:rPr>
        <w:commentReference w:id="171"/>
      </w:r>
      <w:commentRangeEnd w:id="172"/>
      <w:r w:rsidR="0051389A">
        <w:rPr>
          <w:rStyle w:val="CommentReference"/>
        </w:rPr>
        <w:commentReference w:id="172"/>
      </w:r>
      <w:commentRangeEnd w:id="173"/>
      <w:r w:rsidR="000943CB">
        <w:rPr>
          <w:rStyle w:val="CommentReference"/>
        </w:rPr>
        <w:commentReference w:id="173"/>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354A9D">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354A9D">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354A9D">
        <w:instrText xml:space="preserve"> ADDIN ZOTERO_ITEM CSL_CITATION {"citationID":"pD5Zk0Xt","properties":{"formattedCitation":"(29,38)","plainCitation":"(29,38)","noteIndex":0},"citationItems":[{"id":502,"uris":["http://zotero.org/users/6116610/items/NV7I3QEW"],"itemData":{"id":502,"type":"article-journal","container-title":"Progress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354A9D">
        <w:t>(29,38)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C16B65">
        <w:instrText xml:space="preserve"> ADDIN ZOTERO_ITEM CSL_CITATION {"citationID":"C37WqXsQ","properties":{"formattedCitation":"(14,15,39)","plainCitation":"(14,15,39)","noteIndex":0},"citationItems":[{"id":794,"uris":["http://zotero.org/users/6116610/items/39XLSPWN"],"itemData":{"id":794,"type":"article-journal","abstract":"Investigating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354A9D">
        <w:rPr>
          <w:lang w:val="en-GB"/>
        </w:rPr>
        <w:t>(14,15,39)</w:t>
      </w:r>
      <w:r w:rsidR="000F5D3F">
        <w:fldChar w:fldCharType="end"/>
      </w:r>
      <w:r w:rsidR="00F87FF7">
        <w:t xml:space="preserve">. </w:t>
      </w:r>
      <w:r w:rsidR="005528A8" w:rsidRPr="00C038C3">
        <w:t>However,</w:t>
      </w:r>
      <w:r w:rsidR="00A86449">
        <w:t xml:space="preserve"> </w:t>
      </w:r>
      <w:r w:rsidR="00037CA4">
        <w:t>in previous studies, within-</w:t>
      </w:r>
      <w:r w:rsidR="00037CA4">
        <w:lastRenderedPageBreak/>
        <w:t xml:space="preserve">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D4A5480"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w:t>
      </w:r>
      <w:ins w:id="174" w:author="Michele Casini" w:date="2022-05-25T08:44:00Z">
        <w:r w:rsidR="00984587">
          <w:t xml:space="preserve">individual </w:t>
        </w:r>
      </w:ins>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354A9D">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354A9D">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S. entomon</w:t>
      </w:r>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 xml:space="preserve">variation in </w:t>
      </w:r>
      <w:ins w:id="175" w:author="Max Lindmark" w:date="2022-05-26T14:36:00Z">
        <w:r w:rsidR="0051389A">
          <w:t>condition</w:t>
        </w:r>
      </w:ins>
      <w:commentRangeStart w:id="176"/>
      <w:commentRangeStart w:id="177"/>
      <w:del w:id="178" w:author="Max Lindmark" w:date="2022-05-26T14:36:00Z">
        <w:r w:rsidR="00D41705" w:rsidRPr="00C038C3" w:rsidDel="0051389A">
          <w:delText>weight given length</w:delText>
        </w:r>
        <w:r w:rsidR="005039E7" w:rsidRPr="00C038C3" w:rsidDel="0051389A">
          <w:delText xml:space="preserve"> </w:delText>
        </w:r>
        <w:commentRangeEnd w:id="176"/>
        <w:r w:rsidR="00984587" w:rsidDel="0051389A">
          <w:rPr>
            <w:rStyle w:val="CommentReference"/>
          </w:rPr>
          <w:commentReference w:id="176"/>
        </w:r>
        <w:commentRangeEnd w:id="177"/>
        <w:r w:rsidR="0051389A" w:rsidDel="0051389A">
          <w:rPr>
            <w:rStyle w:val="CommentReference"/>
          </w:rPr>
          <w:commentReference w:id="177"/>
        </w:r>
      </w:del>
      <w:ins w:id="179" w:author="Max Lindmark" w:date="2022-05-26T14:36:00Z">
        <w:r w:rsidR="0051389A">
          <w:t xml:space="preserve"> </w:t>
        </w:r>
      </w:ins>
      <w:r w:rsidR="005039E7" w:rsidRPr="00C038C3">
        <w:t xml:space="preserve">and (2) </w:t>
      </w:r>
      <w:r w:rsidR="000C627A" w:rsidRPr="00C038C3">
        <w:t xml:space="preserve">explore </w:t>
      </w:r>
      <w:r w:rsidR="00CA0BEB">
        <w:t xml:space="preserve">the role of changes in the </w:t>
      </w:r>
      <w:ins w:id="180" w:author="Michele Casini" w:date="2022-05-25T08:45:00Z">
        <w:r w:rsidR="00984587">
          <w:t xml:space="preserve">cod </w:t>
        </w:r>
      </w:ins>
      <w:r w:rsidR="00CA0BEB">
        <w:t>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7139519C"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w:t>
      </w:r>
      <w:del w:id="181" w:author="Michele Casini" w:date="2022-05-25T08:45:00Z">
        <w:r w:rsidRPr="00C038C3" w:rsidDel="00984587">
          <w:delText xml:space="preserve">and </w:delText>
        </w:r>
      </w:del>
      <w:r w:rsidRPr="00C038C3">
        <w:t xml:space="preserve">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354A9D">
        <w:instrText xml:space="preserve"> ADDIN ZOTERO_ITEM CSL_CITATION {"citationID":"zdVo8uT9","properties":{"formattedCitation":"(35)","plainCitation":"(35)","noteIndex":0},"citationItems":[{"id":2165,"uris":["http://zotero.org/users/6116610/items/4UT5GPFA"],"itemData":{"id":2165,"type":"article-journal","abstract":"Standardized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354A9D">
        <w:t>(35)</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354A9D">
        <w:instrText xml:space="preserve"> ADDIN ZOTERO_ITEM CSL_CITATION {"citationID":"YJ57ToJb","properties":{"formattedCitation":"(35)","plainCitation":"(35)","noteIndex":0},"citationItems":[{"id":2165,"uris":["http://zotero.org/users/6116610/items/4UT5GPFA"],"itemData":{"id":2165,"type":"article-journal","abstract":"Standardized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54A9D">
        <w:t>(35)</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203803">
        <w:t xml:space="preserve">mid </w:t>
      </w:r>
      <w:r w:rsidR="0060494B">
        <w:t>October</w:t>
      </w:r>
      <w:r w:rsidR="00203803">
        <w:t xml:space="preserve"> to mid</w:t>
      </w:r>
      <w:r w:rsidR="00186834">
        <w:t xml:space="preserve"> </w:t>
      </w:r>
      <w:r w:rsidR="0060494B">
        <w:t>December</w:t>
      </w:r>
      <w:r w:rsidR="001338D1">
        <w:t>)</w:t>
      </w:r>
      <w:r w:rsidRPr="00C038C3">
        <w:t>, which corresponds to the main growing and feeding season</w:t>
      </w:r>
      <w:r w:rsidR="000E57A2">
        <w:t xml:space="preserve"> of cod</w:t>
      </w:r>
      <w:r w:rsidRPr="00C038C3">
        <w:t xml:space="preserve"> </w:t>
      </w:r>
      <w:r w:rsidRPr="00545A0E">
        <w:fldChar w:fldCharType="begin"/>
      </w:r>
      <w:r w:rsidR="00354A9D">
        <w:instrText xml:space="preserve"> ADDIN ZOTERO_ITEM CSL_CITATION {"citationID":"RLEJgpiA","properties":{"formattedCitation":"(40)","plainCitation":"(40)","noteIndex":0},"citationItems":[{"id":1981,"uris":["http://zotero.org/users/6116610/items/LG4S3R2U"],"itemData":{"id":1981,"type":"article-journal","container-title":"Rap.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354A9D">
        <w:t>(40)</w:t>
      </w:r>
      <w:r w:rsidRPr="00545A0E">
        <w:fldChar w:fldCharType="end"/>
      </w:r>
      <w:r w:rsidRPr="00545A0E">
        <w:t xml:space="preserve"> and also the quarter in which the Baltic International </w:t>
      </w:r>
      <w:r w:rsidRPr="00545A0E">
        <w:lastRenderedPageBreak/>
        <w:t xml:space="preserve">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2130FD2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Cren’s relative </w:t>
      </w:r>
      <w:r w:rsidRPr="006E5502">
        <w:t xml:space="preserve">condition </w:t>
      </w:r>
      <w:commentRangeStart w:id="182"/>
      <w:del w:id="183" w:author="Max Lindmark" w:date="2022-05-26T14:39:00Z">
        <w:r w:rsidR="00BC37BC" w:rsidRPr="006E5502" w:rsidDel="006E5502">
          <w:delText>index</w:delText>
        </w:r>
        <w:r w:rsidR="00C10F42" w:rsidRPr="006E5502" w:rsidDel="006E5502">
          <w:delText xml:space="preserve"> </w:delText>
        </w:r>
      </w:del>
      <w:commentRangeEnd w:id="182"/>
      <w:ins w:id="184" w:author="Max Lindmark" w:date="2022-05-26T14:39:00Z">
        <w:r w:rsidR="006E5502" w:rsidRPr="006E5502">
          <w:rPr>
            <w:rPrChange w:id="185" w:author="Max Lindmark" w:date="2022-05-26T14:39:00Z">
              <w:rPr>
                <w:highlight w:val="yellow"/>
              </w:rPr>
            </w:rPrChange>
          </w:rPr>
          <w:t>factor</w:t>
        </w:r>
        <w:r w:rsidR="006E5502" w:rsidRPr="006E5502">
          <w:t xml:space="preserve"> </w:t>
        </w:r>
      </w:ins>
      <w:r w:rsidR="000D2119" w:rsidRPr="000D2119">
        <w:rPr>
          <w:rStyle w:val="CommentReference"/>
          <w:highlight w:val="yellow"/>
          <w:rPrChange w:id="186" w:author="Michele Casini" w:date="2022-05-25T10:05:00Z">
            <w:rPr>
              <w:rStyle w:val="CommentReference"/>
            </w:rPr>
          </w:rPrChange>
        </w:rPr>
        <w:commentReference w:id="182"/>
      </w:r>
      <w:r w:rsidR="00C10F42">
        <w:t>(</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del w:id="187" w:author="Max Lindmark" w:date="2022-05-26T14:39:00Z">
        <w:r w:rsidR="002B608B" w:rsidDel="006E5502">
          <w:delText xml:space="preserve">index </w:delText>
        </w:r>
      </w:del>
      <w:ins w:id="188" w:author="Max Lindmark" w:date="2022-05-26T14:39:00Z">
        <w:r w:rsidR="006E5502">
          <w:t xml:space="preserve">factor </w:t>
        </w:r>
      </w:ins>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del w:id="189" w:author="Sean Anderson" w:date="2022-06-08T15:08:00Z">
        <w:r w:rsidR="004D3D40" w:rsidRPr="00190CE2" w:rsidDel="00F9290C">
          <w:delText>,</w:delText>
        </w:r>
      </w:del>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del w:id="190" w:author="Max Lindmark" w:date="2022-05-26T14:40:00Z">
        <w:r w:rsidR="007E004C" w:rsidRPr="000D2119" w:rsidDel="006E5502">
          <w:rPr>
            <w:highlight w:val="yellow"/>
            <w:rPrChange w:id="191" w:author="Michele Casini" w:date="2022-05-25T10:05:00Z">
              <w:rPr/>
            </w:rPrChange>
          </w:rPr>
          <w:delText>index</w:delText>
        </w:r>
        <w:r w:rsidR="007E004C" w:rsidRPr="00DA7BA3" w:rsidDel="006E5502">
          <w:delText xml:space="preserve"> </w:delText>
        </w:r>
      </w:del>
      <w:ins w:id="192" w:author="Max Lindmark" w:date="2022-05-26T14:40:00Z">
        <w:r w:rsidR="006E5502">
          <w:t>factor</w:t>
        </w:r>
        <w:r w:rsidR="006E5502" w:rsidRPr="00DA7BA3">
          <w:t xml:space="preserve"> </w:t>
        </w:r>
      </w:ins>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del w:id="193" w:author="Max Lindmark" w:date="2022-05-26T14:40:00Z">
        <w:r w:rsidR="00EA23B1" w:rsidRPr="005A1260" w:rsidDel="006E5502">
          <w:delText xml:space="preserve">index </w:delText>
        </w:r>
      </w:del>
      <w:ins w:id="194" w:author="Max Lindmark" w:date="2022-05-26T14:40:00Z">
        <w:r w:rsidR="006E5502">
          <w:t>factor</w:t>
        </w:r>
        <w:r w:rsidR="006E5502" w:rsidRPr="005A1260">
          <w:t xml:space="preserve"> </w:t>
        </w:r>
      </w:ins>
      <w:r w:rsidRPr="005A1260">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5A1260">
        <w:t xml:space="preserve"> </w:t>
      </w:r>
      <w:r w:rsidRPr="005A0186">
        <w:fldChar w:fldCharType="begin"/>
      </w:r>
      <w:r w:rsidR="00354A9D">
        <w:instrText xml:space="preserve"> ADDIN ZOTERO_ITEM CSL_CITATION {"citationID":"X8s8K6vb","properties":{"formattedCitation":"(41)","plainCitation":"(41)","noteIndex":0},"citationItems":[{"id":1979,"uris":["http://zotero.org/users/6116610/items/S7UA2C9X"],"itemData":{"id":1979,"type":"article-journal","abstract":"1.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00354A9D">
        <w:t>(41)</w:t>
      </w:r>
      <w:r w:rsidRPr="005A0186">
        <w:fldChar w:fldCharType="end"/>
      </w:r>
      <w:r w:rsidRPr="005A0186">
        <w:t>.</w:t>
      </w:r>
    </w:p>
    <w:p w14:paraId="272E1BB7" w14:textId="7D12B4AF"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 xml:space="preserve">spatiotemporal Le Cren </w:t>
      </w:r>
      <w:del w:id="195" w:author="Max Lindmark" w:date="2022-05-26T14:40:00Z">
        <w:r w:rsidR="005A1260" w:rsidRPr="005A0186" w:rsidDel="006E5502">
          <w:delText>index</w:delText>
        </w:r>
      </w:del>
      <w:ins w:id="196" w:author="Max Lindmark" w:date="2022-05-26T14:40:00Z">
        <w:r w:rsidR="006E5502">
          <w:t>factor</w:t>
        </w:r>
      </w:ins>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ins w:id="197" w:author="Sean Anderson" w:date="2022-06-08T15:10:00Z">
        <w:r w:rsidR="00F9290C">
          <w:t>[</w:t>
        </w:r>
      </w:ins>
      <m:oMath>
        <m:r>
          <w:ins w:id="198" w:author="Sean Anderson" w:date="2022-06-08T15:10:00Z">
            <w:rPr>
              <w:rFonts w:ascii="Cambria Math" w:hAnsi="Cambria Math"/>
            </w:rPr>
            <m:t xml:space="preserve">υ] </m:t>
          </w:ins>
        </m:r>
      </m:oMath>
      <w:r w:rsidR="002843D6">
        <w:t xml:space="preserve">set to </w:t>
      </w:r>
      <w:r w:rsidRPr="005A0186">
        <w:t xml:space="preserve">5) </w:t>
      </w:r>
      <w:r w:rsidRPr="00D657E6">
        <w:t>due to the presence of extreme values:</w:t>
      </w:r>
    </w:p>
    <w:p w14:paraId="2EEA0955" w14:textId="70BE252D"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000000"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000000"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000000"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4D6EABEB" w:rsidR="009B7973" w:rsidRPr="00B52110" w:rsidRDefault="002843D6" w:rsidP="00541CB7">
      <w:pPr>
        <w:spacing w:line="480" w:lineRule="auto"/>
        <w:contextualSpacing/>
        <w:mirrorIndents/>
        <w:jc w:val="both"/>
        <w:rPr>
          <w:color w:val="FF0000"/>
        </w:rPr>
      </w:pPr>
      <w:r w:rsidRPr="00D657E6">
        <w:t>W</w:t>
      </w:r>
      <w:r w:rsidR="001C370B" w:rsidRPr="00D657E6">
        <w:t xml:space="preserve">here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w:t>
      </w:r>
      <w:r w:rsidR="003F23FC" w:rsidRPr="009E303A">
        <w:t xml:space="preserve">condition factor </w:t>
      </w:r>
      <w:r w:rsidR="001C370B" w:rsidRPr="009E303A">
        <w:t>at space</w:t>
      </w:r>
      <w:r w:rsidR="001C370B" w:rsidRPr="00D657E6">
        <w:t xml:space="preserv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w:t>
      </w:r>
      <w:commentRangeStart w:id="199"/>
      <w:r w:rsidR="001C370B" w:rsidRPr="00D657E6">
        <w:t xml:space="preserve">represents a vector of the </w:t>
      </w:r>
      <m:oMath>
        <m:r>
          <w:rPr>
            <w:rFonts w:ascii="Cambria Math" w:hAnsi="Cambria Math"/>
          </w:rPr>
          <m:t>k</m:t>
        </m:r>
      </m:oMath>
      <w:r w:rsidR="001C370B" w:rsidRPr="00D657E6">
        <w:t>-th covariate</w:t>
      </w:r>
      <w:r w:rsidR="0052070F" w:rsidRPr="00D657E6">
        <w:t xml:space="preserve"> </w:t>
      </w:r>
      <w:commentRangeEnd w:id="199"/>
      <w:r w:rsidR="00F9290C">
        <w:rPr>
          <w:rStyle w:val="CommentReference"/>
        </w:rPr>
        <w:commentReference w:id="199"/>
      </w:r>
      <w:r w:rsidR="0052070F" w:rsidRPr="00D657E6">
        <w:t xml:space="preserve">(biomass densities of flounder and cod, biomass of sprat, herring and </w:t>
      </w:r>
      <w:r w:rsidR="0052070F" w:rsidRPr="00D657E6">
        <w:rPr>
          <w:i/>
        </w:rPr>
        <w:t>Saduria entomon</w:t>
      </w:r>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parameter </w:t>
      </w:r>
      <w:commentRangeStart w:id="200"/>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commentRangeEnd w:id="200"/>
      <w:r w:rsidR="00B4350E">
        <w:rPr>
          <w:rStyle w:val="CommentReference"/>
        </w:rPr>
        <w:commentReference w:id="200"/>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r>
        <w:t xml:space="preserve">The 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r w:rsidR="00541CB7" w:rsidRPr="00D657E6">
        <w:t>follow</w:t>
      </w:r>
      <w:r w:rsidR="0046703E" w:rsidRPr="00D657E6">
        <w:t>s</w:t>
      </w:r>
      <w:r w:rsidR="00541CB7" w:rsidRPr="00D657E6">
        <w:t xml:space="preserve"> a stationary AR1 process,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354A9D">
        <w:instrText xml:space="preserve"> ADDIN ZOTERO_ITEM CSL_CITATION {"citationID":"3oz837Ni","properties":{"formattedCitation":"(28,42)","plainCitation":"(28,42)","noteIndex":0},"citationItems":[{"id":2630,"uris":["http://zotero.org/users/6116610/items/69CPCHKW"],"itemData":{"id":2630,"type":"article-journal","abstract":"Summary.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354A9D">
        <w:rPr>
          <w:lang w:val="en-GB"/>
        </w:rPr>
        <w:t>(28,42)</w:t>
      </w:r>
      <w:r w:rsidR="001C370B" w:rsidRPr="00D657E6">
        <w:fldChar w:fldCharType="end"/>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06907830"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354A9D">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00354A9D" w:rsidRPr="00354A9D">
        <w:rPr>
          <w:lang w:val="en-GB"/>
        </w:rPr>
        <w:t>(43–45)</w:t>
      </w:r>
      <w:r w:rsidRPr="00CE568A">
        <w:rPr>
          <w:iCs/>
        </w:rPr>
        <w:fldChar w:fldCharType="end"/>
      </w:r>
      <w:r w:rsidRPr="00CE568A">
        <w:rPr>
          <w:iCs/>
        </w:rPr>
        <w:t>:</w:t>
      </w:r>
    </w:p>
    <w:p w14:paraId="7150EDF3" w14:textId="462C383E" w:rsidR="001C370B" w:rsidRPr="00CE568A" w:rsidRDefault="00000000"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000000"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w:commentRangeStart w:id="201"/>
                          <m:sSub>
                            <m:sSubPr>
                              <m:ctrlPr>
                                <w:rPr>
                                  <w:rFonts w:ascii="Cambria Math" w:hAnsi="Cambria Math"/>
                                  <w:i/>
                                  <w:iCs/>
                                </w:rPr>
                              </m:ctrlPr>
                            </m:sSubPr>
                            <m:e>
                              <m:r>
                                <w:rPr>
                                  <w:rFonts w:ascii="Cambria Math" w:hAnsi="Cambria Math"/>
                                </w:rPr>
                                <m:t>x</m:t>
                              </m:r>
                            </m:e>
                            <m:sub>
                              <m:r>
                                <w:rPr>
                                  <w:rFonts w:ascii="Cambria Math" w:hAnsi="Cambria Math"/>
                                </w:rPr>
                                <m:t>k</m:t>
                              </m:r>
                            </m:sub>
                          </m:sSub>
                          <w:commentRangeEnd w:id="201"/>
                          <m:r>
                            <m:rPr>
                              <m:sty m:val="p"/>
                            </m:rPr>
                            <w:rPr>
                              <w:rStyle w:val="CommentReference"/>
                            </w:rPr>
                            <w:commentReference w:id="201"/>
                          </m:r>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6D51FB41"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w:ins w:id="202" w:author="Sean Anderson" w:date="2022-06-08T15:16:00Z">
        <w:r w:rsidR="00B4350E">
          <w:t xml:space="preserve">and </w:t>
        </w:r>
      </w:ins>
      <m:oMath>
        <m:r>
          <w:rPr>
            <w:rFonts w:ascii="Cambria Math" w:hAnsi="Cambria Math"/>
          </w:rPr>
          <m:t>p</m:t>
        </m:r>
      </m:oMath>
      <w:r w:rsidRPr="00C038C3">
        <w:t xml:space="preserve"> and </w:t>
      </w:r>
      <m:oMath>
        <m:r>
          <w:rPr>
            <w:rFonts w:ascii="Cambria Math" w:hAnsi="Cambria Math"/>
          </w:rPr>
          <m:t>ϕ</m:t>
        </m:r>
      </m:oMath>
      <w:r w:rsidRPr="00C038C3">
        <w:t xml:space="preserve"> represent</w:t>
      </w:r>
      <w:del w:id="203" w:author="Sean Anderson" w:date="2022-06-08T15:16:00Z">
        <w:r w:rsidRPr="00C038C3" w:rsidDel="00B4350E">
          <w:delText>s</w:delText>
        </w:r>
      </w:del>
      <w:r w:rsidRPr="00C038C3">
        <w:t xml:space="preserve"> </w:t>
      </w:r>
      <w:del w:id="204" w:author="Sean Anderson" w:date="2022-06-08T15:16:00Z">
        <w:r w:rsidRPr="00C038C3" w:rsidDel="00B4350E">
          <w:delText xml:space="preserve">the </w:delText>
        </w:r>
      </w:del>
      <w:r w:rsidRPr="00C038C3">
        <w:t xml:space="preserve">power and dispersion parameters, respectively. </w:t>
      </w:r>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w:commentRangeStart w:id="205"/>
            <m:r>
              <w:rPr>
                <w:rFonts w:ascii="Cambria Math" w:hAnsi="Cambria Math"/>
              </w:rPr>
              <m:t>ω</m:t>
            </m:r>
            <w:commentRangeEnd w:id="205"/>
            <m:r>
              <m:rPr>
                <m:sty m:val="p"/>
              </m:rPr>
              <w:rPr>
                <w:rStyle w:val="CommentReference"/>
              </w:rPr>
              <w:commentReference w:id="205"/>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w:commentRangeStart w:id="206"/>
      <w:ins w:id="207" w:author="Sean Anderson" w:date="2022-06-08T15:17:00Z">
        <w:r w:rsidR="00B4350E">
          <w:t>The pa</w:t>
        </w:r>
      </w:ins>
      <w:commentRangeEnd w:id="206"/>
      <w:ins w:id="208" w:author="Sean Anderson" w:date="2022-06-08T15:18:00Z">
        <w:r w:rsidR="00B4350E">
          <w:rPr>
            <w:rStyle w:val="CommentReference"/>
          </w:rPr>
          <w:commentReference w:id="206"/>
        </w:r>
      </w:ins>
      <w:ins w:id="209" w:author="Sean Anderson" w:date="2022-06-08T15:17:00Z">
        <w:r w:rsidR="00B4350E">
          <w:t xml:space="preserve">rameters </w:t>
        </w:r>
      </w:ins>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 5</w:t>
      </w:r>
      <w:r w:rsidR="00C73512">
        <w:t>-7</w:t>
      </w:r>
      <w:r w:rsidR="002356C3" w:rsidRPr="00B957E0">
        <w:t>)</w:t>
      </w:r>
      <w:r w:rsidR="00720F77">
        <w:t>.</w:t>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5784F6BF" w:rsidR="00EC09E7" w:rsidRDefault="000B7658" w:rsidP="00EC09E7">
      <w:pPr>
        <w:spacing w:line="480" w:lineRule="auto"/>
        <w:contextualSpacing/>
        <w:mirrorIndents/>
        <w:jc w:val="both"/>
      </w:pPr>
      <w:r w:rsidRPr="00C038C3">
        <w:t xml:space="preserve">For both models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ins w:id="210" w:author="Max Lindmark" w:date="2022-05-26T15:10:00Z">
        <w:r w:rsidR="00465894">
          <w:t xml:space="preserve"> </w:t>
        </w:r>
      </w:ins>
      <w:r w:rsidR="00465894">
        <w:fldChar w:fldCharType="begin"/>
      </w:r>
      <w:r w:rsidR="00465894">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465894">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465894">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S. entomon</w:t>
      </w:r>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 xml:space="preserve">(tonnes)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465894">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65894" w:rsidRPr="00465894">
        <w:rPr>
          <w:lang w:val="en-GB"/>
        </w:rPr>
        <w:t>(48–50)</w:t>
      </w:r>
      <w:r w:rsidR="004268F8" w:rsidRPr="00C038C3">
        <w:fldChar w:fldCharType="end"/>
      </w:r>
      <w:r w:rsidR="001B0BD0">
        <w:t xml:space="preserve"> and averaged for </w:t>
      </w:r>
      <w:r w:rsidR="001B0BD0">
        <w:lastRenderedPageBreak/>
        <w:t>October</w:t>
      </w:r>
      <w:r w:rsidR="00915C08" w:rsidRPr="00915C08">
        <w:t>–</w:t>
      </w:r>
      <w:r w:rsidR="001B0BD0">
        <w:t>December</w:t>
      </w:r>
      <w:r w:rsidR="00E64A02">
        <w:t xml:space="preserve"> (approximately 14%, 76% and 10% of the </w:t>
      </w:r>
      <w:ins w:id="211" w:author="Michele Casini" w:date="2022-05-25T08:46:00Z">
        <w:r w:rsidR="00984587">
          <w:t xml:space="preserve">BITS </w:t>
        </w:r>
      </w:ins>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EMODnet Bathymetry project, </w:t>
      </w:r>
      <w:hyperlink r:id="rId14"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r w:rsidR="00676625" w:rsidRPr="00AA3E43">
        <w:rPr>
          <w:i/>
          <w:iCs/>
        </w:rPr>
        <w:t>entomon</w:t>
      </w:r>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465894">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465894">
        <w:rPr>
          <w:lang w:val="en-GB"/>
        </w:rPr>
        <w:t>(51,52)</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 xml:space="preserve">that were used to </w:t>
      </w:r>
      <w:del w:id="212" w:author="Michele Casini" w:date="2022-05-25T08:46:00Z">
        <w:r w:rsidR="009C559B" w:rsidDel="00984587">
          <w:delText xml:space="preserve">predict </w:delText>
        </w:r>
      </w:del>
      <w:ins w:id="213" w:author="Michele Casini" w:date="2022-05-25T08:46:00Z">
        <w:r w:rsidR="00984587">
          <w:t xml:space="preserve">evaluate </w:t>
        </w:r>
      </w:ins>
      <w:r w:rsidR="009C559B">
        <w:t>covari</w:t>
      </w:r>
      <w:r w:rsidR="004C728D">
        <w:t>at</w:t>
      </w:r>
      <w:r w:rsidR="009C559B">
        <w:t>es for the condition model</w:t>
      </w:r>
      <w:r w:rsidR="00154AEE">
        <w:t>, the only covariate</w:t>
      </w:r>
      <w:r w:rsidR="00951914">
        <w:t xml:space="preserve"> used</w:t>
      </w:r>
      <w:r w:rsidR="00154AEE">
        <w:t xml:space="preserve"> was </w:t>
      </w:r>
      <w:commentRangeStart w:id="214"/>
      <w:commentRangeStart w:id="215"/>
      <w:r w:rsidR="00154AEE">
        <w:t>depth</w:t>
      </w:r>
      <w:commentRangeEnd w:id="214"/>
      <w:r w:rsidR="00984587">
        <w:rPr>
          <w:rStyle w:val="CommentReference"/>
        </w:rPr>
        <w:commentReference w:id="214"/>
      </w:r>
      <w:commentRangeEnd w:id="215"/>
      <w:r w:rsidR="0073425F">
        <w:rPr>
          <w:rStyle w:val="CommentReference"/>
        </w:rPr>
        <w:commentReference w:id="215"/>
      </w:r>
      <w:r w:rsidR="009C664B">
        <w:t>.</w:t>
      </w:r>
    </w:p>
    <w:p w14:paraId="36DF89F3" w14:textId="5F3A5A07"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354A9D">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354A9D">
        <w:rPr>
          <w:noProof/>
        </w:rPr>
        <w:t>(2)</w:t>
      </w:r>
      <w:r w:rsidR="00787223">
        <w:fldChar w:fldCharType="end"/>
      </w:r>
      <w:r w:rsidR="00787223">
        <w:t xml:space="preserve"> and </w:t>
      </w:r>
      <w:r w:rsidR="00787223" w:rsidRPr="00C038C3">
        <w:t xml:space="preserve">Grüss </w:t>
      </w:r>
      <w:r w:rsidR="00787223" w:rsidRPr="00C038C3">
        <w:rPr>
          <w:i/>
          <w:iCs/>
        </w:rPr>
        <w:t>et al.</w:t>
      </w:r>
      <w:r w:rsidR="00787223">
        <w:rPr>
          <w:i/>
          <w:iCs/>
        </w:rPr>
        <w:t xml:space="preserve"> </w:t>
      </w:r>
      <w:r w:rsidR="00787223">
        <w:fldChar w:fldCharType="begin"/>
      </w:r>
      <w:r w:rsidR="00354A9D">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354A9D">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465894">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465894">
        <w:rPr>
          <w:lang w:val="en-GB"/>
        </w:rPr>
        <w:t>(e.g., 53)</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418DDC5D"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465894">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465894">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354A9D">
        <w:instrText xml:space="preserve"> ADDIN ZOTERO_ITEM CSL_CITATION {"citationID":"Ka9yRgR0","properties":{"formattedCitation":"(28)","plainCitation":"(28)","noteIndex":0},"citationItems":[{"id":2630,"uris":["http://zotero.org/users/6116610/items/69CPCHKW"],"itemData":{"id":2630,"type":"article-journal","abstract":"Summary.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354A9D">
        <w:t>(28)</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created using the R-</w:t>
      </w:r>
      <w:r w:rsidRPr="00C038C3">
        <w:lastRenderedPageBreak/>
        <w:t xml:space="preserve">package </w:t>
      </w:r>
      <w:r>
        <w:t>‘</w:t>
      </w:r>
      <w:r w:rsidRPr="00C038C3">
        <w:t xml:space="preserve">R-INLA’ </w:t>
      </w:r>
      <w:r w:rsidRPr="00C038C3">
        <w:fldChar w:fldCharType="begin"/>
      </w:r>
      <w:r w:rsidR="00354A9D">
        <w:instrText xml:space="preserve"> ADDIN ZOTERO_ITEM CSL_CITATION {"citationID":"miI0MMYw","properties":{"formattedCitation":"(27)","plainCitation":"(27)","noteIndex":0},"citationItems":[{"id":2635,"uris":["http://zotero.org/users/6116610/items/K2TEPWPB"],"itemData":{"id":2635,"type":"article-journal","abstract":"Summary.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354A9D">
        <w:t>(27)</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465894">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465894">
        <w:t>(56)</w:t>
      </w:r>
      <w:r>
        <w:fldChar w:fldCharType="end"/>
      </w:r>
      <w:r w:rsidRPr="002E6A18">
        <w:t xml:space="preserve"> via the R-package ‘sdmTMB’ (version </w:t>
      </w:r>
      <w:r w:rsidR="00CA4AC8" w:rsidRPr="00CA4AC8">
        <w:t>0.0.21.9006</w:t>
      </w:r>
      <w:r w:rsidRPr="002E6A18">
        <w:t xml:space="preserve">) </w:t>
      </w:r>
      <w:r w:rsidRPr="00C038C3">
        <w:fldChar w:fldCharType="begin"/>
      </w:r>
      <w:r w:rsidR="00465894">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beyond.","container-title":"bioRxiv","language":"en","note":"DOI: 10.1101/2022.03.24.485545\nsection: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465894">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0.0</w:t>
      </w:r>
      <w:r>
        <w:t>1</w:t>
      </w:r>
      <w:r w:rsidRPr="00C038C3">
        <w:t xml:space="preserve"> and that the Hessian matrix was positive-definite. </w:t>
      </w:r>
      <w:commentRangeStart w:id="216"/>
      <w:r w:rsidR="00B55D62">
        <w:t xml:space="preserve">Model residuals are shown the </w:t>
      </w:r>
      <w:r w:rsidR="00B55D62" w:rsidRPr="00C038C3">
        <w:rPr>
          <w:i/>
          <w:iCs/>
        </w:rPr>
        <w:t>SI Appendix</w:t>
      </w:r>
      <w:r w:rsidR="00B55D62" w:rsidRPr="00C038C3">
        <w:t xml:space="preserve"> </w:t>
      </w:r>
      <w:commentRangeEnd w:id="216"/>
      <w:r w:rsidR="00CF2D06">
        <w:rPr>
          <w:rStyle w:val="CommentReference"/>
        </w:rPr>
        <w:commentReference w:id="216"/>
      </w:r>
      <w:r w:rsidR="00B55D62">
        <w:t xml:space="preserve">(Figs. S4-S8 and </w:t>
      </w:r>
      <w:r w:rsidR="00A833FB">
        <w:t>S13-S16</w:t>
      </w:r>
      <w:r w:rsidR="00B55D62">
        <w:t xml:space="preserve">). </w:t>
      </w:r>
      <w:r w:rsidRPr="00C038C3">
        <w:t xml:space="preserve">We used packages in the </w:t>
      </w:r>
      <w:r>
        <w:t>‘</w:t>
      </w:r>
      <w:r w:rsidRPr="00C038C3">
        <w:t xml:space="preserve">tidyverse’ </w:t>
      </w:r>
      <w:r w:rsidRPr="00C038C3">
        <w:fldChar w:fldCharType="begin"/>
      </w:r>
      <w:r w:rsidR="00465894">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465894">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1.11</w:t>
      </w:r>
      <w:r w:rsidR="0082202C"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w:t>
      </w:r>
      <w:commentRangeStart w:id="217"/>
      <w:commentRangeStart w:id="218"/>
      <w:r w:rsidR="00002952" w:rsidRPr="00C038C3">
        <w:rPr>
          <w:color w:val="000000" w:themeColor="text1"/>
        </w:rPr>
        <w:t xml:space="preserve">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commentRangeEnd w:id="217"/>
      <w:r w:rsidR="00CF2D06">
        <w:rPr>
          <w:rStyle w:val="CommentReference"/>
        </w:rPr>
        <w:commentReference w:id="217"/>
      </w:r>
      <w:commentRangeEnd w:id="218"/>
      <w:r w:rsidR="00576F59">
        <w:rPr>
          <w:rStyle w:val="CommentReference"/>
        </w:rPr>
        <w:commentReference w:id="218"/>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66B2C7AD"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r w:rsidR="008F6CA7">
        <w:t xml:space="preserve">depth </w:t>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w:t>
      </w:r>
      <w:r w:rsidR="00457B31">
        <w:lastRenderedPageBreak/>
        <w:t xml:space="preserve">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commentRangeStart w:id="219"/>
      <w:r w:rsidR="00912517" w:rsidRPr="00C038C3">
        <w:rPr>
          <w:color w:val="000000" w:themeColor="text1"/>
        </w:rPr>
        <w:t xml:space="preserve">marginal </w:t>
      </w:r>
      <w:commentRangeEnd w:id="219"/>
      <w:r w:rsidR="002118B2">
        <w:rPr>
          <w:rStyle w:val="CommentReference"/>
        </w:rPr>
        <w:commentReference w:id="219"/>
      </w:r>
      <w:r w:rsidR="00912517" w:rsidRPr="00C038C3">
        <w:rPr>
          <w:color w:val="000000" w:themeColor="text1"/>
        </w:rPr>
        <w:t>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r w:rsidR="00C7134E" w:rsidRPr="00C038C3">
        <w:t>flounder</w:t>
      </w:r>
      <w:r w:rsidR="00066990">
        <w:t xml:space="preserve"> and </w:t>
      </w:r>
      <w:r w:rsidR="00066990" w:rsidRPr="00C038C3">
        <w:rPr>
          <w:i/>
        </w:rPr>
        <w:t>S</w:t>
      </w:r>
      <w:r w:rsidR="00066990">
        <w:rPr>
          <w:i/>
        </w:rPr>
        <w:t>.</w:t>
      </w:r>
      <w:r w:rsidR="00066990" w:rsidRPr="00C038C3">
        <w:rPr>
          <w:i/>
        </w:rPr>
        <w:t xml:space="preserve"> entomon</w:t>
      </w:r>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465894">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465894">
        <w:rPr>
          <w:noProof/>
        </w:rPr>
        <w:t>(59)</w:t>
      </w:r>
      <w:r w:rsidR="00FD34CB">
        <w:fldChar w:fldCharType="end"/>
      </w:r>
      <w:r w:rsidR="00FD34CB">
        <w:t xml:space="preserve">, we calculated </w:t>
      </w:r>
      <w:ins w:id="220" w:author="Sean Anderson" w:date="2022-06-08T15:27:00Z">
        <w:r w:rsidR="002118B2">
          <w:t xml:space="preserve">the </w:t>
        </w:r>
      </w:ins>
      <w:r w:rsidR="00FD34CB">
        <w:t>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commentRangeStart w:id="221"/>
      <w:r w:rsidR="00F5515B">
        <w:t xml:space="preserve"> of </w:t>
      </w:r>
      <w:r w:rsidR="00F5515B" w:rsidRPr="00F5515B">
        <w:t>0.27</w:t>
      </w:r>
      <w:r w:rsidR="00E67DA6">
        <w:t xml:space="preserve"> </w:t>
      </w:r>
      <w:r w:rsidR="00FD115F">
        <w:t>(</w:t>
      </w:r>
      <w:r w:rsidR="00B067D8">
        <w:t xml:space="preserve">of which the time-varying intercepts, spatial random effects and spatiotemporal random effects contributed </w:t>
      </w:r>
      <w:del w:id="222" w:author="Sean Anderson" w:date="2022-06-08T15:27:00Z">
        <w:r w:rsidR="00B067D8" w:rsidDel="002118B2">
          <w:delText xml:space="preserve">with </w:delText>
        </w:r>
      </w:del>
      <w:r w:rsidR="00B067D8">
        <w:t>0.06, 0.07 and 0.14, respectively</w:t>
      </w:r>
      <w:r w:rsidR="00FD115F">
        <w:t xml:space="preserve">). </w:t>
      </w:r>
      <w:commentRangeEnd w:id="221"/>
      <w:r w:rsidR="002118B2">
        <w:rPr>
          <w:rStyle w:val="CommentReference"/>
        </w:rPr>
        <w:commentReference w:id="221"/>
      </w:r>
      <w:commentRangeStart w:id="223"/>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commentRangeEnd w:id="223"/>
      <w:r w:rsidR="002118B2">
        <w:rPr>
          <w:rStyle w:val="CommentReference"/>
        </w:rPr>
        <w:commentReference w:id="223"/>
      </w:r>
    </w:p>
    <w:p w14:paraId="7D6C2F60" w14:textId="5F838B2E"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ins w:id="224" w:author="Max Lindmark" w:date="2022-05-26T15:11:00Z">
        <w:r w:rsidR="00465894">
          <w:t xml:space="preserve"> </w:t>
        </w:r>
      </w:ins>
      <w:r w:rsidR="00465894">
        <w:fldChar w:fldCharType="begin"/>
      </w:r>
      <w:r w:rsidR="00465894">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moveFromRangeStart w:id="225" w:author="Sean Anderson" w:date="2022-06-08T15:29:00Z" w:name="move105594578"/>
      <w:moveFrom w:id="226" w:author="Sean Anderson" w:date="2022-06-08T15:29:00Z">
        <w:r w:rsidR="008C7305" w:rsidDel="002118B2">
          <w:t>(</w:t>
        </w:r>
        <w:r w:rsidR="00987AFB" w:rsidRPr="00C038C3" w:rsidDel="002118B2">
          <w:rPr>
            <w:i/>
            <w:iCs/>
          </w:rPr>
          <w:t>SI Appendix</w:t>
        </w:r>
        <w:r w:rsidR="00780631" w:rsidDel="002118B2">
          <w:rPr>
            <w:i/>
            <w:iCs/>
          </w:rPr>
          <w:t>,</w:t>
        </w:r>
        <w:r w:rsidR="00987AFB" w:rsidDel="002118B2">
          <w:t xml:space="preserve"> </w:t>
        </w:r>
        <w:r w:rsidR="008C7305" w:rsidDel="002118B2">
          <w:t>Fig. S</w:t>
        </w:r>
        <w:r w:rsidR="00391B55" w:rsidDel="002118B2">
          <w:t>1</w:t>
        </w:r>
        <w:r w:rsidR="009B25CE" w:rsidDel="002118B2">
          <w:t>1</w:t>
        </w:r>
        <w:r w:rsidR="008C7305" w:rsidDel="002118B2">
          <w:t>)</w:t>
        </w:r>
        <w:r w:rsidR="00541A26" w:rsidDel="002118B2">
          <w:t>.</w:t>
        </w:r>
        <w:r w:rsidR="00774060" w:rsidDel="002118B2">
          <w:t xml:space="preserve"> </w:t>
        </w:r>
      </w:moveFrom>
      <w:moveFromRangeEnd w:id="225"/>
      <w:r w:rsidR="00774060">
        <w:t>However,</w:t>
      </w:r>
      <w:r w:rsidR="008855F3">
        <w:t xml:space="preserve"> the model coefficients </w:t>
      </w:r>
      <w:r w:rsidR="00D0415C">
        <w:t xml:space="preserve">were similar </w:t>
      </w:r>
      <w:r w:rsidR="006264A7">
        <w:t xml:space="preserve">across all </w:t>
      </w:r>
      <w:commentRangeStart w:id="227"/>
      <w:r w:rsidR="006264A7">
        <w:t>models</w:t>
      </w:r>
      <w:ins w:id="228" w:author="Sean Anderson" w:date="2022-06-08T15:29:00Z">
        <w:r w:rsidR="002118B2">
          <w:t xml:space="preserve"> </w:t>
        </w:r>
      </w:ins>
      <w:moveToRangeStart w:id="229" w:author="Sean Anderson" w:date="2022-06-08T15:29:00Z" w:name="move105594578"/>
      <w:moveTo w:id="230" w:author="Sean Anderson" w:date="2022-06-08T15:29:00Z">
        <w:r w:rsidR="002118B2">
          <w:t>(</w:t>
        </w:r>
        <w:r w:rsidR="002118B2" w:rsidRPr="00C038C3">
          <w:rPr>
            <w:i/>
            <w:iCs/>
          </w:rPr>
          <w:t>SI Appendix</w:t>
        </w:r>
        <w:r w:rsidR="002118B2">
          <w:rPr>
            <w:i/>
            <w:iCs/>
          </w:rPr>
          <w:t>,</w:t>
        </w:r>
        <w:r w:rsidR="002118B2">
          <w:t xml:space="preserve"> Fig. S11).</w:t>
        </w:r>
      </w:moveTo>
      <w:moveToRangeEnd w:id="229"/>
      <w:del w:id="231" w:author="Sean Anderson" w:date="2022-06-08T15:29:00Z">
        <w:r w:rsidR="006264A7" w:rsidDel="002118B2">
          <w:delText>.</w:delText>
        </w:r>
      </w:del>
      <w:r w:rsidR="006264A7">
        <w:t xml:space="preserve"> </w:t>
      </w:r>
      <w:commentRangeEnd w:id="227"/>
      <w:r w:rsidR="002118B2">
        <w:rPr>
          <w:rStyle w:val="CommentReference"/>
        </w:rPr>
        <w:commentReference w:id="227"/>
      </w:r>
    </w:p>
    <w:p w14:paraId="4DB28C82" w14:textId="6AB9F7D3" w:rsidR="00235A6C" w:rsidRDefault="00B71DDC" w:rsidP="00552801">
      <w:pPr>
        <w:spacing w:line="480" w:lineRule="auto"/>
        <w:ind w:firstLine="284"/>
        <w:contextualSpacing/>
        <w:mirrorIndents/>
        <w:jc w:val="both"/>
      </w:pPr>
      <w:r>
        <w:t xml:space="preserve">The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 xml:space="preserve">Fig. S18 for a </w:t>
      </w:r>
      <w:commentRangeStart w:id="232"/>
      <w:r w:rsidR="006D329B">
        <w:rPr>
          <w:color w:val="000000" w:themeColor="text1"/>
        </w:rPr>
        <w:t xml:space="preserve">marginal </w:t>
      </w:r>
      <w:commentRangeEnd w:id="232"/>
      <w:r w:rsidR="002118B2">
        <w:rPr>
          <w:rStyle w:val="CommentReference"/>
        </w:rPr>
        <w:commentReference w:id="232"/>
      </w:r>
      <w:r w:rsidR="006D329B">
        <w:rPr>
          <w:color w:val="000000" w:themeColor="text1"/>
        </w:rPr>
        <w:t>effects plot of the biomass density model</w:t>
      </w:r>
      <w:r w:rsidR="00CD491A">
        <w:rPr>
          <w:color w:val="000000" w:themeColor="text1"/>
        </w:rPr>
        <w:t>)</w:t>
      </w:r>
      <w:r w:rsidR="0002138D" w:rsidRPr="00C038C3">
        <w:t xml:space="preserve">. </w:t>
      </w:r>
    </w:p>
    <w:p w14:paraId="1CD83A5D" w14:textId="17E39DE0" w:rsidR="00FA2041" w:rsidRPr="00C038C3" w:rsidRDefault="00235A6C" w:rsidP="00235A6C">
      <w:pPr>
        <w:spacing w:line="480" w:lineRule="auto"/>
        <w:ind w:firstLine="284"/>
        <w:contextualSpacing/>
        <w:mirrorIndents/>
        <w:jc w:val="both"/>
      </w:pPr>
      <w:r>
        <w:lastRenderedPageBreak/>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r w:rsidR="00B31670" w:rsidRPr="00C038C3">
        <w:t>increase</w:t>
      </w:r>
      <w:r w:rsidR="00CA513C">
        <w:t>d</w:t>
      </w:r>
      <w:r w:rsidR="00B31670" w:rsidRPr="00C038C3">
        <w:t xml:space="preserve"> by </w:t>
      </w:r>
      <w:r w:rsidR="004B5771" w:rsidRPr="00C038C3">
        <w:t>0.</w:t>
      </w:r>
      <w:r w:rsidR="00992C49">
        <w:t>3</w:t>
      </w:r>
      <w:r w:rsidR="00FB77A5">
        <w:t>5</w:t>
      </w:r>
      <w:r w:rsidR="00B31670" w:rsidRPr="00C038C3">
        <w:t xml:space="preserve">%. </w:t>
      </w:r>
      <w:commentRangeStart w:id="233"/>
      <w:del w:id="234" w:author="Michele Casini" w:date="2022-07-04T10:51:00Z">
        <w:r w:rsidR="00D2662D" w:rsidRPr="00C038C3" w:rsidDel="00C87552">
          <w:delText>As a comparison</w:delText>
        </w:r>
      </w:del>
      <w:commentRangeEnd w:id="233"/>
      <w:r w:rsidR="00C87552">
        <w:rPr>
          <w:rStyle w:val="CommentReference"/>
        </w:rPr>
        <w:commentReference w:id="233"/>
      </w:r>
      <w:del w:id="235" w:author="Michele Casini" w:date="2022-07-04T10:51:00Z">
        <w:r w:rsidR="00D2662D" w:rsidRPr="00C038C3" w:rsidDel="00C87552">
          <w:delText xml:space="preserve">, </w:delText>
        </w:r>
        <w:r w:rsidR="00D2662D" w:rsidRPr="009F65F5" w:rsidDel="00C87552">
          <w:delText>t</w:delText>
        </w:r>
      </w:del>
      <w:ins w:id="236" w:author="Michele Casini" w:date="2022-07-04T10:51:00Z">
        <w:r w:rsidR="00C87552">
          <w:t>T</w:t>
        </w:r>
      </w:ins>
      <w:r w:rsidR="007A6A37" w:rsidRPr="009F65F5">
        <w:t xml:space="preserve">he average </w:t>
      </w:r>
      <w:commentRangeStart w:id="237"/>
      <w:commentRangeStart w:id="238"/>
      <w:r w:rsidR="007A6A37" w:rsidRPr="009F65F5">
        <w:t xml:space="preserve">oxygen concentration </w:t>
      </w:r>
      <w:r w:rsidR="000332F2" w:rsidRPr="009F65F5">
        <w:t xml:space="preserve">in the </w:t>
      </w:r>
      <w:r w:rsidR="00FA3485" w:rsidRPr="009F65F5">
        <w:t>environment</w:t>
      </w:r>
      <w:commentRangeEnd w:id="237"/>
      <w:r w:rsidR="00D843B5">
        <w:rPr>
          <w:rStyle w:val="CommentReference"/>
        </w:rPr>
        <w:commentReference w:id="237"/>
      </w:r>
      <w:commentRangeEnd w:id="238"/>
      <w:r w:rsidR="0073425F">
        <w:rPr>
          <w:rStyle w:val="CommentReference"/>
        </w:rPr>
        <w:commentReference w:id="238"/>
      </w:r>
      <w:r w:rsidR="00FA3485" w:rsidRPr="009F65F5">
        <w:t xml:space="preserve">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ins w:id="239" w:author="Michele Casini" w:date="2022-07-04T10:51:00Z">
        <w:r w:rsidR="00C87552">
          <w:t xml:space="preserve">, </w:t>
        </w:r>
      </w:ins>
      <w:del w:id="240" w:author="Michele Casini" w:date="2022-07-04T10:51:00Z">
        <w:r w:rsidR="00B528B5" w:rsidRPr="009F65F5" w:rsidDel="00C87552">
          <w:delText xml:space="preserve">. </w:delText>
        </w:r>
        <w:r w:rsidR="00F90DC6" w:rsidRPr="009F65F5" w:rsidDel="00C87552">
          <w:delText>T</w:delText>
        </w:r>
      </w:del>
      <w:ins w:id="241" w:author="Michele Casini" w:date="2022-07-04T10:51:00Z">
        <w:r w:rsidR="00C87552">
          <w:t>while t</w:t>
        </w:r>
      </w:ins>
      <w:r w:rsidR="00F90DC6" w:rsidRPr="009F65F5">
        <w: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 xml:space="preserve">. </w:t>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04A2DA8E"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w:t>
      </w:r>
      <w:del w:id="242" w:author="Sean Anderson" w:date="2022-06-08T15:31:00Z">
        <w:r w:rsidR="004A405B" w:rsidDel="00CB58B4">
          <w:delText xml:space="preserve">the majority </w:delText>
        </w:r>
        <w:r w:rsidR="0004344F" w:rsidDel="00CB58B4">
          <w:delText>of</w:delText>
        </w:r>
      </w:del>
      <w:ins w:id="243" w:author="Sean Anderson" w:date="2022-06-08T15:31:00Z">
        <w:r w:rsidR="00CB58B4">
          <w:t>most of</w:t>
        </w:r>
      </w:ins>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 xml:space="preserve">there </w:t>
      </w:r>
      <w:commentRangeStart w:id="244"/>
      <w:r w:rsidR="00A67C3D" w:rsidRPr="00C038C3">
        <w:t>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commentRangeEnd w:id="244"/>
      <w:r w:rsidR="00CB58B4">
        <w:rPr>
          <w:rStyle w:val="CommentReference"/>
        </w:rPr>
        <w:commentReference w:id="244"/>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w:t>
      </w:r>
      <w:ins w:id="245" w:author="Sean Anderson" w:date="2022-06-08T15:32:00Z">
        <w:r w:rsidR="00CB58B4">
          <w:t>s</w:t>
        </w:r>
      </w:ins>
      <w:r w:rsidR="00F42FDD">
        <w:t xml:space="preserve"> more variation in </w:t>
      </w:r>
      <w:del w:id="246" w:author="Michele Casini" w:date="2022-05-25T10:05:00Z">
        <w:r w:rsidR="00F42FDD" w:rsidDel="009A60E2">
          <w:delText xml:space="preserve">the </w:delText>
        </w:r>
      </w:del>
      <w:r w:rsidR="00F42FDD">
        <w:t>condition</w:t>
      </w:r>
      <w:del w:id="247" w:author="Michele Casini" w:date="2022-05-25T10:05:00Z">
        <w:r w:rsidR="00F42FDD" w:rsidDel="009A60E2">
          <w:delText xml:space="preserve"> factor</w:delText>
        </w:r>
      </w:del>
      <w:r w:rsidR="00F42FDD">
        <w:t>.</w:t>
      </w:r>
    </w:p>
    <w:p w14:paraId="034EA9E7" w14:textId="410B1BAF"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465894">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465894">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575F2C">
        <w:instrText xml:space="preserve"> ADDIN ZOTERO_ITEM CSL_CITATION {"citationID":"9e0JKmKk","properties":{"formattedCitation":"(34,39,61,62)","plainCitation":"(34,39,61,62)","noteIndex":0},"citationItems":[{"id":967,"uris":["http://zotero.org/users/6116610/items/K43P9JFL"],"itemData":{"id":967,"type":"article-journal","abstract":"Five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575F2C">
        <w:rPr>
          <w:lang w:val="en-GB"/>
        </w:rPr>
        <w:t>(34,39,61,62)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354A9D">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354A9D">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 xml:space="preserve">oxygen </w:t>
      </w:r>
      <w:r w:rsidR="00B72DF4" w:rsidRPr="00C038C3">
        <w:lastRenderedPageBreak/>
        <w:t>concentrations</w:t>
      </w:r>
      <w:r w:rsidR="003A6E5B" w:rsidRPr="00C038C3">
        <w:t xml:space="preserve"> at around 6</w:t>
      </w:r>
      <w:r w:rsidR="00B46B72">
        <w:t>.</w:t>
      </w:r>
      <w:r w:rsidR="00BA246A">
        <w:t>3</w:t>
      </w:r>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cod</w:t>
      </w:r>
      <w:ins w:id="248" w:author="Michele Casini" w:date="2022-05-25T10:07:00Z">
        <w:r w:rsidR="009A60E2">
          <w:t>,</w:t>
        </w:r>
      </w:ins>
      <w:r w:rsidR="00506BCC">
        <w:t xml:space="preserve"> </w:t>
      </w:r>
      <w:r w:rsidR="00D47666">
        <w:t>currently</w:t>
      </w:r>
      <w:r w:rsidR="00BD5BFE">
        <w:t xml:space="preserve">) </w:t>
      </w:r>
      <w:commentRangeStart w:id="249"/>
      <w:r w:rsidR="007203E3">
        <w:t>we estimate it to be around 6.5</w:t>
      </w:r>
      <w:r w:rsidR="006A7F67">
        <w:t xml:space="preserve"> </w:t>
      </w:r>
      <w:r w:rsidR="00CD3297">
        <w:t>in 20</w:t>
      </w:r>
      <w:r w:rsidR="00426DC4">
        <w:t>19</w:t>
      </w:r>
      <w:r w:rsidR="00294832">
        <w:t xml:space="preserve"> </w:t>
      </w:r>
      <w:commentRangeEnd w:id="249"/>
      <w:r w:rsidR="00CF612A">
        <w:rPr>
          <w:rStyle w:val="CommentReference"/>
        </w:rPr>
        <w:commentReference w:id="249"/>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465894">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465894">
        <w:t>(15,61)</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because</w:t>
      </w:r>
      <w:ins w:id="250" w:author="Sean Anderson" w:date="2022-06-08T15:32:00Z">
        <w:r w:rsidR="00CB58B4">
          <w:t xml:space="preserve">, </w:t>
        </w:r>
      </w:ins>
      <w:del w:id="251" w:author="Sean Anderson" w:date="2022-06-08T15:32:00Z">
        <w:r w:rsidR="00D52F40" w:rsidDel="00CB58B4">
          <w:delText xml:space="preserve"> </w:delText>
        </w:r>
        <w:r w:rsidR="00D52F40" w:rsidRPr="00D52F40" w:rsidDel="00CB58B4">
          <w:delText>we</w:delText>
        </w:r>
        <w:r w:rsidR="00534B7F" w:rsidDel="00CB58B4">
          <w:delText xml:space="preserve">, </w:delText>
        </w:r>
      </w:del>
      <w:r w:rsidR="00534B7F" w:rsidRPr="007E6CEF">
        <w:t xml:space="preserve">instead of calculating average oxygen at the mean depth of cod, </w:t>
      </w:r>
      <w:ins w:id="252" w:author="Sean Anderson" w:date="2022-06-08T15:32:00Z">
        <w:r w:rsidR="00CB58B4">
          <w:t xml:space="preserve">we </w:t>
        </w:r>
      </w:ins>
      <w:r w:rsidR="00534B7F" w:rsidRPr="007E6CEF">
        <w:t>weight</w:t>
      </w:r>
      <w:r w:rsidR="00534B7F">
        <w:t>ed</w:t>
      </w:r>
      <w:r w:rsidR="00534B7F" w:rsidRPr="007E6CEF">
        <w:t xml:space="preserve"> the </w:t>
      </w:r>
      <w:r w:rsidR="0057345E">
        <w:t xml:space="preserve">sea bottom </w:t>
      </w:r>
      <w:r w:rsidR="00534B7F" w:rsidRPr="007E6CEF">
        <w:t>oxygen in the environment</w:t>
      </w:r>
      <w:r w:rsidR="00725AAA">
        <w:t xml:space="preserve"> (</w:t>
      </w:r>
      <w:commentRangeStart w:id="253"/>
      <w:r w:rsidR="00725AAA">
        <w:t xml:space="preserve">from the </w:t>
      </w:r>
      <w:r w:rsidR="00725AAA" w:rsidRPr="00C038C3">
        <w:t>ocean model NEMO-Nordic-SCOBI</w:t>
      </w:r>
      <w:commentRangeEnd w:id="253"/>
      <w:r w:rsidR="00FA5A20">
        <w:rPr>
          <w:rStyle w:val="CommentReference"/>
        </w:rPr>
        <w:commentReference w:id="253"/>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w:t>
      </w:r>
      <w:commentRangeStart w:id="254"/>
      <w:r w:rsidR="00534B7F">
        <w:t>Hence, our</w:t>
      </w:r>
      <w:r w:rsidR="00534B7F" w:rsidRPr="00C038C3">
        <w:t xml:space="preserve"> </w:t>
      </w:r>
      <w:r w:rsidR="00534B7F">
        <w:t xml:space="preserve">approach overcomes the issue that </w:t>
      </w:r>
      <w:r w:rsidR="00534B7F" w:rsidRPr="00C038C3">
        <w:t>oxygen concentrations span a large range for any given depth</w:t>
      </w:r>
      <w:r w:rsidR="00436ED9">
        <w:t xml:space="preserve"> and avoids the assumptions that cod </w:t>
      </w:r>
      <w:r w:rsidR="004E704A">
        <w:t xml:space="preserve">depth </w:t>
      </w:r>
      <w:r w:rsidR="00436ED9">
        <w:t>occup</w:t>
      </w:r>
      <w:r w:rsidR="004E704A">
        <w:t>ancy is independent</w:t>
      </w:r>
      <w:r w:rsidR="00436ED9">
        <w:t xml:space="preserve"> of </w:t>
      </w:r>
      <w:del w:id="255" w:author="Sean Anderson" w:date="2022-06-08T15:33:00Z">
        <w:r w:rsidR="00436ED9" w:rsidDel="00CB58B4">
          <w:delText xml:space="preserve">the </w:delText>
        </w:r>
      </w:del>
      <w:r w:rsidR="00436ED9">
        <w:t>oxygen concentration</w:t>
      </w:r>
      <w:commentRangeEnd w:id="254"/>
      <w:r w:rsidR="00CB58B4">
        <w:rPr>
          <w:rStyle w:val="CommentReference"/>
        </w:rPr>
        <w:commentReference w:id="254"/>
      </w:r>
      <w:r w:rsidR="00534B7F" w:rsidRPr="00C038C3">
        <w:t>.</w:t>
      </w:r>
      <w:r w:rsidR="003167C4">
        <w:t xml:space="preserve"> </w:t>
      </w:r>
      <w:commentRangeStart w:id="256"/>
      <w:del w:id="257" w:author="Michele Casini" w:date="2022-07-04T13:05:00Z">
        <w:r w:rsidR="00DF4061" w:rsidDel="00AE7158">
          <w:fldChar w:fldCharType="begin"/>
        </w:r>
        <w:r w:rsidR="00736189" w:rsidDel="00AE7158">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Del="00AE7158">
          <w:fldChar w:fldCharType="separate"/>
        </w:r>
        <w:r w:rsidR="00736189" w:rsidDel="00AE7158">
          <w:rPr>
            <w:noProof/>
          </w:rPr>
          <w:delText>(62)</w:delText>
        </w:r>
        <w:r w:rsidR="00DF4061" w:rsidDel="00AE7158">
          <w:fldChar w:fldCharType="end"/>
        </w:r>
      </w:del>
      <w:ins w:id="258" w:author="Max Lindmark" w:date="2022-05-26T15:24:00Z">
        <w:del w:id="259" w:author="Michele Casini" w:date="2022-07-04T13:05:00Z">
          <w:r w:rsidR="000C5AAF" w:rsidDel="00AE7158">
            <w:delText xml:space="preserve">The importance of accounting for the spatial distribution of cod also becomes evident in subdivision 25, </w:delText>
          </w:r>
          <w:commentRangeStart w:id="260"/>
          <w:r w:rsidR="000C5AAF" w:rsidDel="00AE7158">
            <w:delText>where the oxygen trends in the environment are stable,</w:delText>
          </w:r>
        </w:del>
      </w:ins>
      <w:commentRangeEnd w:id="260"/>
      <w:del w:id="261" w:author="Michele Casini" w:date="2022-07-04T13:05:00Z">
        <w:r w:rsidR="007F4226" w:rsidDel="00AE7158">
          <w:rPr>
            <w:rStyle w:val="CommentReference"/>
          </w:rPr>
          <w:commentReference w:id="260"/>
        </w:r>
      </w:del>
      <w:ins w:id="262" w:author="Max Lindmark" w:date="2022-05-26T15:24:00Z">
        <w:del w:id="263" w:author="Michele Casini" w:date="2022-07-04T13:05:00Z">
          <w:r w:rsidR="000C5AAF" w:rsidDel="00AE7158">
            <w:delText xml:space="preserve"> as in </w:delText>
          </w:r>
          <w:r w:rsidR="000C5AAF" w:rsidDel="00AE7158">
            <w:fldChar w:fldCharType="begin"/>
          </w:r>
        </w:del>
      </w:ins>
      <w:del w:id="264" w:author="Michele Casini" w:date="2022-07-04T13:05:00Z">
        <w:r w:rsidR="00575F2C" w:rsidDel="00AE7158">
          <w:del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del>
      <w:ins w:id="265" w:author="Max Lindmark" w:date="2022-05-26T15:24:00Z">
        <w:del w:id="266" w:author="Michele Casini" w:date="2022-07-04T13:05:00Z">
          <w:r w:rsidR="000C5AAF" w:rsidDel="00AE7158">
            <w:fldChar w:fldCharType="separate"/>
          </w:r>
        </w:del>
      </w:ins>
      <w:del w:id="267" w:author="Michele Casini" w:date="2022-07-04T13:05:00Z">
        <w:r w:rsidR="00575F2C" w:rsidDel="00AE7158">
          <w:rPr>
            <w:noProof/>
          </w:rPr>
          <w:delText>(63)</w:delText>
        </w:r>
      </w:del>
      <w:ins w:id="268" w:author="Max Lindmark" w:date="2022-05-26T15:24:00Z">
        <w:del w:id="269" w:author="Michele Casini" w:date="2022-07-04T13:05:00Z">
          <w:r w:rsidR="000C5AAF" w:rsidDel="00AE7158">
            <w:fldChar w:fldCharType="end"/>
          </w:r>
          <w:r w:rsidR="000C5AAF" w:rsidDel="00AE7158">
            <w:delText>, but the experienced oxygen by cod declined (</w:delText>
          </w:r>
          <w:r w:rsidR="000C5AAF" w:rsidRPr="00C038C3" w:rsidDel="00AE7158">
            <w:rPr>
              <w:i/>
              <w:iCs/>
            </w:rPr>
            <w:delText>SI Appendix</w:delText>
          </w:r>
          <w:r w:rsidR="000C5AAF" w:rsidDel="00AE7158">
            <w:rPr>
              <w:i/>
              <w:iCs/>
            </w:rPr>
            <w:delText>,</w:delText>
          </w:r>
          <w:r w:rsidR="000C5AAF" w:rsidDel="00AE7158">
            <w:delText xml:space="preserve"> Fig. S19).</w:delText>
          </w:r>
        </w:del>
      </w:ins>
      <w:commentRangeEnd w:id="256"/>
      <w:del w:id="270" w:author="Michele Casini" w:date="2022-07-04T13:05:00Z">
        <w:r w:rsidR="007F4226" w:rsidDel="00AE7158">
          <w:rPr>
            <w:rStyle w:val="CommentReference"/>
          </w:rPr>
          <w:commentReference w:id="256"/>
        </w:r>
      </w:del>
    </w:p>
    <w:p w14:paraId="60C58254" w14:textId="491655DC" w:rsidR="00506BCC" w:rsidRDefault="003E2249" w:rsidP="00552801">
      <w:pPr>
        <w:spacing w:line="480" w:lineRule="auto"/>
        <w:ind w:firstLine="284"/>
        <w:contextualSpacing/>
        <w:mirrorIndents/>
        <w:jc w:val="both"/>
      </w:pPr>
      <w:ins w:id="271" w:author="Max Lindmark" w:date="2022-05-19T19:49:00Z">
        <w:r>
          <w:t>In an experiment by</w:t>
        </w:r>
        <w:r w:rsidR="00C16B65">
          <w:t xml:space="preserve"> </w:t>
        </w:r>
      </w:ins>
      <w:ins w:id="272" w:author="Max Lindmark" w:date="2022-05-19T19:50:00Z">
        <w:r w:rsidR="00C16B65">
          <w:t>Chabot &amp; Dutil</w:t>
        </w:r>
      </w:ins>
      <w:ins w:id="273" w:author="Max Lindmark" w:date="2022-05-19T19:49:00Z">
        <w:r w:rsidR="005745D5">
          <w:t xml:space="preserve"> </w:t>
        </w:r>
      </w:ins>
      <w:r w:rsidR="00C16B65">
        <w:fldChar w:fldCharType="begin"/>
      </w:r>
      <w:r w:rsidR="00C16B65">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C16B65">
        <w:rPr>
          <w:noProof/>
        </w:rPr>
        <w:t>(21)</w:t>
      </w:r>
      <w:r w:rsidR="00C16B65">
        <w:fldChar w:fldCharType="end"/>
      </w:r>
      <w:ins w:id="274" w:author="Max Lindmark" w:date="2022-05-19T19:50:00Z">
        <w:r w:rsidR="00C16B65">
          <w:t xml:space="preserve">, </w:t>
        </w:r>
      </w:ins>
      <w:ins w:id="275" w:author="Max Lindmark" w:date="2022-05-19T19:48:00Z">
        <w:r w:rsidR="000E1FA2">
          <w:t>5</w:t>
        </w:r>
      </w:ins>
      <w:del w:id="276" w:author="Max Lindmark" w:date="2022-05-19T19:48:00Z">
        <w:r w:rsidR="00BD5BFE" w:rsidRPr="00C038C3" w:rsidDel="000E1FA2">
          <w:delText>4.</w:delText>
        </w:r>
        <w:r w:rsidR="00BD5BFE" w:rsidDel="000E1FA2">
          <w:delText>3</w:delText>
        </w:r>
        <w:r w:rsidR="00BD5BFE" w:rsidRPr="00C038C3" w:rsidDel="000E1FA2">
          <w:delText xml:space="preserve"> </w:delText>
        </w:r>
      </w:del>
      <w:ins w:id="277" w:author="Max Lindmark" w:date="2022-05-19T19:48:00Z">
        <w:r w:rsidR="001D4BDC">
          <w:t xml:space="preserve"> </w:t>
        </w:r>
      </w:ins>
      <w:r w:rsidR="00BD5BFE" w:rsidRPr="00C038C3">
        <w:t>ml/L</w:t>
      </w:r>
      <w:ins w:id="278" w:author="Max Lindmark" w:date="2022-05-19T19:50:00Z">
        <w:r w:rsidR="00C16B65">
          <w:t xml:space="preserve"> </w:t>
        </w:r>
        <w:commentRangeStart w:id="279"/>
        <w:r w:rsidR="00C16B65">
          <w:t>(converted from 73% O</w:t>
        </w:r>
        <w:r w:rsidR="00C16B65" w:rsidRPr="00C16B65">
          <w:rPr>
            <w:vertAlign w:val="subscript"/>
            <w:rPrChange w:id="280" w:author="Max Lindmark" w:date="2022-05-19T19:50:00Z">
              <w:rPr/>
            </w:rPrChange>
          </w:rPr>
          <w:t>2</w:t>
        </w:r>
        <w:r w:rsidR="00C16B65">
          <w:t xml:space="preserve"> sa</w:t>
        </w:r>
      </w:ins>
      <w:ins w:id="281" w:author="Max Lindmark" w:date="2022-05-19T19:51:00Z">
        <w:r w:rsidR="00C16B65">
          <w:t>turation at 10</w:t>
        </w:r>
      </w:ins>
      <m:oMath>
        <m:r>
          <w:ins w:id="282" w:author="Max Lindmark" w:date="2022-05-19T19:51:00Z">
            <w:rPr>
              <w:rFonts w:ascii="Cambria Math" w:hAnsi="Cambria Math"/>
            </w:rPr>
            <m:t>℃</m:t>
          </w:ins>
        </m:r>
      </m:oMath>
      <w:ins w:id="283" w:author="Max Lindmark" w:date="2022-05-19T19:54:00Z">
        <w:r w:rsidR="008365F2">
          <w:t xml:space="preserve">, </w:t>
        </w:r>
      </w:ins>
      <w:ins w:id="284" w:author="Max Lindmark" w:date="2022-05-19T19:51:00Z">
        <w:r w:rsidR="0078001C">
          <w:t>28</w:t>
        </w:r>
      </w:ins>
      <m:oMath>
        <m:r>
          <w:ins w:id="285" w:author="Max Lindmark" w:date="2022-05-19T19:53:00Z">
            <w:rPr>
              <w:rFonts w:ascii="Cambria Math" w:hAnsi="Cambria Math"/>
            </w:rPr>
            <m:t>‰</m:t>
          </w:ins>
        </m:r>
      </m:oMath>
      <w:ins w:id="286" w:author="Max Lindmark" w:date="2022-05-19T19:54:00Z">
        <w:r w:rsidR="00A75027">
          <w:t xml:space="preserve">, and </w:t>
        </w:r>
        <w:r w:rsidR="00A75027" w:rsidRPr="00A75027">
          <w:t>1013</w:t>
        </w:r>
      </w:ins>
      <w:ins w:id="287" w:author="Max Lindmark" w:date="2022-05-19T19:56:00Z">
        <w:r w:rsidR="005C0B63">
          <w:t>.</w:t>
        </w:r>
      </w:ins>
      <w:ins w:id="288" w:author="Max Lindmark" w:date="2022-05-19T19:54:00Z">
        <w:r w:rsidR="00A75027" w:rsidRPr="00A75027">
          <w:t>25</w:t>
        </w:r>
        <w:r w:rsidR="00A75027">
          <w:t xml:space="preserve"> </w:t>
        </w:r>
      </w:ins>
      <m:oMath>
        <m:r>
          <w:ins w:id="289" w:author="Max Lindmark" w:date="2022-05-19T19:54:00Z">
            <m:rPr>
              <m:sty m:val="p"/>
            </m:rPr>
            <w:rPr>
              <w:rFonts w:ascii="Cambria Math" w:hAnsi="Cambria Math"/>
            </w:rPr>
            <m:t>hPa</m:t>
          </w:ins>
        </m:r>
      </m:oMath>
      <w:ins w:id="290" w:author="Max Lindmark" w:date="2022-05-19T19:54:00Z">
        <w:r w:rsidR="00294E75">
          <w:rPr>
            <w:iCs/>
          </w:rPr>
          <w:t>)</w:t>
        </w:r>
      </w:ins>
      <w:commentRangeEnd w:id="279"/>
      <w:ins w:id="291" w:author="Max Lindmark" w:date="2022-05-19T19:56:00Z">
        <w:r w:rsidR="005C0B63">
          <w:rPr>
            <w:rStyle w:val="CommentReference"/>
          </w:rPr>
          <w:commentReference w:id="279"/>
        </w:r>
        <w:r w:rsidR="00B272C4">
          <w:rPr>
            <w:iCs/>
          </w:rPr>
          <w:t xml:space="preserve"> </w:t>
        </w:r>
        <w:r w:rsidR="00A81DAC">
          <w:rPr>
            <w:iCs/>
          </w:rPr>
          <w:t xml:space="preserve">was estimated to be a </w:t>
        </w:r>
        <w:r w:rsidR="00A81DAC">
          <w:t xml:space="preserve">critical value </w:t>
        </w:r>
      </w:ins>
      <w:ins w:id="292" w:author="Max Lindmark" w:date="2022-05-19T19:57:00Z">
        <w:r w:rsidR="00B67DA8">
          <w:t xml:space="preserve">concentration beyond which </w:t>
        </w:r>
      </w:ins>
      <w:ins w:id="293" w:author="Max Lindmark" w:date="2022-05-19T19:56:00Z">
        <w:r w:rsidR="00A81DAC">
          <w:t xml:space="preserve">negative </w:t>
        </w:r>
      </w:ins>
      <w:ins w:id="294" w:author="Max Lindmark" w:date="2022-05-19T19:57:00Z">
        <w:r w:rsidR="00B67DA8">
          <w:t xml:space="preserve">effects on </w:t>
        </w:r>
      </w:ins>
      <w:ins w:id="295" w:author="Max Lindmark" w:date="2022-05-19T19:56:00Z">
        <w:r w:rsidR="00A81DAC">
          <w:t xml:space="preserve">growth and condition </w:t>
        </w:r>
      </w:ins>
      <w:ins w:id="296" w:author="Max Lindmark" w:date="2022-05-19T19:57:00Z">
        <w:r w:rsidR="00B55D94">
          <w:t>were observed</w:t>
        </w:r>
      </w:ins>
      <w:del w:id="297" w:author="Max Lindmark" w:date="2022-05-19T19:53:00Z">
        <w:r w:rsidR="00F93F69" w:rsidDel="00F93F69">
          <w:rPr>
            <w:b/>
            <w:bCs/>
          </w:rPr>
          <w:delText xml:space="preserve"> </w:delText>
        </w:r>
      </w:del>
      <w:del w:id="298" w:author="Max Lindmark" w:date="2022-05-19T19:55:00Z">
        <w:r w:rsidR="00BD5BFE" w:rsidRPr="00C038C3" w:rsidDel="00D332D4">
          <w:delText xml:space="preserve"> has been proposed as a threshold for negative but sub-lethal physiological impacts, including, but not limited to, reduced feeding rates </w:delText>
        </w:r>
      </w:del>
      <w:del w:id="299"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300" w:author="Max Lindmark" w:date="2022-05-19T19:57:00Z">
        <w:r w:rsidR="00AD5E5B">
          <w:t xml:space="preserve"> </w:t>
        </w:r>
        <w:commentRangeStart w:id="301"/>
        <w:commentRangeStart w:id="302"/>
        <w:r w:rsidR="00AD5E5B">
          <w:t xml:space="preserve">This value is </w:t>
        </w:r>
      </w:ins>
      <w:commentRangeStart w:id="303"/>
      <w:ins w:id="304" w:author="Max Lindmark" w:date="2022-05-19T20:28:00Z">
        <w:r w:rsidR="00CA3F39">
          <w:t xml:space="preserve">higher </w:t>
        </w:r>
      </w:ins>
      <w:commentRangeEnd w:id="303"/>
      <w:r w:rsidR="00AE7158">
        <w:rPr>
          <w:rStyle w:val="CommentReference"/>
        </w:rPr>
        <w:commentReference w:id="303"/>
      </w:r>
      <w:ins w:id="305" w:author="Max Lindmark" w:date="2022-05-19T20:28:00Z">
        <w:r w:rsidR="00CA3F39">
          <w:t xml:space="preserve">than a meta-analytic estimate </w:t>
        </w:r>
        <w:r w:rsidR="006556D3">
          <w:t xml:space="preserve">of </w:t>
        </w:r>
      </w:ins>
      <w:ins w:id="306" w:author="Max Lindmark" w:date="2022-05-19T20:31:00Z">
        <w:r w:rsidR="00C93132">
          <w:t xml:space="preserve">a threshold at </w:t>
        </w:r>
      </w:ins>
      <w:ins w:id="307" w:author="Max Lindmark" w:date="2022-05-19T20:30:00Z">
        <w:r w:rsidR="00437E56">
          <w:t>3.15 ml/L</w:t>
        </w:r>
      </w:ins>
      <w:ins w:id="308" w:author="Max Lindmark" w:date="2022-05-19T20:31:00Z">
        <w:r w:rsidR="00C93132">
          <w:t xml:space="preserve">, below which </w:t>
        </w:r>
      </w:ins>
      <w:ins w:id="309" w:author="Max Lindmark" w:date="2022-05-19T20:28:00Z">
        <w:r w:rsidR="006556D3">
          <w:t xml:space="preserve">negative effects </w:t>
        </w:r>
      </w:ins>
      <w:ins w:id="310" w:author="Max Lindmark" w:date="2022-05-19T20:31:00Z">
        <w:r w:rsidR="00C93132">
          <w:t xml:space="preserve">on fish </w:t>
        </w:r>
        <w:commentRangeStart w:id="311"/>
        <w:r w:rsidR="00C93132">
          <w:t xml:space="preserve">growth </w:t>
        </w:r>
      </w:ins>
      <w:commentRangeEnd w:id="311"/>
      <w:r w:rsidR="00CF612A">
        <w:rPr>
          <w:rStyle w:val="CommentReference"/>
        </w:rPr>
        <w:commentReference w:id="311"/>
      </w:r>
      <w:ins w:id="312" w:author="Max Lindmark" w:date="2022-05-19T20:31:00Z">
        <w:r w:rsidR="00C93132">
          <w:t xml:space="preserve">occur </w:t>
        </w:r>
      </w:ins>
      <w:r w:rsidR="00437E56">
        <w:fldChar w:fldCharType="begin"/>
      </w:r>
      <w:r w:rsidR="00437E56">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437E56">
        <w:rPr>
          <w:noProof/>
        </w:rPr>
        <w:t>(23)</w:t>
      </w:r>
      <w:r w:rsidR="00437E56">
        <w:fldChar w:fldCharType="end"/>
      </w:r>
      <w:commentRangeEnd w:id="301"/>
      <w:r w:rsidR="009A60E2">
        <w:rPr>
          <w:rStyle w:val="CommentReference"/>
        </w:rPr>
        <w:commentReference w:id="301"/>
      </w:r>
      <w:commentRangeEnd w:id="302"/>
      <w:r w:rsidR="00BE0153">
        <w:rPr>
          <w:rStyle w:val="CommentReference"/>
        </w:rPr>
        <w:commentReference w:id="302"/>
      </w:r>
      <w:del w:id="313" w:author="Max Lindmark" w:date="2022-05-19T20:28:00Z">
        <w:r w:rsidR="00BD5BFE" w:rsidRPr="00C038C3" w:rsidDel="006556D3">
          <w:delText xml:space="preserve"> </w:delText>
        </w:r>
      </w:del>
      <w:ins w:id="314" w:author="Max Lindmark" w:date="2022-05-26T14:59:00Z">
        <w:r w:rsidR="009D2BB1">
          <w:t xml:space="preserve">. </w:t>
        </w:r>
      </w:ins>
      <w:ins w:id="315" w:author="Michele Casini" w:date="2022-05-25T10:43:00Z">
        <w:del w:id="316" w:author="Max Lindmark" w:date="2022-05-26T14:59:00Z">
          <w:r w:rsidR="00D843B5" w:rsidRPr="00013764" w:rsidDel="009D2BB1">
            <w:rPr>
              <w:highlight w:val="yellow"/>
              <w:rPrChange w:id="317" w:author="Max Lindmark" w:date="2022-05-26T15:03:00Z">
                <w:rPr/>
              </w:rPrChange>
            </w:rPr>
            <w:delText>,</w:delText>
          </w:r>
        </w:del>
        <w:del w:id="318" w:author="Max Lindmark" w:date="2022-05-26T15:40:00Z">
          <w:r w:rsidR="00D843B5" w:rsidRPr="00013764" w:rsidDel="00575F2C">
            <w:rPr>
              <w:highlight w:val="yellow"/>
              <w:rPrChange w:id="319" w:author="Max Lindmark" w:date="2022-05-26T15:03:00Z">
                <w:rPr/>
              </w:rPrChange>
            </w:rPr>
            <w:delText xml:space="preserve"> while other studies indicate sub-lethal effects already below ~ </w:delText>
          </w:r>
          <w:commentRangeStart w:id="320"/>
          <w:r w:rsidR="00D843B5" w:rsidRPr="00013764" w:rsidDel="00575F2C">
            <w:rPr>
              <w:highlight w:val="yellow"/>
              <w:rPrChange w:id="321" w:author="Max Lindmark" w:date="2022-05-26T15:03:00Z">
                <w:rPr/>
              </w:rPrChange>
            </w:rPr>
            <w:delText>10.2 mg</w:delText>
          </w:r>
        </w:del>
      </w:ins>
      <w:ins w:id="322" w:author="Michele Casini" w:date="2022-05-25T10:44:00Z">
        <w:del w:id="323" w:author="Max Lindmark" w:date="2022-05-26T15:40:00Z">
          <w:r w:rsidR="00D843B5" w:rsidRPr="00013764" w:rsidDel="00575F2C">
            <w:rPr>
              <w:highlight w:val="yellow"/>
              <w:rPrChange w:id="324" w:author="Max Lindmark" w:date="2022-05-26T15:03:00Z">
                <w:rPr/>
              </w:rPrChange>
            </w:rPr>
            <w:delText xml:space="preserve">/l </w:delText>
          </w:r>
        </w:del>
      </w:ins>
      <w:commentRangeEnd w:id="320"/>
      <w:ins w:id="325" w:author="Michele Casini" w:date="2022-05-26T10:17:00Z">
        <w:del w:id="326" w:author="Max Lindmark" w:date="2022-05-26T15:40:00Z">
          <w:r w:rsidR="00273D85" w:rsidRPr="00013764" w:rsidDel="00575F2C">
            <w:rPr>
              <w:rStyle w:val="CommentReference"/>
              <w:highlight w:val="yellow"/>
              <w:rPrChange w:id="327" w:author="Max Lindmark" w:date="2022-05-26T15:03:00Z">
                <w:rPr>
                  <w:rStyle w:val="CommentReference"/>
                </w:rPr>
              </w:rPrChange>
            </w:rPr>
            <w:commentReference w:id="320"/>
          </w:r>
        </w:del>
      </w:ins>
      <w:ins w:id="328" w:author="Michele Casini" w:date="2022-05-25T10:44:00Z">
        <w:del w:id="329" w:author="Max Lindmark" w:date="2022-05-26T15:40:00Z">
          <w:r w:rsidR="00D843B5" w:rsidRPr="00013764" w:rsidDel="00575F2C">
            <w:rPr>
              <w:highlight w:val="yellow"/>
              <w:rPrChange w:id="330" w:author="Max Lindmark" w:date="2022-05-26T15:03:00Z">
                <w:rPr/>
              </w:rPrChange>
            </w:rPr>
            <w:delText>(</w:delText>
          </w:r>
          <w:commentRangeStart w:id="331"/>
          <w:r w:rsidR="00D843B5" w:rsidRPr="00013764" w:rsidDel="00575F2C">
            <w:rPr>
              <w:highlight w:val="yellow"/>
              <w:rPrChange w:id="332" w:author="Max Lindmark" w:date="2022-05-26T15:03:00Z">
                <w:rPr/>
              </w:rPrChange>
            </w:rPr>
            <w:delText>….</w:delText>
          </w:r>
          <w:commentRangeEnd w:id="331"/>
          <w:r w:rsidR="00D843B5" w:rsidRPr="00013764" w:rsidDel="00575F2C">
            <w:rPr>
              <w:rStyle w:val="CommentReference"/>
              <w:highlight w:val="yellow"/>
              <w:rPrChange w:id="333" w:author="Max Lindmark" w:date="2022-05-26T15:03:00Z">
                <w:rPr>
                  <w:rStyle w:val="CommentReference"/>
                </w:rPr>
              </w:rPrChange>
            </w:rPr>
            <w:commentReference w:id="331"/>
          </w:r>
          <w:r w:rsidR="00D843B5" w:rsidRPr="00013764" w:rsidDel="00575F2C">
            <w:rPr>
              <w:highlight w:val="yellow"/>
              <w:rPrChange w:id="334" w:author="Max Lindmark" w:date="2022-05-26T15:03:00Z">
                <w:rPr/>
              </w:rPrChange>
            </w:rPr>
            <w:delText>)</w:delText>
          </w:r>
        </w:del>
      </w:ins>
      <w:r w:rsidR="00BD5BFE">
        <w:t xml:space="preserve">Despite the median oxygen concentrations experienced by the population in our study </w:t>
      </w:r>
      <w:ins w:id="335" w:author="Sean Anderson" w:date="2022-06-08T15:34:00Z">
        <w:r w:rsidR="00CB58B4">
          <w:t>being</w:t>
        </w:r>
      </w:ins>
      <w:del w:id="336" w:author="Sean Anderson" w:date="2022-06-08T15:34:00Z">
        <w:r w:rsidR="00BD5BFE" w:rsidDel="00CB58B4">
          <w:delText>is</w:delText>
        </w:r>
      </w:del>
      <w:r w:rsidR="00BD5BFE">
        <w:t xml:space="preserve"> above </w:t>
      </w:r>
      <w:del w:id="337" w:author="Michele Casini" w:date="2022-05-25T10:58:00Z">
        <w:r w:rsidR="00BD5BFE" w:rsidDel="00B97118">
          <w:delText xml:space="preserve">this </w:delText>
        </w:r>
      </w:del>
      <w:ins w:id="338" w:author="Max Lindmark" w:date="2022-05-19T20:31:00Z">
        <w:del w:id="339" w:author="Michele Casini" w:date="2022-05-25T10:58:00Z">
          <w:r w:rsidR="003A556E" w:rsidDel="00B97118">
            <w:delText xml:space="preserve">likely </w:delText>
          </w:r>
        </w:del>
      </w:ins>
      <w:ins w:id="340" w:author="Michele Casini" w:date="2022-05-25T10:58:00Z">
        <w:r w:rsidR="00B97118">
          <w:t>the</w:t>
        </w:r>
      </w:ins>
      <w:ins w:id="341" w:author="Max Lindmark" w:date="2022-05-26T15:42:00Z">
        <w:r w:rsidR="00E60B3A">
          <w:t>se</w:t>
        </w:r>
      </w:ins>
      <w:ins w:id="342" w:author="Michele Casini" w:date="2022-05-25T10:58:00Z">
        <w:r w:rsidR="00B97118">
          <w:t xml:space="preserve"> </w:t>
        </w:r>
      </w:ins>
      <w:r w:rsidR="00BD5BFE">
        <w:t>threshold</w:t>
      </w:r>
      <w:ins w:id="343" w:author="Max Lindmark" w:date="2022-05-19T20:31:00Z">
        <w:r w:rsidR="003A556E">
          <w:t>s for negative effects</w:t>
        </w:r>
      </w:ins>
      <w:ins w:id="344" w:author="Michele Casini" w:date="2022-05-25T10:58:00Z">
        <w:r w:rsidR="00B97118">
          <w:t xml:space="preserve"> </w:t>
        </w:r>
      </w:ins>
      <w:ins w:id="345" w:author="Max Lindmark" w:date="2022-05-26T15:01:00Z">
        <w:r w:rsidR="00013764">
          <w:t>on growth and condition</w:t>
        </w:r>
      </w:ins>
      <w:ins w:id="346" w:author="Michele Casini" w:date="2022-05-25T10:58:00Z">
        <w:del w:id="347" w:author="Max Lindmark" w:date="2022-05-26T15:01:00Z">
          <w:r w:rsidR="00B97118" w:rsidDel="00013764">
            <w:delText xml:space="preserve">suggested in </w:delText>
          </w:r>
        </w:del>
      </w:ins>
      <w:ins w:id="348" w:author="Michele Casini" w:date="2022-05-26T11:00:00Z">
        <w:del w:id="349" w:author="Max Lindmark" w:date="2022-05-26T15:01:00Z">
          <w:r w:rsidR="00FB53C5" w:rsidDel="00013764">
            <w:delText xml:space="preserve">some </w:delText>
          </w:r>
        </w:del>
      </w:ins>
      <w:ins w:id="350" w:author="Michele Casini" w:date="2022-05-25T10:58:00Z">
        <w:del w:id="351" w:author="Max Lindmark" w:date="2022-05-26T15:01:00Z">
          <w:r w:rsidR="00B97118" w:rsidDel="00013764">
            <w:delText>literature</w:delText>
          </w:r>
        </w:del>
      </w:ins>
      <w:r w:rsidR="00BD5BFE">
        <w:t xml:space="preserve">, </w:t>
      </w:r>
      <w:r w:rsidR="00BD5BFE" w:rsidRPr="00C038C3">
        <w:t>we still find a positive effect of oxygen</w:t>
      </w:r>
      <w:r w:rsidR="00BD5BFE">
        <w:t xml:space="preserve">, in line with previous studies showing that exposure to low-oxygen areas is associated with low condition </w:t>
      </w:r>
      <w:del w:id="352" w:author="Max Lindmark" w:date="2022-05-19T20:31:00Z">
        <w:r w:rsidR="00293A46" w:rsidRPr="00FF0653" w:rsidDel="00D03D55">
          <w:delText xml:space="preserve"> </w:delText>
        </w:r>
      </w:del>
      <w:r w:rsidR="00FF0653">
        <w:rPr>
          <w:lang w:val="sv-SE"/>
        </w:rPr>
        <w:fldChar w:fldCharType="begin"/>
      </w:r>
      <w:r w:rsidR="00465894">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465894">
        <w:rPr>
          <w:lang w:val="en-GB"/>
        </w:rPr>
        <w:t>(15,60)</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Casini </w:t>
      </w:r>
      <w:r w:rsidR="00552B39" w:rsidRPr="00CB48D5">
        <w:rPr>
          <w:i/>
          <w:iCs/>
        </w:rPr>
        <w:t>et al</w:t>
      </w:r>
      <w:r w:rsidR="00552B39" w:rsidRPr="00CB48D5">
        <w:t>. (2021).</w:t>
      </w:r>
      <w:ins w:id="353" w:author="Michele Casini" w:date="2022-07-04T12:22:00Z">
        <w:r w:rsidR="0057075B">
          <w:t xml:space="preserve"> </w:t>
        </w:r>
      </w:ins>
      <w:ins w:id="354" w:author="Michele Casini" w:date="2022-07-04T12:26:00Z">
        <w:r w:rsidR="0057075B">
          <w:t xml:space="preserve">We note </w:t>
        </w:r>
      </w:ins>
      <w:ins w:id="355" w:author="Michele Casini" w:date="2022-07-04T12:34:00Z">
        <w:r w:rsidR="00987A56">
          <w:t xml:space="preserve">however </w:t>
        </w:r>
      </w:ins>
      <w:ins w:id="356" w:author="Michele Casini" w:date="2022-07-04T12:26:00Z">
        <w:r w:rsidR="0057075B">
          <w:t xml:space="preserve">that </w:t>
        </w:r>
      </w:ins>
      <w:ins w:id="357" w:author="Michele Casini" w:date="2022-07-04T12:27:00Z">
        <w:r w:rsidR="0057075B">
          <w:t xml:space="preserve">part of the cod population </w:t>
        </w:r>
      </w:ins>
      <w:ins w:id="358" w:author="Michele Casini" w:date="2022-07-04T12:28:00Z">
        <w:r w:rsidR="00987A56">
          <w:t xml:space="preserve">in the past 15 years </w:t>
        </w:r>
        <w:r w:rsidR="0057075B">
          <w:t>has occurred</w:t>
        </w:r>
      </w:ins>
      <w:ins w:id="359" w:author="Michele Casini" w:date="2022-07-04T12:27:00Z">
        <w:r w:rsidR="0057075B">
          <w:t xml:space="preserve"> below the putative oxygen </w:t>
        </w:r>
        <w:r w:rsidR="00AE7158">
          <w:t>thresholds</w:t>
        </w:r>
        <w:r w:rsidR="0057075B">
          <w:t xml:space="preserve"> (see also 15)</w:t>
        </w:r>
        <w:r w:rsidR="00987A56">
          <w:t xml:space="preserve">, which </w:t>
        </w:r>
        <w:r w:rsidR="0057075B">
          <w:t xml:space="preserve">could </w:t>
        </w:r>
      </w:ins>
      <w:ins w:id="360" w:author="Michele Casini" w:date="2022-07-04T12:33:00Z">
        <w:r w:rsidR="00987A56">
          <w:t xml:space="preserve">partially </w:t>
        </w:r>
      </w:ins>
      <w:ins w:id="361" w:author="Michele Casini" w:date="2022-07-04T12:27:00Z">
        <w:r w:rsidR="0057075B">
          <w:t xml:space="preserve">explain the </w:t>
        </w:r>
      </w:ins>
      <w:ins w:id="362" w:author="Michele Casini" w:date="2022-07-04T12:26:00Z">
        <w:r w:rsidR="0057075B">
          <w:t xml:space="preserve">positive relation between oxygen and cod condition. </w:t>
        </w:r>
      </w:ins>
      <w:commentRangeStart w:id="363"/>
      <w:ins w:id="364" w:author="Michele Casini" w:date="2022-05-26T10:46:00Z">
        <w:del w:id="365" w:author="Max Lindmark" w:date="2022-05-26T15:01:00Z">
          <w:r w:rsidR="00D83DA7" w:rsidDel="00013764">
            <w:delText>On the other hand, i</w:delText>
          </w:r>
        </w:del>
      </w:ins>
      <w:ins w:id="366" w:author="Michele Casini" w:date="2022-05-26T10:45:00Z">
        <w:del w:id="367" w:author="Max Lindmark" w:date="2022-05-26T15:01:00Z">
          <w:r w:rsidR="006202DB" w:rsidDel="00013764">
            <w:delText xml:space="preserve">f the threshold for negative effects is higher, as instead suggested </w:delText>
          </w:r>
        </w:del>
      </w:ins>
      <w:ins w:id="368" w:author="Michele Casini" w:date="2022-05-26T11:00:00Z">
        <w:del w:id="369" w:author="Max Lindmark" w:date="2022-05-26T15:01:00Z">
          <w:r w:rsidR="00FB53C5" w:rsidDel="00013764">
            <w:delText>in</w:delText>
          </w:r>
        </w:del>
      </w:ins>
      <w:ins w:id="370" w:author="Michele Casini" w:date="2022-05-26T10:45:00Z">
        <w:del w:id="371"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372" w:author="Michele Casini" w:date="2022-05-26T10:46:00Z">
        <w:del w:id="373" w:author="Max Lindmark" w:date="2022-05-26T15:01:00Z">
          <w:r w:rsidR="00BD72F7" w:rsidDel="00013764">
            <w:delText>whole south-eastern Baltic Sea.</w:delText>
          </w:r>
        </w:del>
      </w:ins>
      <w:commentRangeEnd w:id="363"/>
      <w:r w:rsidR="00F13EA1">
        <w:rPr>
          <w:rStyle w:val="CommentReference"/>
        </w:rPr>
        <w:commentReference w:id="363"/>
      </w:r>
    </w:p>
    <w:p w14:paraId="4BCC2276" w14:textId="192FB434" w:rsidR="001B273E" w:rsidRPr="00C038C3" w:rsidRDefault="00552B39" w:rsidP="001B273E">
      <w:pPr>
        <w:spacing w:line="480" w:lineRule="auto"/>
        <w:ind w:firstLine="284"/>
        <w:contextualSpacing/>
        <w:mirrorIndents/>
        <w:jc w:val="both"/>
      </w:pPr>
      <w:commentRangeStart w:id="374"/>
      <w:del w:id="375" w:author="Max Lindmark" w:date="2022-05-26T15:25:00Z">
        <w:r w:rsidRPr="00CB48D5" w:rsidDel="000C5AAF">
          <w:lastRenderedPageBreak/>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cod experience.</w:delText>
        </w:r>
      </w:del>
      <w:commentRangeEnd w:id="374"/>
      <w:r w:rsidR="00AE7158">
        <w:rPr>
          <w:rStyle w:val="CommentReference"/>
        </w:rPr>
        <w:commentReference w:id="374"/>
      </w:r>
      <w:del w:id="376" w:author="Max Lindmark" w:date="2022-05-26T15:25:00Z">
        <w:r w:rsidRPr="001779ED" w:rsidDel="000C5AAF">
          <w:delText xml:space="preserv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r w:rsidR="00FD65EC" w:rsidRPr="00C038C3">
        <w:rPr>
          <w:i/>
        </w:rPr>
        <w:t>entomo</w:t>
      </w:r>
      <w:r w:rsidR="00137390" w:rsidRPr="00C038C3">
        <w:rPr>
          <w:i/>
        </w:rPr>
        <w:t>n</w:t>
      </w:r>
      <w:r w:rsidR="005E3A64" w:rsidRPr="00C038C3">
        <w:t xml:space="preserve">, </w:t>
      </w:r>
      <w:r w:rsidR="008B7365" w:rsidRPr="00C038C3">
        <w:t xml:space="preserve">due 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575F2C">
        <w:instrText xml:space="preserve"> ADDIN ZOTERO_ITEM CSL_CITATION {"citationID":"U6k13WPq","properties":{"formattedCitation":"(14,15,33,64)","plainCitation":"(14,15,33,64)","noteIndex":0},"citationItems":[{"id":794,"uris":["http://zotero.org/users/6116610/items/39XLSPWN"],"itemData":{"id":794,"type":"article-journal","abstract":"Investigating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575F2C">
        <w:rPr>
          <w:lang w:val="en-GB"/>
        </w:rPr>
        <w:t>(14,15,33,64)</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entomon</w:t>
      </w:r>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del w:id="377" w:author="Max Lindmark" w:date="2022-05-26T15:32:00Z">
        <w:r w:rsidR="00A71C5E" w:rsidDel="00CF5928">
          <w:delText xml:space="preserve">also </w:delText>
        </w:r>
      </w:del>
      <w:r w:rsidR="007A03D6">
        <w:t>in line with</w:t>
      </w:r>
      <w:r w:rsidR="00C17F3B">
        <w:t xml:space="preserve"> </w:t>
      </w:r>
      <w:del w:id="378" w:author="Max Lindmark" w:date="2022-05-26T15:25:00Z">
        <w:r w:rsidR="00C17F3B" w:rsidDel="000C5AAF">
          <w:delText>predictions</w:delText>
        </w:r>
        <w:r w:rsidR="007A03D6" w:rsidDel="000C5AAF">
          <w:delText xml:space="preserve"> </w:delText>
        </w:r>
      </w:del>
      <w:ins w:id="379" w:author="Max Lindmark" w:date="2022-05-26T15:25:00Z">
        <w:r w:rsidR="000C5AAF">
          <w:t xml:space="preserve">previous studies </w:t>
        </w:r>
      </w:ins>
      <w:ins w:id="380" w:author="Max Lindmark" w:date="2022-05-26T15:26:00Z">
        <w:r w:rsidR="000C5AAF">
          <w:t>finding density dependence effects on growth</w:t>
        </w:r>
      </w:ins>
      <w:ins w:id="381" w:author="Max Lindmark" w:date="2022-05-26T15:25:00Z">
        <w:r w:rsidR="000C5AAF">
          <w:t xml:space="preserve"> </w:t>
        </w:r>
      </w:ins>
      <w:r w:rsidR="007C63B8" w:rsidRPr="00C038C3">
        <w:fldChar w:fldCharType="begin"/>
      </w:r>
      <w:r w:rsidR="00575F2C">
        <w:instrText xml:space="preserve"> ADDIN ZOTERO_ITEM CSL_CITATION {"citationID":"BSMruUZ4","properties":{"formattedCitation":"(65)","plainCitation":"(65)","noteIndex":0},"citationItems":[{"id":156,"uris":["http://zotero.org/users/6116610/items/IDYQ34SF"],"itemData":{"id":156,"type":"article-journal","abstract":"Over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575F2C">
        <w:t>(65)</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ins w:id="382" w:author="Max Lindmark" w:date="2022-05-26T15:31:00Z">
        <w:r w:rsidR="00CF5928">
          <w:t xml:space="preserve">However, </w:t>
        </w:r>
        <w:r w:rsidR="00CF5928" w:rsidRPr="00C038C3">
          <w:t>biomass density is not a direct measure of competition; areas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ins>
      <w:r w:rsidR="00575F2C">
        <w:instrText xml:space="preserve"> ADDIN ZOTERO_ITEM CSL_CITATION {"citationID":"tl2X0AU6","properties":{"formattedCitation":"(66)","plainCitation":"(66)","noteIndex":0},"citationItems":[{"id":3511,"uris":["http://zotero.org/users/6116610/items/WFH2R2NM"],"itemData":{"id":3511,"type":"article-journal","abstract":"The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ins w:id="383" w:author="Max Lindmark" w:date="2022-05-26T15:31:00Z">
        <w:r w:rsidR="00CF5928">
          <w:fldChar w:fldCharType="separate"/>
        </w:r>
      </w:ins>
      <w:r w:rsidR="00575F2C">
        <w:rPr>
          <w:lang w:val="en-GB"/>
        </w:rPr>
        <w:t>(66)</w:t>
      </w:r>
      <w:ins w:id="384" w:author="Max Lindmark" w:date="2022-05-26T15:31:00Z">
        <w:r w:rsidR="00CF5928">
          <w:fldChar w:fldCharType="end"/>
        </w:r>
        <w:r w:rsidR="00CF5928">
          <w:t xml:space="preserve">. </w:t>
        </w:r>
      </w:ins>
      <w:r w:rsidR="00DE2A29">
        <w:t xml:space="preserve">The effect of </w:t>
      </w:r>
      <w:r w:rsidR="00DE2A29" w:rsidRPr="00F65414">
        <w:rPr>
          <w:i/>
        </w:rPr>
        <w:t>S. entomon</w:t>
      </w:r>
      <w:r w:rsidR="00DE2A29">
        <w:rPr>
          <w:iCs/>
        </w:rPr>
        <w:t xml:space="preserve"> was positive, but uncertain and </w:t>
      </w:r>
      <w:del w:id="385" w:author="Sean Anderson" w:date="2022-06-08T15:36:00Z">
        <w:r w:rsidR="003F0E2B" w:rsidDel="00CB58B4">
          <w:rPr>
            <w:iCs/>
          </w:rPr>
          <w:delText xml:space="preserve">very </w:delText>
        </w:r>
        <w:r w:rsidR="00A23D20" w:rsidDel="00CB58B4">
          <w:rPr>
            <w:iCs/>
          </w:rPr>
          <w:delText>minor</w:delText>
        </w:r>
      </w:del>
      <w:ins w:id="386" w:author="Sean Anderson" w:date="2022-06-08T15:36:00Z">
        <w:r w:rsidR="00CB58B4">
          <w:rPr>
            <w:iCs/>
          </w:rPr>
          <w:t>small in magnitude</w:t>
        </w:r>
      </w:ins>
      <w:r w:rsidR="00DE2A29">
        <w:rPr>
          <w:iCs/>
        </w:rPr>
        <w:t>.</w:t>
      </w:r>
      <w:r w:rsidR="007A03D6">
        <w:t xml:space="preserve"> </w:t>
      </w:r>
      <w:r w:rsidR="00F6786B">
        <w:t>Th</w:t>
      </w:r>
      <w:ins w:id="387" w:author="Max Lindmark" w:date="2022-05-26T15:29:00Z">
        <w:r w:rsidR="00F03166">
          <w:t xml:space="preserve">is </w:t>
        </w:r>
      </w:ins>
      <w:ins w:id="388" w:author="Max Lindmark" w:date="2022-05-26T15:30:00Z">
        <w:r w:rsidR="00F03166">
          <w:t xml:space="preserve">lack of effect </w:t>
        </w:r>
      </w:ins>
      <w:del w:id="389" w:author="Max Lindmark" w:date="2022-05-26T15:29:00Z">
        <w:r w:rsidR="00F6786B" w:rsidDel="00F03166">
          <w:delText>e</w:delText>
        </w:r>
      </w:del>
      <w:del w:id="390" w:author="Max Lindmark" w:date="2022-05-26T15:27:00Z">
        <w:r w:rsidR="0010008E" w:rsidDel="00806986">
          <w:delText>se</w:delText>
        </w:r>
      </w:del>
      <w:del w:id="391" w:author="Max Lindmark" w:date="2022-05-26T15:30:00Z">
        <w:r w:rsidR="00F6786B" w:rsidDel="00F03166">
          <w:delText xml:space="preserve"> lack of clear signals of competition </w:delText>
        </w:r>
      </w:del>
      <w:ins w:id="392" w:author="Max Lindmark" w:date="2022-05-26T15:30:00Z">
        <w:r w:rsidR="00F03166">
          <w:t>could be due to benthic food availability not changing dramatically over the time period in the southern Baltic Sea, as shown in Svedäng et al.</w:t>
        </w:r>
      </w:ins>
      <w:ins w:id="393" w:author="Max Lindmark" w:date="2022-05-26T15:31:00Z">
        <w:r w:rsidR="00F03166">
          <w:t xml:space="preserve"> </w:t>
        </w:r>
      </w:ins>
      <w:r w:rsidR="00600B9A">
        <w:fldChar w:fldCharType="begin"/>
      </w:r>
      <w:r w:rsidR="00575F2C">
        <w:instrText xml:space="preserve"> ADDIN ZOTERO_ITEM CSL_CITATION {"citationID":"Xvgvcr1n","properties":{"formattedCitation":"(63)","plainCitation":"(63)","noteIndex":0},"citationItems":[{"id":3515,"uris":["http://zotero.org/users/6116610/items/DMW77IQR"],"itemData":{"id":3515,"type":"article-journal","abstract":"Hypoxia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575F2C">
        <w:rPr>
          <w:noProof/>
        </w:rPr>
        <w:t>(63)</w:t>
      </w:r>
      <w:r w:rsidR="00600B9A">
        <w:fldChar w:fldCharType="end"/>
      </w:r>
      <w:ins w:id="394" w:author="Max Lindmark" w:date="2022-05-26T15:27:00Z">
        <w:r w:rsidR="005602D0">
          <w:t xml:space="preserve">. </w:t>
        </w:r>
      </w:ins>
      <w:del w:id="395" w:author="Max Lindmark" w:date="2022-05-26T15:31:00Z">
        <w:r w:rsidR="00C52FD9" w:rsidDel="00AF5089">
          <w:delText xml:space="preserve">could be because </w:delText>
        </w:r>
        <w:r w:rsidR="00147955" w:rsidRPr="00C038C3" w:rsidDel="00CF5928">
          <w:delText xml:space="preserve">biomass </w:delText>
        </w:r>
        <w:r w:rsidR="005E6576" w:rsidRPr="00C038C3" w:rsidDel="00CF5928">
          <w:delText xml:space="preserve">density </w:delText>
        </w:r>
        <w:r w:rsidR="00221B59" w:rsidRPr="00C038C3" w:rsidDel="00CF5928">
          <w:delText>i</w:delText>
        </w:r>
        <w:r w:rsidR="00FB5D2E" w:rsidRPr="00C038C3" w:rsidDel="00CF5928">
          <w:delText xml:space="preserve">s not </w:delText>
        </w:r>
        <w:r w:rsidR="007E162F" w:rsidRPr="00C038C3" w:rsidDel="00CF5928">
          <w:delText xml:space="preserve">a direct measure of </w:delText>
        </w:r>
        <w:r w:rsidR="000A5D56" w:rsidRPr="00C038C3" w:rsidDel="00CF5928">
          <w:delText>competition</w:delText>
        </w:r>
        <w:r w:rsidR="003536E3" w:rsidRPr="00C038C3" w:rsidDel="00CF5928">
          <w:delText>; areas with higher densities of cod and flounder could simply also have more food</w:delText>
        </w:r>
        <w:r w:rsidR="00FB15D8" w:rsidDel="00CF5928">
          <w:delText xml:space="preserve">. </w:delText>
        </w:r>
        <w:r w:rsidR="005F24FB" w:rsidDel="00CF5928">
          <w:delText xml:space="preserve">It could also be because the biomass of both cod and flounder </w:delText>
        </w:r>
        <w:r w:rsidR="001C3838" w:rsidDel="00CF5928">
          <w:delText xml:space="preserve">have been </w:delText>
        </w:r>
        <w:r w:rsidR="005F24FB" w:rsidDel="00CF5928">
          <w:delText xml:space="preserve">at relatively low levels </w:delText>
        </w:r>
        <w:r w:rsidR="001C3838" w:rsidDel="00CF5928">
          <w:delText xml:space="preserve">during the past three decades </w:delText>
        </w:r>
        <w:r w:rsidR="005F24FB" w:rsidDel="00CF5928">
          <w:delText xml:space="preserve">from a historical perspective </w:delText>
        </w:r>
        <w:r w:rsidR="005F24FB" w:rsidDel="00CF5928">
          <w:fldChar w:fldCharType="begin"/>
        </w:r>
        <w:r w:rsidR="00600B9A" w:rsidDel="00CF5928">
          <w:delInstrText xml:space="preserve"> ADDIN ZOTERO_ITEM CSL_CITATION {"citationID":"tl2X0AU6","properties":{"formattedCitation":"(65)","plainCitation":"(65)","noteIndex":0},"citationItems":[{"id":3511,"uris":["http://zotero.org/users/6116610/items/WFH2R2NM"],"itemData":{"id":3511,"type":"article-journal","abstract":"The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delInstrText>
        </w:r>
        <w:r w:rsidR="005F24FB" w:rsidDel="00CF5928">
          <w:fldChar w:fldCharType="separate"/>
        </w:r>
        <w:r w:rsidR="00600B9A" w:rsidDel="00CF5928">
          <w:rPr>
            <w:lang w:val="en-GB"/>
          </w:rPr>
          <w:delText>(65)</w:delText>
        </w:r>
        <w:r w:rsidR="005F24FB" w:rsidDel="00CF5928">
          <w:fldChar w:fldCharType="end"/>
        </w:r>
        <w:r w:rsidR="00B3742D" w:rsidDel="00CF5928">
          <w:delText>.</w:delText>
        </w:r>
      </w:del>
    </w:p>
    <w:p w14:paraId="155BA261" w14:textId="2E1ECAFA"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575F2C">
        <w:instrText xml:space="preserve"> ADDIN ZOTERO_ITEM CSL_CITATION {"citationID":"MFikyO4b","properties":{"formattedCitation":"(14,34,67)","plainCitation":"(14,34,67)","noteIndex":0},"citationItems":[{"id":810,"uris":["http://zotero.org/users/6116610/items/SJT7RQU9"],"itemData":{"id":810,"type":"article-journal","container-title":"Philosophical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575F2C">
        <w:rPr>
          <w:lang w:val="en-GB"/>
        </w:rPr>
        <w:t>(14,34,67)</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lastRenderedPageBreak/>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390ACD68"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commentRangeStart w:id="396"/>
      <w:r w:rsidR="00BC1E01">
        <w:t>analyzed</w:t>
      </w:r>
      <w:r w:rsidR="00A7317C">
        <w:t xml:space="preserve"> for the first time in a common framework</w:t>
      </w:r>
      <w:r w:rsidR="006449D3">
        <w:t xml:space="preserve"> using individual-level data</w:t>
      </w:r>
      <w:r w:rsidR="00A7317C">
        <w:t>,</w:t>
      </w:r>
      <w:commentRangeEnd w:id="396"/>
      <w:r w:rsidR="00F02537">
        <w:rPr>
          <w:rStyle w:val="CommentReference"/>
        </w:rPr>
        <w:commentReference w:id="396"/>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ins w:id="397" w:author="Michele Casini" w:date="2022-07-04T12:57:00Z">
        <w:r w:rsidR="0001423C">
          <w:t xml:space="preserve">However. </w:t>
        </w:r>
      </w:ins>
      <w:del w:id="398" w:author="Michele Casini" w:date="2022-07-04T12:57:00Z">
        <w:r w:rsidR="005D659D" w:rsidDel="0001423C">
          <w:delText>T</w:delText>
        </w:r>
      </w:del>
      <w:ins w:id="399" w:author="Michele Casini" w:date="2022-07-04T12:57:00Z">
        <w:r w:rsidR="0001423C">
          <w:t>t</w:t>
        </w:r>
      </w:ins>
      <w:r w:rsidR="005D659D">
        <w:t xml:space="preserve">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354A9D">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354A9D">
        <w:rPr>
          <w:noProof/>
        </w:rPr>
        <w:t>(2)</w:t>
      </w:r>
      <w:r w:rsidR="00506BCC">
        <w:fldChar w:fldCharType="end"/>
      </w:r>
      <w:ins w:id="400" w:author="Michele Casini" w:date="2022-05-25T10:37:00Z">
        <w:r w:rsidR="005352F2">
          <w:t>)</w:t>
        </w:r>
      </w:ins>
      <w:r w:rsidR="00320A2D" w:rsidRPr="00320A2D">
        <w:t xml:space="preserve">, </w:t>
      </w:r>
      <w:r w:rsidR="00651DF4">
        <w:t xml:space="preserve">or using </w:t>
      </w:r>
      <w:r w:rsidR="00DE6DC2">
        <w:t>“life-time recorders”</w:t>
      </w:r>
      <w:r w:rsidR="00651DF4">
        <w:t xml:space="preserve"> such as otoliths</w:t>
      </w:r>
      <w:r w:rsidR="003F5ABA">
        <w:t xml:space="preserve"> </w:t>
      </w:r>
      <w:ins w:id="401" w:author="Michele Casini" w:date="2022-05-26T10:49:00Z">
        <w:r w:rsidR="0077380B">
          <w:t xml:space="preserve">as done in Limburg and Casini </w:t>
        </w:r>
      </w:ins>
      <w:r w:rsidR="00A226A3">
        <w:fldChar w:fldCharType="begin"/>
      </w:r>
      <w:r w:rsidR="00465894">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465894">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in the last 1</w:t>
      </w:r>
      <w:r w:rsidR="001B7754">
        <w:t>0</w:t>
      </w:r>
      <w:r w:rsidR="009C2876" w:rsidRPr="00C038C3">
        <w:t xml:space="preserve"> years</w:t>
      </w:r>
      <w:r w:rsidR="009C3AEC">
        <w:t xml:space="preserve"> </w:t>
      </w:r>
      <w:r w:rsidR="009C3AEC">
        <w:fldChar w:fldCharType="begin"/>
      </w:r>
      <w:r w:rsidR="00575F2C">
        <w:instrText xml:space="preserve"> ADDIN ZOTERO_ITEM CSL_CITATION {"citationID":"Wv4A4aG9","properties":{"formattedCitation":"(66)","plainCitation":"(66)","noteIndex":0},"citationItems":[{"id":3511,"uris":["http://zotero.org/users/6116610/items/WFH2R2NM"],"itemData":{"id":3511,"type":"article-journal","abstract":"The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575F2C">
        <w:rPr>
          <w:lang w:val="en-GB"/>
        </w:rPr>
        <w:t>(66)</w:t>
      </w:r>
      <w:r w:rsidR="009C3AEC">
        <w:fldChar w:fldCharType="end"/>
      </w:r>
      <w:r w:rsidR="00443036">
        <w:t>.</w:t>
      </w:r>
      <w:r w:rsidR="00505E52">
        <w:t xml:space="preserve"> </w:t>
      </w:r>
      <w:commentRangeStart w:id="402"/>
      <w:r w:rsidR="009F7EEC">
        <w:t>Liver p</w:t>
      </w:r>
      <w:r w:rsidR="00505E52">
        <w:t>arasites are for instance numerous now, but likely did not cause the decline</w:t>
      </w:r>
      <w:r w:rsidR="008C2DF9">
        <w:t xml:space="preserve"> </w:t>
      </w:r>
      <w:r w:rsidR="00976AD7">
        <w:fldChar w:fldCharType="begin"/>
      </w:r>
      <w:r w:rsidR="00575F2C">
        <w:instrText xml:space="preserve"> ADDIN ZOTERO_ITEM CSL_CITATION {"citationID":"cNqp2e2a","properties":{"formattedCitation":"(68)","plainCitation":"(68)","noteIndex":0},"citationItems":[{"id":2393,"uris":["http://zotero.org/users/6116610/items/EA2S8AK6"],"itemData":{"id":2393,"type":"article-journal","abstract":"The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575F2C">
        <w:rPr>
          <w:lang w:val="en-GB"/>
        </w:rPr>
        <w:t>(68)</w:t>
      </w:r>
      <w:r w:rsidR="00976AD7">
        <w:fldChar w:fldCharType="end"/>
      </w:r>
      <w:r w:rsidR="00200412">
        <w:t xml:space="preserve">. </w:t>
      </w:r>
      <w:commentRangeEnd w:id="402"/>
      <w:r w:rsidR="00CD565D">
        <w:rPr>
          <w:rStyle w:val="CommentReference"/>
        </w:rPr>
        <w:commentReference w:id="402"/>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354A9D">
        <w:instrText xml:space="preserve"> ADDIN ZOTERO_ITEM CSL_CITATION {"citationID":"BC9hl7RP","properties":{"formattedCitation":"(31)","plainCitation":"(31)","noteIndex":0},"citationItems":[{"id":2824,"uris":["http://zotero.org/users/6116610/items/CBUFSIQZ"],"itemData":{"id":2824,"type":"report","collection-title":"ICES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54A9D">
        <w:rPr>
          <w:noProof/>
        </w:rPr>
        <w:t>(31)</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lastRenderedPageBreak/>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575F2C">
        <w:instrText xml:space="preserve"> ADDIN ZOTERO_ITEM CSL_CITATION {"citationID":"2fHrpl7J","properties":{"formattedCitation":"(69)","plainCitation":"(69)","noteIndex":0},"citationItems":[{"id":2390,"uris":["http://zotero.org/users/6116610/items/PXK4RX42"],"itemData":{"id":2390,"type":"article-journal","abstract":"Eastern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575F2C">
        <w:t>(69)</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del w:id="403" w:author="Michele Casini" w:date="2022-05-25T10:38:00Z">
        <w:r w:rsidR="0003561D" w:rsidRPr="00C038C3" w:rsidDel="005352F2">
          <w:delText xml:space="preserve">determining </w:delText>
        </w:r>
      </w:del>
      <w:ins w:id="404" w:author="Michele Casini" w:date="2022-05-25T10:38:00Z">
        <w:r w:rsidR="005352F2">
          <w:t>affecting</w:t>
        </w:r>
        <w:r w:rsidR="005352F2" w:rsidRPr="00C038C3">
          <w:t xml:space="preserve"> </w:t>
        </w:r>
      </w:ins>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Hagen Radtke and Ivan Kuznetsov</w:t>
      </w:r>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r w:rsidR="00522AFD" w:rsidRPr="00BC1E01">
        <w:rPr>
          <w:i/>
        </w:rPr>
        <w:t>entomon</w:t>
      </w:r>
      <w:r w:rsidR="00522AFD">
        <w:t xml:space="preserve"> </w:t>
      </w:r>
      <w:r w:rsidR="00C92715">
        <w:t xml:space="preserve">densities, </w:t>
      </w:r>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The study was financed by the Swedish Research Council Formas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entomon</w:t>
      </w:r>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Zenodo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405" w:name="_jwygf3u2rl9s" w:colFirst="0" w:colLast="0"/>
      <w:bookmarkEnd w:id="405"/>
      <w:commentRangeStart w:id="406"/>
      <w:r w:rsidRPr="00C038C3">
        <w:rPr>
          <w:b/>
          <w:sz w:val="28"/>
          <w:szCs w:val="28"/>
        </w:rPr>
        <w:t xml:space="preserve">Literature </w:t>
      </w:r>
      <w:commentRangeEnd w:id="406"/>
      <w:r w:rsidR="00CF2D06">
        <w:rPr>
          <w:rStyle w:val="CommentReference"/>
        </w:rPr>
        <w:commentReference w:id="406"/>
      </w:r>
      <w:r w:rsidRPr="00C038C3">
        <w:rPr>
          <w:b/>
          <w:sz w:val="28"/>
          <w:szCs w:val="28"/>
        </w:rPr>
        <w:t>cited</w:t>
      </w:r>
    </w:p>
    <w:p w14:paraId="3ACA6E41" w14:textId="77777777" w:rsidR="00575F2C" w:rsidRPr="00575F2C" w:rsidRDefault="00C70AF8" w:rsidP="00575F2C">
      <w:pPr>
        <w:pStyle w:val="Bibliography"/>
        <w:rPr>
          <w:lang w:val="en-GB"/>
        </w:rPr>
      </w:pPr>
      <w:r>
        <w:rPr>
          <w:lang w:val="en-GB"/>
        </w:rPr>
        <w:t xml:space="preserve"> </w:t>
      </w:r>
      <w:r w:rsidR="00732E9B">
        <w:rPr>
          <w:lang w:val="en-GB"/>
        </w:rPr>
        <w:fldChar w:fldCharType="begin"/>
      </w:r>
      <w:r w:rsidR="00354A9D">
        <w:rPr>
          <w:lang w:val="en-GB"/>
        </w:rPr>
        <w:instrText xml:space="preserve"> ADDIN ZOTERO_BIBL {"uncited":[],"omitted":[],"custom":[]} CSL_BIBLIOGRAPHY </w:instrText>
      </w:r>
      <w:r w:rsidR="00732E9B">
        <w:rPr>
          <w:lang w:val="en-GB"/>
        </w:rPr>
        <w:fldChar w:fldCharType="separate"/>
      </w:r>
      <w:r w:rsidR="00575F2C" w:rsidRPr="00575F2C">
        <w:rPr>
          <w:lang w:val="en-GB"/>
        </w:rPr>
        <w:t xml:space="preserve">1. </w:t>
      </w:r>
      <w:r w:rsidR="00575F2C" w:rsidRPr="00575F2C">
        <w:rPr>
          <w:lang w:val="en-GB"/>
        </w:rPr>
        <w:tab/>
        <w:t xml:space="preserve">Nash R, Valencia A, Geffen A. The origin of fulton’s condition factor : Setting the record straight. Fisheries. 2006;31(5):236–8. </w:t>
      </w:r>
    </w:p>
    <w:p w14:paraId="02F4834E" w14:textId="77777777" w:rsidR="00575F2C" w:rsidRPr="00575F2C" w:rsidRDefault="00575F2C" w:rsidP="00575F2C">
      <w:pPr>
        <w:pStyle w:val="Bibliography"/>
        <w:rPr>
          <w:lang w:val="en-GB"/>
        </w:rPr>
      </w:pPr>
      <w:r w:rsidRPr="00575F2C">
        <w:rPr>
          <w:lang w:val="en-GB"/>
        </w:rPr>
        <w:lastRenderedPageBreak/>
        <w:t xml:space="preserve">2. </w:t>
      </w:r>
      <w:r w:rsidRPr="00575F2C">
        <w:rPr>
          <w:lang w:val="en-GB"/>
        </w:rPr>
        <w:tab/>
        <w:t xml:space="preserve">Thorson JT. Spatio-temporal variation in fish condition is not consistently explained by density, temperature, or season for California Current groundfishes. Marine Ecology Progress Series. 2015 Apr 22;526:101–12. </w:t>
      </w:r>
    </w:p>
    <w:p w14:paraId="795DEE4C" w14:textId="77777777" w:rsidR="00575F2C" w:rsidRPr="00575F2C" w:rsidRDefault="00575F2C" w:rsidP="00575F2C">
      <w:pPr>
        <w:pStyle w:val="Bibliography"/>
        <w:rPr>
          <w:lang w:val="en-GB"/>
        </w:rPr>
      </w:pPr>
      <w:r w:rsidRPr="00575F2C">
        <w:rPr>
          <w:lang w:val="en-GB"/>
        </w:rPr>
        <w:t xml:space="preserve">3. </w:t>
      </w:r>
      <w:r w:rsidRPr="00575F2C">
        <w:rPr>
          <w:lang w:val="en-GB"/>
        </w:rPr>
        <w:tab/>
        <w:t xml:space="preserve">Morgan MJ, Rideout RM, Colbourne EB. Impact of environmental temperature on Atlantic cod Gadus morhua energy allocation to growth, condition and reproduction. Marine Ecology Progress Series. 2010 Apr 8;404:185–95. </w:t>
      </w:r>
    </w:p>
    <w:p w14:paraId="238BC4D6" w14:textId="77777777" w:rsidR="00575F2C" w:rsidRPr="00575F2C" w:rsidRDefault="00575F2C" w:rsidP="00575F2C">
      <w:pPr>
        <w:pStyle w:val="Bibliography"/>
        <w:rPr>
          <w:lang w:val="en-GB"/>
        </w:rPr>
      </w:pPr>
      <w:r w:rsidRPr="00575F2C">
        <w:rPr>
          <w:lang w:val="en-GB"/>
        </w:rPr>
        <w:t xml:space="preserve">4. </w:t>
      </w:r>
      <w:r w:rsidRPr="00575F2C">
        <w:rPr>
          <w:lang w:val="en-GB"/>
        </w:rPr>
        <w:tab/>
        <w:t xml:space="preserve">Hislop JRG, Robb AP, Gauld JA. Observations on effects of feeding level on growth and reproduction in haddock, Melanogrammus aeglefinus (L.) in captivity. Journal of Fish Biology. 1978;13(1):85–98. </w:t>
      </w:r>
    </w:p>
    <w:p w14:paraId="440B0D73" w14:textId="77777777" w:rsidR="00575F2C" w:rsidRPr="00575F2C" w:rsidRDefault="00575F2C" w:rsidP="00575F2C">
      <w:pPr>
        <w:pStyle w:val="Bibliography"/>
        <w:rPr>
          <w:lang w:val="en-GB"/>
        </w:rPr>
      </w:pPr>
      <w:r w:rsidRPr="00575F2C">
        <w:rPr>
          <w:lang w:val="en-GB"/>
        </w:rPr>
        <w:t xml:space="preserve">5. </w:t>
      </w:r>
      <w:r w:rsidRPr="00575F2C">
        <w:rPr>
          <w:lang w:val="en-GB"/>
        </w:rPr>
        <w:tab/>
        <w:t xml:space="preserve">Marshall CT, Frank KT. The effect of interannual variation in growth and condition on haddock recruitment. Can J Fish Aquat Sci. 1999 Mar 1;56(3):347–55. </w:t>
      </w:r>
    </w:p>
    <w:p w14:paraId="770FC818" w14:textId="77777777" w:rsidR="00575F2C" w:rsidRPr="00575F2C" w:rsidRDefault="00575F2C" w:rsidP="00575F2C">
      <w:pPr>
        <w:pStyle w:val="Bibliography"/>
        <w:rPr>
          <w:lang w:val="en-GB"/>
        </w:rPr>
      </w:pPr>
      <w:r w:rsidRPr="00575F2C">
        <w:rPr>
          <w:lang w:val="en-GB"/>
        </w:rPr>
        <w:t xml:space="preserve">6. </w:t>
      </w:r>
      <w:r w:rsidRPr="00575F2C">
        <w:rPr>
          <w:lang w:val="en-GB"/>
        </w:rPr>
        <w:tab/>
        <w:t xml:space="preserve">Jørgensen C, Ernande B, Fiksen Ø, Dieckmann U. The logic of skipped spawning in fish. Can J Fish Aquat Sci. 2006 Jan 1;63(1):200–11. </w:t>
      </w:r>
    </w:p>
    <w:p w14:paraId="337C4053" w14:textId="77777777" w:rsidR="00575F2C" w:rsidRPr="00575F2C" w:rsidRDefault="00575F2C" w:rsidP="00575F2C">
      <w:pPr>
        <w:pStyle w:val="Bibliography"/>
        <w:rPr>
          <w:lang w:val="en-GB"/>
        </w:rPr>
      </w:pPr>
      <w:r w:rsidRPr="00575F2C">
        <w:rPr>
          <w:lang w:val="en-GB"/>
        </w:rPr>
        <w:t xml:space="preserve">7. </w:t>
      </w:r>
      <w:r w:rsidRPr="00575F2C">
        <w:rPr>
          <w:lang w:val="en-GB"/>
        </w:rPr>
        <w:tab/>
        <w:t xml:space="preserve">Mion M, Thorsen A, Vitale F, Dierking J, Herrmann JP, Huwer B, et al. Effect of fish length and nutritional condition on the fecundity of distressed Atlantic cod </w:t>
      </w:r>
      <w:r w:rsidRPr="00575F2C">
        <w:rPr>
          <w:i/>
          <w:iCs/>
          <w:lang w:val="en-GB"/>
        </w:rPr>
        <w:t>Gadus morhua</w:t>
      </w:r>
      <w:r w:rsidRPr="00575F2C">
        <w:rPr>
          <w:lang w:val="en-GB"/>
        </w:rPr>
        <w:t xml:space="preserve"> from the Baltic Sea: POTENTIAL FECUNDITY OF BALTIC </w:t>
      </w:r>
      <w:r w:rsidRPr="00575F2C">
        <w:rPr>
          <w:i/>
          <w:iCs/>
          <w:lang w:val="en-GB"/>
        </w:rPr>
        <w:t>G. MORHUA</w:t>
      </w:r>
      <w:r w:rsidRPr="00575F2C">
        <w:rPr>
          <w:lang w:val="en-GB"/>
        </w:rPr>
        <w:t xml:space="preserve">. Journal of Fish Biology. 2018 Apr;92(4):1016–34. </w:t>
      </w:r>
    </w:p>
    <w:p w14:paraId="40BC7084" w14:textId="77777777" w:rsidR="00575F2C" w:rsidRPr="00575F2C" w:rsidRDefault="00575F2C" w:rsidP="00575F2C">
      <w:pPr>
        <w:pStyle w:val="Bibliography"/>
        <w:rPr>
          <w:lang w:val="en-GB"/>
        </w:rPr>
      </w:pPr>
      <w:r w:rsidRPr="00575F2C">
        <w:rPr>
          <w:lang w:val="en-GB"/>
        </w:rPr>
        <w:t xml:space="preserve">8. </w:t>
      </w:r>
      <w:r w:rsidRPr="00575F2C">
        <w:rPr>
          <w:lang w:val="en-GB"/>
        </w:rPr>
        <w:tab/>
        <w:t>Dutil JD, Lambert Y. Natural mortality from poor condition in Atlantic cod (Gadus morhua). Canadian Journal of Fisheries and Aquatic Sciences [Internet]. 2000 [cited 2020 Oct 8]; Available from: https://cdnsciencepub.com/doi/abs/10.1139/f00-023</w:t>
      </w:r>
    </w:p>
    <w:p w14:paraId="183552EB" w14:textId="77777777" w:rsidR="00575F2C" w:rsidRPr="00575F2C" w:rsidRDefault="00575F2C" w:rsidP="00575F2C">
      <w:pPr>
        <w:pStyle w:val="Bibliography"/>
        <w:rPr>
          <w:lang w:val="en-GB"/>
        </w:rPr>
      </w:pPr>
      <w:r w:rsidRPr="00575F2C">
        <w:rPr>
          <w:lang w:val="en-GB"/>
        </w:rPr>
        <w:t xml:space="preserve">9. </w:t>
      </w:r>
      <w:r w:rsidRPr="00575F2C">
        <w:rPr>
          <w:lang w:val="en-GB"/>
        </w:rPr>
        <w:tab/>
        <w:t xml:space="preserve">Casini M, Eero M, Carlshamre S, Lövgren J. Using alternative biological information in stock assessment: condition-corrected natural mortality of Eastern Baltic cod. ICES J Mar Sci. 2016 Nov 1;73(10):2625–31. </w:t>
      </w:r>
    </w:p>
    <w:p w14:paraId="50BAC87A" w14:textId="77777777" w:rsidR="00575F2C" w:rsidRPr="00575F2C" w:rsidRDefault="00575F2C" w:rsidP="00575F2C">
      <w:pPr>
        <w:pStyle w:val="Bibliography"/>
        <w:rPr>
          <w:lang w:val="en-GB"/>
        </w:rPr>
      </w:pPr>
      <w:r w:rsidRPr="00575F2C">
        <w:rPr>
          <w:lang w:val="en-GB"/>
        </w:rPr>
        <w:t xml:space="preserve">10. </w:t>
      </w:r>
      <w:r w:rsidRPr="00575F2C">
        <w:rPr>
          <w:lang w:val="en-GB"/>
        </w:rPr>
        <w:tab/>
        <w:t xml:space="preserve">Grüss A, Gao J, Thorson J, Rooper C, Thompson G, Boldt J, et al. Estimating synchronous changes in condition and density in eastern Bering Sea fishes. Mar Ecol Prog Ser. 2020 Feb 6;635:169–85. </w:t>
      </w:r>
    </w:p>
    <w:p w14:paraId="28A9D89F" w14:textId="77777777" w:rsidR="00575F2C" w:rsidRPr="00575F2C" w:rsidRDefault="00575F2C" w:rsidP="00575F2C">
      <w:pPr>
        <w:pStyle w:val="Bibliography"/>
        <w:rPr>
          <w:lang w:val="en-GB"/>
        </w:rPr>
      </w:pPr>
      <w:r w:rsidRPr="00575F2C">
        <w:rPr>
          <w:lang w:val="en-GB"/>
        </w:rPr>
        <w:t xml:space="preserve">11. </w:t>
      </w:r>
      <w:r w:rsidRPr="00575F2C">
        <w:rPr>
          <w:lang w:val="en-GB"/>
        </w:rPr>
        <w:tab/>
        <w:t xml:space="preserve">Cardinale M, Arrhenius F. Decreasing weight-at-age of Atlantic herring (Clupea harengus) from the Baltic Sea between 1986 and 1996: a statistical analysis. ICES J Mar Sci. 2000 Aug 1;57(4):882–93. </w:t>
      </w:r>
    </w:p>
    <w:p w14:paraId="16E81F9C" w14:textId="77777777" w:rsidR="00575F2C" w:rsidRPr="00575F2C" w:rsidRDefault="00575F2C" w:rsidP="00575F2C">
      <w:pPr>
        <w:pStyle w:val="Bibliography"/>
        <w:rPr>
          <w:lang w:val="sv-SE"/>
          <w:rPrChange w:id="407" w:author="Max Lindmark" w:date="2022-05-26T15:41:00Z">
            <w:rPr>
              <w:lang w:val="en-GB"/>
            </w:rPr>
          </w:rPrChange>
        </w:rPr>
      </w:pPr>
      <w:r w:rsidRPr="00575F2C">
        <w:rPr>
          <w:lang w:val="en-GB"/>
        </w:rPr>
        <w:t xml:space="preserve">12. </w:t>
      </w:r>
      <w:r w:rsidRPr="00575F2C">
        <w:rPr>
          <w:lang w:val="en-GB"/>
        </w:rPr>
        <w:tab/>
        <w:t xml:space="preserve">Casini M, Cardinale M, Hjelm J. Inter-annual variation in herring, Clupea harengus, and sprat, Sprattus sprattus, condition in the central Baltic Sea: what gives the tune? </w:t>
      </w:r>
      <w:r w:rsidRPr="000943CB">
        <w:rPr>
          <w:lang w:val="sv-SE"/>
          <w:rPrChange w:id="408" w:author="Michele Casini" w:date="2022-07-04T08:25:00Z">
            <w:rPr>
              <w:lang w:val="en-GB"/>
            </w:rPr>
          </w:rPrChange>
        </w:rPr>
        <w:t xml:space="preserve">Oikos. </w:t>
      </w:r>
      <w:r w:rsidRPr="00575F2C">
        <w:rPr>
          <w:lang w:val="sv-SE"/>
          <w:rPrChange w:id="409" w:author="Max Lindmark" w:date="2022-05-26T15:41:00Z">
            <w:rPr>
              <w:lang w:val="en-GB"/>
            </w:rPr>
          </w:rPrChange>
        </w:rPr>
        <w:t xml:space="preserve">2006;112(3):638–50. </w:t>
      </w:r>
    </w:p>
    <w:p w14:paraId="621160F6" w14:textId="77777777" w:rsidR="00575F2C" w:rsidRPr="00575F2C" w:rsidRDefault="00575F2C" w:rsidP="00575F2C">
      <w:pPr>
        <w:pStyle w:val="Bibliography"/>
        <w:rPr>
          <w:lang w:val="en-GB"/>
        </w:rPr>
      </w:pPr>
      <w:r w:rsidRPr="00575F2C">
        <w:rPr>
          <w:lang w:val="sv-SE"/>
          <w:rPrChange w:id="410" w:author="Max Lindmark" w:date="2022-05-26T15:41:00Z">
            <w:rPr>
              <w:lang w:val="en-GB"/>
            </w:rPr>
          </w:rPrChange>
        </w:rPr>
        <w:t xml:space="preserve">13. </w:t>
      </w:r>
      <w:r w:rsidRPr="00575F2C">
        <w:rPr>
          <w:lang w:val="sv-SE"/>
          <w:rPrChange w:id="411" w:author="Max Lindmark" w:date="2022-05-26T15:41:00Z">
            <w:rPr>
              <w:lang w:val="en-GB"/>
            </w:rPr>
          </w:rPrChange>
        </w:rPr>
        <w:tab/>
        <w:t xml:space="preserve">Möllmann C, Kornilovs G, Fetter M, Köster FW, Hinrichsen HH. </w:t>
      </w:r>
      <w:r w:rsidRPr="00575F2C">
        <w:rPr>
          <w:lang w:val="en-GB"/>
        </w:rPr>
        <w:t xml:space="preserve">The marine copepod, Pseudocalanus elongatus, as a mediator between climate variability and fisheries in the Central Baltic Sea. Fisheries Oceanography. 2003;12(4–5):360–8. </w:t>
      </w:r>
    </w:p>
    <w:p w14:paraId="4FC1AD89" w14:textId="77777777" w:rsidR="00575F2C" w:rsidRPr="00575F2C" w:rsidRDefault="00575F2C" w:rsidP="00575F2C">
      <w:pPr>
        <w:pStyle w:val="Bibliography"/>
        <w:rPr>
          <w:lang w:val="en-GB"/>
        </w:rPr>
      </w:pPr>
      <w:r w:rsidRPr="00575F2C">
        <w:rPr>
          <w:lang w:val="en-GB"/>
        </w:rPr>
        <w:t xml:space="preserve">14. </w:t>
      </w:r>
      <w:r w:rsidRPr="00575F2C">
        <w:rPr>
          <w:lang w:val="en-GB"/>
        </w:rPr>
        <w:tab/>
        <w:t xml:space="preserve">Casini M, Käll F, Hansson M, Plikshs M, Baranova T, Karlsson O, et al. Hypoxic areas, density-dependence and food limitation drive the body condition of a heavily exploited marine fish predator. Royal Society Open Science. 2016;3(10):160416. </w:t>
      </w:r>
    </w:p>
    <w:p w14:paraId="542B3763" w14:textId="77777777" w:rsidR="00575F2C" w:rsidRPr="00575F2C" w:rsidRDefault="00575F2C" w:rsidP="00575F2C">
      <w:pPr>
        <w:pStyle w:val="Bibliography"/>
        <w:rPr>
          <w:lang w:val="en-GB"/>
        </w:rPr>
      </w:pPr>
      <w:r w:rsidRPr="00575F2C">
        <w:rPr>
          <w:lang w:val="en-GB"/>
        </w:rPr>
        <w:lastRenderedPageBreak/>
        <w:t xml:space="preserve">15. </w:t>
      </w:r>
      <w:r w:rsidRPr="00575F2C">
        <w:rPr>
          <w:lang w:val="en-GB"/>
        </w:rPr>
        <w:tab/>
        <w:t>Casini M, Martin Hansson, Orio A, Limburg K. Changes in population depth distribution and oxygen stratification are involved in the current low condition of the eastern Baltic Sea cod (</w:t>
      </w:r>
      <w:r w:rsidRPr="00575F2C">
        <w:rPr>
          <w:i/>
          <w:iCs/>
          <w:lang w:val="en-GB"/>
        </w:rPr>
        <w:t>Gadus morhua</w:t>
      </w:r>
      <w:r w:rsidRPr="00575F2C">
        <w:rPr>
          <w:lang w:val="en-GB"/>
        </w:rPr>
        <w:t xml:space="preserve">). Biogeosciences. 2021 Feb 22;18(4):1321–31. </w:t>
      </w:r>
    </w:p>
    <w:p w14:paraId="18F8A9E8" w14:textId="77777777" w:rsidR="00575F2C" w:rsidRPr="00575F2C" w:rsidRDefault="00575F2C" w:rsidP="00575F2C">
      <w:pPr>
        <w:pStyle w:val="Bibliography"/>
        <w:rPr>
          <w:lang w:val="en-GB"/>
        </w:rPr>
      </w:pPr>
      <w:r w:rsidRPr="00575F2C">
        <w:rPr>
          <w:lang w:val="en-GB"/>
        </w:rPr>
        <w:t xml:space="preserve">16. </w:t>
      </w:r>
      <w:r w:rsidRPr="00575F2C">
        <w:rPr>
          <w:lang w:val="en-GB"/>
        </w:rPr>
        <w:tab/>
        <w:t xml:space="preserve">Diaz RJ. Overview of Hypoxia around the World. Journal of Environmental Quality. 2001;30(2):275–81. </w:t>
      </w:r>
    </w:p>
    <w:p w14:paraId="169AF410" w14:textId="77777777" w:rsidR="00575F2C" w:rsidRPr="00575F2C" w:rsidRDefault="00575F2C" w:rsidP="00575F2C">
      <w:pPr>
        <w:pStyle w:val="Bibliography"/>
        <w:rPr>
          <w:lang w:val="en-GB"/>
        </w:rPr>
      </w:pPr>
      <w:r w:rsidRPr="00575F2C">
        <w:rPr>
          <w:lang w:val="en-GB"/>
        </w:rPr>
        <w:t xml:space="preserve">17. </w:t>
      </w:r>
      <w:r w:rsidRPr="00575F2C">
        <w:rPr>
          <w:lang w:val="en-GB"/>
        </w:rPr>
        <w:tab/>
        <w:t xml:space="preserve">Breitburg D. Effects of hypoxia, and the balance between hypoxia and enrichment, on coastal fishes and fisheries. Estuaries. 2002 Aug 1;25(4):767–81. </w:t>
      </w:r>
    </w:p>
    <w:p w14:paraId="5191C7ED" w14:textId="77777777" w:rsidR="00575F2C" w:rsidRPr="00575F2C" w:rsidRDefault="00575F2C" w:rsidP="00575F2C">
      <w:pPr>
        <w:pStyle w:val="Bibliography"/>
        <w:rPr>
          <w:lang w:val="en-GB"/>
        </w:rPr>
      </w:pPr>
      <w:r w:rsidRPr="00575F2C">
        <w:rPr>
          <w:lang w:val="en-GB"/>
        </w:rPr>
        <w:t xml:space="preserve">18. </w:t>
      </w:r>
      <w:r w:rsidRPr="00575F2C">
        <w:rPr>
          <w:lang w:val="en-GB"/>
        </w:rPr>
        <w:tab/>
        <w:t xml:space="preserve">Diaz RJ, Rosenberg R. Spreading Dead Zones and Consequences for Marine Ecosystems. Science. 2008 Aug 15;321(5891):926–9. </w:t>
      </w:r>
    </w:p>
    <w:p w14:paraId="60AFBF30" w14:textId="77777777" w:rsidR="00575F2C" w:rsidRPr="00575F2C" w:rsidRDefault="00575F2C" w:rsidP="00575F2C">
      <w:pPr>
        <w:pStyle w:val="Bibliography"/>
        <w:rPr>
          <w:lang w:val="en-GB"/>
        </w:rPr>
      </w:pPr>
      <w:r w:rsidRPr="00575F2C">
        <w:rPr>
          <w:lang w:val="en-GB"/>
        </w:rPr>
        <w:t xml:space="preserve">19. </w:t>
      </w:r>
      <w:r w:rsidRPr="00575F2C">
        <w:rPr>
          <w:lang w:val="en-GB"/>
        </w:rPr>
        <w:tab/>
        <w:t xml:space="preserve">Carstensen J, Andersen JH, Gustafsson BG, Conley DJ. Deoxygenation of the Baltic Sea during the last century. PNAS. 2014 Apr 15;111(15):5628–33. </w:t>
      </w:r>
    </w:p>
    <w:p w14:paraId="51468A73" w14:textId="77777777" w:rsidR="00575F2C" w:rsidRPr="00575F2C" w:rsidRDefault="00575F2C" w:rsidP="00575F2C">
      <w:pPr>
        <w:pStyle w:val="Bibliography"/>
        <w:rPr>
          <w:lang w:val="en-GB"/>
        </w:rPr>
      </w:pPr>
      <w:r w:rsidRPr="00575F2C">
        <w:rPr>
          <w:lang w:val="en-GB"/>
        </w:rPr>
        <w:t xml:space="preserve">20. </w:t>
      </w:r>
      <w:r w:rsidRPr="00575F2C">
        <w:rPr>
          <w:lang w:val="en-GB"/>
        </w:rPr>
        <w:tab/>
        <w:t xml:space="preserve">Kramer DL. Dissolved oxygen and fish behavior. Environ Biol Fish. 1987 Feb 1;18(2):81–92. </w:t>
      </w:r>
    </w:p>
    <w:p w14:paraId="1A3A3AD7" w14:textId="77777777" w:rsidR="00575F2C" w:rsidRPr="00575F2C" w:rsidRDefault="00575F2C" w:rsidP="00575F2C">
      <w:pPr>
        <w:pStyle w:val="Bibliography"/>
        <w:rPr>
          <w:lang w:val="en-GB"/>
        </w:rPr>
      </w:pPr>
      <w:r w:rsidRPr="00575F2C">
        <w:rPr>
          <w:lang w:val="en-GB"/>
        </w:rPr>
        <w:t xml:space="preserve">21. </w:t>
      </w:r>
      <w:r w:rsidRPr="00575F2C">
        <w:rPr>
          <w:lang w:val="en-GB"/>
        </w:rPr>
        <w:tab/>
        <w:t xml:space="preserve">Chabot D, Dutil JD. Reduced growth of Atlantic cod in non-lethal hypoxic conditions. Journal of Fish Biology. 1999;55(3):472–91. </w:t>
      </w:r>
    </w:p>
    <w:p w14:paraId="46F01482" w14:textId="77777777" w:rsidR="00575F2C" w:rsidRPr="00575F2C" w:rsidRDefault="00575F2C" w:rsidP="00575F2C">
      <w:pPr>
        <w:pStyle w:val="Bibliography"/>
        <w:rPr>
          <w:lang w:val="en-GB"/>
        </w:rPr>
      </w:pPr>
      <w:r w:rsidRPr="00575F2C">
        <w:rPr>
          <w:lang w:val="en-GB"/>
        </w:rPr>
        <w:t xml:space="preserve">22. </w:t>
      </w:r>
      <w:r w:rsidRPr="00575F2C">
        <w:rPr>
          <w:lang w:val="en-GB"/>
        </w:rPr>
        <w:tab/>
        <w:t xml:space="preserve">Claireaux G, Webber DM, Lagardère JP, Kerr SR. Influence of water temperature and oxygenation on the aerobic metabolic scope of Atlantic cod (Gadus morhua). Journal of Sea Research. 2000 Dec 1;44(3):257–65. </w:t>
      </w:r>
    </w:p>
    <w:p w14:paraId="034FA73B" w14:textId="77777777" w:rsidR="00575F2C" w:rsidRPr="00575F2C" w:rsidRDefault="00575F2C" w:rsidP="00575F2C">
      <w:pPr>
        <w:pStyle w:val="Bibliography"/>
        <w:rPr>
          <w:lang w:val="en-GB"/>
        </w:rPr>
      </w:pPr>
      <w:r w:rsidRPr="00575F2C">
        <w:rPr>
          <w:lang w:val="en-GB"/>
        </w:rPr>
        <w:t xml:space="preserve">23. </w:t>
      </w:r>
      <w:r w:rsidRPr="00575F2C">
        <w:rPr>
          <w:lang w:val="en-GB"/>
        </w:rPr>
        <w:tab/>
        <w:t xml:space="preserve">Hrycik AR, Almeida LZ, Höök TO. Sub-lethal effects on fish provide insight into a biologically-relevant threshold of hypoxia. Oikos. 2017;126(3):307–17. </w:t>
      </w:r>
    </w:p>
    <w:p w14:paraId="21CF3A68" w14:textId="77777777" w:rsidR="00575F2C" w:rsidRPr="00575F2C" w:rsidRDefault="00575F2C" w:rsidP="00575F2C">
      <w:pPr>
        <w:pStyle w:val="Bibliography"/>
        <w:rPr>
          <w:lang w:val="en-GB"/>
        </w:rPr>
      </w:pPr>
      <w:r w:rsidRPr="00575F2C">
        <w:rPr>
          <w:lang w:val="en-GB"/>
        </w:rPr>
        <w:t xml:space="preserve">24. </w:t>
      </w:r>
      <w:r w:rsidRPr="00575F2C">
        <w:rPr>
          <w:lang w:val="en-GB"/>
        </w:rPr>
        <w:tab/>
        <w:t xml:space="preserve">Sampaio E, Santos C, Rosa IC, Ferreira V, Pörtner HO, Duarte CM, et al. Impacts of hypoxic events surpass those of future ocean warming and acidification. Nature Ecology &amp; Evolution. 2021 Jan 11;1–11. </w:t>
      </w:r>
    </w:p>
    <w:p w14:paraId="26007590" w14:textId="77777777" w:rsidR="00575F2C" w:rsidRPr="00575F2C" w:rsidRDefault="00575F2C" w:rsidP="00575F2C">
      <w:pPr>
        <w:pStyle w:val="Bibliography"/>
        <w:rPr>
          <w:lang w:val="en-GB"/>
        </w:rPr>
      </w:pPr>
      <w:r w:rsidRPr="00575F2C">
        <w:rPr>
          <w:lang w:val="en-GB"/>
        </w:rPr>
        <w:t xml:space="preserve">25. </w:t>
      </w:r>
      <w:r w:rsidRPr="00575F2C">
        <w:rPr>
          <w:lang w:val="en-GB"/>
        </w:rPr>
        <w:tab/>
        <w:t xml:space="preserve">Thorson JT, Shelton AO, Ward EJ, Skaug HJ. Geostatistical delta-generalized linear mixed models improve precision for estimated abundance indices for West Coast groundfishes. ICES J Mar Sci. 2015 Jun 1;72(5):1297–310. </w:t>
      </w:r>
    </w:p>
    <w:p w14:paraId="7AAACE41" w14:textId="77777777" w:rsidR="00575F2C" w:rsidRPr="00575F2C" w:rsidRDefault="00575F2C" w:rsidP="00575F2C">
      <w:pPr>
        <w:pStyle w:val="Bibliography"/>
        <w:rPr>
          <w:lang w:val="en-GB"/>
        </w:rPr>
      </w:pPr>
      <w:r w:rsidRPr="00575F2C">
        <w:rPr>
          <w:lang w:val="en-GB"/>
        </w:rPr>
        <w:t xml:space="preserve">26. </w:t>
      </w:r>
      <w:r w:rsidRPr="00575F2C">
        <w:rPr>
          <w:lang w:val="en-GB"/>
        </w:rPr>
        <w:tab/>
        <w:t xml:space="preserve">Thorson JT, Scheuerell MD, Shelton AO, See KE, Skaug HJ, Kristensen K. Spatial factor analysis: a new tool for estimating joint species distributions and correlations in species range. Methods in Ecology and Evolution. 2015 Jun 1;6(6):627–37. </w:t>
      </w:r>
    </w:p>
    <w:p w14:paraId="05B7959E" w14:textId="77777777" w:rsidR="00575F2C" w:rsidRPr="00575F2C" w:rsidRDefault="00575F2C" w:rsidP="00575F2C">
      <w:pPr>
        <w:pStyle w:val="Bibliography"/>
        <w:rPr>
          <w:lang w:val="en-GB"/>
        </w:rPr>
      </w:pPr>
      <w:r w:rsidRPr="00575F2C">
        <w:rPr>
          <w:lang w:val="en-GB"/>
        </w:rPr>
        <w:t xml:space="preserve">27. </w:t>
      </w:r>
      <w:r w:rsidRPr="00575F2C">
        <w:rPr>
          <w:lang w:val="en-GB"/>
        </w:rPr>
        <w:tab/>
        <w:t xml:space="preserve">Rue H, Martino S, Chopin N. Approximate Bayesian inference for latent Gaussian models by using integrated nested Laplace approximations. Journal of the Royal Statistical Society: Series B (Statistical Methodology). 2009;71(2):319–92. </w:t>
      </w:r>
    </w:p>
    <w:p w14:paraId="6EF38791" w14:textId="77777777" w:rsidR="00575F2C" w:rsidRPr="00575F2C" w:rsidRDefault="00575F2C" w:rsidP="00575F2C">
      <w:pPr>
        <w:pStyle w:val="Bibliography"/>
        <w:rPr>
          <w:lang w:val="en-GB"/>
        </w:rPr>
      </w:pPr>
      <w:r w:rsidRPr="00575F2C">
        <w:rPr>
          <w:lang w:val="en-GB"/>
        </w:rPr>
        <w:t xml:space="preserve">28. </w:t>
      </w:r>
      <w:r w:rsidRPr="00575F2C">
        <w:rPr>
          <w:lang w:val="en-GB"/>
        </w:rPr>
        <w:tab/>
        <w:t xml:space="preserve">Lindgren F, Rue H, Lindström J. An explicit link between Gaussian fields and Gaussian Markov random fields: the stochastic partial differential equation approach. Journal of the Royal Statistical Society: Series B (Statistical Methodology). 2011;73(4):423–98. </w:t>
      </w:r>
    </w:p>
    <w:p w14:paraId="0FA4B639" w14:textId="77777777" w:rsidR="00575F2C" w:rsidRPr="00575F2C" w:rsidRDefault="00575F2C" w:rsidP="00575F2C">
      <w:pPr>
        <w:pStyle w:val="Bibliography"/>
        <w:rPr>
          <w:lang w:val="en-GB"/>
        </w:rPr>
      </w:pPr>
      <w:r w:rsidRPr="00575F2C">
        <w:rPr>
          <w:lang w:val="en-GB"/>
        </w:rPr>
        <w:t xml:space="preserve">29. </w:t>
      </w:r>
      <w:r w:rsidRPr="00575F2C">
        <w:rPr>
          <w:lang w:val="en-GB"/>
        </w:rPr>
        <w:tab/>
        <w:t xml:space="preserve">Reusch TBH, Dierking J, Andersson HC, Bonsdorff E, Carstensen J, Casini M, et al. The Baltic Sea as a time machine for the future coastal ocean. Science Advances </w:t>
      </w:r>
      <w:r w:rsidRPr="00575F2C">
        <w:rPr>
          <w:lang w:val="en-GB"/>
        </w:rPr>
        <w:lastRenderedPageBreak/>
        <w:t>[Internet]. 2018 May [cited 2021 Sep 1]; Available from: https://www.science.org/doi/abs/10.1126/sciadv.aar8195</w:t>
      </w:r>
    </w:p>
    <w:p w14:paraId="3CEF5597" w14:textId="77777777" w:rsidR="00575F2C" w:rsidRPr="00575F2C" w:rsidRDefault="00575F2C" w:rsidP="00575F2C">
      <w:pPr>
        <w:pStyle w:val="Bibliography"/>
        <w:rPr>
          <w:lang w:val="en-GB"/>
        </w:rPr>
      </w:pPr>
      <w:r w:rsidRPr="00575F2C">
        <w:rPr>
          <w:lang w:val="sv-SE"/>
          <w:rPrChange w:id="412" w:author="Max Lindmark" w:date="2022-05-26T15:41:00Z">
            <w:rPr>
              <w:lang w:val="en-GB"/>
            </w:rPr>
          </w:rPrChange>
        </w:rPr>
        <w:t xml:space="preserve">30. </w:t>
      </w:r>
      <w:r w:rsidRPr="00575F2C">
        <w:rPr>
          <w:lang w:val="sv-SE"/>
          <w:rPrChange w:id="413" w:author="Max Lindmark" w:date="2022-05-26T15:41:00Z">
            <w:rPr>
              <w:lang w:val="en-GB"/>
            </w:rPr>
          </w:rPrChange>
        </w:rPr>
        <w:tab/>
        <w:t xml:space="preserve">Mion M, Haase S, Hemmer‐Hansen J, Hilvarsson A, Hüssy K, Krüger‐Johnsen M, et al. </w:t>
      </w:r>
      <w:r w:rsidRPr="00575F2C">
        <w:rPr>
          <w:lang w:val="en-GB"/>
        </w:rPr>
        <w:t xml:space="preserve">Multidecadal changes in fish growth rates estimated from tagging data: A case study from the Eastern Baltic cod (Gadus morhua, Gadidae). Fish and Fisheries. 2021;22(2):413–27. </w:t>
      </w:r>
    </w:p>
    <w:p w14:paraId="44B35420" w14:textId="77777777" w:rsidR="00575F2C" w:rsidRPr="00575F2C" w:rsidRDefault="00575F2C" w:rsidP="00575F2C">
      <w:pPr>
        <w:pStyle w:val="Bibliography"/>
        <w:rPr>
          <w:lang w:val="en-GB"/>
        </w:rPr>
      </w:pPr>
      <w:r w:rsidRPr="00575F2C">
        <w:rPr>
          <w:lang w:val="en-GB"/>
        </w:rPr>
        <w:t xml:space="preserve">31. </w:t>
      </w:r>
      <w:r w:rsidRPr="00575F2C">
        <w:rPr>
          <w:lang w:val="en-GB"/>
        </w:rPr>
        <w:tab/>
        <w:t xml:space="preserve">ICES. Cod </w:t>
      </w:r>
      <w:r w:rsidRPr="00575F2C">
        <w:rPr>
          <w:i/>
          <w:iCs/>
          <w:lang w:val="en-GB"/>
        </w:rPr>
        <w:t>(Gadus morhua)</w:t>
      </w:r>
      <w:r w:rsidRPr="00575F2C">
        <w:rPr>
          <w:lang w:val="en-GB"/>
        </w:rPr>
        <w:t xml:space="preserve"> in subdivisions 24-32, eastern Baltic stock (eastern Baltic Sea). </w:t>
      </w:r>
      <w:r w:rsidRPr="00575F2C">
        <w:rPr>
          <w:i/>
          <w:iCs/>
          <w:lang w:val="en-GB"/>
        </w:rPr>
        <w:t>In</w:t>
      </w:r>
      <w:r w:rsidRPr="00575F2C">
        <w:rPr>
          <w:lang w:val="en-GB"/>
        </w:rPr>
        <w:t xml:space="preserve"> Report of the ICES Advisory Committee [Internet]. 2021. (ICES ADVICE 2021 cod.27.24-32). Available from: https://doi.org/10.17895/ices.advice.7745</w:t>
      </w:r>
    </w:p>
    <w:p w14:paraId="2EAF3A66" w14:textId="77777777" w:rsidR="00575F2C" w:rsidRPr="00575F2C" w:rsidRDefault="00575F2C" w:rsidP="00575F2C">
      <w:pPr>
        <w:pStyle w:val="Bibliography"/>
        <w:rPr>
          <w:lang w:val="en-GB"/>
        </w:rPr>
      </w:pPr>
      <w:r w:rsidRPr="00575F2C">
        <w:rPr>
          <w:lang w:val="en-GB"/>
        </w:rPr>
        <w:t xml:space="preserve">32. </w:t>
      </w:r>
      <w:r w:rsidRPr="00575F2C">
        <w:rPr>
          <w:lang w:val="en-GB"/>
        </w:rPr>
        <w:tab/>
        <w:t>ICES. Report of the Baltic Fisheries Assessment Working Group (WGBFAS) [Internet]. 2021 p. 717 pp. Report No.: 3:53. Available from: https://doi.org/10.17895/ices.pub.8187</w:t>
      </w:r>
    </w:p>
    <w:p w14:paraId="13602EAD" w14:textId="77777777" w:rsidR="00575F2C" w:rsidRPr="000943CB" w:rsidRDefault="00575F2C" w:rsidP="00575F2C">
      <w:pPr>
        <w:pStyle w:val="Bibliography"/>
        <w:rPr>
          <w:lang w:val="sv-SE"/>
          <w:rPrChange w:id="414" w:author="Michele Casini" w:date="2022-07-04T08:25:00Z">
            <w:rPr>
              <w:lang w:val="en-GB"/>
            </w:rPr>
          </w:rPrChange>
        </w:rPr>
      </w:pPr>
      <w:r w:rsidRPr="00575F2C">
        <w:rPr>
          <w:lang w:val="en-GB"/>
        </w:rPr>
        <w:t xml:space="preserve">33. </w:t>
      </w:r>
      <w:r w:rsidRPr="00575F2C">
        <w:rPr>
          <w:lang w:val="en-GB"/>
        </w:rPr>
        <w:tab/>
        <w:t xml:space="preserve">Haase K, Orio A, Pawlak J, Pachur M, Casini M. Diet of dominant demersal fish species in the Baltic Sea: Is flounder stealing benthic food from cod? </w:t>
      </w:r>
      <w:r w:rsidRPr="000943CB">
        <w:rPr>
          <w:lang w:val="sv-SE"/>
          <w:rPrChange w:id="415" w:author="Michele Casini" w:date="2022-07-04T08:25:00Z">
            <w:rPr>
              <w:lang w:val="en-GB"/>
            </w:rPr>
          </w:rPrChange>
        </w:rPr>
        <w:t xml:space="preserve">Mar Ecol Prog Ser. 2020 Jul 9;645:159–70. </w:t>
      </w:r>
    </w:p>
    <w:p w14:paraId="6BEB7198" w14:textId="77777777" w:rsidR="00575F2C" w:rsidRPr="00575F2C" w:rsidRDefault="00575F2C" w:rsidP="00575F2C">
      <w:pPr>
        <w:pStyle w:val="Bibliography"/>
        <w:rPr>
          <w:lang w:val="en-GB"/>
        </w:rPr>
      </w:pPr>
      <w:r w:rsidRPr="000943CB">
        <w:rPr>
          <w:lang w:val="sv-SE"/>
          <w:rPrChange w:id="416" w:author="Michele Casini" w:date="2022-07-04T08:25:00Z">
            <w:rPr>
              <w:lang w:val="en-GB"/>
            </w:rPr>
          </w:rPrChange>
        </w:rPr>
        <w:t xml:space="preserve">34. </w:t>
      </w:r>
      <w:r w:rsidRPr="000943CB">
        <w:rPr>
          <w:lang w:val="sv-SE"/>
          <w:rPrChange w:id="417" w:author="Michele Casini" w:date="2022-07-04T08:25:00Z">
            <w:rPr>
              <w:lang w:val="en-GB"/>
            </w:rPr>
          </w:rPrChange>
        </w:rPr>
        <w:tab/>
        <w:t xml:space="preserve">Neuenfeldt S, Bartolino V, Orio A, Andersen KH, Andersen NG, Niiranen S, et al. </w:t>
      </w:r>
      <w:r w:rsidRPr="00575F2C">
        <w:rPr>
          <w:lang w:val="en-GB"/>
        </w:rPr>
        <w:t>Feeding and growth of Atlantic cod (</w:t>
      </w:r>
      <w:r w:rsidRPr="00575F2C">
        <w:rPr>
          <w:i/>
          <w:iCs/>
          <w:lang w:val="en-GB"/>
        </w:rPr>
        <w:t>Gadus morhua</w:t>
      </w:r>
      <w:r w:rsidRPr="00575F2C">
        <w:rPr>
          <w:lang w:val="en-GB"/>
        </w:rPr>
        <w:t xml:space="preserve"> L.) in the eastern Baltic Sea under environmental change. Ojaveer H, editor. ICES Journal of Marine Science. 2020;77(2):624–32. </w:t>
      </w:r>
    </w:p>
    <w:p w14:paraId="4271D0C0" w14:textId="77777777" w:rsidR="00575F2C" w:rsidRPr="00575F2C" w:rsidRDefault="00575F2C" w:rsidP="00575F2C">
      <w:pPr>
        <w:pStyle w:val="Bibliography"/>
        <w:rPr>
          <w:lang w:val="en-GB"/>
        </w:rPr>
      </w:pPr>
      <w:r w:rsidRPr="00575F2C">
        <w:rPr>
          <w:lang w:val="en-GB"/>
        </w:rPr>
        <w:t xml:space="preserve">35. </w:t>
      </w:r>
      <w:r w:rsidRPr="00575F2C">
        <w:rPr>
          <w:lang w:val="en-GB"/>
        </w:rPr>
        <w:tab/>
        <w:t xml:space="preserve">Orio A, Florin AB, Bergström U, Šics I, Baranova T, Casini M. Modelling indices of abundance and size-based indicators of cod and flounder stocks in the Baltic Sea using newly standardized trawl survey data. ICES J Mar Sci. 2017 May 1;74(5):1322–33. </w:t>
      </w:r>
    </w:p>
    <w:p w14:paraId="23622B65" w14:textId="77777777" w:rsidR="00575F2C" w:rsidRPr="00575F2C" w:rsidRDefault="00575F2C" w:rsidP="00575F2C">
      <w:pPr>
        <w:pStyle w:val="Bibliography"/>
        <w:rPr>
          <w:lang w:val="en-GB"/>
        </w:rPr>
      </w:pPr>
      <w:r w:rsidRPr="00575F2C">
        <w:rPr>
          <w:lang w:val="en-GB"/>
        </w:rPr>
        <w:t xml:space="preserve">36. </w:t>
      </w:r>
      <w:r w:rsidRPr="00575F2C">
        <w:rPr>
          <w:lang w:val="en-GB"/>
        </w:rPr>
        <w:tab/>
        <w:t xml:space="preserve">Casini M, Kornilovs G, Cardinale M, Möllmann C, Grygiel W, Jonsson P, et al. Spatial and temporal density dependence regulates the condition of central Baltic Sea clupeids: compelling evidence using an extensive international acoustic survey. Population Ecology. 2011 Oct;53(4):511–23. </w:t>
      </w:r>
    </w:p>
    <w:p w14:paraId="08278CC6" w14:textId="77777777" w:rsidR="00575F2C" w:rsidRPr="00575F2C" w:rsidRDefault="00575F2C" w:rsidP="00575F2C">
      <w:pPr>
        <w:pStyle w:val="Bibliography"/>
        <w:rPr>
          <w:lang w:val="en-GB"/>
        </w:rPr>
      </w:pPr>
      <w:r w:rsidRPr="00575F2C">
        <w:rPr>
          <w:lang w:val="en-GB"/>
        </w:rPr>
        <w:t xml:space="preserve">37. </w:t>
      </w:r>
      <w:r w:rsidRPr="00575F2C">
        <w:rPr>
          <w:lang w:val="en-GB"/>
        </w:rPr>
        <w:tab/>
        <w:t xml:space="preserve">Eero M, Vinther M, Haslob H, Huwer B, Casini M, Storr-Paulsen M, et al. Spatial management of marine resources can enhance the recovery of predators and avoid local depletion of forage fish. Conservation Letters. 2012;5(6):486–92. </w:t>
      </w:r>
    </w:p>
    <w:p w14:paraId="70503B8D" w14:textId="77777777" w:rsidR="00575F2C" w:rsidRPr="00575F2C" w:rsidRDefault="00575F2C" w:rsidP="00575F2C">
      <w:pPr>
        <w:pStyle w:val="Bibliography"/>
        <w:rPr>
          <w:lang w:val="en-GB"/>
        </w:rPr>
      </w:pPr>
      <w:r w:rsidRPr="00575F2C">
        <w:rPr>
          <w:lang w:val="en-GB"/>
        </w:rPr>
        <w:t xml:space="preserve">38. </w:t>
      </w:r>
      <w:r w:rsidRPr="00575F2C">
        <w:rPr>
          <w:lang w:val="en-GB"/>
        </w:rPr>
        <w:tab/>
        <w:t xml:space="preserve">Belkin IM. Rapid warming of large marine ecosystems. Progress in Oceanography. 2009;81(1):207–13. </w:t>
      </w:r>
    </w:p>
    <w:p w14:paraId="51099632" w14:textId="77777777" w:rsidR="00575F2C" w:rsidRPr="00575F2C" w:rsidRDefault="00575F2C" w:rsidP="00575F2C">
      <w:pPr>
        <w:pStyle w:val="Bibliography"/>
        <w:rPr>
          <w:lang w:val="en-GB"/>
        </w:rPr>
      </w:pPr>
      <w:r w:rsidRPr="00575F2C">
        <w:rPr>
          <w:lang w:val="en-GB"/>
        </w:rPr>
        <w:t xml:space="preserve">39. </w:t>
      </w:r>
      <w:r w:rsidRPr="00575F2C">
        <w:rPr>
          <w:lang w:val="en-GB"/>
        </w:rPr>
        <w:tab/>
        <w:t xml:space="preserve">Orio A, Bergström U, Florin AB, Šics I, Casini M. Long-term changes in spatial overlap betweeninteracting cod and flounder in the Baltic Sea. Hydrobiologia. 2020 Jun 1;847(11):2541–53. </w:t>
      </w:r>
    </w:p>
    <w:p w14:paraId="77D3CD4F" w14:textId="77777777" w:rsidR="00575F2C" w:rsidRPr="00575F2C" w:rsidRDefault="00575F2C" w:rsidP="00575F2C">
      <w:pPr>
        <w:pStyle w:val="Bibliography"/>
        <w:rPr>
          <w:lang w:val="en-GB"/>
        </w:rPr>
      </w:pPr>
      <w:r w:rsidRPr="00575F2C">
        <w:rPr>
          <w:lang w:val="en-GB"/>
        </w:rPr>
        <w:t xml:space="preserve">40. </w:t>
      </w:r>
      <w:r w:rsidRPr="00575F2C">
        <w:rPr>
          <w:lang w:val="en-GB"/>
        </w:rPr>
        <w:tab/>
        <w:t xml:space="preserve">Aro E. A review of fish migration patterns in the Baltic. Rap Proc-verb Re Cons Int Explor Mer. 1989;190:72–96. </w:t>
      </w:r>
    </w:p>
    <w:p w14:paraId="1378450A" w14:textId="77777777" w:rsidR="00575F2C" w:rsidRPr="00575F2C" w:rsidRDefault="00575F2C" w:rsidP="00575F2C">
      <w:pPr>
        <w:pStyle w:val="Bibliography"/>
        <w:rPr>
          <w:lang w:val="en-GB"/>
        </w:rPr>
      </w:pPr>
      <w:r w:rsidRPr="00575F2C">
        <w:rPr>
          <w:lang w:val="en-GB"/>
        </w:rPr>
        <w:t xml:space="preserve">41. </w:t>
      </w:r>
      <w:r w:rsidRPr="00575F2C">
        <w:rPr>
          <w:lang w:val="en-GB"/>
        </w:rPr>
        <w:tab/>
        <w:t xml:space="preserve">Le Cren ED. The Length-Weight Relationship and Seasonal Cycle in Gonad Weight and Condition in the Perch (Perca fluviatilis). Journal of Animal Ecology. 1951;20(2):201–19. </w:t>
      </w:r>
    </w:p>
    <w:p w14:paraId="07FD557F" w14:textId="77777777" w:rsidR="00575F2C" w:rsidRPr="00575F2C" w:rsidRDefault="00575F2C" w:rsidP="00575F2C">
      <w:pPr>
        <w:pStyle w:val="Bibliography"/>
        <w:rPr>
          <w:lang w:val="en-GB"/>
        </w:rPr>
      </w:pPr>
      <w:r w:rsidRPr="00575F2C">
        <w:rPr>
          <w:lang w:val="en-GB"/>
        </w:rPr>
        <w:lastRenderedPageBreak/>
        <w:t xml:space="preserve">42. </w:t>
      </w:r>
      <w:r w:rsidRPr="00575F2C">
        <w:rPr>
          <w:lang w:val="en-GB"/>
        </w:rPr>
        <w:tab/>
        <w:t xml:space="preserve">Cressie N, Wikle CK. Statistics for Spatio-Temporal Data. John Wiley &amp; Sons; 2015. 612 p. </w:t>
      </w:r>
    </w:p>
    <w:p w14:paraId="1CC599D8" w14:textId="77777777" w:rsidR="00575F2C" w:rsidRPr="00575F2C" w:rsidRDefault="00575F2C" w:rsidP="00575F2C">
      <w:pPr>
        <w:pStyle w:val="Bibliography"/>
        <w:rPr>
          <w:lang w:val="en-GB"/>
        </w:rPr>
      </w:pPr>
      <w:r w:rsidRPr="00575F2C">
        <w:rPr>
          <w:lang w:val="en-GB"/>
        </w:rPr>
        <w:t xml:space="preserve">43. </w:t>
      </w:r>
      <w:r w:rsidRPr="00575F2C">
        <w:rPr>
          <w:lang w:val="en-GB"/>
        </w:rPr>
        <w:tab/>
        <w:t xml:space="preserve">Tweedie MC. An index which distinguishes between some important exponential families. In: Statistics: Applications and new directions: Proc Indian statistical institute golden Jubilee International conference. 1984. p. 579–604. </w:t>
      </w:r>
    </w:p>
    <w:p w14:paraId="63ABA97D" w14:textId="77777777" w:rsidR="00575F2C" w:rsidRPr="00575F2C" w:rsidRDefault="00575F2C" w:rsidP="00575F2C">
      <w:pPr>
        <w:pStyle w:val="Bibliography"/>
        <w:rPr>
          <w:lang w:val="en-GB"/>
        </w:rPr>
      </w:pPr>
      <w:r w:rsidRPr="00575F2C">
        <w:rPr>
          <w:lang w:val="en-GB"/>
        </w:rPr>
        <w:t xml:space="preserve">44. </w:t>
      </w:r>
      <w:r w:rsidRPr="00575F2C">
        <w:rPr>
          <w:lang w:val="en-GB"/>
        </w:rPr>
        <w:tab/>
        <w:t xml:space="preserve">Shono H. Application of the Tweedie distribution to zero-catch data in CPUE analysis. Fisheries Research. 2008 Sep 1;93(1):154–62. </w:t>
      </w:r>
    </w:p>
    <w:p w14:paraId="4B921F30" w14:textId="77777777" w:rsidR="00575F2C" w:rsidRPr="00575F2C" w:rsidRDefault="00575F2C" w:rsidP="00575F2C">
      <w:pPr>
        <w:pStyle w:val="Bibliography"/>
        <w:rPr>
          <w:lang w:val="en-GB"/>
        </w:rPr>
      </w:pPr>
      <w:r w:rsidRPr="00575F2C">
        <w:rPr>
          <w:lang w:val="en-GB"/>
        </w:rPr>
        <w:t xml:space="preserve">45. </w:t>
      </w:r>
      <w:r w:rsidRPr="00575F2C">
        <w:rPr>
          <w:lang w:val="en-GB"/>
        </w:rPr>
        <w:tab/>
        <w:t>Anderson SC, Keppel EA, Edwards AM. A reproducible data synopsis for over 100 species of British Columbia groundfish [Internet]. DFO Can. Sci. Advis. Sec. Res.; 2019. Report No.: Doc. 2019/041. Available from: &lt;www.dfo-mpo.gc.ca/csas-sccs/Publications/ResDocs-DocRech/2019/2019_041-eng.html&gt;</w:t>
      </w:r>
    </w:p>
    <w:p w14:paraId="3FC35B2A" w14:textId="77777777" w:rsidR="00575F2C" w:rsidRPr="00575F2C" w:rsidRDefault="00575F2C" w:rsidP="00575F2C">
      <w:pPr>
        <w:pStyle w:val="Bibliography"/>
        <w:rPr>
          <w:lang w:val="en-GB"/>
        </w:rPr>
      </w:pPr>
      <w:r w:rsidRPr="00575F2C">
        <w:rPr>
          <w:lang w:val="en-GB"/>
        </w:rPr>
        <w:t xml:space="preserve">46. </w:t>
      </w:r>
      <w:r w:rsidRPr="00575F2C">
        <w:rPr>
          <w:lang w:val="en-GB"/>
        </w:rPr>
        <w:tab/>
        <w:t xml:space="preserve">Mion M, Griffiths C, Bartolino V, Haase S, Hilvarsson A, Hüssy K, et al. New perspectives on Eastern Baltic cod movement patterns from historical and contemporary tagging data. Mar Ecol Prog Ser. 2022 May 12;689:109–26. </w:t>
      </w:r>
    </w:p>
    <w:p w14:paraId="448D3539" w14:textId="77777777" w:rsidR="00575F2C" w:rsidRPr="00575F2C" w:rsidRDefault="00575F2C" w:rsidP="00575F2C">
      <w:pPr>
        <w:pStyle w:val="Bibliography"/>
        <w:rPr>
          <w:lang w:val="en-GB"/>
        </w:rPr>
      </w:pPr>
      <w:r w:rsidRPr="00575F2C">
        <w:rPr>
          <w:lang w:val="en-GB"/>
        </w:rPr>
        <w:t xml:space="preserve">47. </w:t>
      </w:r>
      <w:r w:rsidRPr="00575F2C">
        <w:rPr>
          <w:lang w:val="en-GB"/>
        </w:rPr>
        <w:tab/>
        <w:t xml:space="preserve">Hüssy K, Casini M, Haase S, Hilvarsson A, Horbowy J, Krüger-Johnsen M, et al. Tagging Baltic Cod – TABACOD. Eastern Baltic cod: Solving the ageing and stock assessment problems with combined state-of-the-art tagging me-thods. National Institute of Aquatic Resources, Kemitorvet, 2800 Kgs. Lyngby, Den-mark; 2020 p. 64 pp. + appendices. Report No.: 368–2020. </w:t>
      </w:r>
    </w:p>
    <w:p w14:paraId="783F92D0" w14:textId="77777777" w:rsidR="00575F2C" w:rsidRPr="00575F2C" w:rsidRDefault="00575F2C" w:rsidP="00575F2C">
      <w:pPr>
        <w:pStyle w:val="Bibliography"/>
        <w:rPr>
          <w:lang w:val="en-GB"/>
        </w:rPr>
      </w:pPr>
      <w:r w:rsidRPr="00575F2C">
        <w:rPr>
          <w:lang w:val="en-GB"/>
        </w:rPr>
        <w:t xml:space="preserve">48. </w:t>
      </w:r>
      <w:r w:rsidRPr="00575F2C">
        <w:rPr>
          <w:lang w:val="en-GB"/>
        </w:rPr>
        <w:tab/>
        <w:t xml:space="preserve">Eilola K, Meier HEM, Almroth E. On the dynamics of oxygen, phosphorus and cyanobacteria in the Baltic Sea; A model study. Journal of Marine Systems. 2009 Jan 1;75(1):163–84. </w:t>
      </w:r>
    </w:p>
    <w:p w14:paraId="39F01DDD" w14:textId="77777777" w:rsidR="00575F2C" w:rsidRPr="00575F2C" w:rsidRDefault="00575F2C" w:rsidP="00575F2C">
      <w:pPr>
        <w:pStyle w:val="Bibliography"/>
        <w:rPr>
          <w:lang w:val="en-GB"/>
        </w:rPr>
      </w:pPr>
      <w:r w:rsidRPr="00575F2C">
        <w:rPr>
          <w:lang w:val="en-GB"/>
        </w:rPr>
        <w:t xml:space="preserve">49. </w:t>
      </w:r>
      <w:r w:rsidRPr="00575F2C">
        <w:rPr>
          <w:lang w:val="en-GB"/>
        </w:rPr>
        <w:tab/>
        <w:t xml:space="preserve">Almroth-Rosell E, Eilola K, Hordoir R, Meier HEM, Hall POJ. Transport of fresh and resuspended particulate organic material in the Baltic Sea — a model study. Journal of Marine Systems. 2011 Jul 1;87(1):1–12. </w:t>
      </w:r>
    </w:p>
    <w:p w14:paraId="4BB67B21" w14:textId="77777777" w:rsidR="00575F2C" w:rsidRPr="000943CB" w:rsidRDefault="00575F2C" w:rsidP="00575F2C">
      <w:pPr>
        <w:pStyle w:val="Bibliography"/>
        <w:rPr>
          <w:rPrChange w:id="418" w:author="Michele Casini" w:date="2022-07-04T08:25:00Z">
            <w:rPr>
              <w:lang w:val="en-GB"/>
            </w:rPr>
          </w:rPrChange>
        </w:rPr>
      </w:pPr>
      <w:r w:rsidRPr="00575F2C">
        <w:rPr>
          <w:lang w:val="en-GB"/>
        </w:rPr>
        <w:t xml:space="preserve">50. </w:t>
      </w:r>
      <w:r w:rsidRPr="00575F2C">
        <w:rPr>
          <w:lang w:val="en-GB"/>
        </w:rPr>
        <w:tab/>
        <w:t xml:space="preserve">Hordoir R, Axell L, Höglund A, Dieterich C, Fransner F, Gröger M, et al. Nemo-Nordic 1.0: a NEMO-based ocean model for the Baltic and North seas – research and operational applications. Geoscientific Model Development. </w:t>
      </w:r>
      <w:r w:rsidRPr="000943CB">
        <w:rPr>
          <w:rPrChange w:id="419" w:author="Michele Casini" w:date="2022-07-04T08:25:00Z">
            <w:rPr>
              <w:lang w:val="en-GB"/>
            </w:rPr>
          </w:rPrChange>
        </w:rPr>
        <w:t xml:space="preserve">2019 Jan 21;12(1):363–86. </w:t>
      </w:r>
    </w:p>
    <w:p w14:paraId="329E84A5" w14:textId="77777777" w:rsidR="00575F2C" w:rsidRPr="00575F2C" w:rsidRDefault="00575F2C" w:rsidP="00575F2C">
      <w:pPr>
        <w:pStyle w:val="Bibliography"/>
        <w:rPr>
          <w:lang w:val="sv-SE"/>
          <w:rPrChange w:id="420" w:author="Max Lindmark" w:date="2022-05-26T15:41:00Z">
            <w:rPr>
              <w:lang w:val="en-GB"/>
            </w:rPr>
          </w:rPrChange>
        </w:rPr>
      </w:pPr>
      <w:r w:rsidRPr="000943CB">
        <w:rPr>
          <w:rPrChange w:id="421" w:author="Michele Casini" w:date="2022-07-04T08:25:00Z">
            <w:rPr>
              <w:lang w:val="en-GB"/>
            </w:rPr>
          </w:rPrChange>
        </w:rPr>
        <w:t xml:space="preserve">51. </w:t>
      </w:r>
      <w:r w:rsidRPr="000943CB">
        <w:rPr>
          <w:rPrChange w:id="422" w:author="Michele Casini" w:date="2022-07-04T08:25:00Z">
            <w:rPr>
              <w:lang w:val="en-GB"/>
            </w:rPr>
          </w:rPrChange>
        </w:rPr>
        <w:tab/>
        <w:t xml:space="preserve">Gogina M, Zettler ML, Wåhlström I, Andersson H, Radtke H, Kuznetsov I, et al. </w:t>
      </w:r>
      <w:r w:rsidRPr="00575F2C">
        <w:rPr>
          <w:lang w:val="en-GB"/>
        </w:rPr>
        <w:t xml:space="preserve">A combination of species distribution and ocean-biogeochemical models suggests that climate change overrides eutrophication as the driver of future distributions of a key benthic crustacean in the estuarine ecosystem of the Baltic Sea. </w:t>
      </w:r>
      <w:r w:rsidRPr="00575F2C">
        <w:rPr>
          <w:lang w:val="sv-SE"/>
          <w:rPrChange w:id="423" w:author="Max Lindmark" w:date="2022-05-26T15:41:00Z">
            <w:rPr>
              <w:lang w:val="en-GB"/>
            </w:rPr>
          </w:rPrChange>
        </w:rPr>
        <w:t xml:space="preserve">ICES J Mar Sci. 2020;77(6):2089–105. </w:t>
      </w:r>
    </w:p>
    <w:p w14:paraId="065377C0" w14:textId="77777777" w:rsidR="00575F2C" w:rsidRPr="00575F2C" w:rsidRDefault="00575F2C" w:rsidP="00575F2C">
      <w:pPr>
        <w:pStyle w:val="Bibliography"/>
        <w:rPr>
          <w:lang w:val="en-GB"/>
        </w:rPr>
      </w:pPr>
      <w:r w:rsidRPr="00575F2C">
        <w:rPr>
          <w:lang w:val="sv-SE"/>
          <w:rPrChange w:id="424" w:author="Max Lindmark" w:date="2022-05-26T15:41:00Z">
            <w:rPr>
              <w:lang w:val="en-GB"/>
            </w:rPr>
          </w:rPrChange>
        </w:rPr>
        <w:t xml:space="preserve">52. </w:t>
      </w:r>
      <w:r w:rsidRPr="00575F2C">
        <w:rPr>
          <w:lang w:val="sv-SE"/>
          <w:rPrChange w:id="425" w:author="Max Lindmark" w:date="2022-05-26T15:41:00Z">
            <w:rPr>
              <w:lang w:val="en-GB"/>
            </w:rPr>
          </w:rPrChange>
        </w:rPr>
        <w:tab/>
        <w:t xml:space="preserve">Neumann T, Koponen S, Attila J, Brockmann C, Kallio K, Kervinen M, et al. </w:t>
      </w:r>
      <w:r w:rsidRPr="00575F2C">
        <w:rPr>
          <w:lang w:val="en-GB"/>
        </w:rPr>
        <w:t xml:space="preserve">Optical model for the Baltic Sea with an explicit CDOM state variable: a case study with Model ERGOM (version 1.2). Geoscientific Model Development. 2021 Aug 13;14(8):5049–62. </w:t>
      </w:r>
    </w:p>
    <w:p w14:paraId="4B25B101" w14:textId="77777777" w:rsidR="00575F2C" w:rsidRPr="00575F2C" w:rsidRDefault="00575F2C" w:rsidP="00575F2C">
      <w:pPr>
        <w:pStyle w:val="Bibliography"/>
        <w:rPr>
          <w:lang w:val="en-GB"/>
        </w:rPr>
      </w:pPr>
      <w:r w:rsidRPr="00575F2C">
        <w:rPr>
          <w:lang w:val="en-GB"/>
        </w:rPr>
        <w:t xml:space="preserve">53. </w:t>
      </w:r>
      <w:r w:rsidRPr="00575F2C">
        <w:rPr>
          <w:lang w:val="en-GB"/>
        </w:rPr>
        <w:tab/>
        <w:t xml:space="preserve">Whittingham MJ, Stephens PA, Bradbury RB, Freckleton RP. Why do we still use stepwise modelling in ecology and behaviour? Journal of Animal Ecology. 2006;75(5):1182–9. </w:t>
      </w:r>
    </w:p>
    <w:p w14:paraId="00044C4F" w14:textId="77777777" w:rsidR="00575F2C" w:rsidRPr="00575F2C" w:rsidRDefault="00575F2C" w:rsidP="00575F2C">
      <w:pPr>
        <w:pStyle w:val="Bibliography"/>
        <w:rPr>
          <w:lang w:val="en-GB"/>
        </w:rPr>
      </w:pPr>
      <w:r w:rsidRPr="00575F2C">
        <w:rPr>
          <w:lang w:val="en-GB"/>
        </w:rPr>
        <w:lastRenderedPageBreak/>
        <w:t xml:space="preserve">54. </w:t>
      </w:r>
      <w:r w:rsidRPr="00575F2C">
        <w:rPr>
          <w:lang w:val="en-GB"/>
        </w:rPr>
        <w:tab/>
        <w:t xml:space="preserve">Latimer AM, Banerjee S, Jr HS, Mosher ES, Jr JAS. Hierarchical models facilitate spatial analysis of large data sets: a case study on invasive plant species in the northeastern United States. Ecology Letters. 2009;12(2):144–54. </w:t>
      </w:r>
    </w:p>
    <w:p w14:paraId="3FF0171D" w14:textId="77777777" w:rsidR="00575F2C" w:rsidRPr="00575F2C" w:rsidRDefault="00575F2C" w:rsidP="00575F2C">
      <w:pPr>
        <w:pStyle w:val="Bibliography"/>
        <w:rPr>
          <w:lang w:val="sv-SE"/>
          <w:rPrChange w:id="426" w:author="Max Lindmark" w:date="2022-05-26T15:41:00Z">
            <w:rPr>
              <w:lang w:val="en-GB"/>
            </w:rPr>
          </w:rPrChange>
        </w:rPr>
      </w:pPr>
      <w:r w:rsidRPr="00575F2C">
        <w:rPr>
          <w:lang w:val="en-GB"/>
        </w:rPr>
        <w:t xml:space="preserve">55. </w:t>
      </w:r>
      <w:r w:rsidRPr="00575F2C">
        <w:rPr>
          <w:lang w:val="en-GB"/>
        </w:rPr>
        <w:tab/>
        <w:t xml:space="preserve">Anderson SC, Ward EJ. Black swans in space: modeling spatiotemporal processes with extremes. </w:t>
      </w:r>
      <w:r w:rsidRPr="00575F2C">
        <w:rPr>
          <w:lang w:val="sv-SE"/>
          <w:rPrChange w:id="427" w:author="Max Lindmark" w:date="2022-05-26T15:41:00Z">
            <w:rPr>
              <w:lang w:val="en-GB"/>
            </w:rPr>
          </w:rPrChange>
        </w:rPr>
        <w:t xml:space="preserve">Ecology. 2019;100(1):e02403. </w:t>
      </w:r>
    </w:p>
    <w:p w14:paraId="78B39803" w14:textId="77777777" w:rsidR="00575F2C" w:rsidRPr="00575F2C" w:rsidRDefault="00575F2C" w:rsidP="00575F2C">
      <w:pPr>
        <w:pStyle w:val="Bibliography"/>
        <w:rPr>
          <w:lang w:val="en-GB"/>
        </w:rPr>
      </w:pPr>
      <w:r w:rsidRPr="00575F2C">
        <w:rPr>
          <w:lang w:val="sv-SE"/>
          <w:rPrChange w:id="428" w:author="Max Lindmark" w:date="2022-05-26T15:41:00Z">
            <w:rPr>
              <w:lang w:val="en-GB"/>
            </w:rPr>
          </w:rPrChange>
        </w:rPr>
        <w:t xml:space="preserve">56. </w:t>
      </w:r>
      <w:r w:rsidRPr="00575F2C">
        <w:rPr>
          <w:lang w:val="sv-SE"/>
          <w:rPrChange w:id="429" w:author="Max Lindmark" w:date="2022-05-26T15:41:00Z">
            <w:rPr>
              <w:lang w:val="en-GB"/>
            </w:rPr>
          </w:rPrChange>
        </w:rPr>
        <w:tab/>
        <w:t xml:space="preserve">Kristensen K, Nielsen A, Berg CW, Skaug H, Bell BM. </w:t>
      </w:r>
      <w:r w:rsidRPr="00575F2C">
        <w:rPr>
          <w:lang w:val="en-GB"/>
        </w:rPr>
        <w:t xml:space="preserve">TMB: Automatic Differentiation and Laplace Approximation. Journal of Statistical Software. 2016 Apr 4;70(1):1–21. </w:t>
      </w:r>
    </w:p>
    <w:p w14:paraId="1CDBA90C" w14:textId="77777777" w:rsidR="00575F2C" w:rsidRPr="00575F2C" w:rsidRDefault="00575F2C" w:rsidP="00575F2C">
      <w:pPr>
        <w:pStyle w:val="Bibliography"/>
        <w:rPr>
          <w:lang w:val="en-GB"/>
        </w:rPr>
      </w:pPr>
      <w:r w:rsidRPr="00575F2C">
        <w:rPr>
          <w:lang w:val="en-GB"/>
        </w:rPr>
        <w:t xml:space="preserve">57. </w:t>
      </w:r>
      <w:r w:rsidRPr="00575F2C">
        <w:rPr>
          <w:lang w:val="en-GB"/>
        </w:rPr>
        <w:tab/>
        <w:t xml:space="preserve">Anderson SC, Ward EJ, English PA, Barnett LAK. sdmTMB: an R package for fast, flexible, and user-friendly generalized linear mixed effects models with spatial and spatiotemporal random fields. bioRxiv. 2022. p. 2022.03.24.485545. </w:t>
      </w:r>
    </w:p>
    <w:p w14:paraId="31F0F1E0" w14:textId="77777777" w:rsidR="00575F2C" w:rsidRPr="00575F2C" w:rsidRDefault="00575F2C" w:rsidP="00575F2C">
      <w:pPr>
        <w:pStyle w:val="Bibliography"/>
        <w:rPr>
          <w:lang w:val="en-GB"/>
        </w:rPr>
      </w:pPr>
      <w:r w:rsidRPr="00575F2C">
        <w:rPr>
          <w:lang w:val="en-GB"/>
        </w:rPr>
        <w:t xml:space="preserve">58. </w:t>
      </w:r>
      <w:r w:rsidRPr="00575F2C">
        <w:rPr>
          <w:lang w:val="en-GB"/>
        </w:rPr>
        <w:tab/>
        <w:t xml:space="preserve">Wickham H, Averick M, Bryan J, Chang W, D’Agostino McGowan L, François R, et al. Welcome to the tidyverse. Journal of Open Source Software. 2019;1686. </w:t>
      </w:r>
    </w:p>
    <w:p w14:paraId="037BE0EA" w14:textId="77777777" w:rsidR="00575F2C" w:rsidRPr="00575F2C" w:rsidRDefault="00575F2C" w:rsidP="00575F2C">
      <w:pPr>
        <w:pStyle w:val="Bibliography"/>
        <w:rPr>
          <w:lang w:val="en-GB"/>
        </w:rPr>
      </w:pPr>
      <w:r w:rsidRPr="00575F2C">
        <w:rPr>
          <w:lang w:val="en-GB"/>
        </w:rPr>
        <w:t xml:space="preserve">59. </w:t>
      </w:r>
      <w:r w:rsidRPr="00575F2C">
        <w:rPr>
          <w:lang w:val="en-GB"/>
        </w:rPr>
        <w:tab/>
        <w:t xml:space="preserve">Nakagawa S, Schielzeth H. A general and simple method for obtaining R2 from generalized linear mixed-effects models. Methods in Ecology and Evolution. 2013;4(2):133–42. </w:t>
      </w:r>
    </w:p>
    <w:p w14:paraId="42702FDF" w14:textId="77777777" w:rsidR="00575F2C" w:rsidRPr="00575F2C" w:rsidRDefault="00575F2C" w:rsidP="00575F2C">
      <w:pPr>
        <w:pStyle w:val="Bibliography"/>
        <w:rPr>
          <w:lang w:val="en-GB"/>
        </w:rPr>
      </w:pPr>
      <w:r w:rsidRPr="00575F2C">
        <w:rPr>
          <w:lang w:val="en-GB"/>
        </w:rPr>
        <w:t xml:space="preserve">60. </w:t>
      </w:r>
      <w:r w:rsidRPr="00575F2C">
        <w:rPr>
          <w:lang w:val="en-GB"/>
        </w:rPr>
        <w:tab/>
        <w:t xml:space="preserve">Limburg KE, Casini M. Otolith chemistry indicates recent worsened Baltic cod condition is linked to hypoxia exposure. Biology Letters. 2019 Dec 24;15(12):20190352. </w:t>
      </w:r>
    </w:p>
    <w:p w14:paraId="64E9670F" w14:textId="77777777" w:rsidR="00575F2C" w:rsidRPr="00575F2C" w:rsidRDefault="00575F2C" w:rsidP="00575F2C">
      <w:pPr>
        <w:pStyle w:val="Bibliography"/>
        <w:rPr>
          <w:lang w:val="en-GB"/>
        </w:rPr>
      </w:pPr>
      <w:r w:rsidRPr="00575F2C">
        <w:rPr>
          <w:lang w:val="en-GB"/>
        </w:rPr>
        <w:t xml:space="preserve">61. </w:t>
      </w:r>
      <w:r w:rsidRPr="00575F2C">
        <w:rPr>
          <w:lang w:val="en-GB"/>
        </w:rPr>
        <w:tab/>
        <w:t xml:space="preserve">Brander K. Reduced growth in Baltic Sea cod may be due to mild hypoxia. ICES J Mar Sci. 2020 Sep 1;77(5):2003–5. </w:t>
      </w:r>
    </w:p>
    <w:p w14:paraId="69239D9D" w14:textId="77777777" w:rsidR="00575F2C" w:rsidRPr="00575F2C" w:rsidRDefault="00575F2C" w:rsidP="00575F2C">
      <w:pPr>
        <w:pStyle w:val="Bibliography"/>
        <w:rPr>
          <w:lang w:val="en-GB"/>
        </w:rPr>
      </w:pPr>
      <w:r w:rsidRPr="00575F2C">
        <w:rPr>
          <w:lang w:val="en-GB"/>
        </w:rPr>
        <w:t xml:space="preserve">62. </w:t>
      </w:r>
      <w:r w:rsidRPr="00575F2C">
        <w:rPr>
          <w:lang w:val="en-GB"/>
        </w:rPr>
        <w:tab/>
        <w:t xml:space="preserve">Brander K. Support for the hypothesis that growth of eastern Baltic cod is affected by mild hypoxia. A comment on Svedäng et al. (2022). ICES Journal of Marine Science. 2022 Apr 20;fsac070. </w:t>
      </w:r>
    </w:p>
    <w:p w14:paraId="166270D8" w14:textId="77777777" w:rsidR="00575F2C" w:rsidRPr="00575F2C" w:rsidRDefault="00575F2C" w:rsidP="00575F2C">
      <w:pPr>
        <w:pStyle w:val="Bibliography"/>
        <w:rPr>
          <w:lang w:val="en-GB"/>
        </w:rPr>
      </w:pPr>
      <w:r w:rsidRPr="00575F2C">
        <w:rPr>
          <w:lang w:val="en-GB"/>
        </w:rPr>
        <w:t xml:space="preserve">63. </w:t>
      </w:r>
      <w:r w:rsidRPr="00575F2C">
        <w:rPr>
          <w:lang w:val="en-GB"/>
        </w:rPr>
        <w:tab/>
        <w:t xml:space="preserve">Svedäng H, Savchuk O, Villnäs A, Norkko A, Gustafsson BG, Wikström SA, et al. Re-thinking the “ecological envelope” of Eastern Baltic cod (Gadus morhua): conditions for productivity, reproduction, and feeding over time. ICES Journal of Marine Science. 2022 Feb 18;fsac017. </w:t>
      </w:r>
    </w:p>
    <w:p w14:paraId="598FDC05" w14:textId="77777777" w:rsidR="00575F2C" w:rsidRPr="00575F2C" w:rsidRDefault="00575F2C" w:rsidP="00575F2C">
      <w:pPr>
        <w:pStyle w:val="Bibliography"/>
        <w:rPr>
          <w:lang w:val="en-GB"/>
        </w:rPr>
      </w:pPr>
      <w:r w:rsidRPr="00575F2C">
        <w:rPr>
          <w:lang w:val="en-GB"/>
        </w:rPr>
        <w:t xml:space="preserve">64. </w:t>
      </w:r>
      <w:r w:rsidRPr="00575F2C">
        <w:rPr>
          <w:lang w:val="en-GB"/>
        </w:rPr>
        <w:tab/>
        <w:t xml:space="preserve">Orio A, Bergström U, Florin AB, Lehmann A, Šics I, Casini M. Spatial contraction of demersal fish populations in a large marine ecosystem. Journal of Biogeography. 2019 Mar 1;46(3):633–45. </w:t>
      </w:r>
    </w:p>
    <w:p w14:paraId="7EF88594" w14:textId="77777777" w:rsidR="00575F2C" w:rsidRPr="00575F2C" w:rsidRDefault="00575F2C" w:rsidP="00575F2C">
      <w:pPr>
        <w:pStyle w:val="Bibliography"/>
        <w:rPr>
          <w:lang w:val="en-GB"/>
        </w:rPr>
      </w:pPr>
      <w:r w:rsidRPr="00575F2C">
        <w:rPr>
          <w:lang w:val="en-GB"/>
        </w:rPr>
        <w:t xml:space="preserve">65. </w:t>
      </w:r>
      <w:r w:rsidRPr="00575F2C">
        <w:rPr>
          <w:lang w:val="en-GB"/>
        </w:rPr>
        <w:tab/>
        <w:t xml:space="preserve">Svedäng H, Hornborg S. Selective fishing induces density-dependent growth. Nature Communications. 2014;5:4152. </w:t>
      </w:r>
    </w:p>
    <w:p w14:paraId="1F296FD6" w14:textId="77777777" w:rsidR="00575F2C" w:rsidRPr="00575F2C" w:rsidRDefault="00575F2C" w:rsidP="00575F2C">
      <w:pPr>
        <w:pStyle w:val="Bibliography"/>
        <w:rPr>
          <w:lang w:val="en-GB"/>
        </w:rPr>
      </w:pPr>
      <w:r w:rsidRPr="00575F2C">
        <w:rPr>
          <w:lang w:val="en-GB"/>
        </w:rPr>
        <w:t xml:space="preserve">66. </w:t>
      </w:r>
      <w:r w:rsidRPr="00575F2C">
        <w:rPr>
          <w:lang w:val="en-GB"/>
        </w:rPr>
        <w:tab/>
        <w:t xml:space="preserve">Tomczak MT, Müller-Karulis B, Blenckner T, Ehrnsten E, Eero M, Gustafsson B, et al. Reference state, structure, regime shifts, and regulatory drivers in a coastal sea over the last century: The Central Baltic Sea case. Limnology and Oceanography. 2022;67(S1):S266–84. </w:t>
      </w:r>
    </w:p>
    <w:p w14:paraId="13B41BF8" w14:textId="77777777" w:rsidR="00575F2C" w:rsidRPr="00575F2C" w:rsidRDefault="00575F2C" w:rsidP="00575F2C">
      <w:pPr>
        <w:pStyle w:val="Bibliography"/>
        <w:rPr>
          <w:lang w:val="sv-SE"/>
          <w:rPrChange w:id="430" w:author="Max Lindmark" w:date="2022-05-26T15:41:00Z">
            <w:rPr>
              <w:lang w:val="en-GB"/>
            </w:rPr>
          </w:rPrChange>
        </w:rPr>
      </w:pPr>
      <w:r w:rsidRPr="00575F2C">
        <w:rPr>
          <w:lang w:val="en-GB"/>
        </w:rPr>
        <w:t xml:space="preserve">67. </w:t>
      </w:r>
      <w:r w:rsidRPr="00575F2C">
        <w:rPr>
          <w:lang w:val="en-GB"/>
        </w:rPr>
        <w:tab/>
        <w:t xml:space="preserve">Gårdmark A, Casini M, Huss M, van Leeuwen A, Hjelm J, Persson L, et al. Regime shifts in exploited marine food webs: detecting mechanisms underlying alternative </w:t>
      </w:r>
      <w:r w:rsidRPr="00575F2C">
        <w:rPr>
          <w:lang w:val="en-GB"/>
        </w:rPr>
        <w:lastRenderedPageBreak/>
        <w:t xml:space="preserve">stable states using size-structured community dynamics theory. </w:t>
      </w:r>
      <w:r w:rsidRPr="00575F2C">
        <w:rPr>
          <w:lang w:val="sv-SE"/>
          <w:rPrChange w:id="431" w:author="Max Lindmark" w:date="2022-05-26T15:41:00Z">
            <w:rPr>
              <w:lang w:val="en-GB"/>
            </w:rPr>
          </w:rPrChange>
        </w:rPr>
        <w:t xml:space="preserve">Phil Trans R Soc B. 2015 Jan 5;370(1659):20130262. </w:t>
      </w:r>
    </w:p>
    <w:p w14:paraId="7FA1A78C" w14:textId="77777777" w:rsidR="00575F2C" w:rsidRPr="00575F2C" w:rsidRDefault="00575F2C" w:rsidP="00575F2C">
      <w:pPr>
        <w:pStyle w:val="Bibliography"/>
        <w:rPr>
          <w:lang w:val="en-GB"/>
        </w:rPr>
      </w:pPr>
      <w:r w:rsidRPr="00575F2C">
        <w:rPr>
          <w:lang w:val="sv-SE"/>
          <w:rPrChange w:id="432" w:author="Max Lindmark" w:date="2022-05-26T15:41:00Z">
            <w:rPr>
              <w:lang w:val="en-GB"/>
            </w:rPr>
          </w:rPrChange>
        </w:rPr>
        <w:t xml:space="preserve">68. </w:t>
      </w:r>
      <w:r w:rsidRPr="00575F2C">
        <w:rPr>
          <w:lang w:val="sv-SE"/>
          <w:rPrChange w:id="433" w:author="Max Lindmark" w:date="2022-05-26T15:41:00Z">
            <w:rPr>
              <w:lang w:val="en-GB"/>
            </w:rPr>
          </w:rPrChange>
        </w:rPr>
        <w:tab/>
        <w:t xml:space="preserve">Ryberg MP, Skov PV, Vendramin N, Buchmann K, Nielsen A, Behrens JW. </w:t>
      </w:r>
      <w:r w:rsidRPr="00575F2C">
        <w:rPr>
          <w:lang w:val="en-GB"/>
        </w:rPr>
        <w:t>Physiological condition of Eastern Baltic cod, Gadus morhua, infected with the parasitic nematode Contracaecum osculatum. Conserv Physiol [Internet]. 2020 Jan 1 [cited 2020 Nov 13];8(1). Available from: https://academic.oup.com/conphys/article/8/1/coaa093/5909674</w:t>
      </w:r>
    </w:p>
    <w:p w14:paraId="77A5975F" w14:textId="77777777" w:rsidR="00575F2C" w:rsidRPr="00575F2C" w:rsidRDefault="00575F2C" w:rsidP="00575F2C">
      <w:pPr>
        <w:pStyle w:val="Bibliography"/>
        <w:rPr>
          <w:lang w:val="en-GB"/>
        </w:rPr>
      </w:pPr>
      <w:r w:rsidRPr="00575F2C">
        <w:rPr>
          <w:lang w:val="en-GB"/>
        </w:rPr>
        <w:t xml:space="preserve">69. </w:t>
      </w:r>
      <w:r w:rsidRPr="00575F2C">
        <w:rPr>
          <w:lang w:val="en-GB"/>
        </w:rPr>
        <w:tab/>
        <w:t xml:space="preserve">Eero M, Cardinale M, Storr-Paulsen M. Emerging challenges for resource management under ecosystem change: Example of cod in the Baltic Sea. Ocean &amp; Coastal Management. 2020 Dec 1;198:105314. </w:t>
      </w:r>
    </w:p>
    <w:p w14:paraId="2A4665D7" w14:textId="287A285E"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46C1F4C8" w:rsidR="00E27003" w:rsidRPr="00C038C3" w:rsidRDefault="00E27003" w:rsidP="00685EE8">
      <w:pPr>
        <w:pStyle w:val="Heading1"/>
        <w:keepNext w:val="0"/>
        <w:keepLines w:val="0"/>
        <w:spacing w:before="0" w:after="0" w:line="480" w:lineRule="auto"/>
        <w:contextualSpacing/>
        <w:mirrorIndents/>
        <w:jc w:val="both"/>
        <w:rPr>
          <w:b/>
          <w:sz w:val="28"/>
          <w:szCs w:val="28"/>
        </w:rPr>
      </w:pPr>
      <w:commentRangeStart w:id="434"/>
      <w:r w:rsidRPr="00C038C3">
        <w:rPr>
          <w:b/>
          <w:sz w:val="28"/>
          <w:szCs w:val="28"/>
        </w:rPr>
        <w:lastRenderedPageBreak/>
        <w:t>Figures</w:t>
      </w:r>
      <w:commentRangeEnd w:id="434"/>
      <w:r w:rsidR="00F02537">
        <w:rPr>
          <w:rStyle w:val="CommentReference"/>
        </w:rPr>
        <w:commentReference w:id="434"/>
      </w:r>
    </w:p>
    <w:p w14:paraId="3EB36368" w14:textId="6AC11323" w:rsidR="00DA38E7" w:rsidRDefault="004D6581" w:rsidP="00685EE8">
      <w:pPr>
        <w:spacing w:line="480" w:lineRule="auto"/>
        <w:contextualSpacing/>
        <w:mirrorIndents/>
        <w:jc w:val="both"/>
        <w:rPr>
          <w:b/>
          <w:bCs/>
        </w:rPr>
      </w:pPr>
      <w:bookmarkStart w:id="435" w:name="_qea8h0e4kq36" w:colFirst="0" w:colLast="0"/>
      <w:bookmarkEnd w:id="435"/>
      <w:r>
        <w:rPr>
          <w:b/>
          <w:bCs/>
          <w:noProof/>
          <w:lang w:val="sv-SE" w:eastAsia="sv-SE"/>
        </w:rPr>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68BD4890" w:rsidR="00F16DEE" w:rsidRDefault="006E5502" w:rsidP="00685EE8">
      <w:pPr>
        <w:spacing w:line="480" w:lineRule="auto"/>
        <w:contextualSpacing/>
        <w:mirrorIndents/>
        <w:jc w:val="both"/>
      </w:pPr>
      <w:ins w:id="436" w:author="Max Lindmark" w:date="2022-05-26T14:43:00Z">
        <w:r>
          <w:rPr>
            <w:noProof/>
            <w:lang w:val="sv-SE" w:eastAsia="sv-SE"/>
          </w:rPr>
          <w:lastRenderedPageBreak/>
          <w:drawing>
            <wp:inline distT="0" distB="0" distL="0" distR="0" wp14:anchorId="40959DB8" wp14:editId="11D9301D">
              <wp:extent cx="5733195" cy="488328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805" b="7020"/>
                      <a:stretch/>
                    </pic:blipFill>
                    <pic:spPr bwMode="auto">
                      <a:xfrm>
                        <a:off x="0" y="0"/>
                        <a:ext cx="5733415" cy="4883473"/>
                      </a:xfrm>
                      <a:prstGeom prst="rect">
                        <a:avLst/>
                      </a:prstGeom>
                      <a:ln>
                        <a:noFill/>
                      </a:ln>
                      <a:extLst>
                        <a:ext uri="{53640926-AAD7-44D8-BBD7-CCE9431645EC}">
                          <a14:shadowObscured xmlns:a14="http://schemas.microsoft.com/office/drawing/2010/main"/>
                        </a:ext>
                      </a:extLst>
                    </pic:spPr>
                  </pic:pic>
                </a:graphicData>
              </a:graphic>
            </wp:inline>
          </w:drawing>
        </w:r>
      </w:ins>
    </w:p>
    <w:p w14:paraId="3ED772FE" w14:textId="413BA4C7"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del w:id="437" w:author="Max Lindmark" w:date="2022-05-26T14:43:00Z">
        <w:r w:rsidR="00E569E1" w:rsidDel="006E5502">
          <w:delText xml:space="preserve">log </w:delText>
        </w:r>
      </w:del>
      <w:ins w:id="438" w:author="Max Lindmark" w:date="2022-05-26T14:43:00Z">
        <w:r w:rsidR="006E5502">
          <w:t xml:space="preserve">Le Cren’s </w:t>
        </w:r>
      </w:ins>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463039B1" w:rsidR="006713FA" w:rsidRDefault="006A0F5D">
      <w:pPr>
        <w:spacing w:line="480" w:lineRule="auto"/>
        <w:contextualSpacing/>
        <w:pPrChange w:id="439" w:author="Max Lindmark" w:date="2022-05-26T14:43:00Z">
          <w:pPr>
            <w:spacing w:line="480" w:lineRule="auto"/>
            <w:contextualSpacing/>
            <w:mirrorIndents/>
            <w:jc w:val="center"/>
          </w:pPr>
        </w:pPrChange>
      </w:pPr>
      <w:r>
        <w:br w:type="page"/>
      </w:r>
      <w:r w:rsidR="001005A9">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ean Anderson" w:date="2022-06-08T15:01:00Z" w:initials="SA">
    <w:p w14:paraId="5402E06C" w14:textId="1E9DADCC" w:rsidR="000943CB" w:rsidRDefault="000943CB">
      <w:pPr>
        <w:pStyle w:val="CommentText"/>
      </w:pPr>
      <w:r>
        <w:rPr>
          <w:rStyle w:val="CommentReference"/>
        </w:rPr>
        <w:annotationRef/>
      </w:r>
      <w:r>
        <w:t>Starting more broad than ‘just’ fish</w:t>
      </w:r>
    </w:p>
  </w:comment>
  <w:comment w:id="105" w:author="Sean Anderson" w:date="2022-06-08T15:41:00Z" w:initials="SA">
    <w:p w14:paraId="22972B34" w14:textId="158307FC" w:rsidR="000943CB" w:rsidRDefault="000943CB">
      <w:pPr>
        <w:pStyle w:val="CommentText"/>
      </w:pPr>
      <w:r>
        <w:rPr>
          <w:rStyle w:val="CommentReference"/>
        </w:rPr>
        <w:annotationRef/>
      </w:r>
      <w:r>
        <w:t>Sounds fancier</w:t>
      </w:r>
    </w:p>
  </w:comment>
  <w:comment w:id="112" w:author="Sean Anderson" w:date="2022-06-08T15:41:00Z" w:initials="SA">
    <w:p w14:paraId="272E8D26" w14:textId="2B217E59" w:rsidR="000943CB" w:rsidRDefault="000943CB">
      <w:pPr>
        <w:pStyle w:val="CommentText"/>
      </w:pPr>
      <w:r>
        <w:rPr>
          <w:rStyle w:val="CommentReference"/>
        </w:rPr>
        <w:annotationRef/>
      </w:r>
      <w:r>
        <w:t>Just making it a nice round number</w:t>
      </w:r>
    </w:p>
  </w:comment>
  <w:comment w:id="128" w:author="Michele Casini" w:date="2022-05-26T10:55:00Z" w:initials="MC">
    <w:p w14:paraId="79AA9BF8" w14:textId="731FD6C8" w:rsidR="000943CB" w:rsidRDefault="000943CB">
      <w:pPr>
        <w:pStyle w:val="CommentText"/>
      </w:pPr>
      <w:r>
        <w:rPr>
          <w:rStyle w:val="CommentReference"/>
        </w:rPr>
        <w:annotationRef/>
      </w:r>
      <w:r>
        <w:t>Meaning both biotic and abiotic, right? Below in the text as environmental I think we mean only abiotic. Check for consistency.</w:t>
      </w:r>
    </w:p>
  </w:comment>
  <w:comment w:id="162" w:author="Michele Casini" w:date="2022-05-25T08:43:00Z" w:initials="MC">
    <w:p w14:paraId="22C29965" w14:textId="4508EF6B" w:rsidR="000943CB" w:rsidRDefault="000943CB">
      <w:pPr>
        <w:pStyle w:val="CommentText"/>
      </w:pPr>
      <w:r>
        <w:rPr>
          <w:rStyle w:val="CommentReference"/>
        </w:rPr>
        <w:annotationRef/>
      </w:r>
      <w:r>
        <w:t>We need to decide if by “environmental” we mean the environment as a whole (biotic + abiotic) or only abiotic. In the abstract we mean the former I think, here the latter. Just to be consistent.</w:t>
      </w:r>
    </w:p>
  </w:comment>
  <w:comment w:id="163" w:author="Max Lindmark" w:date="2022-05-26T14:32:00Z" w:initials="MOU">
    <w:p w14:paraId="7B4BF1CE" w14:textId="77777777" w:rsidR="000943CB" w:rsidRDefault="000943CB" w:rsidP="000943CB">
      <w:r>
        <w:rPr>
          <w:rStyle w:val="CommentReference"/>
        </w:rPr>
        <w:annotationRef/>
      </w:r>
      <w:r>
        <w:rPr>
          <w:sz w:val="20"/>
          <w:szCs w:val="20"/>
        </w:rPr>
        <w:t>Added abiotic here, good point</w:t>
      </w:r>
    </w:p>
  </w:comment>
  <w:comment w:id="164" w:author="Sean Anderson" w:date="2022-06-08T15:05:00Z" w:initials="SA">
    <w:p w14:paraId="653276AB" w14:textId="6F708437" w:rsidR="000943CB" w:rsidRDefault="000943CB">
      <w:pPr>
        <w:pStyle w:val="CommentText"/>
      </w:pPr>
      <w:r>
        <w:rPr>
          <w:rStyle w:val="CommentReference"/>
        </w:rPr>
        <w:annotationRef/>
      </w:r>
      <w:r>
        <w:t>Might be crazy, but perhaps this paragraph can be deleted with a few necessary phrases moved to the methods (including GLMM definition). I’m just thinking Proc B will be looking for less methodsy stuff.</w:t>
      </w:r>
    </w:p>
  </w:comment>
  <w:comment w:id="168" w:author="Michele Casini" w:date="2022-05-25T08:44:00Z" w:initials="MC">
    <w:p w14:paraId="38F9CD41" w14:textId="2B886E70" w:rsidR="000943CB" w:rsidRDefault="000943CB">
      <w:pPr>
        <w:pStyle w:val="CommentText"/>
      </w:pPr>
      <w:r>
        <w:rPr>
          <w:rStyle w:val="CommentReference"/>
        </w:rPr>
        <w:annotationRef/>
      </w:r>
      <w:r>
        <w:t>Recheck this. Do you mean that spatial processes explained more than density, and that spatio-temporal processes explained more than temperature? In this case it is OK, otherwise delete “respectively”.</w:t>
      </w:r>
    </w:p>
  </w:comment>
  <w:comment w:id="169" w:author="Max Lindmark" w:date="2022-05-26T14:34:00Z" w:initials="MOU">
    <w:p w14:paraId="777803CC" w14:textId="77777777" w:rsidR="000943CB" w:rsidRDefault="000943CB" w:rsidP="000943CB">
      <w:r>
        <w:rPr>
          <w:rStyle w:val="CommentReference"/>
        </w:rPr>
        <w:annotationRef/>
      </w:r>
      <w:r>
        <w:rPr>
          <w:sz w:val="20"/>
          <w:szCs w:val="20"/>
        </w:rPr>
        <w:t>Deleting respectively</w:t>
      </w:r>
    </w:p>
  </w:comment>
  <w:comment w:id="166" w:author="Sean Anderson" w:date="2022-06-08T15:04:00Z" w:initials="SA">
    <w:p w14:paraId="762559B6" w14:textId="4BAEF438" w:rsidR="000943CB" w:rsidRDefault="000943CB">
      <w:pPr>
        <w:pStyle w:val="CommentText"/>
      </w:pPr>
      <w:r>
        <w:rPr>
          <w:rStyle w:val="CommentReference"/>
        </w:rPr>
        <w:annotationRef/>
      </w:r>
      <w:r>
        <w:t xml:space="preserve">I have some fear this is undermining the novelty of the paper for a journal such as Proc B. </w:t>
      </w:r>
    </w:p>
  </w:comment>
  <w:comment w:id="171" w:author="Michele Casini" w:date="2022-05-25T08:44:00Z" w:initials="MC">
    <w:p w14:paraId="1A884AC9" w14:textId="52369D53" w:rsidR="000943CB" w:rsidRDefault="000943CB" w:rsidP="00984587">
      <w:pPr>
        <w:pStyle w:val="CommentText"/>
      </w:pPr>
      <w:r>
        <w:rPr>
          <w:rStyle w:val="CommentReference"/>
        </w:rPr>
        <w:annotationRef/>
      </w:r>
      <w:r>
        <w:t>It would be more informative to tell what happened in the southern areas, where cod is concentrated since the early 1990s. I would just tell that also sprat and herring changed, as done for flounder above.</w:t>
      </w:r>
    </w:p>
    <w:p w14:paraId="79A9BD09" w14:textId="77777777" w:rsidR="000943CB" w:rsidRDefault="000943CB" w:rsidP="00984587">
      <w:pPr>
        <w:pStyle w:val="CommentText"/>
      </w:pPr>
    </w:p>
    <w:p w14:paraId="67E577D3" w14:textId="7FC5EF10" w:rsidR="000943CB" w:rsidRDefault="000943CB" w:rsidP="00984587">
      <w:pPr>
        <w:pStyle w:val="CommentText"/>
      </w:pPr>
      <w:r>
        <w:t>“as well as</w:t>
      </w:r>
      <w:r w:rsidRPr="00C038C3">
        <w:t xml:space="preserve"> </w:t>
      </w:r>
      <w:r>
        <w:t xml:space="preserve">large changes in the abundance </w:t>
      </w:r>
      <w:r w:rsidRPr="00C038C3">
        <w:t xml:space="preserve">of its main pelagic prey species (sprat </w:t>
      </w:r>
      <w:r w:rsidRPr="00C038C3">
        <w:rPr>
          <w:i/>
        </w:rPr>
        <w:t>Sprattus sprattus</w:t>
      </w:r>
      <w:r w:rsidRPr="00C038C3">
        <w:t xml:space="preserve"> and herring </w:t>
      </w:r>
      <w:r w:rsidRPr="00C038C3">
        <w:rPr>
          <w:i/>
        </w:rPr>
        <w:t>Clupea harengus</w:t>
      </w:r>
      <w:r w:rsidRPr="00C038C3">
        <w:t>)</w:t>
      </w:r>
      <w:r>
        <w:t xml:space="preserve"> </w:t>
      </w:r>
      <w:r>
        <w:fldChar w:fldCharType="begin"/>
      </w:r>
      <w:r>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fldChar w:fldCharType="separate"/>
      </w:r>
      <w:r>
        <w:rPr>
          <w:lang w:val="en-GB"/>
        </w:rPr>
        <w:t>(31,36,37)</w:t>
      </w:r>
      <w:r>
        <w:fldChar w:fldCharType="end"/>
      </w:r>
      <w:r>
        <w:t>.”</w:t>
      </w:r>
    </w:p>
  </w:comment>
  <w:comment w:id="172" w:author="Max Lindmark" w:date="2022-05-26T14:36:00Z" w:initials="MOU">
    <w:p w14:paraId="465C1B78" w14:textId="77777777" w:rsidR="000943CB" w:rsidRDefault="000943CB" w:rsidP="000943CB">
      <w:r>
        <w:rPr>
          <w:rStyle w:val="CommentReference"/>
        </w:rPr>
        <w:annotationRef/>
      </w:r>
      <w:r>
        <w:rPr>
          <w:sz w:val="20"/>
          <w:szCs w:val="20"/>
        </w:rPr>
        <w:t>Hmm, but the southern areas have the least change in sprat biomass? I think I’ll keep it as it is</w:t>
      </w:r>
    </w:p>
  </w:comment>
  <w:comment w:id="173" w:author="Michele Casini" w:date="2022-07-04T08:25:00Z" w:initials="MC">
    <w:p w14:paraId="4490122A" w14:textId="47306308" w:rsidR="00BC291D" w:rsidRDefault="000943CB">
      <w:pPr>
        <w:pStyle w:val="CommentText"/>
      </w:pPr>
      <w:r>
        <w:rPr>
          <w:rStyle w:val="CommentReference"/>
        </w:rPr>
        <w:annotationRef/>
      </w:r>
      <w:r w:rsidR="00BC291D">
        <w:t xml:space="preserve">I meant we do not say how saduria and flounder changed (increased, decreased?), why should we say it for clupeids? </w:t>
      </w:r>
    </w:p>
    <w:p w14:paraId="3819C953" w14:textId="6F844E03" w:rsidR="00BC291D" w:rsidRDefault="00BC291D">
      <w:pPr>
        <w:pStyle w:val="CommentText"/>
      </w:pPr>
      <w:r>
        <w:t xml:space="preserve">For clupeids it is tricky because actually the supplementary figure S22 tells of a strong decline in sprat biomass especially in the northern subdivisions, so the increase </w:t>
      </w:r>
      <w:r w:rsidR="00C610CA">
        <w:t xml:space="preserve">has </w:t>
      </w:r>
      <w:r>
        <w:t>occurred before</w:t>
      </w:r>
      <w:r w:rsidR="00C610CA">
        <w:t>,</w:t>
      </w:r>
      <w:r>
        <w:t xml:space="preserve"> in the period</w:t>
      </w:r>
      <w:r w:rsidR="00C610CA">
        <w:t xml:space="preserve"> that</w:t>
      </w:r>
      <w:r>
        <w:t xml:space="preserve"> we do not analyse.</w:t>
      </w:r>
      <w:r w:rsidR="00C610CA">
        <w:t xml:space="preserve"> I find this sentence very misleading without a time-frame (a time-frame should be specified in the all section).</w:t>
      </w:r>
    </w:p>
  </w:comment>
  <w:comment w:id="176" w:author="Michele Casini" w:date="2022-05-25T08:45:00Z" w:initials="MC">
    <w:p w14:paraId="56F473EC" w14:textId="5696ACE6" w:rsidR="000943CB" w:rsidRDefault="000943CB">
      <w:pPr>
        <w:pStyle w:val="CommentText"/>
      </w:pPr>
      <w:r>
        <w:rPr>
          <w:rStyle w:val="CommentReference"/>
        </w:rPr>
        <w:annotationRef/>
      </w:r>
      <w:r>
        <w:t>Just say condition, to make things easier her, then in the Methods we specify how condition was estimated.</w:t>
      </w:r>
    </w:p>
  </w:comment>
  <w:comment w:id="177" w:author="Max Lindmark" w:date="2022-05-26T14:36:00Z" w:initials="MOU">
    <w:p w14:paraId="11485DBE" w14:textId="77777777" w:rsidR="000943CB" w:rsidRDefault="000943CB" w:rsidP="000943CB">
      <w:r>
        <w:rPr>
          <w:rStyle w:val="CommentReference"/>
        </w:rPr>
        <w:annotationRef/>
      </w:r>
      <w:r>
        <w:rPr>
          <w:sz w:val="20"/>
          <w:szCs w:val="20"/>
        </w:rPr>
        <w:t>ok</w:t>
      </w:r>
    </w:p>
  </w:comment>
  <w:comment w:id="182" w:author="Michele Casini" w:date="2022-05-25T10:03:00Z" w:initials="MC">
    <w:p w14:paraId="2E8F6E69" w14:textId="2040F37A" w:rsidR="000943CB" w:rsidRPr="000D2119" w:rsidRDefault="000943CB">
      <w:pPr>
        <w:pStyle w:val="CommentText"/>
        <w:rPr>
          <w:vertAlign w:val="superscript"/>
        </w:rPr>
      </w:pPr>
      <w:r>
        <w:rPr>
          <w:rStyle w:val="CommentReference"/>
        </w:rPr>
        <w:annotationRef/>
      </w:r>
      <w:r>
        <w:t>Here is index, below factor, sometimes only condition. I would try to be still more consistent. What do you mean by index? Time-series?</w:t>
      </w:r>
    </w:p>
  </w:comment>
  <w:comment w:id="199" w:author="Sean Anderson" w:date="2022-06-08T15:12:00Z" w:initials="SA">
    <w:p w14:paraId="2B83E2C8" w14:textId="77777777" w:rsidR="000943CB" w:rsidRDefault="000943CB">
      <w:pPr>
        <w:pStyle w:val="CommentText"/>
      </w:pPr>
      <w:r>
        <w:rPr>
          <w:rStyle w:val="CommentReference"/>
        </w:rPr>
        <w:annotationRef/>
      </w:r>
      <w:r>
        <w:t>Debatably, should be subscript s,t in equation</w:t>
      </w:r>
    </w:p>
    <w:p w14:paraId="070C5C0B" w14:textId="77777777" w:rsidR="000943CB" w:rsidRDefault="000943CB">
      <w:pPr>
        <w:pStyle w:val="CommentText"/>
      </w:pPr>
    </w:p>
    <w:p w14:paraId="68BDBB93" w14:textId="77777777" w:rsidR="000943CB" w:rsidRDefault="000943CB">
      <w:pPr>
        <w:pStyle w:val="CommentText"/>
      </w:pPr>
      <w:r>
        <w:t>x_k,s,t should be one value</w:t>
      </w:r>
    </w:p>
    <w:p w14:paraId="2AD3ED19" w14:textId="53330DD0" w:rsidR="000943CB" w:rsidRDefault="000943CB">
      <w:pPr>
        <w:pStyle w:val="CommentText"/>
      </w:pPr>
      <w:r>
        <w:t>maybe don’t call vector here?</w:t>
      </w:r>
    </w:p>
  </w:comment>
  <w:comment w:id="200" w:author="Sean Anderson" w:date="2022-06-08T15:14:00Z" w:initials="SA">
    <w:p w14:paraId="6F4F8207" w14:textId="77777777" w:rsidR="000943CB" w:rsidRDefault="000943CB">
      <w:pPr>
        <w:pStyle w:val="CommentText"/>
      </w:pPr>
      <w:r>
        <w:rPr>
          <w:rStyle w:val="CommentReference"/>
        </w:rPr>
        <w:annotationRef/>
      </w:r>
      <w:r>
        <w:t>Bold without s, not bold once subsetted to value s.</w:t>
      </w:r>
    </w:p>
    <w:p w14:paraId="68979394" w14:textId="77777777" w:rsidR="000943CB" w:rsidRDefault="000943CB">
      <w:pPr>
        <w:pStyle w:val="CommentText"/>
      </w:pPr>
    </w:p>
    <w:p w14:paraId="4A4E3EDE" w14:textId="77777777" w:rsidR="000943CB" w:rsidRDefault="000943CB">
      <w:pPr>
        <w:pStyle w:val="CommentText"/>
      </w:pPr>
      <w:r>
        <w:t>Make bold omega (no s) to match equation?</w:t>
      </w:r>
    </w:p>
    <w:p w14:paraId="34C0A966" w14:textId="77777777" w:rsidR="000943CB" w:rsidRDefault="000943CB">
      <w:pPr>
        <w:pStyle w:val="CommentText"/>
      </w:pPr>
    </w:p>
    <w:p w14:paraId="0526C9C5" w14:textId="77777777" w:rsidR="000943CB" w:rsidRDefault="000943CB">
      <w:pPr>
        <w:pStyle w:val="CommentText"/>
      </w:pPr>
      <w:r>
        <w:t>Then add ‘vector’ in sentence.</w:t>
      </w:r>
    </w:p>
    <w:p w14:paraId="0CBA523B" w14:textId="77777777" w:rsidR="000943CB" w:rsidRDefault="000943CB">
      <w:pPr>
        <w:pStyle w:val="CommentText"/>
      </w:pPr>
    </w:p>
    <w:p w14:paraId="2836B815" w14:textId="499008A8" w:rsidR="000943CB" w:rsidRDefault="000943CB">
      <w:pPr>
        <w:pStyle w:val="CommentText"/>
      </w:pPr>
      <w:r>
        <w:t>Same comment for epsilon_s,t</w:t>
      </w:r>
    </w:p>
  </w:comment>
  <w:comment w:id="201" w:author="Sean Anderson" w:date="2022-06-08T15:17:00Z" w:initials="SA">
    <w:p w14:paraId="37F7A8BF" w14:textId="2E436014" w:rsidR="000943CB" w:rsidRDefault="000943CB">
      <w:pPr>
        <w:pStyle w:val="CommentText"/>
      </w:pPr>
      <w:r>
        <w:rPr>
          <w:rStyle w:val="CommentReference"/>
        </w:rPr>
        <w:annotationRef/>
      </w:r>
      <w:r>
        <w:t>Same comment as above; so match what you do above (subscripting by s and t or not)</w:t>
      </w:r>
    </w:p>
  </w:comment>
  <w:comment w:id="205" w:author="Sean Anderson" w:date="2022-06-08T15:17:00Z" w:initials="SA">
    <w:p w14:paraId="2E3FDE2A" w14:textId="3EF7D524" w:rsidR="000943CB" w:rsidRDefault="000943CB">
      <w:pPr>
        <w:pStyle w:val="CommentText"/>
      </w:pPr>
      <w:r>
        <w:rPr>
          <w:rStyle w:val="CommentReference"/>
        </w:rPr>
        <w:annotationRef/>
      </w:r>
      <w:r>
        <w:t>These are correctly not bold</w:t>
      </w:r>
    </w:p>
  </w:comment>
  <w:comment w:id="206" w:author="Sean Anderson" w:date="2022-06-08T15:18:00Z" w:initials="SA">
    <w:p w14:paraId="40733DF1" w14:textId="2F6F94D9" w:rsidR="000943CB" w:rsidRDefault="000943CB">
      <w:pPr>
        <w:pStyle w:val="CommentText"/>
      </w:pPr>
      <w:r>
        <w:rPr>
          <w:rStyle w:val="CommentReference"/>
        </w:rPr>
        <w:annotationRef/>
      </w:r>
      <w:r>
        <w:t>So doesn’t start with parameter</w:t>
      </w:r>
    </w:p>
  </w:comment>
  <w:comment w:id="214" w:author="Michele Casini" w:date="2022-05-25T08:46:00Z" w:initials="MC">
    <w:p w14:paraId="1273658B" w14:textId="0477EA42" w:rsidR="000943CB" w:rsidRDefault="000943CB">
      <w:pPr>
        <w:pStyle w:val="CommentText"/>
      </w:pPr>
      <w:r>
        <w:rPr>
          <w:rStyle w:val="CommentReference"/>
        </w:rPr>
        <w:annotationRef/>
      </w:r>
      <w:r>
        <w:t>Also the geographical coordinates I think?</w:t>
      </w:r>
    </w:p>
  </w:comment>
  <w:comment w:id="215" w:author="Max Lindmark" w:date="2022-05-26T14:44:00Z" w:initials="MOU">
    <w:p w14:paraId="1850ABA9" w14:textId="77777777" w:rsidR="000943CB" w:rsidRDefault="000943CB" w:rsidP="000943CB">
      <w:r>
        <w:rPr>
          <w:rStyle w:val="CommentReference"/>
        </w:rPr>
        <w:annotationRef/>
      </w:r>
      <w:r>
        <w:rPr>
          <w:sz w:val="20"/>
          <w:szCs w:val="20"/>
        </w:rPr>
        <w:t>Yes though in the model explanation I distinguish between covariates and spatial/spatiotemporal terms</w:t>
      </w:r>
    </w:p>
  </w:comment>
  <w:comment w:id="216" w:author="Sean Anderson" w:date="2022-06-08T15:22:00Z" w:initials="SA">
    <w:p w14:paraId="3F2312F2" w14:textId="0F00F4A8" w:rsidR="000943CB" w:rsidRDefault="000943CB">
      <w:pPr>
        <w:pStyle w:val="CommentText"/>
      </w:pPr>
      <w:r>
        <w:rPr>
          <w:rStyle w:val="CommentReference"/>
        </w:rPr>
        <w:annotationRef/>
      </w:r>
      <w:r>
        <w:t>I’m sorry to bring this up again… this is evolving… what type were used? I need to find the SI…</w:t>
      </w:r>
    </w:p>
    <w:p w14:paraId="5367B500" w14:textId="77777777" w:rsidR="000943CB" w:rsidRDefault="000943CB">
      <w:pPr>
        <w:pStyle w:val="CommentText"/>
      </w:pPr>
    </w:p>
    <w:p w14:paraId="1456BB5F" w14:textId="77777777" w:rsidR="000943CB" w:rsidRDefault="000943CB">
      <w:pPr>
        <w:pStyle w:val="CommentText"/>
      </w:pPr>
      <w:r>
        <w:t>The gold standard is now available and not too slow… MCMC random effects with fixed effects at MLE.</w:t>
      </w:r>
    </w:p>
    <w:p w14:paraId="7E159E54" w14:textId="36A4B953" w:rsidR="000943CB" w:rsidRDefault="000943CB">
      <w:pPr>
        <w:pStyle w:val="CommentText"/>
      </w:pPr>
      <w:r>
        <w:t>residuals(fit, type = “mle-mcmc”) perhaps adjusting the warmup and iterations.</w:t>
      </w:r>
    </w:p>
  </w:comment>
  <w:comment w:id="217" w:author="Sean Anderson" w:date="2022-06-08T15:25:00Z" w:initials="SA">
    <w:p w14:paraId="5ADCDF61" w14:textId="501D6EF2" w:rsidR="000943CB" w:rsidRDefault="000943CB">
      <w:pPr>
        <w:pStyle w:val="CommentText"/>
      </w:pPr>
      <w:r>
        <w:rPr>
          <w:rStyle w:val="CommentReference"/>
        </w:rPr>
        <w:annotationRef/>
      </w:r>
      <w:r>
        <w:t>Nice result, but counter to cover letter that it’s fairly homogenous, which undermines the spatiotemporal approach, no?</w:t>
      </w:r>
    </w:p>
  </w:comment>
  <w:comment w:id="218" w:author="Michele Casini" w:date="2022-07-04T10:26:00Z" w:initials="MC">
    <w:p w14:paraId="79541F90" w14:textId="3A713100" w:rsidR="00576F59" w:rsidRDefault="00576F59">
      <w:pPr>
        <w:pStyle w:val="CommentText"/>
      </w:pPr>
      <w:r>
        <w:rPr>
          <w:rStyle w:val="CommentReference"/>
        </w:rPr>
        <w:annotationRef/>
      </w:r>
      <w:r>
        <w:t>This is an interesting result, and I would absolutely keep this sentence. I do not even think it undermines the approach. I would change it in the cover to make it consistent.</w:t>
      </w:r>
    </w:p>
  </w:comment>
  <w:comment w:id="219" w:author="Sean Anderson" w:date="2022-06-08T15:26:00Z" w:initials="SA">
    <w:p w14:paraId="6F0289AF" w14:textId="77777777" w:rsidR="000943CB" w:rsidRDefault="000943CB">
      <w:pPr>
        <w:pStyle w:val="CommentText"/>
      </w:pPr>
      <w:r>
        <w:rPr>
          <w:rStyle w:val="CommentReference"/>
        </w:rPr>
        <w:annotationRef/>
      </w:r>
      <w:r>
        <w:t>Should probably call conditional effects plots</w:t>
      </w:r>
    </w:p>
    <w:p w14:paraId="3818C984" w14:textId="77777777" w:rsidR="000943CB" w:rsidRDefault="000943CB">
      <w:pPr>
        <w:pStyle w:val="CommentText"/>
      </w:pPr>
    </w:p>
    <w:p w14:paraId="56035CB2" w14:textId="751136D4" w:rsidR="000943CB" w:rsidRDefault="000943CB">
      <w:pPr>
        <w:pStyle w:val="CommentText"/>
      </w:pPr>
      <w:r>
        <w:t>(as an aside, marginal are now possible with ggeffects in dev branch)</w:t>
      </w:r>
    </w:p>
  </w:comment>
  <w:comment w:id="221" w:author="Sean Anderson" w:date="2022-06-08T15:27:00Z" w:initials="SA">
    <w:p w14:paraId="4778081B" w14:textId="7FBE70C3" w:rsidR="000943CB" w:rsidRDefault="000943CB">
      <w:pPr>
        <w:pStyle w:val="CommentText"/>
      </w:pPr>
      <w:r>
        <w:rPr>
          <w:rStyle w:val="CommentReference"/>
        </w:rPr>
        <w:annotationRef/>
      </w:r>
      <w:r>
        <w:t>We need to get this into sdmTMB! Very useful.</w:t>
      </w:r>
    </w:p>
  </w:comment>
  <w:comment w:id="223" w:author="Sean Anderson" w:date="2022-06-08T15:28:00Z" w:initials="SA">
    <w:p w14:paraId="335C61C7" w14:textId="68DE4110" w:rsidR="000943CB" w:rsidRDefault="000943CB">
      <w:pPr>
        <w:pStyle w:val="CommentText"/>
      </w:pPr>
      <w:r>
        <w:rPr>
          <w:rStyle w:val="CommentReference"/>
        </w:rPr>
        <w:annotationRef/>
      </w:r>
      <w:r>
        <w:t>Perhaps this is discussion and not results?</w:t>
      </w:r>
    </w:p>
  </w:comment>
  <w:comment w:id="227" w:author="Sean Anderson" w:date="2022-06-08T15:28:00Z" w:initials="SA">
    <w:p w14:paraId="099FB6F5" w14:textId="1724C198" w:rsidR="000943CB" w:rsidRDefault="000943CB">
      <w:pPr>
        <w:pStyle w:val="CommentText"/>
      </w:pPr>
      <w:r>
        <w:rPr>
          <w:rStyle w:val="CommentReference"/>
        </w:rPr>
        <w:annotationRef/>
      </w:r>
      <w:r>
        <w:t>Is there a fig to reference? Just checking. I assume this is it?</w:t>
      </w:r>
    </w:p>
  </w:comment>
  <w:comment w:id="232" w:author="Sean Anderson" w:date="2022-06-08T15:29:00Z" w:initials="SA">
    <w:p w14:paraId="390EA9A6" w14:textId="6AAFEF57" w:rsidR="000943CB" w:rsidRDefault="000943CB">
      <w:pPr>
        <w:pStyle w:val="CommentText"/>
      </w:pPr>
      <w:r>
        <w:rPr>
          <w:rStyle w:val="CommentReference"/>
        </w:rPr>
        <w:annotationRef/>
      </w:r>
      <w:r>
        <w:t>Conditional?</w:t>
      </w:r>
    </w:p>
  </w:comment>
  <w:comment w:id="233" w:author="Michele Casini" w:date="2022-07-04T10:51:00Z" w:initials="MC">
    <w:p w14:paraId="6166B44D" w14:textId="55474949" w:rsidR="00C87552" w:rsidRDefault="00C87552">
      <w:pPr>
        <w:pStyle w:val="CommentText"/>
      </w:pPr>
      <w:r>
        <w:rPr>
          <w:rStyle w:val="CommentReference"/>
        </w:rPr>
        <w:annotationRef/>
      </w:r>
      <w:r>
        <w:t>Put it here I thought wrongly that it was a comparison with what said before, so I changed a bit.</w:t>
      </w:r>
    </w:p>
  </w:comment>
  <w:comment w:id="237" w:author="Michele Casini" w:date="2022-05-25T10:49:00Z" w:initials="MC">
    <w:p w14:paraId="0E2C9A48" w14:textId="69D62A4A" w:rsidR="000943CB" w:rsidRDefault="000943CB">
      <w:pPr>
        <w:pStyle w:val="CommentText"/>
      </w:pPr>
      <w:r>
        <w:rPr>
          <w:rStyle w:val="CommentReference"/>
        </w:rPr>
        <w:annotationRef/>
      </w:r>
      <w:r>
        <w:t>Max, I’m not sure you did already, but we need to add in the Methods over what depth range you estimated this (20-80m, 20-100)?</w:t>
      </w:r>
    </w:p>
  </w:comment>
  <w:comment w:id="238" w:author="Max Lindmark" w:date="2022-05-26T14:46:00Z" w:initials="MOU">
    <w:p w14:paraId="427BB87C" w14:textId="77777777" w:rsidR="000943CB" w:rsidRDefault="000943CB" w:rsidP="000943CB">
      <w:r>
        <w:rPr>
          <w:rStyle w:val="CommentReference"/>
        </w:rPr>
        <w:annotationRef/>
      </w:r>
      <w:r>
        <w:rPr>
          <w:sz w:val="20"/>
          <w:szCs w:val="20"/>
        </w:rPr>
        <w:t>This is just total in the environment, all the grid cells. When we calculate the weighted oxygen concentration we take into account the distribution and density of cod, so we contrast those</w:t>
      </w:r>
    </w:p>
  </w:comment>
  <w:comment w:id="244" w:author="Sean Anderson" w:date="2022-06-08T15:31:00Z" w:initials="SA">
    <w:p w14:paraId="39822C0D" w14:textId="0016030F" w:rsidR="000943CB" w:rsidRDefault="000943CB">
      <w:pPr>
        <w:pStyle w:val="CommentText"/>
      </w:pPr>
      <w:r>
        <w:rPr>
          <w:rStyle w:val="CommentReference"/>
        </w:rPr>
        <w:annotationRef/>
      </w:r>
      <w:r>
        <w:t>Nice wording for cover letter</w:t>
      </w:r>
    </w:p>
  </w:comment>
  <w:comment w:id="249" w:author="Michele Casini" w:date="2022-07-04T12:05:00Z" w:initials="MC">
    <w:p w14:paraId="63BACE46" w14:textId="407DEC18" w:rsidR="00CF612A" w:rsidRDefault="00CF612A">
      <w:pPr>
        <w:pStyle w:val="CommentText"/>
      </w:pPr>
      <w:r>
        <w:rPr>
          <w:rStyle w:val="CommentReference"/>
        </w:rPr>
        <w:annotationRef/>
      </w:r>
      <w:r>
        <w:t>Would it be good to have the 1</w:t>
      </w:r>
      <w:r w:rsidRPr="00CF612A">
        <w:rPr>
          <w:vertAlign w:val="superscript"/>
        </w:rPr>
        <w:t>st</w:t>
      </w:r>
      <w:r>
        <w:t xml:space="preserve"> and 3</w:t>
      </w:r>
      <w:r w:rsidRPr="00CF612A">
        <w:rPr>
          <w:vertAlign w:val="superscript"/>
        </w:rPr>
        <w:t>rd</w:t>
      </w:r>
      <w:r>
        <w:t xml:space="preserve"> quantiles here too).</w:t>
      </w:r>
    </w:p>
  </w:comment>
  <w:comment w:id="253" w:author="Michele Casini" w:date="2022-07-04T11:47:00Z" w:initials="MC">
    <w:p w14:paraId="7D130D6B" w14:textId="4861815A" w:rsidR="00FA5A20" w:rsidRDefault="00FA5A20">
      <w:pPr>
        <w:pStyle w:val="CommentText"/>
      </w:pPr>
      <w:r>
        <w:rPr>
          <w:rStyle w:val="CommentReference"/>
        </w:rPr>
        <w:annotationRef/>
      </w:r>
      <w:r>
        <w:t>Can you make this trend also using the data Alessandro used, as a check? Focus on SD25, between 20 m depth (from where we have the cod data) to the seafloor.</w:t>
      </w:r>
    </w:p>
    <w:p w14:paraId="5FAC2FF0" w14:textId="0DDDBFE2" w:rsidR="00B46E33" w:rsidRDefault="00B46E33">
      <w:pPr>
        <w:pStyle w:val="CommentText"/>
      </w:pPr>
    </w:p>
    <w:p w14:paraId="0F16F21C" w14:textId="577EB9BF" w:rsidR="00B46E33" w:rsidRDefault="00B46E33">
      <w:pPr>
        <w:pStyle w:val="CommentText"/>
      </w:pPr>
      <w:r>
        <w:t xml:space="preserve">Did you contact Geomar och SMHI to try understand the differences of 1 ml/l? It is tricky comparing </w:t>
      </w:r>
      <w:r w:rsidR="00CF612A">
        <w:t xml:space="preserve">quantitatively </w:t>
      </w:r>
      <w:r>
        <w:t>studies when different raw data are used.</w:t>
      </w:r>
    </w:p>
  </w:comment>
  <w:comment w:id="254" w:author="Sean Anderson" w:date="2022-06-08T15:33:00Z" w:initials="SA">
    <w:p w14:paraId="568CFCC5" w14:textId="7E7B5F59" w:rsidR="000943CB" w:rsidRDefault="000943CB">
      <w:pPr>
        <w:pStyle w:val="CommentText"/>
      </w:pPr>
      <w:r>
        <w:rPr>
          <w:rStyle w:val="CommentReference"/>
        </w:rPr>
        <w:annotationRef/>
      </w:r>
      <w:r>
        <w:t xml:space="preserve">Again, nice wording for cover letter, maybe with previous sentence </w:t>
      </w:r>
    </w:p>
  </w:comment>
  <w:comment w:id="260" w:author="Michele Casini" w:date="2022-07-04T11:40:00Z" w:initials="MC">
    <w:p w14:paraId="4CA25809" w14:textId="169D7423" w:rsidR="007F4226" w:rsidRDefault="007F4226">
      <w:pPr>
        <w:pStyle w:val="CommentText"/>
      </w:pPr>
      <w:r>
        <w:rPr>
          <w:rStyle w:val="CommentReference"/>
        </w:rPr>
        <w:annotationRef/>
      </w:r>
    </w:p>
  </w:comment>
  <w:comment w:id="256" w:author="Michele Casini" w:date="2022-07-04T11:44:00Z" w:initials="MC">
    <w:p w14:paraId="26D982C8" w14:textId="50A7FB67" w:rsidR="007F4226" w:rsidRDefault="007F4226">
      <w:pPr>
        <w:pStyle w:val="CommentText"/>
      </w:pPr>
      <w:r>
        <w:rPr>
          <w:rStyle w:val="CommentReference"/>
        </w:rPr>
        <w:annotationRef/>
      </w:r>
      <w:r>
        <w:t>Delete this, also in the paper Casini et al. 2021 we separate SD25 from the others, and we say that fish moved deeper.</w:t>
      </w:r>
    </w:p>
  </w:comment>
  <w:comment w:id="279" w:author="Max Lindmark" w:date="2022-05-19T19:56:00Z" w:initials="MOU">
    <w:p w14:paraId="14EC8DA7" w14:textId="1F61544D" w:rsidR="000943CB" w:rsidRDefault="000943CB" w:rsidP="009A60E2">
      <w:r>
        <w:rPr>
          <w:rStyle w:val="CommentReference"/>
        </w:rPr>
        <w:annotationRef/>
      </w:r>
      <w:r>
        <w:rPr>
          <w:sz w:val="20"/>
          <w:szCs w:val="20"/>
        </w:rPr>
        <w:t>I converted using this site: https://www.loligosystems.com/convert-oxygen-units</w:t>
      </w:r>
    </w:p>
  </w:comment>
  <w:comment w:id="303" w:author="Michele Casini" w:date="2022-07-04T13:05:00Z" w:initials="MC">
    <w:p w14:paraId="154AF5B2" w14:textId="7A3432D4" w:rsidR="00AE7158" w:rsidRDefault="00AE7158">
      <w:pPr>
        <w:pStyle w:val="CommentText"/>
      </w:pPr>
      <w:r>
        <w:rPr>
          <w:rStyle w:val="CommentReference"/>
        </w:rPr>
        <w:annotationRef/>
      </w:r>
      <w:r>
        <w:t>I remember you telling me Max that there are other studies with higher values?</w:t>
      </w:r>
    </w:p>
  </w:comment>
  <w:comment w:id="311" w:author="Michele Casini" w:date="2022-07-04T11:57:00Z" w:initials="MC">
    <w:p w14:paraId="6183C031" w14:textId="5ACBBFCB" w:rsidR="00CF612A" w:rsidRDefault="00CF612A">
      <w:pPr>
        <w:pStyle w:val="CommentText"/>
      </w:pPr>
      <w:r>
        <w:rPr>
          <w:rStyle w:val="CommentReference"/>
        </w:rPr>
        <w:annotationRef/>
      </w:r>
      <w:r>
        <w:t>They look at growth or condition in this study? Is it only cod or fish in general?</w:t>
      </w:r>
    </w:p>
  </w:comment>
  <w:comment w:id="301" w:author="Michele Casini" w:date="2022-05-25T10:09:00Z" w:initials="MC">
    <w:p w14:paraId="4F582543" w14:textId="759FE33F" w:rsidR="000943CB" w:rsidRDefault="000943CB">
      <w:pPr>
        <w:pStyle w:val="CommentText"/>
      </w:pPr>
      <w:r>
        <w:rPr>
          <w:rStyle w:val="CommentReference"/>
        </w:rPr>
        <w:annotationRef/>
      </w:r>
      <w:r>
        <w:t>There are other meta-analyses, such as Vaquer-Sunyer and Duarte, where they say in Discussion that for cod is 10.2 mg/l (around 7 ml/l). There is a range of values, more or less conservative. You also Max told me on Zoom last week that it could be such high as 7 ml/l if I recall correctly.</w:t>
      </w:r>
    </w:p>
  </w:comment>
  <w:comment w:id="302" w:author="Max Lindmark" w:date="2022-05-26T14:52:00Z" w:initials="MOU">
    <w:p w14:paraId="5037EAD0" w14:textId="77777777" w:rsidR="000943CB" w:rsidRDefault="000943CB" w:rsidP="000943CB">
      <w:r>
        <w:rPr>
          <w:rStyle w:val="CommentReference"/>
        </w:rPr>
        <w:annotationRef/>
      </w:r>
      <w:r>
        <w:rPr>
          <w:sz w:val="20"/>
          <w:szCs w:val="20"/>
        </w:rPr>
        <w:t>I have checked the reference (Saunders 1963 CJFAS) in the Vaquer-Sunyer meta-analysis and I doubt it’s very relevant here based on the abstract (it’s from 1963, no access and it’s not on sci hub).</w:t>
      </w:r>
      <w:r>
        <w:rPr>
          <w:sz w:val="20"/>
          <w:szCs w:val="20"/>
        </w:rPr>
        <w:cr/>
      </w:r>
      <w:r>
        <w:rPr>
          <w:sz w:val="20"/>
          <w:szCs w:val="20"/>
        </w:rPr>
        <w:cr/>
        <w:t>They write: Reducing the ambient oxygen from about 10 to 3 mg/l lowers the rate of oxygen consumption slightly, but the respiratory volume (volume of water pumped over the gills per unit time) is markedly increased.</w:t>
      </w:r>
      <w:r>
        <w:rPr>
          <w:sz w:val="20"/>
          <w:szCs w:val="20"/>
        </w:rPr>
        <w:cr/>
      </w:r>
      <w:r>
        <w:rPr>
          <w:sz w:val="20"/>
          <w:szCs w:val="20"/>
        </w:rPr>
        <w:cr/>
        <w:t xml:space="preserve">So what they mean is that cod are stressed below 10 mg/L because they pump bigger volumes. We shouldn’t mix that up with negative effects on growth and condition, which occur at lower levels. </w:t>
      </w:r>
      <w:r>
        <w:rPr>
          <w:sz w:val="20"/>
          <w:szCs w:val="20"/>
        </w:rPr>
        <w:cr/>
      </w:r>
      <w:r>
        <w:rPr>
          <w:sz w:val="20"/>
          <w:szCs w:val="20"/>
        </w:rPr>
        <w:cr/>
        <w:t xml:space="preserve">We shouldn’t mix these threshold because they are “thresholds” for different things, not even sure the 10 mg/L is a threshold. </w:t>
      </w:r>
    </w:p>
  </w:comment>
  <w:comment w:id="320" w:author="Michele Casini" w:date="2022-05-26T10:17:00Z" w:initials="MC">
    <w:p w14:paraId="446C0CEE" w14:textId="7DE496D4" w:rsidR="000943CB" w:rsidRDefault="000943CB">
      <w:pPr>
        <w:pStyle w:val="CommentText"/>
      </w:pPr>
      <w:r>
        <w:rPr>
          <w:rStyle w:val="CommentReference"/>
        </w:rPr>
        <w:annotationRef/>
      </w:r>
      <w:r>
        <w:t>Around 7 ml/l?</w:t>
      </w:r>
    </w:p>
  </w:comment>
  <w:comment w:id="331" w:author="Michele Casini" w:date="2022-05-25T10:44:00Z" w:initials="MC">
    <w:p w14:paraId="1CE4AA3C" w14:textId="2CDF15BA" w:rsidR="000943CB" w:rsidRDefault="000943CB">
      <w:pPr>
        <w:pStyle w:val="CommentText"/>
      </w:pPr>
      <w:r>
        <w:rPr>
          <w:rStyle w:val="CommentReference"/>
        </w:rPr>
        <w:annotationRef/>
      </w:r>
      <w:r>
        <w:t>Refer to Vaquer-Sunyer and Duarte, or directly to the references they cite.</w:t>
      </w:r>
    </w:p>
  </w:comment>
  <w:comment w:id="363" w:author="Max Lindmark" w:date="2022-05-26T15:28:00Z" w:initials="MOU">
    <w:p w14:paraId="6B9A7316" w14:textId="77777777" w:rsidR="000943CB" w:rsidRDefault="000943CB" w:rsidP="000943CB">
      <w:r>
        <w:rPr>
          <w:rStyle w:val="CommentReference"/>
        </w:rPr>
        <w:annotationRef/>
      </w:r>
      <w:r>
        <w:rPr>
          <w:sz w:val="20"/>
          <w:szCs w:val="20"/>
        </w:rPr>
        <w:t>This was a super long paragraphs that should have been cut before. What I cut is essentially already said two paragraphs above</w:t>
      </w:r>
    </w:p>
  </w:comment>
  <w:comment w:id="374" w:author="Michele Casini" w:date="2022-07-04T13:06:00Z" w:initials="MC">
    <w:p w14:paraId="28DF6E8F" w14:textId="314FE931" w:rsidR="00AE7158" w:rsidRDefault="00AE7158">
      <w:pPr>
        <w:pStyle w:val="CommentText"/>
      </w:pPr>
      <w:r>
        <w:rPr>
          <w:rStyle w:val="CommentReference"/>
        </w:rPr>
        <w:annotationRef/>
      </w:r>
      <w:r>
        <w:t>I think you did right deleting this.</w:t>
      </w:r>
    </w:p>
  </w:comment>
  <w:comment w:id="396" w:author="Sean Anderson" w:date="2022-06-08T15:37:00Z" w:initials="SA">
    <w:p w14:paraId="7829E5C1" w14:textId="06CE346A" w:rsidR="000943CB" w:rsidRDefault="000943CB">
      <w:pPr>
        <w:pStyle w:val="CommentText"/>
      </w:pPr>
      <w:r>
        <w:rPr>
          <w:rStyle w:val="CommentReference"/>
        </w:rPr>
        <w:annotationRef/>
      </w:r>
      <w:r>
        <w:t>Nice wording</w:t>
      </w:r>
    </w:p>
  </w:comment>
  <w:comment w:id="402" w:author="Michele Casini" w:date="2022-07-04T12:53:00Z" w:initials="MC">
    <w:p w14:paraId="74A5FA99" w14:textId="5B0408E6" w:rsidR="00CD565D" w:rsidRDefault="00CD565D">
      <w:pPr>
        <w:pStyle w:val="CommentText"/>
      </w:pPr>
      <w:r>
        <w:rPr>
          <w:rStyle w:val="CommentReference"/>
        </w:rPr>
        <w:annotationRef/>
      </w:r>
      <w:r>
        <w:t>I still think this start and ends too suddenly. Parasite is only one of these factors, there are more, and if we want to include this sentence we need to say more about why it did not cause the decline.</w:t>
      </w:r>
    </w:p>
  </w:comment>
  <w:comment w:id="406" w:author="Sean Anderson" w:date="2022-06-08T15:20:00Z" w:initials="SA">
    <w:p w14:paraId="1E88D99E" w14:textId="0EFD19DC" w:rsidR="000943CB" w:rsidRDefault="000943CB">
      <w:pPr>
        <w:pStyle w:val="CommentText"/>
      </w:pPr>
      <w:r>
        <w:rPr>
          <w:rStyle w:val="CommentReference"/>
        </w:rPr>
        <w:annotationRef/>
      </w:r>
      <w:r>
        <w:t>Ideally cram the DOI link into the sdmTMB reference?</w:t>
      </w:r>
    </w:p>
  </w:comment>
  <w:comment w:id="434" w:author="Sean Anderson" w:date="2022-06-08T15:39:00Z" w:initials="SA">
    <w:p w14:paraId="4EC9E733" w14:textId="6109DE3A" w:rsidR="000943CB" w:rsidRDefault="000943CB">
      <w:pPr>
        <w:pStyle w:val="CommentText"/>
      </w:pPr>
      <w:r>
        <w:rPr>
          <w:rStyle w:val="CommentReference"/>
        </w:rPr>
        <w:annotationRef/>
      </w:r>
      <w:r>
        <w:t>Add page break?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2E06C" w15:done="0"/>
  <w15:commentEx w15:paraId="22972B34" w15:done="0"/>
  <w15:commentEx w15:paraId="272E8D26" w15:done="0"/>
  <w15:commentEx w15:paraId="79AA9BF8" w15:done="0"/>
  <w15:commentEx w15:paraId="22C29965" w15:done="0"/>
  <w15:commentEx w15:paraId="7B4BF1CE" w15:paraIdParent="22C29965" w15:done="0"/>
  <w15:commentEx w15:paraId="653276AB" w15:done="0"/>
  <w15:commentEx w15:paraId="38F9CD41" w15:done="0"/>
  <w15:commentEx w15:paraId="777803CC" w15:paraIdParent="38F9CD41" w15:done="0"/>
  <w15:commentEx w15:paraId="762559B6" w15:done="0"/>
  <w15:commentEx w15:paraId="67E577D3" w15:done="0"/>
  <w15:commentEx w15:paraId="465C1B78" w15:paraIdParent="67E577D3" w15:done="0"/>
  <w15:commentEx w15:paraId="3819C953" w15:paraIdParent="67E577D3" w15:done="0"/>
  <w15:commentEx w15:paraId="56F473EC" w15:done="0"/>
  <w15:commentEx w15:paraId="11485DBE" w15:paraIdParent="56F473EC" w15:done="0"/>
  <w15:commentEx w15:paraId="2E8F6E69" w15:done="0"/>
  <w15:commentEx w15:paraId="2AD3ED19" w15:done="0"/>
  <w15:commentEx w15:paraId="2836B815" w15:done="0"/>
  <w15:commentEx w15:paraId="37F7A8BF" w15:done="0"/>
  <w15:commentEx w15:paraId="2E3FDE2A" w15:done="0"/>
  <w15:commentEx w15:paraId="40733DF1" w15:done="0"/>
  <w15:commentEx w15:paraId="1273658B" w15:done="0"/>
  <w15:commentEx w15:paraId="1850ABA9" w15:paraIdParent="1273658B" w15:done="0"/>
  <w15:commentEx w15:paraId="7E159E54" w15:done="0"/>
  <w15:commentEx w15:paraId="5ADCDF61" w15:done="0"/>
  <w15:commentEx w15:paraId="79541F90" w15:paraIdParent="5ADCDF61" w15:done="0"/>
  <w15:commentEx w15:paraId="56035CB2" w15:done="0"/>
  <w15:commentEx w15:paraId="4778081B" w15:done="0"/>
  <w15:commentEx w15:paraId="335C61C7" w15:done="0"/>
  <w15:commentEx w15:paraId="099FB6F5" w15:done="0"/>
  <w15:commentEx w15:paraId="390EA9A6" w15:done="0"/>
  <w15:commentEx w15:paraId="6166B44D" w15:done="0"/>
  <w15:commentEx w15:paraId="0E2C9A48" w15:done="0"/>
  <w15:commentEx w15:paraId="427BB87C" w15:paraIdParent="0E2C9A48" w15:done="0"/>
  <w15:commentEx w15:paraId="39822C0D" w15:done="0"/>
  <w15:commentEx w15:paraId="63BACE46" w15:done="0"/>
  <w15:commentEx w15:paraId="0F16F21C" w15:done="0"/>
  <w15:commentEx w15:paraId="568CFCC5" w15:done="0"/>
  <w15:commentEx w15:paraId="4CA25809" w15:done="0"/>
  <w15:commentEx w15:paraId="26D982C8" w15:done="0"/>
  <w15:commentEx w15:paraId="14EC8DA7" w15:done="0"/>
  <w15:commentEx w15:paraId="154AF5B2" w15:done="0"/>
  <w15:commentEx w15:paraId="6183C031" w15:done="0"/>
  <w15:commentEx w15:paraId="4F582543" w15:done="0"/>
  <w15:commentEx w15:paraId="5037EAD0" w15:paraIdParent="4F582543" w15:done="0"/>
  <w15:commentEx w15:paraId="446C0CEE" w15:done="0"/>
  <w15:commentEx w15:paraId="1CE4AA3C" w15:done="0"/>
  <w15:commentEx w15:paraId="6B9A7316" w15:done="0"/>
  <w15:commentEx w15:paraId="28DF6E8F" w15:done="0"/>
  <w15:commentEx w15:paraId="7829E5C1" w15:done="0"/>
  <w15:commentEx w15:paraId="74A5FA99" w15:done="0"/>
  <w15:commentEx w15:paraId="1E88D99E" w15:done="0"/>
  <w15:commentEx w15:paraId="4EC9E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850" w16cex:dateUtc="2022-06-08T22:01:00Z"/>
  <w16cex:commentExtensible w16cex:durableId="264B41BE" w16cex:dateUtc="2022-06-08T22:41:00Z"/>
  <w16cex:commentExtensible w16cex:durableId="264B41C5" w16cex:dateUtc="2022-06-08T22:41:00Z"/>
  <w16cex:commentExtensible w16cex:durableId="263A0D7A" w16cex:dateUtc="2022-05-26T08:55:00Z"/>
  <w16cex:commentExtensible w16cex:durableId="263A0D7B" w16cex:dateUtc="2022-05-25T06:43:00Z"/>
  <w16cex:commentExtensible w16cex:durableId="263A0E09" w16cex:dateUtc="2022-05-26T12:32:00Z"/>
  <w16cex:commentExtensible w16cex:durableId="264B3939" w16cex:dateUtc="2022-06-08T22:05:00Z"/>
  <w16cex:commentExtensible w16cex:durableId="263A0D7C" w16cex:dateUtc="2022-05-25T06:44:00Z"/>
  <w16cex:commentExtensible w16cex:durableId="263A0E62" w16cex:dateUtc="2022-05-26T12:34:00Z"/>
  <w16cex:commentExtensible w16cex:durableId="264B38F3" w16cex:dateUtc="2022-06-08T22:04:00Z"/>
  <w16cex:commentExtensible w16cex:durableId="263A0D7D" w16cex:dateUtc="2022-05-25T06:44:00Z"/>
  <w16cex:commentExtensible w16cex:durableId="263A0EEE" w16cex:dateUtc="2022-05-26T12:36:00Z"/>
  <w16cex:commentExtensible w16cex:durableId="263A0D7E" w16cex:dateUtc="2022-05-25T06:45:00Z"/>
  <w16cex:commentExtensible w16cex:durableId="263A0EFF" w16cex:dateUtc="2022-05-26T12:36:00Z"/>
  <w16cex:commentExtensible w16cex:durableId="263A0D7F" w16cex:dateUtc="2022-05-25T08:03:00Z"/>
  <w16cex:commentExtensible w16cex:durableId="264B3ADB" w16cex:dateUtc="2022-06-08T22:12:00Z"/>
  <w16cex:commentExtensible w16cex:durableId="264B3B42" w16cex:dateUtc="2022-06-08T22:14:00Z"/>
  <w16cex:commentExtensible w16cex:durableId="264B3BED" w16cex:dateUtc="2022-06-08T22:17:00Z"/>
  <w16cex:commentExtensible w16cex:durableId="264B3C0B" w16cex:dateUtc="2022-06-08T22:17:00Z"/>
  <w16cex:commentExtensible w16cex:durableId="264B3C29" w16cex:dateUtc="2022-06-08T22:18:00Z"/>
  <w16cex:commentExtensible w16cex:durableId="263A0D80" w16cex:dateUtc="2022-05-25T06:46:00Z"/>
  <w16cex:commentExtensible w16cex:durableId="263A10E8" w16cex:dateUtc="2022-05-26T12:44:00Z"/>
  <w16cex:commentExtensible w16cex:durableId="264B3D31" w16cex:dateUtc="2022-06-08T22:22:00Z"/>
  <w16cex:commentExtensible w16cex:durableId="264B3DCD" w16cex:dateUtc="2022-06-08T22:25:00Z"/>
  <w16cex:commentExtensible w16cex:durableId="264B3E1E" w16cex:dateUtc="2022-06-08T22:26:00Z"/>
  <w16cex:commentExtensible w16cex:durableId="264B3E69" w16cex:dateUtc="2022-06-08T22:27:00Z"/>
  <w16cex:commentExtensible w16cex:durableId="264B3E92" w16cex:dateUtc="2022-06-08T22:28:00Z"/>
  <w16cex:commentExtensible w16cex:durableId="264B3EBB" w16cex:dateUtc="2022-06-08T22:28:00Z"/>
  <w16cex:commentExtensible w16cex:durableId="264B3EF7" w16cex:dateUtc="2022-06-08T22:29:00Z"/>
  <w16cex:commentExtensible w16cex:durableId="263A0D81" w16cex:dateUtc="2022-05-25T08:49:00Z"/>
  <w16cex:commentExtensible w16cex:durableId="263A1139" w16cex:dateUtc="2022-05-26T12:46:00Z"/>
  <w16cex:commentExtensible w16cex:durableId="264B3F5E" w16cex:dateUtc="2022-06-08T22:31:00Z"/>
  <w16cex:commentExtensible w16cex:durableId="264B3FCF" w16cex:dateUtc="2022-06-08T22:33:00Z"/>
  <w16cex:commentExtensible w16cex:durableId="26311F6A" w16cex:dateUtc="2022-05-19T17:56:00Z"/>
  <w16cex:commentExtensible w16cex:durableId="263A0D83" w16cex:dateUtc="2022-05-25T08:09:00Z"/>
  <w16cex:commentExtensible w16cex:durableId="263A12AA" w16cex:dateUtc="2022-05-26T12:52:00Z"/>
  <w16cex:commentExtensible w16cex:durableId="263A0D84" w16cex:dateUtc="2022-05-26T08:17:00Z"/>
  <w16cex:commentExtensible w16cex:durableId="263A0D85" w16cex:dateUtc="2022-05-25T08:44:00Z"/>
  <w16cex:commentExtensible w16cex:durableId="263A1B10" w16cex:dateUtc="2022-05-26T13:28:00Z"/>
  <w16cex:commentExtensible w16cex:durableId="264B40B9" w16cex:dateUtc="2022-06-08T22:37:00Z"/>
  <w16cex:commentExtensible w16cex:durableId="264B3CD0" w16cex:dateUtc="2022-06-08T22:20:00Z"/>
  <w16cex:commentExtensible w16cex:durableId="264B4125" w16cex:dateUtc="2022-06-08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2E06C" w16cid:durableId="264B3850"/>
  <w16cid:commentId w16cid:paraId="22972B34" w16cid:durableId="264B41BE"/>
  <w16cid:commentId w16cid:paraId="272E8D26" w16cid:durableId="264B41C5"/>
  <w16cid:commentId w16cid:paraId="79AA9BF8" w16cid:durableId="263A0D7A"/>
  <w16cid:commentId w16cid:paraId="22C29965" w16cid:durableId="263A0D7B"/>
  <w16cid:commentId w16cid:paraId="7B4BF1CE" w16cid:durableId="263A0E09"/>
  <w16cid:commentId w16cid:paraId="653276AB" w16cid:durableId="264B3939"/>
  <w16cid:commentId w16cid:paraId="38F9CD41" w16cid:durableId="263A0D7C"/>
  <w16cid:commentId w16cid:paraId="777803CC" w16cid:durableId="263A0E62"/>
  <w16cid:commentId w16cid:paraId="762559B6" w16cid:durableId="264B38F3"/>
  <w16cid:commentId w16cid:paraId="67E577D3" w16cid:durableId="263A0D7D"/>
  <w16cid:commentId w16cid:paraId="465C1B78" w16cid:durableId="263A0EEE"/>
  <w16cid:commentId w16cid:paraId="3819C953" w16cid:durableId="266DB5F2"/>
  <w16cid:commentId w16cid:paraId="56F473EC" w16cid:durableId="263A0D7E"/>
  <w16cid:commentId w16cid:paraId="11485DBE" w16cid:durableId="263A0EFF"/>
  <w16cid:commentId w16cid:paraId="2E8F6E69" w16cid:durableId="263A0D7F"/>
  <w16cid:commentId w16cid:paraId="2AD3ED19" w16cid:durableId="264B3ADB"/>
  <w16cid:commentId w16cid:paraId="2836B815" w16cid:durableId="264B3B42"/>
  <w16cid:commentId w16cid:paraId="37F7A8BF" w16cid:durableId="264B3BED"/>
  <w16cid:commentId w16cid:paraId="2E3FDE2A" w16cid:durableId="264B3C0B"/>
  <w16cid:commentId w16cid:paraId="40733DF1" w16cid:durableId="264B3C29"/>
  <w16cid:commentId w16cid:paraId="1273658B" w16cid:durableId="263A0D80"/>
  <w16cid:commentId w16cid:paraId="1850ABA9" w16cid:durableId="263A10E8"/>
  <w16cid:commentId w16cid:paraId="7E159E54" w16cid:durableId="264B3D31"/>
  <w16cid:commentId w16cid:paraId="5ADCDF61" w16cid:durableId="264B3DCD"/>
  <w16cid:commentId w16cid:paraId="79541F90" w16cid:durableId="266DB5FF"/>
  <w16cid:commentId w16cid:paraId="56035CB2" w16cid:durableId="264B3E1E"/>
  <w16cid:commentId w16cid:paraId="4778081B" w16cid:durableId="264B3E69"/>
  <w16cid:commentId w16cid:paraId="335C61C7" w16cid:durableId="264B3E92"/>
  <w16cid:commentId w16cid:paraId="099FB6F5" w16cid:durableId="264B3EBB"/>
  <w16cid:commentId w16cid:paraId="390EA9A6" w16cid:durableId="264B3EF7"/>
  <w16cid:commentId w16cid:paraId="6166B44D" w16cid:durableId="266DB605"/>
  <w16cid:commentId w16cid:paraId="0E2C9A48" w16cid:durableId="263A0D81"/>
  <w16cid:commentId w16cid:paraId="427BB87C" w16cid:durableId="263A1139"/>
  <w16cid:commentId w16cid:paraId="39822C0D" w16cid:durableId="264B3F5E"/>
  <w16cid:commentId w16cid:paraId="63BACE46" w16cid:durableId="266DB609"/>
  <w16cid:commentId w16cid:paraId="0F16F21C" w16cid:durableId="266DB60A"/>
  <w16cid:commentId w16cid:paraId="568CFCC5" w16cid:durableId="264B3FCF"/>
  <w16cid:commentId w16cid:paraId="4CA25809" w16cid:durableId="266DB60C"/>
  <w16cid:commentId w16cid:paraId="26D982C8" w16cid:durableId="266DB60D"/>
  <w16cid:commentId w16cid:paraId="14EC8DA7" w16cid:durableId="26311F6A"/>
  <w16cid:commentId w16cid:paraId="154AF5B2" w16cid:durableId="266DB60F"/>
  <w16cid:commentId w16cid:paraId="6183C031" w16cid:durableId="266DB610"/>
  <w16cid:commentId w16cid:paraId="4F582543" w16cid:durableId="263A0D83"/>
  <w16cid:commentId w16cid:paraId="5037EAD0" w16cid:durableId="263A12AA"/>
  <w16cid:commentId w16cid:paraId="446C0CEE" w16cid:durableId="263A0D84"/>
  <w16cid:commentId w16cid:paraId="1CE4AA3C" w16cid:durableId="263A0D85"/>
  <w16cid:commentId w16cid:paraId="6B9A7316" w16cid:durableId="263A1B10"/>
  <w16cid:commentId w16cid:paraId="28DF6E8F" w16cid:durableId="266DB616"/>
  <w16cid:commentId w16cid:paraId="7829E5C1" w16cid:durableId="264B40B9"/>
  <w16cid:commentId w16cid:paraId="74A5FA99" w16cid:durableId="266DB618"/>
  <w16cid:commentId w16cid:paraId="1E88D99E" w16cid:durableId="264B3CD0"/>
  <w16cid:commentId w16cid:paraId="4EC9E733" w16cid:durableId="264B4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44BF6" w14:textId="77777777" w:rsidR="003C73FB" w:rsidRDefault="003C73FB">
      <w:r>
        <w:separator/>
      </w:r>
    </w:p>
  </w:endnote>
  <w:endnote w:type="continuationSeparator" w:id="0">
    <w:p w14:paraId="3D138BB8" w14:textId="77777777" w:rsidR="003C73FB" w:rsidRDefault="003C7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Content>
      <w:p w14:paraId="4416EED2" w14:textId="01372C62" w:rsidR="000943CB" w:rsidRDefault="000943C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0943CB" w:rsidRDefault="000943CB"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Content>
      <w:p w14:paraId="0F03278A" w14:textId="381CAE4A" w:rsidR="000943CB" w:rsidRDefault="000943CB"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E7158">
          <w:rPr>
            <w:rStyle w:val="PageNumber"/>
            <w:noProof/>
          </w:rPr>
          <w:t>20</w:t>
        </w:r>
        <w:r>
          <w:rPr>
            <w:rStyle w:val="PageNumber"/>
          </w:rPr>
          <w:fldChar w:fldCharType="end"/>
        </w:r>
      </w:p>
    </w:sdtContent>
  </w:sdt>
  <w:p w14:paraId="372B30FD" w14:textId="77777777" w:rsidR="000943CB" w:rsidRDefault="000943CB"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B6FAB" w14:textId="77777777" w:rsidR="003C73FB" w:rsidRDefault="003C73FB">
      <w:r>
        <w:separator/>
      </w:r>
    </w:p>
  </w:footnote>
  <w:footnote w:type="continuationSeparator" w:id="0">
    <w:p w14:paraId="2E32DFBC" w14:textId="77777777" w:rsidR="003C73FB" w:rsidRDefault="003C7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9287794">
    <w:abstractNumId w:val="0"/>
  </w:num>
  <w:num w:numId="2" w16cid:durableId="1173685345">
    <w:abstractNumId w:val="1"/>
  </w:num>
  <w:num w:numId="3" w16cid:durableId="386225252">
    <w:abstractNumId w:val="3"/>
  </w:num>
  <w:num w:numId="4" w16cid:durableId="131338679">
    <w:abstractNumId w:val="5"/>
  </w:num>
  <w:num w:numId="5" w16cid:durableId="1826823235">
    <w:abstractNumId w:val="2"/>
  </w:num>
  <w:num w:numId="6" w16cid:durableId="119341920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yya Gogina">
    <w15:presenceInfo w15:providerId="None" w15:userId="Mayya Gogina"/>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hideSpellingErrors/>
  <w:hideGrammaticalErrors/>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23C"/>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3CB"/>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43F"/>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3FB"/>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72"/>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894"/>
    <w:rsid w:val="004659E3"/>
    <w:rsid w:val="00466011"/>
    <w:rsid w:val="0046638F"/>
    <w:rsid w:val="0046661A"/>
    <w:rsid w:val="00466663"/>
    <w:rsid w:val="0046670D"/>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A87"/>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75B"/>
    <w:rsid w:val="00570C1D"/>
    <w:rsid w:val="00570E14"/>
    <w:rsid w:val="00570F22"/>
    <w:rsid w:val="005710B0"/>
    <w:rsid w:val="005713BC"/>
    <w:rsid w:val="0057140A"/>
    <w:rsid w:val="00571491"/>
    <w:rsid w:val="00571959"/>
    <w:rsid w:val="00571B06"/>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5D5"/>
    <w:rsid w:val="0057497C"/>
    <w:rsid w:val="00574FCE"/>
    <w:rsid w:val="005751F8"/>
    <w:rsid w:val="005754B1"/>
    <w:rsid w:val="00575840"/>
    <w:rsid w:val="00575F2C"/>
    <w:rsid w:val="005764FD"/>
    <w:rsid w:val="00576743"/>
    <w:rsid w:val="0057688A"/>
    <w:rsid w:val="00576975"/>
    <w:rsid w:val="00576C06"/>
    <w:rsid w:val="00576CBB"/>
    <w:rsid w:val="00576F59"/>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BC4"/>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3A5"/>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26"/>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4FD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5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03A"/>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899"/>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FFA"/>
    <w:rsid w:val="00AE6ABB"/>
    <w:rsid w:val="00AE6B92"/>
    <w:rsid w:val="00AE6D2E"/>
    <w:rsid w:val="00AE70C2"/>
    <w:rsid w:val="00AE7158"/>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33"/>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118"/>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91D"/>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0CA"/>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552"/>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65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30EC"/>
    <w:rsid w:val="00CF31B8"/>
    <w:rsid w:val="00CF3308"/>
    <w:rsid w:val="00CF3C95"/>
    <w:rsid w:val="00CF41B9"/>
    <w:rsid w:val="00CF43E1"/>
    <w:rsid w:val="00CF4B77"/>
    <w:rsid w:val="00CF4EA9"/>
    <w:rsid w:val="00CF5928"/>
    <w:rsid w:val="00CF59EA"/>
    <w:rsid w:val="00CF59EF"/>
    <w:rsid w:val="00CF5D35"/>
    <w:rsid w:val="00CF5DF0"/>
    <w:rsid w:val="00CF5EA5"/>
    <w:rsid w:val="00CF5F17"/>
    <w:rsid w:val="00CF60B4"/>
    <w:rsid w:val="00CF612A"/>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3F8"/>
    <w:rsid w:val="00D31640"/>
    <w:rsid w:val="00D317EE"/>
    <w:rsid w:val="00D31ADD"/>
    <w:rsid w:val="00D31CB8"/>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CEB"/>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E41"/>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0C"/>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A20"/>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500"/>
      </w:tabs>
      <w:spacing w:after="240"/>
      <w:ind w:left="504" w:hanging="50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0437E-B5AB-4F0D-947B-3BC78B279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44960</Words>
  <Characters>256272</Characters>
  <Application>Microsoft Office Word</Application>
  <DocSecurity>0</DocSecurity>
  <Lines>2135</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2</cp:revision>
  <cp:lastPrinted>2022-05-25T06:50:00Z</cp:lastPrinted>
  <dcterms:created xsi:type="dcterms:W3CDTF">2022-07-04T16:55:00Z</dcterms:created>
  <dcterms:modified xsi:type="dcterms:W3CDTF">2022-07-04T16:55:00Z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id="s60UEnlw"/&gt;&lt;style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