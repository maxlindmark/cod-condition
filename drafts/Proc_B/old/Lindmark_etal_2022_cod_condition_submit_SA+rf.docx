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r w:rsidR="00297164" w:rsidRPr="00C038C3">
        <w:t>Anderson</w:t>
      </w:r>
      <w:r w:rsidR="003508D1" w:rsidRPr="00C038C3">
        <w:rPr>
          <w:vertAlign w:val="superscript"/>
        </w:rPr>
        <w:t>b</w:t>
      </w:r>
      <w:r w:rsidR="008620C7">
        <w:rPr>
          <w:vertAlign w:val="superscript"/>
        </w:rPr>
        <w:t>,c</w:t>
      </w:r>
      <w:proofErr w:type="spell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E16704F"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r w:rsidR="009F1128">
        <w:rPr>
          <w:bCs/>
        </w:rPr>
        <w:t>, species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19714CE8"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proofErr w:type="spellStart"/>
      <w:r w:rsidR="00E14B7D" w:rsidRPr="00C038C3">
        <w:rPr>
          <w:i/>
        </w:rPr>
        <w:t>Gadus</w:t>
      </w:r>
      <w:proofErr w:type="spellEnd"/>
      <w:r w:rsidR="00E14B7D" w:rsidRPr="00C038C3">
        <w:rPr>
          <w:i/>
        </w:rPr>
        <w:t xml:space="preserve">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433B47">
        <w:t>. T</w:t>
      </w:r>
      <w:r w:rsidR="00D05411">
        <w:t xml:space="preserve">his has been linked 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association between biotic and abiotic variables and body condition </w:t>
      </w:r>
      <w:r w:rsidR="00385641">
        <w:t xml:space="preserve">have not been evaluated </w:t>
      </w:r>
      <w:r w:rsidR="00D05411">
        <w:t xml:space="preserve">at </w:t>
      </w:r>
      <w:r w:rsidR="001D341E">
        <w:t xml:space="preserve">local </w:t>
      </w:r>
      <w:r w:rsidR="00B55BAB">
        <w:t>scales</w:t>
      </w:r>
      <w:r w:rsidR="00385641">
        <w:t xml:space="preserve">, which is important given </w:t>
      </w:r>
      <w:del w:id="1" w:author="Forrest, Robyn" w:date="2022-08-03T11:49:00Z">
        <w:r w:rsidR="001C06F1" w:rsidDel="00E1247B">
          <w:delText>the</w:delText>
        </w:r>
        <w:r w:rsidR="00385641" w:rsidDel="00E1247B">
          <w:delText xml:space="preserve"> </w:delText>
        </w:r>
      </w:del>
      <w:r w:rsidR="00385641">
        <w:t>spatial heterogeneity</w:t>
      </w:r>
      <w:r w:rsidR="00B55BAB">
        <w:t>.</w:t>
      </w:r>
      <w:r w:rsidR="00A85590" w:rsidRPr="00800586">
        <w:t xml:space="preserve"> </w:t>
      </w:r>
      <w:r w:rsidR="00D313F8">
        <w:t>W</w:t>
      </w:r>
      <w:r w:rsidR="00385641">
        <w:t xml:space="preserve">e evaluate </w:t>
      </w:r>
      <w:r w:rsidR="00D05411">
        <w:t xml:space="preserve">changes in distribution and </w:t>
      </w:r>
      <w:r w:rsidR="00385641">
        <w:t>individual-level condition of cod in relation to covariates at different spatial scales using geostatistical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313F8">
        <w:t xml:space="preserve">while </w:t>
      </w:r>
      <w:r w:rsidR="00424B13" w:rsidRPr="00C038C3">
        <w:t>depth</w:t>
      </w:r>
      <w:r w:rsidR="00541B7C">
        <w:t xml:space="preserve"> </w:t>
      </w:r>
      <w:r w:rsidR="006E35C2">
        <w:t xml:space="preserve">was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r w:rsidR="00D313F8">
        <w:t>in condition</w:t>
      </w:r>
      <w:r w:rsidR="00C43479" w:rsidRPr="00C038C3">
        <w:t xml:space="preserve">. </w:t>
      </w:r>
      <w:r w:rsidR="00F72AC1" w:rsidRPr="00C038C3">
        <w:t xml:space="preserve">In fact, </w:t>
      </w:r>
      <w:r w:rsidR="003037C0" w:rsidRPr="00C038C3">
        <w:t xml:space="preserve">spatial and spatiotemporal </w:t>
      </w:r>
      <w:r w:rsidR="0088333D">
        <w:t xml:space="preserve">latent variables </w:t>
      </w:r>
      <w:r w:rsidR="00B02EB2">
        <w:t xml:space="preserve">explained </w:t>
      </w:r>
      <w:r w:rsidR="00E963C4">
        <w:t xml:space="preserve">over </w:t>
      </w:r>
      <w:del w:id="2" w:author="Forrest, Robyn" w:date="2022-08-03T11:50:00Z">
        <w:r w:rsidR="00E963C4" w:rsidDel="00E1247B">
          <w:delText>6</w:delText>
        </w:r>
        <w:r w:rsidR="00B02EB2" w:rsidDel="00E1247B">
          <w:delText xml:space="preserve"> </w:delText>
        </w:r>
      </w:del>
      <w:ins w:id="3" w:author="Forrest, Robyn" w:date="2022-08-03T11:50:00Z">
        <w:r w:rsidR="00E1247B">
          <w:t xml:space="preserve">six </w:t>
        </w:r>
      </w:ins>
      <w:r w:rsidR="00B02EB2">
        <w:t xml:space="preserve">times more variation than </w:t>
      </w:r>
      <w:commentRangeStart w:id="4"/>
      <w:del w:id="5" w:author="Max Lindmark" w:date="2022-07-14T19:39:00Z">
        <w:r w:rsidR="00B02EB2" w:rsidDel="0086717B">
          <w:delText xml:space="preserve">fixed </w:delText>
        </w:r>
      </w:del>
      <w:ins w:id="6" w:author="Max Lindmark" w:date="2022-07-14T19:39:00Z">
        <w:r w:rsidR="0086717B">
          <w:t>e</w:t>
        </w:r>
      </w:ins>
      <w:ins w:id="7" w:author="Max Lindmark" w:date="2022-07-14T19:40:00Z">
        <w:r w:rsidR="0086717B">
          <w:t>nvironmental variables</w:t>
        </w:r>
        <w:commentRangeEnd w:id="4"/>
        <w:r w:rsidR="00763E75">
          <w:rPr>
            <w:rStyle w:val="CommentReference"/>
          </w:rPr>
          <w:commentReference w:id="4"/>
        </w:r>
      </w:ins>
      <w:del w:id="8" w:author="Max Lindmark" w:date="2022-07-14T19:40:00Z">
        <w:r w:rsidR="00B02EB2" w:rsidDel="0086717B">
          <w:delText>effects</w:delText>
        </w:r>
      </w:del>
      <w:r w:rsidR="00B02EB2">
        <w:t>.</w:t>
      </w:r>
      <w:r w:rsidR="00D313F8">
        <w:t xml:space="preserve"> </w:t>
      </w:r>
      <w:commentRangeStart w:id="9"/>
      <w:r w:rsidR="00D313F8" w:rsidRPr="00C038C3">
        <w:t xml:space="preserve">Understanding the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to develop</w:t>
      </w:r>
      <w:r w:rsidR="00E963C4">
        <w:t>ing</w:t>
      </w:r>
      <w:r w:rsidR="001C06F1">
        <w:t xml:space="preserve"> </w:t>
      </w:r>
      <w:r w:rsidR="00E963C4">
        <w:t xml:space="preserve">effective </w:t>
      </w:r>
      <w:r w:rsidR="00D313F8">
        <w:t xml:space="preserve">fishery </w:t>
      </w:r>
      <w:r w:rsidR="00D313F8" w:rsidRPr="00C038C3">
        <w:t>management</w:t>
      </w:r>
      <w:ins w:id="10" w:author="Sean Anderson" w:date="2022-07-20T13:37:00Z">
        <w:r w:rsidR="006E7A80">
          <w:t xml:space="preserve"> </w:t>
        </w:r>
      </w:ins>
      <w:commentRangeEnd w:id="9"/>
      <w:r w:rsidR="00E1247B">
        <w:rPr>
          <w:rStyle w:val="CommentReference"/>
        </w:rPr>
        <w:commentReference w:id="9"/>
      </w:r>
      <w:commentRangeStart w:id="11"/>
      <w:ins w:id="12" w:author="Sean Anderson" w:date="2022-07-20T13:37:00Z">
        <w:r w:rsidR="006E7A80">
          <w:t xml:space="preserve">since condition is a key </w:t>
        </w:r>
      </w:ins>
      <w:ins w:id="13" w:author="Sean Anderson" w:date="2022-07-20T13:38:00Z">
        <w:r w:rsidR="006E7A80">
          <w:t xml:space="preserve">biological trait </w:t>
        </w:r>
        <w:r w:rsidR="006E7A80" w:rsidRPr="006E7A80">
          <w:t>affecting mortality and reproductive output</w:t>
        </w:r>
        <w:r w:rsidR="006E7A80">
          <w:t xml:space="preserve">. </w:t>
        </w:r>
      </w:ins>
      <w:r w:rsidR="00D313F8">
        <w:t xml:space="preserve">; </w:t>
      </w:r>
      <w:commentRangeStart w:id="14"/>
      <w:r w:rsidR="00D313F8">
        <w:t>yet</w:t>
      </w:r>
      <w:r w:rsidR="00E963C4">
        <w:t>,</w:t>
      </w:r>
      <w:r w:rsidR="00D313F8">
        <w:t xml:space="preserve"> there </w:t>
      </w:r>
      <w:r w:rsidR="00E963C4">
        <w:t xml:space="preserve">remain </w:t>
      </w:r>
      <w:r w:rsidR="00D313F8">
        <w:t>challenges linking this important trait to biotic and abiotic variables using common observational data.</w:t>
      </w:r>
      <w:commentRangeEnd w:id="14"/>
      <w:r w:rsidR="00E141D3">
        <w:rPr>
          <w:rStyle w:val="CommentReference"/>
        </w:rPr>
        <w:commentReference w:id="14"/>
      </w:r>
      <w:commentRangeEnd w:id="11"/>
      <w:r w:rsidR="006E7A80">
        <w:rPr>
          <w:rStyle w:val="CommentReference"/>
        </w:rPr>
        <w:commentReference w:id="11"/>
      </w:r>
    </w:p>
    <w:p w14:paraId="72A4ED94" w14:textId="77777777" w:rsidR="00305F11" w:rsidRDefault="00305F11" w:rsidP="00552801">
      <w:pPr>
        <w:tabs>
          <w:tab w:val="left" w:pos="927"/>
        </w:tabs>
        <w:spacing w:line="480" w:lineRule="auto"/>
        <w:contextualSpacing/>
        <w:mirrorIndents/>
        <w:jc w:val="both"/>
        <w:rPr>
          <w:b/>
          <w:sz w:val="28"/>
          <w:szCs w:val="28"/>
        </w:rPr>
      </w:pPr>
      <w:bookmarkStart w:id="15" w:name="_kmo410o1ovwf" w:colFirst="0" w:colLast="0"/>
      <w:bookmarkStart w:id="16" w:name="_v4bo7gucfsoa" w:colFirst="0" w:colLast="0"/>
      <w:bookmarkEnd w:id="15"/>
      <w:bookmarkEnd w:id="16"/>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t>Introduction</w:t>
      </w:r>
    </w:p>
    <w:p w14:paraId="34171922" w14:textId="5A5E657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8F062B">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4BE9C4A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del w:id="17" w:author="Forrest, Robyn" w:date="2022-08-03T12:42:00Z">
        <w:r w:rsidR="00076218" w:rsidRPr="00C038C3" w:rsidDel="00761877">
          <w:delText>,</w:delText>
        </w:r>
      </w:del>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 xml:space="preserve">expansion of </w:t>
      </w:r>
      <w:ins w:id="18" w:author="Forrest, Robyn" w:date="2022-08-03T12:43:00Z">
        <w:r w:rsidR="00761877">
          <w:t>“</w:t>
        </w:r>
      </w:ins>
      <w:r w:rsidR="00A87529" w:rsidRPr="00C038C3">
        <w:t>dead zones</w:t>
      </w:r>
      <w:ins w:id="19" w:author="Forrest, Robyn" w:date="2022-08-03T12:43:00Z">
        <w:r w:rsidR="00761877">
          <w:t>”</w:t>
        </w:r>
      </w:ins>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hypoxia</w:t>
      </w:r>
      <w:del w:id="20" w:author="Sean Anderson" w:date="2022-07-20T12:05:00Z">
        <w:r w:rsidR="0024189D" w:rsidRPr="00C038C3" w:rsidDel="001910CA">
          <w:delText xml:space="preserve"> </w:delText>
        </w:r>
        <w:r w:rsidR="00F376B9" w:rsidRPr="00C038C3" w:rsidDel="001910CA">
          <w:fldChar w:fldCharType="begin"/>
        </w:r>
        <w:r w:rsidR="00B86D51" w:rsidDel="001910CA">
          <w:del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delInstrText>
        </w:r>
        <w:r w:rsidR="00F376B9" w:rsidRPr="00C038C3" w:rsidDel="001910CA">
          <w:fldChar w:fldCharType="separate"/>
        </w:r>
        <w:r w:rsidR="00B86D51" w:rsidDel="001910CA">
          <w:rPr>
            <w:lang w:val="en-GB"/>
          </w:rPr>
          <w:delText xml:space="preserve"> </w:delText>
        </w:r>
        <w:r w:rsidR="00F376B9" w:rsidRPr="00C038C3" w:rsidDel="001910CA">
          <w:fldChar w:fldCharType="end"/>
        </w:r>
      </w:del>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commentRangeStart w:id="21"/>
      <w:r w:rsidR="0018675F" w:rsidRPr="00C038C3">
        <w:t>.</w:t>
      </w:r>
      <w:commentRangeEnd w:id="21"/>
      <w:r w:rsidR="00E141D3">
        <w:rPr>
          <w:rStyle w:val="CommentReference"/>
        </w:rPr>
        <w:commentReference w:id="21"/>
      </w:r>
    </w:p>
    <w:p w14:paraId="1F60AD37" w14:textId="11D1AC88" w:rsidR="00B71EDC" w:rsidRPr="00F77AF1" w:rsidDel="00696C86" w:rsidRDefault="00785E59" w:rsidP="00552801">
      <w:pPr>
        <w:spacing w:line="480" w:lineRule="auto"/>
        <w:ind w:firstLine="284"/>
        <w:contextualSpacing/>
        <w:mirrorIndents/>
        <w:jc w:val="both"/>
        <w:rPr>
          <w:del w:id="22" w:author="Max Lindmark" w:date="2022-07-05T10:02:00Z"/>
          <w:color w:val="FF0000"/>
          <w:rPrChange w:id="23" w:author="Max Lindmark" w:date="2022-07-05T10:01:00Z">
            <w:rPr>
              <w:del w:id="24" w:author="Max Lindmark" w:date="2022-07-05T10:02:00Z"/>
            </w:rPr>
          </w:rPrChange>
        </w:rPr>
      </w:pPr>
      <w:commentRangeStart w:id="25"/>
      <w:commentRangeStart w:id="26"/>
      <w:del w:id="27" w:author="Max Lindmark" w:date="2022-07-05T10:02:00Z">
        <w:r w:rsidRPr="00F77AF1" w:rsidDel="00696C86">
          <w:rPr>
            <w:color w:val="FF0000"/>
            <w:rPrChange w:id="28" w:author="Max Lindmark" w:date="2022-07-05T10:01:00Z">
              <w:rPr/>
            </w:rPrChange>
          </w:rPr>
          <w:delText>M</w:delText>
        </w:r>
        <w:r w:rsidR="00BC51C5" w:rsidRPr="00F77AF1" w:rsidDel="00696C86">
          <w:rPr>
            <w:color w:val="FF0000"/>
            <w:rPrChange w:id="29" w:author="Max Lindmark" w:date="2022-07-05T10:01:00Z">
              <w:rPr/>
            </w:rPrChange>
          </w:rPr>
          <w:delText>o</w:delText>
        </w:r>
        <w:r w:rsidR="00B71EDC" w:rsidRPr="00F77AF1" w:rsidDel="00696C86">
          <w:rPr>
            <w:color w:val="FF0000"/>
            <w:rPrChange w:id="30" w:author="Max Lindmark" w:date="2022-07-05T10:01:00Z">
              <w:rPr/>
            </w:rPrChange>
          </w:rPr>
          <w:delText xml:space="preserve">delling </w:delText>
        </w:r>
        <w:commentRangeEnd w:id="25"/>
        <w:r w:rsidR="00AA6A12" w:rsidRPr="00F77AF1" w:rsidDel="00696C86">
          <w:rPr>
            <w:rStyle w:val="CommentReference"/>
            <w:color w:val="FF0000"/>
            <w:rPrChange w:id="31" w:author="Max Lindmark" w:date="2022-07-05T10:01:00Z">
              <w:rPr>
                <w:rStyle w:val="CommentReference"/>
              </w:rPr>
            </w:rPrChange>
          </w:rPr>
          <w:commentReference w:id="25"/>
        </w:r>
      </w:del>
      <w:commentRangeEnd w:id="26"/>
      <w:r w:rsidR="00571696">
        <w:rPr>
          <w:rStyle w:val="CommentReference"/>
        </w:rPr>
        <w:commentReference w:id="26"/>
      </w:r>
      <w:del w:id="32" w:author="Max Lindmark" w:date="2022-07-05T10:02:00Z">
        <w:r w:rsidR="002F425E" w:rsidRPr="00F77AF1" w:rsidDel="00696C86">
          <w:rPr>
            <w:color w:val="FF0000"/>
            <w:rPrChange w:id="33" w:author="Max Lindmark" w:date="2022-07-05T10:01:00Z">
              <w:rPr/>
            </w:rPrChange>
          </w:rPr>
          <w:delText>fine</w:delText>
        </w:r>
        <w:r w:rsidRPr="00F77AF1" w:rsidDel="00696C86">
          <w:rPr>
            <w:color w:val="FF0000"/>
            <w:rPrChange w:id="34" w:author="Max Lindmark" w:date="2022-07-05T10:01:00Z">
              <w:rPr/>
            </w:rPrChange>
          </w:rPr>
          <w:delText>-</w:delText>
        </w:r>
        <w:r w:rsidR="002F425E" w:rsidRPr="00F77AF1" w:rsidDel="00696C86">
          <w:rPr>
            <w:color w:val="FF0000"/>
            <w:rPrChange w:id="35" w:author="Max Lindmark" w:date="2022-07-05T10:01:00Z">
              <w:rPr/>
            </w:rPrChange>
          </w:rPr>
          <w:delText xml:space="preserve">scale </w:delText>
        </w:r>
        <w:r w:rsidR="00CF5EA5" w:rsidRPr="00F77AF1" w:rsidDel="00696C86">
          <w:rPr>
            <w:color w:val="FF0000"/>
            <w:rPrChange w:id="36" w:author="Max Lindmark" w:date="2022-07-05T10:01:00Z">
              <w:rPr/>
            </w:rPrChange>
          </w:rPr>
          <w:delText xml:space="preserve">ecological </w:delText>
        </w:r>
        <w:r w:rsidR="00851C84" w:rsidRPr="00F77AF1" w:rsidDel="00696C86">
          <w:rPr>
            <w:color w:val="FF0000"/>
            <w:rPrChange w:id="37" w:author="Max Lindmark" w:date="2022-07-05T10:01:00Z">
              <w:rPr/>
            </w:rPrChange>
          </w:rPr>
          <w:delText xml:space="preserve">data tends to </w:delText>
        </w:r>
        <w:r w:rsidR="0000664D" w:rsidRPr="00F77AF1" w:rsidDel="00696C86">
          <w:rPr>
            <w:color w:val="FF0000"/>
            <w:rPrChange w:id="38" w:author="Max Lindmark" w:date="2022-07-05T10:01:00Z">
              <w:rPr/>
            </w:rPrChange>
          </w:rPr>
          <w:delText xml:space="preserve">result in </w:delText>
        </w:r>
        <w:r w:rsidR="009032CA" w:rsidRPr="00F77AF1" w:rsidDel="00696C86">
          <w:rPr>
            <w:color w:val="FF0000"/>
            <w:rPrChange w:id="39" w:author="Max Lindmark" w:date="2022-07-05T10:01:00Z">
              <w:rPr/>
            </w:rPrChange>
          </w:rPr>
          <w:delText>correlated residua</w:delText>
        </w:r>
        <w:r w:rsidR="000E7911" w:rsidRPr="00F77AF1" w:rsidDel="00696C86">
          <w:rPr>
            <w:color w:val="FF0000"/>
            <w:rPrChange w:id="40" w:author="Max Lindmark" w:date="2022-07-05T10:01:00Z">
              <w:rPr/>
            </w:rPrChange>
          </w:rPr>
          <w:delText>ls</w:delText>
        </w:r>
        <w:r w:rsidR="00B71EDC" w:rsidRPr="00F77AF1" w:rsidDel="00696C86">
          <w:rPr>
            <w:color w:val="FF0000"/>
            <w:rPrChange w:id="41" w:author="Max Lindmark" w:date="2022-07-05T10:01:00Z">
              <w:rPr/>
            </w:rPrChange>
          </w:rPr>
          <w:delText xml:space="preserve">, as </w:delText>
        </w:r>
        <w:r w:rsidR="00CE1709" w:rsidRPr="00F77AF1" w:rsidDel="00696C86">
          <w:rPr>
            <w:color w:val="FF0000"/>
            <w:rPrChange w:id="42" w:author="Max Lindmark" w:date="2022-07-05T10:01:00Z">
              <w:rPr/>
            </w:rPrChange>
          </w:rPr>
          <w:delText xml:space="preserve">these </w:delText>
        </w:r>
        <w:r w:rsidR="0041789B" w:rsidRPr="00F77AF1" w:rsidDel="00696C86">
          <w:rPr>
            <w:color w:val="FF0000"/>
            <w:rPrChange w:id="43" w:author="Max Lindmark" w:date="2022-07-05T10:01:00Z">
              <w:rPr/>
            </w:rPrChange>
          </w:rPr>
          <w:delText xml:space="preserve">data </w:delText>
        </w:r>
        <w:r w:rsidR="00B71EDC" w:rsidRPr="00F77AF1" w:rsidDel="00696C86">
          <w:rPr>
            <w:color w:val="FF0000"/>
            <w:rPrChange w:id="44" w:author="Max Lindmark" w:date="2022-07-05T10:01:00Z">
              <w:rPr/>
            </w:rPrChange>
          </w:rPr>
          <w:delText xml:space="preserve">are spatially and temporally correlated. </w:delText>
        </w:r>
        <w:r w:rsidR="003E3DE7" w:rsidRPr="00F77AF1" w:rsidDel="00696C86">
          <w:rPr>
            <w:color w:val="FF0000"/>
            <w:rPrChange w:id="45" w:author="Max Lindmark" w:date="2022-07-05T10:01:00Z">
              <w:rPr/>
            </w:rPrChange>
          </w:rPr>
          <w:delText>R</w:delText>
        </w:r>
        <w:r w:rsidR="00B71EDC" w:rsidRPr="00F77AF1" w:rsidDel="00696C86">
          <w:rPr>
            <w:color w:val="FF0000"/>
            <w:rPrChange w:id="46" w:author="Max Lindmark" w:date="2022-07-05T10:01:00Z">
              <w:rPr/>
            </w:rPrChange>
          </w:rPr>
          <w:delText>ecently</w:delText>
        </w:r>
        <w:r w:rsidR="003E3DE7" w:rsidRPr="00F77AF1" w:rsidDel="00696C86">
          <w:rPr>
            <w:color w:val="FF0000"/>
            <w:rPrChange w:id="47" w:author="Max Lindmark" w:date="2022-07-05T10:01:00Z">
              <w:rPr/>
            </w:rPrChange>
          </w:rPr>
          <w:delText xml:space="preserve">, </w:delText>
        </w:r>
        <w:r w:rsidR="00B71EDC" w:rsidRPr="00F77AF1" w:rsidDel="00696C86">
          <w:rPr>
            <w:color w:val="FF0000"/>
            <w:rPrChange w:id="48" w:author="Max Lindmark" w:date="2022-07-05T10:01:00Z">
              <w:rPr/>
            </w:rPrChange>
          </w:rPr>
          <w:delText xml:space="preserve">spatiotemporal models </w:delText>
        </w:r>
        <w:r w:rsidR="00AB742E" w:rsidRPr="00F77AF1" w:rsidDel="00696C86">
          <w:rPr>
            <w:color w:val="FF0000"/>
            <w:rPrChange w:id="49" w:author="Max Lindmark" w:date="2022-07-05T10:01:00Z">
              <w:rPr/>
            </w:rPrChange>
          </w:rPr>
          <w:delText xml:space="preserve">have </w:delText>
        </w:r>
        <w:r w:rsidR="00B71EDC" w:rsidRPr="00F77AF1" w:rsidDel="00696C86">
          <w:rPr>
            <w:color w:val="FF0000"/>
            <w:rPrChange w:id="50" w:author="Max Lindmark" w:date="2022-07-05T10:01:00Z">
              <w:rPr/>
            </w:rPrChange>
          </w:rPr>
          <w:delText xml:space="preserve">been applied to study variation in </w:delText>
        </w:r>
        <w:r w:rsidR="002B2B8E" w:rsidRPr="00F77AF1" w:rsidDel="00696C86">
          <w:rPr>
            <w:color w:val="FF0000"/>
            <w:rPrChange w:id="51" w:author="Max Lindmark" w:date="2022-07-05T10:01:00Z">
              <w:rPr/>
            </w:rPrChange>
          </w:rPr>
          <w:delText xml:space="preserve">fish </w:delText>
        </w:r>
        <w:r w:rsidR="00B71EDC" w:rsidRPr="00F77AF1" w:rsidDel="00696C86">
          <w:rPr>
            <w:color w:val="FF0000"/>
            <w:rPrChange w:id="52" w:author="Max Lindmark" w:date="2022-07-05T10:01:00Z">
              <w:rPr/>
            </w:rPrChange>
          </w:rPr>
          <w:delText xml:space="preserve">condition </w:delText>
        </w:r>
        <w:r w:rsidR="00B71EDC" w:rsidRPr="00F77AF1" w:rsidDel="00696C86">
          <w:rPr>
            <w:color w:val="FF0000"/>
            <w:rPrChange w:id="53" w:author="Max Lindmark" w:date="2022-07-05T10:01:00Z">
              <w:rPr/>
            </w:rPrChange>
          </w:rPr>
          <w:fldChar w:fldCharType="begin"/>
        </w:r>
        <w:r w:rsidR="00354A9D" w:rsidRPr="00F77AF1" w:rsidDel="00696C86">
          <w:rPr>
            <w:color w:val="FF0000"/>
            <w:rPrChange w:id="54" w:author="Max Lindmark" w:date="2022-07-05T10:01:00Z">
              <w:rPr/>
            </w:rPrChange>
          </w:rPr>
          <w:del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delInstrText>
        </w:r>
        <w:r w:rsidR="00B71EDC" w:rsidRPr="00F77AF1" w:rsidDel="00696C86">
          <w:rPr>
            <w:color w:val="FF0000"/>
            <w:rPrChange w:id="55" w:author="Max Lindmark" w:date="2022-07-05T10:01:00Z">
              <w:rPr/>
            </w:rPrChange>
          </w:rPr>
          <w:fldChar w:fldCharType="separate"/>
        </w:r>
        <w:r w:rsidR="00354A9D" w:rsidRPr="00F77AF1" w:rsidDel="00696C86">
          <w:rPr>
            <w:color w:val="FF0000"/>
            <w:rPrChange w:id="56" w:author="Max Lindmark" w:date="2022-07-05T10:01:00Z">
              <w:rPr/>
            </w:rPrChange>
          </w:rPr>
          <w:delText>(2,10)</w:delText>
        </w:r>
        <w:r w:rsidR="00B71EDC" w:rsidRPr="00F77AF1" w:rsidDel="00696C86">
          <w:rPr>
            <w:color w:val="FF0000"/>
            <w:rPrChange w:id="57" w:author="Max Lindmark" w:date="2022-07-05T10:01:00Z">
              <w:rPr/>
            </w:rPrChange>
          </w:rPr>
          <w:fldChar w:fldCharType="end"/>
        </w:r>
        <w:r w:rsidR="00B71EDC" w:rsidRPr="00F77AF1" w:rsidDel="00696C86">
          <w:rPr>
            <w:color w:val="FF0000"/>
            <w:rPrChange w:id="58" w:author="Max Lindmark" w:date="2022-07-05T10:01:00Z">
              <w:rPr/>
            </w:rPrChange>
          </w:rPr>
          <w:delText xml:space="preserve">. In these studies, spatially correlated residual variation was accounted for with spatial </w:delText>
        </w:r>
        <w:r w:rsidR="00B71EDC" w:rsidRPr="00F77AF1" w:rsidDel="00696C86">
          <w:rPr>
            <w:color w:val="FF0000"/>
            <w:highlight w:val="yellow"/>
            <w:rPrChange w:id="59" w:author="Max Lindmark" w:date="2022-07-05T10:01:00Z">
              <w:rPr/>
            </w:rPrChange>
          </w:rPr>
          <w:delText xml:space="preserve">random effects through Gaussian random fields in a GLMM </w:delText>
        </w:r>
        <w:r w:rsidR="002840B1" w:rsidRPr="00F77AF1" w:rsidDel="00696C86">
          <w:rPr>
            <w:color w:val="FF0000"/>
            <w:highlight w:val="yellow"/>
            <w:rPrChange w:id="60" w:author="Max Lindmark" w:date="2022-07-05T10:01:00Z">
              <w:rPr/>
            </w:rPrChange>
          </w:rPr>
          <w:delText xml:space="preserve">(generalized linear mixed-effects model) </w:delText>
        </w:r>
        <w:r w:rsidR="00B71EDC" w:rsidRPr="00F77AF1" w:rsidDel="00696C86">
          <w:rPr>
            <w:color w:val="FF0000"/>
            <w:highlight w:val="yellow"/>
            <w:rPrChange w:id="61" w:author="Max Lindmark" w:date="2022-07-05T10:01:00Z">
              <w:rPr/>
            </w:rPrChange>
          </w:rPr>
          <w:delText xml:space="preserve">framework. </w:delText>
        </w:r>
      </w:del>
      <w:del w:id="62" w:author="Max Lindmark" w:date="2022-07-05T10:01:00Z">
        <w:r w:rsidR="00B71EDC" w:rsidRPr="00F77AF1" w:rsidDel="00F77AF1">
          <w:rPr>
            <w:color w:val="FF0000"/>
            <w:highlight w:val="yellow"/>
            <w:rPrChange w:id="63" w:author="Max Lindmark" w:date="2022-07-05T10:01:00Z">
              <w:rPr/>
            </w:rPrChange>
          </w:rPr>
          <w:delText xml:space="preserve">This approach to model spatiotemporal </w:delText>
        </w:r>
        <w:r w:rsidR="00B71EDC" w:rsidRPr="00F77AF1" w:rsidDel="00F77AF1">
          <w:rPr>
            <w:color w:val="FF0000"/>
            <w:highlight w:val="yellow"/>
            <w:rPrChange w:id="64" w:author="Max Lindmark" w:date="2022-07-05T10:01:00Z">
              <w:rPr/>
            </w:rPrChange>
          </w:rPr>
          <w:lastRenderedPageBreak/>
          <w:delText xml:space="preserve">data is an increasingly popular method for explicitly accounting for spatial and spatiotemporal variation </w:delText>
        </w:r>
        <w:r w:rsidR="002840B1" w:rsidRPr="00F77AF1" w:rsidDel="00F77AF1">
          <w:rPr>
            <w:color w:val="FF0000"/>
            <w:highlight w:val="yellow"/>
            <w:rPrChange w:id="65" w:author="Max Lindmark" w:date="2022-07-05T10:01:00Z">
              <w:rPr/>
            </w:rPrChange>
          </w:rPr>
          <w:delText>—</w:delText>
        </w:r>
        <w:r w:rsidR="00B71EDC" w:rsidRPr="00F77AF1" w:rsidDel="00F77AF1">
          <w:rPr>
            <w:color w:val="FF0000"/>
            <w:highlight w:val="yellow"/>
            <w:rPrChange w:id="66" w:author="Max Lindmark" w:date="2022-07-05T10:01:00Z">
              <w:rPr/>
            </w:rPrChange>
          </w:rPr>
          <w:delText xml:space="preserve"> likely due to its ability to improve predictions </w:delText>
        </w:r>
        <w:r w:rsidR="00865376" w:rsidRPr="00F77AF1" w:rsidDel="00F77AF1">
          <w:rPr>
            <w:color w:val="FF0000"/>
            <w:highlight w:val="yellow"/>
            <w:rPrChange w:id="67" w:author="Max Lindmark" w:date="2022-07-05T10:01:00Z">
              <w:rPr/>
            </w:rPrChange>
          </w:rPr>
          <w:delText>o</w:delText>
        </w:r>
        <w:r w:rsidR="00937C30" w:rsidRPr="00F77AF1" w:rsidDel="00F77AF1">
          <w:rPr>
            <w:color w:val="FF0000"/>
            <w:highlight w:val="yellow"/>
            <w:rPrChange w:id="68" w:author="Max Lindmark" w:date="2022-07-05T10:01:00Z">
              <w:rPr/>
            </w:rPrChange>
          </w:rPr>
          <w:delText>f</w:delText>
        </w:r>
        <w:r w:rsidR="00865376" w:rsidRPr="00F77AF1" w:rsidDel="00F77AF1">
          <w:rPr>
            <w:color w:val="FF0000"/>
            <w:highlight w:val="yellow"/>
            <w:rPrChange w:id="69" w:author="Max Lindmark" w:date="2022-07-05T10:01:00Z">
              <w:rPr/>
            </w:rPrChange>
          </w:rPr>
          <w:delText xml:space="preserve"> </w:delText>
        </w:r>
        <w:r w:rsidR="00E45D70" w:rsidRPr="00F77AF1" w:rsidDel="00F77AF1">
          <w:rPr>
            <w:color w:val="FF0000"/>
            <w:highlight w:val="yellow"/>
            <w:rPrChange w:id="70" w:author="Max Lindmark" w:date="2022-07-05T10:01:00Z">
              <w:rPr/>
            </w:rPrChange>
          </w:rPr>
          <w:delText xml:space="preserve">fish </w:delText>
        </w:r>
        <w:r w:rsidR="00B71EDC" w:rsidRPr="00F77AF1" w:rsidDel="00F77AF1">
          <w:rPr>
            <w:color w:val="FF0000"/>
            <w:highlight w:val="yellow"/>
            <w:rPrChange w:id="71" w:author="Max Lindmark" w:date="2022-07-05T10:01:00Z">
              <w:rPr/>
            </w:rPrChange>
          </w:rPr>
          <w:delText xml:space="preserve">density </w:delText>
        </w:r>
        <w:r w:rsidR="00B71EDC" w:rsidRPr="00F77AF1" w:rsidDel="00F77AF1">
          <w:rPr>
            <w:color w:val="FF0000"/>
            <w:highlight w:val="yellow"/>
            <w:rPrChange w:id="72" w:author="Max Lindmark" w:date="2022-07-05T10:01:00Z">
              <w:rPr/>
            </w:rPrChange>
          </w:rPr>
          <w:fldChar w:fldCharType="begin"/>
        </w:r>
        <w:r w:rsidR="00354A9D" w:rsidRPr="00F77AF1" w:rsidDel="00F77AF1">
          <w:rPr>
            <w:color w:val="FF0000"/>
            <w:highlight w:val="yellow"/>
            <w:rPrChange w:id="73" w:author="Max Lindmark" w:date="2022-07-05T10:01:00Z">
              <w:rPr/>
            </w:rPrChange>
          </w:rPr>
          <w:del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delInstrText>
        </w:r>
        <w:r w:rsidR="00B71EDC" w:rsidRPr="00F77AF1" w:rsidDel="00F77AF1">
          <w:rPr>
            <w:color w:val="FF0000"/>
            <w:highlight w:val="yellow"/>
            <w:rPrChange w:id="74" w:author="Max Lindmark" w:date="2022-07-05T10:01:00Z">
              <w:rPr/>
            </w:rPrChange>
          </w:rPr>
          <w:fldChar w:fldCharType="separate"/>
        </w:r>
        <w:r w:rsidR="00354A9D" w:rsidRPr="00F77AF1" w:rsidDel="00F77AF1">
          <w:rPr>
            <w:color w:val="FF0000"/>
            <w:highlight w:val="yellow"/>
            <w:rPrChange w:id="75" w:author="Max Lindmark" w:date="2022-07-05T10:01:00Z">
              <w:rPr/>
            </w:rPrChange>
          </w:rPr>
          <w:delText>(25)</w:delText>
        </w:r>
        <w:r w:rsidR="00B71EDC" w:rsidRPr="00F77AF1" w:rsidDel="00F77AF1">
          <w:rPr>
            <w:color w:val="FF0000"/>
            <w:highlight w:val="yellow"/>
            <w:rPrChange w:id="76" w:author="Max Lindmark" w:date="2022-07-05T10:01:00Z">
              <w:rPr/>
            </w:rPrChange>
          </w:rPr>
          <w:fldChar w:fldCharType="end"/>
        </w:r>
        <w:r w:rsidR="00937C30" w:rsidRPr="00F77AF1" w:rsidDel="00F77AF1">
          <w:rPr>
            <w:color w:val="FF0000"/>
            <w:highlight w:val="yellow"/>
            <w:rPrChange w:id="77" w:author="Max Lindmark" w:date="2022-07-05T10:01:00Z">
              <w:rPr/>
            </w:rPrChange>
          </w:rPr>
          <w:delText xml:space="preserve"> and range shifts </w:delText>
        </w:r>
        <w:r w:rsidR="00937C30" w:rsidRPr="00F77AF1" w:rsidDel="00F77AF1">
          <w:rPr>
            <w:color w:val="FF0000"/>
            <w:highlight w:val="yellow"/>
            <w:rPrChange w:id="78" w:author="Max Lindmark" w:date="2022-07-05T10:01:00Z">
              <w:rPr/>
            </w:rPrChange>
          </w:rPr>
          <w:fldChar w:fldCharType="begin"/>
        </w:r>
        <w:r w:rsidR="00354A9D" w:rsidRPr="00F77AF1" w:rsidDel="00F77AF1">
          <w:rPr>
            <w:color w:val="FF0000"/>
            <w:highlight w:val="yellow"/>
            <w:rPrChange w:id="79" w:author="Max Lindmark" w:date="2022-07-05T10:01:00Z">
              <w:rPr/>
            </w:rPrChange>
          </w:rPr>
          <w:del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delInstrText>
        </w:r>
        <w:r w:rsidR="00937C30" w:rsidRPr="00F77AF1" w:rsidDel="00F77AF1">
          <w:rPr>
            <w:color w:val="FF0000"/>
            <w:highlight w:val="yellow"/>
            <w:rPrChange w:id="80" w:author="Max Lindmark" w:date="2022-07-05T10:01:00Z">
              <w:rPr/>
            </w:rPrChange>
          </w:rPr>
          <w:fldChar w:fldCharType="separate"/>
        </w:r>
        <w:r w:rsidR="00354A9D" w:rsidRPr="00F77AF1" w:rsidDel="00F77AF1">
          <w:rPr>
            <w:color w:val="FF0000"/>
            <w:highlight w:val="yellow"/>
            <w:rPrChange w:id="81" w:author="Max Lindmark" w:date="2022-07-05T10:01:00Z">
              <w:rPr/>
            </w:rPrChange>
          </w:rPr>
          <w:delText>(26)</w:delText>
        </w:r>
        <w:r w:rsidR="00937C30" w:rsidRPr="00F77AF1" w:rsidDel="00F77AF1">
          <w:rPr>
            <w:color w:val="FF0000"/>
            <w:highlight w:val="yellow"/>
            <w:rPrChange w:id="82" w:author="Max Lindmark" w:date="2022-07-05T10:01:00Z">
              <w:rPr/>
            </w:rPrChange>
          </w:rPr>
          <w:fldChar w:fldCharType="end"/>
        </w:r>
        <w:r w:rsidR="00937C30" w:rsidRPr="00F77AF1" w:rsidDel="00F77AF1">
          <w:rPr>
            <w:color w:val="FF0000"/>
            <w:rPrChange w:id="83" w:author="Max Lindmark" w:date="2022-07-05T10:01:00Z">
              <w:rPr/>
            </w:rPrChange>
          </w:rPr>
          <w:delText xml:space="preserve">, </w:delText>
        </w:r>
        <w:r w:rsidR="00B71EDC" w:rsidRPr="00F77AF1" w:rsidDel="00F77AF1">
          <w:rPr>
            <w:color w:val="FF0000"/>
            <w:rPrChange w:id="84" w:author="Max Lindmark" w:date="2022-07-05T10:01:00Z">
              <w:rPr/>
            </w:rPrChange>
          </w:rPr>
          <w:delText>and its availability in standard open source software such as the R</w:delText>
        </w:r>
        <w:r w:rsidR="002B608B" w:rsidRPr="00F77AF1" w:rsidDel="00F77AF1">
          <w:rPr>
            <w:color w:val="FF0000"/>
            <w:rPrChange w:id="85" w:author="Max Lindmark" w:date="2022-07-05T10:01:00Z">
              <w:rPr/>
            </w:rPrChange>
          </w:rPr>
          <w:delText xml:space="preserve"> </w:delText>
        </w:r>
        <w:r w:rsidR="00B71EDC" w:rsidRPr="00F77AF1" w:rsidDel="00F77AF1">
          <w:rPr>
            <w:color w:val="FF0000"/>
            <w:rPrChange w:id="86" w:author="Max Lindmark" w:date="2022-07-05T10:01:00Z">
              <w:rPr/>
            </w:rPrChange>
          </w:rPr>
          <w:delText xml:space="preserve">package </w:delText>
        </w:r>
        <w:r w:rsidR="00B82244" w:rsidRPr="00F77AF1" w:rsidDel="00F77AF1">
          <w:rPr>
            <w:color w:val="FF0000"/>
            <w:rPrChange w:id="87" w:author="Max Lindmark" w:date="2022-07-05T10:01:00Z">
              <w:rPr/>
            </w:rPrChange>
          </w:rPr>
          <w:delText>‘</w:delText>
        </w:r>
        <w:r w:rsidR="00B71EDC" w:rsidRPr="00F77AF1" w:rsidDel="00F77AF1">
          <w:rPr>
            <w:color w:val="FF0000"/>
            <w:rPrChange w:id="88" w:author="Max Lindmark" w:date="2022-07-05T10:01:00Z">
              <w:rPr/>
            </w:rPrChange>
          </w:rPr>
          <w:delText>INLA</w:delText>
        </w:r>
        <w:r w:rsidR="00B82244" w:rsidRPr="00F77AF1" w:rsidDel="00F77AF1">
          <w:rPr>
            <w:color w:val="FF0000"/>
            <w:rPrChange w:id="89" w:author="Max Lindmark" w:date="2022-07-05T10:01:00Z">
              <w:rPr/>
            </w:rPrChange>
          </w:rPr>
          <w:delText>’</w:delText>
        </w:r>
        <w:r w:rsidR="00BF1964" w:rsidRPr="00F77AF1" w:rsidDel="00F77AF1">
          <w:rPr>
            <w:color w:val="FF0000"/>
            <w:rPrChange w:id="90" w:author="Max Lindmark" w:date="2022-07-05T10:01:00Z">
              <w:rPr/>
            </w:rPrChange>
          </w:rPr>
          <w:delText xml:space="preserve"> </w:delText>
        </w:r>
        <w:commentRangeStart w:id="91"/>
        <w:commentRangeStart w:id="92"/>
        <w:r w:rsidR="00BF1964" w:rsidRPr="00F77AF1" w:rsidDel="00F77AF1">
          <w:rPr>
            <w:color w:val="FF0000"/>
            <w:rPrChange w:id="93" w:author="Max Lindmark" w:date="2022-07-05T10:01:00Z">
              <w:rPr/>
            </w:rPrChange>
          </w:rPr>
          <w:fldChar w:fldCharType="begin"/>
        </w:r>
        <w:r w:rsidR="00354A9D" w:rsidRPr="00F77AF1" w:rsidDel="00F77AF1">
          <w:rPr>
            <w:color w:val="FF0000"/>
            <w:rPrChange w:id="94" w:author="Max Lindmark" w:date="2022-07-05T10:01:00Z">
              <w:rPr/>
            </w:rPrChange>
          </w:rPr>
          <w:del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delInstrText>
        </w:r>
        <w:r w:rsidR="00BF1964" w:rsidRPr="00F77AF1" w:rsidDel="00F77AF1">
          <w:rPr>
            <w:color w:val="FF0000"/>
            <w:rPrChange w:id="95" w:author="Max Lindmark" w:date="2022-07-05T10:01:00Z">
              <w:rPr/>
            </w:rPrChange>
          </w:rPr>
          <w:fldChar w:fldCharType="separate"/>
        </w:r>
        <w:r w:rsidR="00354A9D" w:rsidRPr="00F77AF1" w:rsidDel="00F77AF1">
          <w:rPr>
            <w:color w:val="FF0000"/>
            <w:lang w:val="en-GB"/>
            <w:rPrChange w:id="96" w:author="Max Lindmark" w:date="2022-07-05T10:01:00Z">
              <w:rPr>
                <w:lang w:val="en-GB"/>
              </w:rPr>
            </w:rPrChange>
          </w:rPr>
          <w:delText>(27,28)</w:delText>
        </w:r>
        <w:r w:rsidR="00BF1964" w:rsidRPr="00F77AF1" w:rsidDel="00F77AF1">
          <w:rPr>
            <w:color w:val="FF0000"/>
            <w:rPrChange w:id="97" w:author="Max Lindmark" w:date="2022-07-05T10:01:00Z">
              <w:rPr/>
            </w:rPrChange>
          </w:rPr>
          <w:fldChar w:fldCharType="end"/>
        </w:r>
        <w:r w:rsidR="00B71EDC" w:rsidRPr="00F77AF1" w:rsidDel="00F77AF1">
          <w:rPr>
            <w:color w:val="FF0000"/>
            <w:rPrChange w:id="98" w:author="Max Lindmark" w:date="2022-07-05T10:01:00Z">
              <w:rPr/>
            </w:rPrChange>
          </w:rPr>
          <w:delText xml:space="preserve">. </w:delText>
        </w:r>
      </w:del>
      <w:del w:id="99" w:author="Max Lindmark" w:date="2022-07-05T10:02:00Z">
        <w:r w:rsidR="00B71EDC" w:rsidRPr="00F77AF1" w:rsidDel="00696C86">
          <w:rPr>
            <w:color w:val="FF0000"/>
            <w:rPrChange w:id="100" w:author="Max Lindmark" w:date="2022-07-05T10:01:00Z">
              <w:rPr/>
            </w:rPrChange>
          </w:rPr>
          <w:delText xml:space="preserve">In the first such application to body condition, </w:delText>
        </w:r>
        <w:r w:rsidR="00617304" w:rsidRPr="00F77AF1" w:rsidDel="00696C86">
          <w:rPr>
            <w:color w:val="FF0000"/>
            <w:rPrChange w:id="101" w:author="Max Lindmark" w:date="2022-07-05T10:01:00Z">
              <w:rPr/>
            </w:rPrChange>
          </w:rPr>
          <w:delText xml:space="preserve">Thorson </w:delText>
        </w:r>
        <w:r w:rsidR="00B71EDC" w:rsidRPr="00F77AF1" w:rsidDel="00696C86">
          <w:rPr>
            <w:color w:val="FF0000"/>
            <w:rPrChange w:id="102" w:author="Max Lindmark" w:date="2022-07-05T10:01:00Z">
              <w:rPr/>
            </w:rPrChange>
          </w:rPr>
          <w:fldChar w:fldCharType="begin"/>
        </w:r>
        <w:r w:rsidR="00354A9D" w:rsidRPr="00F77AF1" w:rsidDel="00696C86">
          <w:rPr>
            <w:color w:val="FF0000"/>
            <w:rPrChange w:id="103" w:author="Max Lindmark" w:date="2022-07-05T10:01:00Z">
              <w:rPr/>
            </w:rPrChange>
          </w:rPr>
          <w:del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delInstrText>
        </w:r>
        <w:r w:rsidR="00B71EDC" w:rsidRPr="00F77AF1" w:rsidDel="00696C86">
          <w:rPr>
            <w:color w:val="FF0000"/>
            <w:rPrChange w:id="104" w:author="Max Lindmark" w:date="2022-07-05T10:01:00Z">
              <w:rPr/>
            </w:rPrChange>
          </w:rPr>
          <w:fldChar w:fldCharType="separate"/>
        </w:r>
        <w:r w:rsidR="00354A9D" w:rsidRPr="00F77AF1" w:rsidDel="00696C86">
          <w:rPr>
            <w:color w:val="FF0000"/>
            <w:rPrChange w:id="105" w:author="Max Lindmark" w:date="2022-07-05T10:01:00Z">
              <w:rPr/>
            </w:rPrChange>
          </w:rPr>
          <w:delText>(2)</w:delText>
        </w:r>
        <w:r w:rsidR="00B71EDC" w:rsidRPr="00F77AF1" w:rsidDel="00696C86">
          <w:rPr>
            <w:color w:val="FF0000"/>
            <w:rPrChange w:id="106" w:author="Max Lindmark" w:date="2022-07-05T10:01:00Z">
              <w:rPr/>
            </w:rPrChange>
          </w:rPr>
          <w:fldChar w:fldCharType="end"/>
        </w:r>
        <w:r w:rsidR="00B71EDC" w:rsidRPr="00F77AF1" w:rsidDel="00696C86">
          <w:rPr>
            <w:color w:val="FF0000"/>
            <w:rPrChange w:id="107" w:author="Max Lindmark" w:date="2022-07-05T10:01:00Z">
              <w:rPr/>
            </w:rPrChange>
          </w:rPr>
          <w:delText xml:space="preserve"> found that spatial processes (spatial variation in condition that is constant in time) and spatiotemporal processes (spatial variation that varies among years) explained more variation than </w:delText>
        </w:r>
        <w:r w:rsidR="000544E4" w:rsidRPr="00F77AF1" w:rsidDel="00696C86">
          <w:rPr>
            <w:color w:val="FF0000"/>
            <w:rPrChange w:id="108" w:author="Max Lindmark" w:date="2022-07-05T10:01:00Z">
              <w:rPr/>
            </w:rPrChange>
          </w:rPr>
          <w:delText>density</w:delText>
        </w:r>
        <w:r w:rsidR="00B71EDC" w:rsidRPr="00F77AF1" w:rsidDel="00696C86">
          <w:rPr>
            <w:color w:val="FF0000"/>
            <w:rPrChange w:id="109" w:author="Max Lindmark" w:date="2022-07-05T10:01:00Z">
              <w:rPr/>
            </w:rPrChange>
          </w:rPr>
          <w:delText xml:space="preserve"> and temperature covariates</w:delText>
        </w:r>
      </w:del>
      <w:del w:id="110" w:author="Max Lindmark" w:date="2022-05-26T14:34:00Z">
        <w:r w:rsidR="00865376" w:rsidRPr="00F77AF1" w:rsidDel="00130780">
          <w:rPr>
            <w:color w:val="FF0000"/>
            <w:rPrChange w:id="111" w:author="Max Lindmark" w:date="2022-07-05T10:01:00Z">
              <w:rPr/>
            </w:rPrChange>
          </w:rPr>
          <w:delText>,</w:delText>
        </w:r>
        <w:r w:rsidR="00B71EDC" w:rsidRPr="00F77AF1" w:rsidDel="00130780">
          <w:rPr>
            <w:color w:val="FF0000"/>
            <w:rPrChange w:id="112" w:author="Max Lindmark" w:date="2022-07-05T10:01:00Z">
              <w:rPr/>
            </w:rPrChange>
          </w:rPr>
          <w:delText xml:space="preserve"> </w:delText>
        </w:r>
        <w:r w:rsidR="00865376" w:rsidRPr="00F77AF1" w:rsidDel="00130780">
          <w:rPr>
            <w:color w:val="FF0000"/>
            <w:rPrChange w:id="113" w:author="Max Lindmark" w:date="2022-07-05T10:01:00Z">
              <w:rPr/>
            </w:rPrChange>
          </w:rPr>
          <w:delText>respectively,</w:delText>
        </w:r>
      </w:del>
      <w:del w:id="114" w:author="Max Lindmark" w:date="2022-07-05T10:02:00Z">
        <w:r w:rsidR="00865376" w:rsidRPr="00F77AF1" w:rsidDel="00696C86">
          <w:rPr>
            <w:color w:val="FF0000"/>
            <w:rPrChange w:id="115" w:author="Max Lindmark" w:date="2022-07-05T10:01:00Z">
              <w:rPr/>
            </w:rPrChange>
          </w:rPr>
          <w:delText xml:space="preserve"> </w:delText>
        </w:r>
        <w:r w:rsidR="00B71EDC" w:rsidRPr="00F77AF1" w:rsidDel="00696C86">
          <w:rPr>
            <w:color w:val="FF0000"/>
            <w:rPrChange w:id="116" w:author="Max Lindmark" w:date="2022-07-05T10:01:00Z">
              <w:rPr/>
            </w:rPrChange>
          </w:rPr>
          <w:delText xml:space="preserve">in the California current ecosystem. </w:delText>
        </w:r>
        <w:commentRangeEnd w:id="91"/>
        <w:r w:rsidR="00AA6A12" w:rsidRPr="00F77AF1" w:rsidDel="00696C86">
          <w:rPr>
            <w:rStyle w:val="CommentReference"/>
            <w:color w:val="FF0000"/>
            <w:rPrChange w:id="117" w:author="Max Lindmark" w:date="2022-07-05T10:01:00Z">
              <w:rPr>
                <w:rStyle w:val="CommentReference"/>
              </w:rPr>
            </w:rPrChange>
          </w:rPr>
          <w:commentReference w:id="91"/>
        </w:r>
      </w:del>
      <w:commentRangeEnd w:id="92"/>
      <w:r w:rsidR="00C52533">
        <w:rPr>
          <w:rStyle w:val="CommentReference"/>
        </w:rPr>
        <w:commentReference w:id="92"/>
      </w:r>
      <w:del w:id="118" w:author="Max Lindmark" w:date="2022-07-05T10:02:00Z">
        <w:r w:rsidR="00B71EDC" w:rsidRPr="00F77AF1" w:rsidDel="00696C86">
          <w:rPr>
            <w:color w:val="FF0000"/>
            <w:rPrChange w:id="119" w:author="Max Lindmark" w:date="2022-07-05T10:01:00Z">
              <w:rPr/>
            </w:rPrChange>
          </w:rPr>
          <w:delText xml:space="preserve">Studies </w:delText>
        </w:r>
        <w:r w:rsidR="002840B1" w:rsidRPr="00F77AF1" w:rsidDel="00696C86">
          <w:rPr>
            <w:color w:val="FF0000"/>
            <w:rPrChange w:id="120" w:author="Max Lindmark" w:date="2022-07-05T10:01:00Z">
              <w:rPr/>
            </w:rPrChange>
          </w:rPr>
          <w:delText xml:space="preserve">such as </w:delText>
        </w:r>
        <w:r w:rsidR="00B71EDC" w:rsidRPr="00F77AF1" w:rsidDel="00696C86">
          <w:rPr>
            <w:color w:val="FF0000"/>
            <w:rPrChange w:id="121" w:author="Max Lindmark" w:date="2022-07-05T10:01:00Z">
              <w:rPr/>
            </w:rPrChange>
          </w:rPr>
          <w:delText xml:space="preserve">these reveal the importance of accounting for </w:delText>
        </w:r>
        <w:r w:rsidR="00383B69" w:rsidRPr="00F77AF1" w:rsidDel="00696C86">
          <w:rPr>
            <w:color w:val="FF0000"/>
            <w:rPrChange w:id="122" w:author="Max Lindmark" w:date="2022-07-05T10:01:00Z">
              <w:rPr/>
            </w:rPrChange>
          </w:rPr>
          <w:delText xml:space="preserve">latent </w:delText>
        </w:r>
        <w:r w:rsidR="00B71EDC" w:rsidRPr="00F77AF1" w:rsidDel="00696C86">
          <w:rPr>
            <w:color w:val="FF0000"/>
            <w:rPrChange w:id="123" w:author="Max Lindmark" w:date="2022-07-05T10:01:00Z">
              <w:rPr/>
            </w:rPrChange>
          </w:rPr>
          <w:delText xml:space="preserve">spatial and spatiotemporal variation </w:delText>
        </w:r>
        <w:r w:rsidR="00383B69" w:rsidRPr="00F77AF1" w:rsidDel="00696C86">
          <w:rPr>
            <w:color w:val="FF0000"/>
            <w:rPrChange w:id="124" w:author="Max Lindmark" w:date="2022-07-05T10:01:00Z">
              <w:rPr/>
            </w:rPrChange>
          </w:rPr>
          <w:delText xml:space="preserve">beyond measured covariates (e.g., depth, temperature) </w:delText>
        </w:r>
        <w:r w:rsidR="00EE348A" w:rsidRPr="00F77AF1" w:rsidDel="00696C86">
          <w:rPr>
            <w:color w:val="FF0000"/>
            <w:rPrChange w:id="125" w:author="Max Lindmark" w:date="2022-07-05T10:01:00Z">
              <w:rPr/>
            </w:rPrChange>
          </w:rPr>
          <w:delText xml:space="preserve">when examining sources of variation in </w:delText>
        </w:r>
        <w:r w:rsidR="00B71EDC" w:rsidRPr="00F77AF1" w:rsidDel="00696C86">
          <w:rPr>
            <w:color w:val="FF0000"/>
            <w:rPrChange w:id="126" w:author="Max Lindmark" w:date="2022-07-05T10:01:00Z">
              <w:rPr/>
            </w:rPrChange>
          </w:rPr>
          <w:delText>condition.</w:delText>
        </w:r>
      </w:del>
    </w:p>
    <w:p w14:paraId="7E87EC18" w14:textId="23E227A1" w:rsidR="00C937AF" w:rsidRPr="00C038C3" w:rsidRDefault="00192B54" w:rsidP="00761877">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w:t>
      </w:r>
      <w:ins w:id="127" w:author="Forrest, Robyn" w:date="2022-08-03T12:44:00Z">
        <w:r w:rsidR="00761877">
          <w:t xml:space="preserve"> the effects of</w:t>
        </w:r>
      </w:ins>
      <w:r w:rsidR="005B4694" w:rsidRPr="00C038C3">
        <w:t xml:space="preserve"> ecosystem drivers </w:t>
      </w:r>
      <w:del w:id="128" w:author="Forrest, Robyn" w:date="2022-08-03T12:44:00Z">
        <w:r w:rsidR="005B4694" w:rsidRPr="00C038C3" w:rsidDel="00761877">
          <w:delText xml:space="preserve">affecting </w:delText>
        </w:r>
      </w:del>
      <w:ins w:id="129" w:author="Forrest, Robyn" w:date="2022-08-03T12:44:00Z">
        <w:r w:rsidR="00761877">
          <w:t>on</w:t>
        </w:r>
        <w:r w:rsidR="00761877" w:rsidRPr="00C038C3">
          <w:t xml:space="preserve"> </w:t>
        </w:r>
      </w:ins>
      <w:r w:rsidR="005B4694" w:rsidRPr="00C038C3">
        <w:t>body condition</w:t>
      </w:r>
      <w:r w:rsidR="00983BF3" w:rsidRPr="00C038C3">
        <w:t xml:space="preserve"> </w:t>
      </w:r>
      <w:r w:rsidR="00983BF3" w:rsidRPr="00C038C3">
        <w:fldChar w:fldCharType="begin"/>
      </w:r>
      <w:r w:rsidR="00B86D51">
        <w:instrText xml:space="preserve"> ADDIN ZOTERO_ITEM CSL_CITATION {"citationID":"oVV3ZFnH","properties":{"formattedCitation":"[25]","plainCitation":"[25]","noteIndex":0},"citationItems":[{"id":2827,"uris":["http://zotero.org/users/6116610/items/KAX2EAFP"],"itemData":{"id":2827,"type":"article-journal","abstract":"Science-based,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B86D51">
        <w:t>[25]</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w:t>
      </w:r>
      <w:del w:id="130" w:author="Forrest, Robyn" w:date="2022-08-03T12:46:00Z">
        <w:r w:rsidR="002E374A" w:rsidRPr="00C038C3" w:rsidDel="00761877">
          <w:delText>in the time post</w:delText>
        </w:r>
      </w:del>
      <w:ins w:id="131" w:author="Forrest, Robyn" w:date="2022-08-03T12:46:00Z">
        <w:r w:rsidR="00761877">
          <w:t>since</w:t>
        </w:r>
      </w:ins>
      <w:r w:rsidR="002E374A" w:rsidRPr="00C038C3">
        <w:t xml:space="preserve">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B86D51">
        <w:instrText xml:space="preserve"> ADDIN ZOTERO_ITEM CSL_CITATION {"citationID":"i1PkdtEx","properties":{"formattedCitation":"[14,26]","plainCitation":"[14,26]","noteIndex":0},"citationItems":[{"id":794,"uris":["http://zotero.org/users/6116610/items/39XLSPWN"],"itemData":{"id":794,"type":"article-journal","abstract":"Investigating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B86D51">
        <w:rPr>
          <w:lang w:val="en-GB"/>
        </w:rPr>
        <w:t>[14,26]</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stock</w:t>
      </w:r>
      <w:ins w:id="132" w:author="Forrest, Robyn" w:date="2022-08-03T12:46:00Z">
        <w:r w:rsidR="00761877">
          <w:t>’s</w:t>
        </w:r>
      </w:ins>
      <w:r w:rsidR="00263369" w:rsidRPr="00C038C3">
        <w:t xml:space="preserve">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B86D51">
        <w:instrText xml:space="preserve"> ADDIN ZOTERO_ITEM CSL_CITATION {"citationID":"Lr1t4Xvf","properties":{"formattedCitation":"[27,28]","plainCitation":"[27,28]","noteIndex":0},"citationItems":[{"id":2824,"uris":["http://zotero.org/users/6116610/items/CBUFSIQZ"],"itemData":{"id":2824,"type":"report","collection-title":"ICES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B86D51">
        <w:t>[27,28]</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abundance </w:t>
      </w:r>
      <w:r w:rsidR="00876012">
        <w:t xml:space="preserve">and distribution </w:t>
      </w:r>
      <w:r w:rsidR="005B4694" w:rsidRPr="00C038C3">
        <w:t>of both cod and its potential competitor</w:t>
      </w:r>
      <w:r w:rsidR="00282AFF" w:rsidRPr="00C038C3">
        <w:t xml:space="preserve">s </w:t>
      </w:r>
      <w:r w:rsidR="00946F3F">
        <w:t xml:space="preserve">for </w:t>
      </w:r>
      <w:del w:id="133" w:author="Forrest, Robyn" w:date="2022-08-03T14:32:00Z">
        <w:r w:rsidR="00946F3F" w:rsidDel="000F64D1">
          <w:delText xml:space="preserve">the </w:delText>
        </w:r>
      </w:del>
      <w:bookmarkStart w:id="134" w:name="_Hlk92971131"/>
      <w:r w:rsidR="00134288">
        <w:t xml:space="preserve">important </w:t>
      </w:r>
      <w:r w:rsidR="00D61D28">
        <w:t xml:space="preserve">benthic </w:t>
      </w:r>
      <w:r w:rsidR="00134288">
        <w:t>prey</w:t>
      </w:r>
      <w:ins w:id="135" w:author="Forrest, Robyn" w:date="2022-08-03T14:32:00Z">
        <w:r w:rsidR="000F64D1">
          <w:t>, the</w:t>
        </w:r>
      </w:ins>
      <w:r w:rsidR="00134288">
        <w:t xml:space="preserve"> </w:t>
      </w:r>
      <w:bookmarkEnd w:id="134"/>
      <w:ins w:id="136" w:author="Forrest, Robyn" w:date="2022-08-03T14:32:00Z">
        <w:r w:rsidR="000F64D1">
          <w:t>isopod</w:t>
        </w:r>
      </w:ins>
      <w:ins w:id="137" w:author="Forrest, Robyn" w:date="2022-08-03T12:47:00Z">
        <w:r w:rsidR="00761877">
          <w:t xml:space="preserve"> </w:t>
        </w:r>
      </w:ins>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r w:rsidR="00012D11">
        <w:fldChar w:fldCharType="begin"/>
      </w:r>
      <w:r w:rsidR="00B86D51">
        <w:instrText xml:space="preserve"> ADDIN ZOTERO_ITEM CSL_CITATION {"citationID":"3CuLm9aK","properties":{"formattedCitation":"[29,30]","plainCitation":"[29,30]","noteIndex":0},"citationItems":[{"id":1986,"uris":["http://zotero.org/users/6116610/items/ZX3KJ4FB"],"itemData":{"id":1986,"type":"article-journal","abstract":"Knowledge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B86D51">
        <w:rPr>
          <w:lang w:val="en-GB"/>
        </w:rPr>
        <w:t>[29,30]</w:t>
      </w:r>
      <w:r w:rsidR="00012D11">
        <w:fldChar w:fldCharType="end"/>
      </w:r>
      <w:r w:rsidR="00A85C31">
        <w:t>,</w:t>
      </w:r>
      <w:r w:rsidR="00134288">
        <w:t xml:space="preserve"> </w:t>
      </w:r>
      <w:commentRangeStart w:id="138"/>
      <w:r w:rsidR="00282AFF" w:rsidRPr="00C038C3">
        <w:t>the</w:t>
      </w:r>
      <w:commentRangeEnd w:id="138"/>
      <w:r w:rsidR="000F64D1">
        <w:rPr>
          <w:rStyle w:val="CommentReference"/>
        </w:rPr>
        <w:commentReference w:id="138"/>
      </w:r>
      <w:r w:rsidR="005B4694" w:rsidRPr="00C038C3">
        <w:t xml:space="preserve"> </w:t>
      </w:r>
      <w:commentRangeStart w:id="139"/>
      <w:r w:rsidR="00867BDF">
        <w:t xml:space="preserve">flounder </w:t>
      </w:r>
      <w:r w:rsidR="00867BDF" w:rsidRPr="00C14CBD">
        <w:t xml:space="preserve">complex </w:t>
      </w:r>
      <w:commentRangeEnd w:id="139"/>
      <w:r w:rsidR="00761877">
        <w:rPr>
          <w:rStyle w:val="CommentReference"/>
        </w:rPr>
        <w:commentReference w:id="139"/>
      </w:r>
      <w:r w:rsidR="00867BDF" w:rsidRPr="00C14CBD">
        <w:t>(</w:t>
      </w:r>
      <w:r w:rsidR="005B4694" w:rsidRPr="00C14CBD">
        <w:t xml:space="preserve">European </w:t>
      </w:r>
      <w:r w:rsidR="00867BDF" w:rsidRPr="00C14CBD">
        <w:t xml:space="preserve">flounder </w:t>
      </w:r>
      <w:proofErr w:type="spellStart"/>
      <w:r w:rsidR="002D4FB6" w:rsidRPr="00C14CBD">
        <w:rPr>
          <w:i/>
          <w:iCs/>
        </w:rPr>
        <w:t>Platichthys</w:t>
      </w:r>
      <w:proofErr w:type="spellEnd"/>
      <w:r w:rsidR="002D4FB6" w:rsidRPr="00C14CBD">
        <w:rPr>
          <w:i/>
          <w:iCs/>
        </w:rPr>
        <w:t xml:space="preserve"> </w:t>
      </w:r>
      <w:proofErr w:type="spellStart"/>
      <w:r w:rsidR="002D4FB6" w:rsidRPr="00C14CBD">
        <w:rPr>
          <w:i/>
          <w:iCs/>
        </w:rPr>
        <w:t>flesus</w:t>
      </w:r>
      <w:proofErr w:type="spellEnd"/>
      <w:r w:rsidR="00282AFF" w:rsidRPr="00C14CBD">
        <w:t xml:space="preserve"> and </w:t>
      </w:r>
      <w:r w:rsidR="00867BDF" w:rsidRPr="00C14CBD">
        <w:t>Baltic Flounder</w:t>
      </w:r>
      <w:r w:rsidR="00867BDF" w:rsidRPr="00C14CBD">
        <w:rPr>
          <w:i/>
          <w:iCs/>
        </w:rPr>
        <w:t xml:space="preserve"> </w:t>
      </w:r>
      <w:proofErr w:type="spellStart"/>
      <w:r w:rsidR="00282AFF" w:rsidRPr="00C14CBD">
        <w:rPr>
          <w:i/>
          <w:iCs/>
        </w:rPr>
        <w:t>Platichthys</w:t>
      </w:r>
      <w:proofErr w:type="spellEnd"/>
      <w:r w:rsidR="00282AFF" w:rsidRPr="00C14CBD">
        <w:rPr>
          <w:i/>
          <w:iCs/>
        </w:rPr>
        <w:t xml:space="preserve"> </w:t>
      </w:r>
      <w:proofErr w:type="spellStart"/>
      <w:r w:rsidR="00282AFF" w:rsidRPr="00C14CBD">
        <w:rPr>
          <w:i/>
          <w:iCs/>
        </w:rPr>
        <w:t>solemdali</w:t>
      </w:r>
      <w:proofErr w:type="spellEnd"/>
      <w:r w:rsidR="002D4FB6" w:rsidRPr="00C14CBD">
        <w:t>)</w:t>
      </w:r>
      <w:r w:rsidR="004D5546" w:rsidRPr="00C14CBD">
        <w:t xml:space="preserve"> </w:t>
      </w:r>
      <w:r w:rsidR="00712EB5" w:rsidRPr="00C14CBD">
        <w:fldChar w:fldCharType="begin"/>
      </w:r>
      <w:r w:rsidR="00B86D51">
        <w:instrText xml:space="preserve"> ADDIN ZOTERO_ITEM CSL_CITATION {"citationID":"XgVpsgE3","properties":{"formattedCitation":"[31]","plainCitation":"[31]","noteIndex":0},"citationItems":[{"id":2165,"uris":["http://zotero.org/users/6116610/items/4UT5GPFA"],"itemData":{"id":2165,"type":"article-journal","abstract":"Standardized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B86D51">
        <w:rPr>
          <w:lang w:val="en-GB"/>
        </w:rPr>
        <w:t>[31]</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proofErr w:type="spellStart"/>
      <w:r w:rsidR="004F65A2" w:rsidRPr="00C038C3">
        <w:rPr>
          <w:i/>
        </w:rPr>
        <w:t>Sprattus</w:t>
      </w:r>
      <w:proofErr w:type="spellEnd"/>
      <w:r w:rsidR="004F65A2" w:rsidRPr="00C038C3">
        <w:rPr>
          <w:i/>
        </w:rPr>
        <w:t xml:space="preserve">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proofErr w:type="spellStart"/>
      <w:r w:rsidR="004F65A2" w:rsidRPr="00C038C3">
        <w:rPr>
          <w:i/>
        </w:rPr>
        <w:t>Clupea</w:t>
      </w:r>
      <w:proofErr w:type="spellEnd"/>
      <w:r w:rsidR="004F65A2" w:rsidRPr="00C038C3">
        <w:rPr>
          <w:i/>
        </w:rPr>
        <w:t xml:space="preserve"> </w:t>
      </w:r>
      <w:proofErr w:type="spellStart"/>
      <w:r w:rsidR="004F65A2" w:rsidRPr="00C038C3">
        <w:rPr>
          <w:i/>
        </w:rPr>
        <w:t>harengus</w:t>
      </w:r>
      <w:proofErr w:type="spellEnd"/>
      <w:r w:rsidR="005B4694" w:rsidRPr="00C038C3">
        <w:t>)</w:t>
      </w:r>
      <w:r w:rsidR="002A53A6">
        <w:fldChar w:fldCharType="begin"/>
      </w:r>
      <w:r w:rsidR="00B86D51">
        <w:instrText xml:space="preserve"> ADDIN ZOTERO_ITEM CSL_CITATION {"citationID":"ez6MN3Ne","properties":{"formattedCitation":"[27,32,33]","plainCitation":"[27,32,33]","noteIndex":0},"citationItems":[{"id":24,"uris":["http://zotero.org/users/6116610/items/THQIAD3E"],"itemData":{"id":24,"type":"article-journal","container-title":"Population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B86D51">
        <w:rPr>
          <w:lang w:val="en-GB"/>
        </w:rPr>
        <w:t>[27,32,33]</w:t>
      </w:r>
      <w:r w:rsidR="002A53A6">
        <w:fldChar w:fldCharType="end"/>
      </w:r>
      <w:r w:rsidR="005B4694" w:rsidRPr="00C038C3">
        <w:t xml:space="preserve">. Lastly, the irregular inflows of saline and oxygenated water from the North Sea together with a </w:t>
      </w:r>
      <w:commentRangeStart w:id="140"/>
      <w:r w:rsidR="005B4694" w:rsidRPr="00C038C3">
        <w:t xml:space="preserve">long residence time </w:t>
      </w:r>
      <w:commentRangeEnd w:id="140"/>
      <w:r w:rsidR="00761877">
        <w:rPr>
          <w:rStyle w:val="CommentReference"/>
        </w:rPr>
        <w:commentReference w:id="140"/>
      </w:r>
      <w:r w:rsidR="005B4694" w:rsidRPr="00C038C3">
        <w:t>(25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B86D51">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B86D51">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B86D51">
        <w:instrText xml:space="preserve"> ADDIN ZOTERO_ITEM CSL_CITATION {"citationID":"pD5Zk0Xt","properties":{"formattedCitation":"[25,34]","plainCitation":"[25,34]","noteIndex":0},"citationItems":[{"id":502,"uris":["http://zotero.org/users/6116610/items/NV7I3QEW"],"itemData":{"id":502,"type":"article-journal","container-title":"Progress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B86D51">
        <w:t>[25,34]</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w:t>
      </w:r>
      <w:r w:rsidR="00DD1511">
        <w:lastRenderedPageBreak/>
        <w:t xml:space="preserve">combination of </w:t>
      </w:r>
      <w:r w:rsidR="001F5EA4">
        <w:t>ecosystem drivers</w:t>
      </w:r>
      <w:r w:rsidR="00750A24">
        <w:t xml:space="preserve"> </w:t>
      </w:r>
      <w:r w:rsidR="000F5D3F">
        <w:fldChar w:fldCharType="begin"/>
      </w:r>
      <w:r w:rsidR="00B86D51">
        <w:instrText xml:space="preserve"> ADDIN ZOTERO_ITEM CSL_CITATION {"citationID":"C37WqXsQ","properties":{"formattedCitation":"[14,15,35]","plainCitation":"[14,15,35]","noteIndex":0},"citationItems":[{"id":794,"uris":["http://zotero.org/users/6116610/items/39XLSPWN"],"itemData":{"id":794,"type":"article-journal","abstract":"Investigating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B86D51">
        <w:rPr>
          <w:lang w:val="en-GB"/>
        </w:rPr>
        <w:t>[14,15,35]</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w:t>
      </w:r>
      <w:del w:id="141" w:author="Forrest, Robyn" w:date="2022-08-03T12:50:00Z">
        <w:r w:rsidR="00037CA4" w:rsidDel="00761877">
          <w:delText xml:space="preserve">have </w:delText>
        </w:r>
      </w:del>
      <w:ins w:id="142" w:author="Forrest, Robyn" w:date="2022-08-03T12:50:00Z">
        <w:r w:rsidR="00761877">
          <w:t>ha</w:t>
        </w:r>
        <w:r w:rsidR="00761877">
          <w:t>s</w:t>
        </w:r>
        <w:r w:rsidR="00761877">
          <w:t xml:space="preserve"> </w:t>
        </w:r>
      </w:ins>
      <w:r w:rsidR="00037CA4">
        <w:t xml:space="preserve">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oreover, the effect</w:t>
      </w:r>
      <w:ins w:id="143" w:author="Forrest, Robyn" w:date="2022-08-03T12:51:00Z">
        <w:r w:rsidR="00761877">
          <w:t>s</w:t>
        </w:r>
      </w:ins>
      <w:r w:rsidR="00037CA4" w:rsidRPr="00D0345B">
        <w:t xml:space="preserve"> of all the above-mentioned covariates on </w:t>
      </w:r>
      <w:r w:rsidR="00037CA4">
        <w:t xml:space="preserve">cod </w:t>
      </w:r>
      <w:r w:rsidR="00037CA4" w:rsidRPr="00D0345B">
        <w:t>condition have not been analyzed in a common framework.</w:t>
      </w:r>
    </w:p>
    <w:p w14:paraId="02EE5533" w14:textId="3718FC11"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del w:id="144" w:author="Sean Anderson" w:date="2022-07-20T12:07:00Z">
        <w:r w:rsidRPr="00C038C3" w:rsidDel="001910CA">
          <w:delText xml:space="preserve">GLMMs </w:delText>
        </w:r>
      </w:del>
      <w:ins w:id="145" w:author="Sean Anderson" w:date="2022-07-20T12:07:00Z">
        <w:r w:rsidR="001910CA">
          <w:t>models</w:t>
        </w:r>
        <w:r w:rsidR="001910CA" w:rsidRPr="00C038C3">
          <w:t xml:space="preserve"> </w:t>
        </w:r>
      </w:ins>
      <w:r w:rsidRPr="00C038C3">
        <w:t xml:space="preserve">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which correspond</w:t>
      </w:r>
      <w:del w:id="146" w:author="Forrest, Robyn" w:date="2022-08-03T12:57:00Z">
        <w:r w:rsidR="005039E7" w:rsidRPr="00C038C3" w:rsidDel="006843D1">
          <w:delText>s</w:delText>
        </w:r>
      </w:del>
      <w:r w:rsidR="005039E7" w:rsidRPr="00C038C3">
        <w:t xml:space="preserve">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B86D51">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B86D51">
        <w:rPr>
          <w:lang w:val="en-GB"/>
        </w:rPr>
        <w:t>[14]</w:t>
      </w:r>
      <w:r w:rsidR="00D31640">
        <w:fldChar w:fldCharType="end"/>
      </w:r>
      <w:r w:rsidR="005039E7" w:rsidRPr="00C038C3">
        <w:t>. We then seek to</w:t>
      </w:r>
      <w:ins w:id="147" w:author="Forrest, Robyn" w:date="2022-08-03T12:57:00Z">
        <w:r w:rsidR="006843D1">
          <w:t>:</w:t>
        </w:r>
      </w:ins>
      <w:r w:rsidR="005039E7" w:rsidRPr="00C038C3">
        <w:t xml:space="preserve"> (1) identify which set of covariates (</w:t>
      </w:r>
      <w:r w:rsidR="00AF7883">
        <w:t xml:space="preserve">biomass </w:t>
      </w:r>
      <w:r w:rsidR="00C5437D" w:rsidRPr="00C038C3">
        <w:t xml:space="preserve">densities </w:t>
      </w:r>
      <w:r w:rsidR="005039E7" w:rsidRPr="00C038C3">
        <w:t>of flounder</w:t>
      </w:r>
      <w:r w:rsidR="000925BE">
        <w:t xml:space="preserve">, </w:t>
      </w:r>
      <w:commentRangeStart w:id="148"/>
      <w:r w:rsidR="0003113B" w:rsidRPr="00C038C3">
        <w:t>cod</w:t>
      </w:r>
      <w:commentRangeEnd w:id="148"/>
      <w:r w:rsidR="006843D1">
        <w:rPr>
          <w:rStyle w:val="CommentReference"/>
        </w:rPr>
        <w:commentReference w:id="148"/>
      </w:r>
      <w:r w:rsidR="0003113B" w:rsidRPr="00C038C3">
        <w:t>,</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biomass</w:t>
      </w:r>
      <w:ins w:id="149" w:author="Forrest, Robyn" w:date="2022-08-03T12:57:00Z">
        <w:r w:rsidR="006843D1">
          <w:t xml:space="preserve"> densities?</w:t>
        </w:r>
      </w:ins>
      <w:r w:rsidR="00A90C51">
        <w:t xml:space="preserve">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ins w:id="150" w:author="Forrest, Robyn" w:date="2022-08-03T12:58:00Z">
        <w:r w:rsidR="006843D1">
          <w:t xml:space="preserve">observed </w:t>
        </w:r>
      </w:ins>
      <w:r w:rsidR="00D41705" w:rsidRPr="00C038C3">
        <w:t xml:space="preserve">variation in </w:t>
      </w:r>
      <w:r w:rsidR="0051389A">
        <w:t>condition</w:t>
      </w:r>
      <w:ins w:id="151" w:author="Forrest, Robyn" w:date="2022-08-03T12:58:00Z">
        <w:r w:rsidR="006843D1">
          <w:t>;</w:t>
        </w:r>
      </w:ins>
      <w:r w:rsidR="0051389A">
        <w:t xml:space="preserve">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w:t>
      </w:r>
      <w:del w:id="152" w:author="Forrest, Robyn" w:date="2022-08-03T12:58:00Z">
        <w:r w:rsidR="0059695A" w:rsidDel="006843D1">
          <w:delText xml:space="preserve">for </w:delText>
        </w:r>
      </w:del>
      <w:ins w:id="153" w:author="Forrest, Robyn" w:date="2022-08-03T12:58:00Z">
        <w:r w:rsidR="006843D1">
          <w:t>in observed</w:t>
        </w:r>
      </w:ins>
      <w:del w:id="154" w:author="Forrest, Robyn" w:date="2022-08-03T12:58:00Z">
        <w:r w:rsidR="0059695A" w:rsidDel="006843D1">
          <w:delText>the</w:delText>
        </w:r>
      </w:del>
      <w:r w:rsidR="0059695A">
        <w:t xml:space="preserv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60B7C1F4"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B86D51">
        <w:instrText xml:space="preserve"> ADDIN ZOTERO_ITEM CSL_CITATION {"citationID":"zdVo8uT9","properties":{"formattedCitation":"[31]","plainCitation":"[31]","noteIndex":0},"citationItems":[{"id":2165,"uris":["http://zotero.org/users/6116610/items/4UT5GPFA"],"itemData":{"id":2165,"type":"article-journal","abstract":"Standardized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B86D51">
        <w:t>[31]</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B86D51">
        <w:instrText xml:space="preserve"> ADDIN ZOTERO_ITEM CSL_CITATION {"citationID":"YJ57ToJb","properties":{"formattedCitation":"[31]","plainCitation":"[31]","noteIndex":0},"citationItems":[{"id":2165,"uris":["http://zotero.org/users/6116610/items/4UT5GPFA"],"itemData":{"id":2165,"type":"article-journal","abstract":"Standardized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B86D51">
        <w:t>[31]</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xml:space="preserve">, which corresponds to the main </w:t>
      </w:r>
      <w:r w:rsidRPr="00C038C3">
        <w:lastRenderedPageBreak/>
        <w:t>growing and feeding season</w:t>
      </w:r>
      <w:r w:rsidR="000E57A2">
        <w:t xml:space="preserve"> of cod</w:t>
      </w:r>
      <w:r w:rsidRPr="00C038C3">
        <w:t xml:space="preserve"> </w:t>
      </w:r>
      <w:r w:rsidRPr="00545A0E">
        <w:fldChar w:fldCharType="begin"/>
      </w:r>
      <w:r w:rsidR="00B86D51">
        <w:instrText xml:space="preserve"> ADDIN ZOTERO_ITEM CSL_CITATION {"citationID":"RLEJgpiA","properties":{"formattedCitation":"[36]","plainCitation":"[36]","noteIndex":0},"citationItems":[{"id":1981,"uris":["http://zotero.org/users/6116610/items/LG4S3R2U"],"itemData":{"id":1981,"type":"article-journal","container-title":"Rap.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B86D51">
        <w:t>[36]</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1"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002FBACE" w:rsidR="001C370B" w:rsidRPr="005A0186" w:rsidRDefault="001C370B" w:rsidP="001C370B">
      <w:pPr>
        <w:spacing w:line="480" w:lineRule="auto"/>
        <w:contextualSpacing/>
        <w:mirrorIndents/>
        <w:jc w:val="both"/>
      </w:pPr>
      <w:r w:rsidRPr="005A1260">
        <w:t xml:space="preserve">We modelled </w:t>
      </w:r>
      <w:ins w:id="155" w:author="Forrest, Robyn" w:date="2022-08-03T13:44:00Z">
        <w:r w:rsidR="009E7ECF">
          <w:t xml:space="preserve">cod </w:t>
        </w:r>
      </w:ins>
      <w:r w:rsidRPr="005A1260">
        <w:t xml:space="preserve">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r w:rsidR="006E5502" w:rsidRPr="00696C86">
        <w:t>factor</w:t>
      </w:r>
      <w:r w:rsidR="006E5502" w:rsidRPr="006E5502">
        <w:t xml:space="preserve"> </w:t>
      </w:r>
      <w:r w:rsidR="00C10F42">
        <w:t>(</w:t>
      </w:r>
      <m:oMath>
        <m:sSub>
          <m:sSubPr>
            <m:ctrlPr>
              <w:ins w:id="156"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ins w:id="157" w:author="Max Lindmark" w:date="2022-07-14T20:12:00Z">
                <w:rPr>
                  <w:rFonts w:ascii="Cambria Math" w:hAnsi="Cambria Math"/>
                  <w:i/>
                </w:rPr>
              </w:ins>
            </m:ctrlPr>
          </m:accPr>
          <m:e>
            <m:r>
              <w:rPr>
                <w:rFonts w:ascii="Cambria Math" w:hAnsi="Cambria Math"/>
              </w:rPr>
              <m:t>w</m:t>
            </m:r>
          </m:e>
        </m:acc>
        <m:r>
          <w:rPr>
            <w:rFonts w:ascii="Cambria Math" w:hAnsi="Cambria Math"/>
          </w:rPr>
          <m:t>=a</m:t>
        </m:r>
        <m:sSup>
          <m:sSupPr>
            <m:ctrlPr>
              <w:ins w:id="158" w:author="Max Lindmark" w:date="2022-07-14T20:12:00Z">
                <w:rPr>
                  <w:rFonts w:ascii="Cambria Math" w:hAnsi="Cambria Math"/>
                  <w:i/>
                </w:rPr>
              </w:ins>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ins w:id="159" w:author="Max Lindmark" w:date="2022-07-14T20:12:00Z">
                <w:rPr>
                  <w:rFonts w:ascii="Cambria Math" w:hAnsi="Cambria Math"/>
                  <w:i/>
                </w:rPr>
              </w:ins>
            </m:ctrlPr>
          </m:accPr>
          <m:e>
            <m:r>
              <w:rPr>
                <w:rFonts w:ascii="Cambria Math" w:hAnsi="Cambria Math"/>
              </w:rPr>
              <m:t>w</m:t>
            </m:r>
          </m:e>
        </m:acc>
      </m:oMath>
      <w:ins w:id="160" w:author="Sean Anderson" w:date="2022-07-20T12:10:00Z">
        <w:r w:rsidR="001910CA">
          <w:t xml:space="preserve"> based on observed lengths </w:t>
        </w:r>
        <w:r w:rsidR="001910CA">
          <w:rPr>
            <w:i/>
            <w:iCs/>
          </w:rPr>
          <w:t>l</w:t>
        </w:r>
      </w:ins>
      <w:commentRangeStart w:id="161"/>
      <w:r w:rsidR="005A1260" w:rsidRPr="00DA7BA3">
        <w:t xml:space="preserve">. </w:t>
      </w:r>
      <w:commentRangeEnd w:id="161"/>
      <w:r w:rsidR="002B76F4">
        <w:rPr>
          <w:rStyle w:val="CommentReference"/>
        </w:rPr>
        <w:commentReference w:id="161"/>
      </w:r>
      <w:r w:rsidRPr="00DA7BA3">
        <w:t xml:space="preserve">Unlike </w:t>
      </w:r>
      <w:commentRangeStart w:id="162"/>
      <w:r w:rsidRPr="00DA7BA3">
        <w:t>Fulton’s K</w:t>
      </w:r>
      <w:commentRangeEnd w:id="162"/>
      <w:r w:rsidR="00D94B8C">
        <w:rPr>
          <w:rStyle w:val="CommentReference"/>
        </w:rPr>
        <w:commentReference w:id="162"/>
      </w:r>
      <w:r w:rsidRPr="00DA7BA3">
        <w:t xml:space="preserve">, </w:t>
      </w:r>
      <w:del w:id="163" w:author="Forrest, Robyn" w:date="2022-08-03T13:11:00Z">
        <w:r w:rsidRPr="00DA7BA3" w:rsidDel="003E4FBE">
          <w:delText xml:space="preserve">this </w:delText>
        </w:r>
      </w:del>
      <w:ins w:id="164" w:author="Forrest, Robyn" w:date="2022-08-03T13:11:00Z">
        <w:r w:rsidR="003E4FBE">
          <w:t xml:space="preserve">Le </w:t>
        </w:r>
        <w:proofErr w:type="spellStart"/>
        <w:r w:rsidR="003E4FBE">
          <w:t>Cren’s</w:t>
        </w:r>
        <w:proofErr w:type="spellEnd"/>
        <w:r w:rsidR="003E4FBE" w:rsidRPr="00DA7BA3">
          <w:t xml:space="preserve"> </w:t>
        </w:r>
      </w:ins>
      <w:r w:rsidRPr="00DA7BA3">
        <w:t xml:space="preserve">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ins w:id="165" w:author="Max Lindmark" w:date="2022-07-14T20:12:00Z">
                <w:rPr>
                  <w:rFonts w:ascii="Cambria Math" w:hAnsi="Cambria Math"/>
                  <w:i/>
                </w:rPr>
              </w:ins>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B86D51">
        <w:instrText xml:space="preserve"> ADDIN ZOTERO_ITEM CSL_CITATION {"citationID":"X8s8K6vb","properties":{"formattedCitation":"[37]","plainCitation":"[37]","noteIndex":0},"citationItems":[{"id":1979,"uris":["http://zotero.org/users/6116610/items/S7UA2C9X"],"itemData":{"id":1979,"type":"article-journal","abstract":"1.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0722BF">
        <w:fldChar w:fldCharType="separate"/>
      </w:r>
      <w:r w:rsidR="00B86D51">
        <w:t>[37]</w:t>
      </w:r>
      <w:r w:rsidRPr="000722BF">
        <w:fldChar w:fldCharType="end"/>
      </w:r>
      <w:r w:rsidRPr="000722BF">
        <w:t>.</w:t>
      </w:r>
      <w:ins w:id="166" w:author="Max Lindmark" w:date="2022-07-05T09:59:00Z">
        <w:r w:rsidR="000722BF" w:rsidRPr="000722BF">
          <w:t xml:space="preserve"> </w:t>
        </w:r>
        <w:commentRangeStart w:id="167"/>
        <w:r w:rsidR="000722BF" w:rsidRPr="000722BF">
          <w:t xml:space="preserve">Spatially correlated </w:t>
        </w:r>
        <w:r w:rsidR="000722BF" w:rsidRPr="00F77AF1">
          <w:t xml:space="preserve">residual variation was accounted for with spatial </w:t>
        </w:r>
        <w:r w:rsidR="000722BF" w:rsidRPr="00696C86">
          <w:t>random effects through Gaussian random fields.</w:t>
        </w:r>
      </w:ins>
      <w:ins w:id="168" w:author="Max Lindmark" w:date="2022-07-05T10:01:00Z">
        <w:r w:rsidR="00F77AF1" w:rsidRPr="00696C86">
          <w:t xml:space="preserve"> This approach to model</w:t>
        </w:r>
      </w:ins>
      <w:ins w:id="169" w:author="Sean Anderson" w:date="2022-07-20T12:11:00Z">
        <w:r w:rsidR="001910CA">
          <w:t>ling</w:t>
        </w:r>
      </w:ins>
      <w:ins w:id="170" w:author="Max Lindmark" w:date="2022-07-05T10:01:00Z">
        <w:r w:rsidR="00F77AF1" w:rsidRPr="00696C86">
          <w:t xml:space="preserve"> spatiotemporal data is an increasingly popular method for explicitly accounting for spatial and spatiotemporal variation </w:t>
        </w:r>
        <w:del w:id="171" w:author="Sean Anderson" w:date="2022-07-20T12:11:00Z">
          <w:r w:rsidR="00F77AF1" w:rsidRPr="00696C86" w:rsidDel="001910CA">
            <w:delText xml:space="preserve">— likely </w:delText>
          </w:r>
        </w:del>
        <w:r w:rsidR="00F77AF1" w:rsidRPr="00696C86">
          <w:t xml:space="preserve">due to its ability to improve predictions of fish density </w:t>
        </w:r>
        <w:r w:rsidR="00F77AF1" w:rsidRPr="00696C86">
          <w:fldChar w:fldCharType="begin"/>
        </w:r>
      </w:ins>
      <w:r w:rsidR="00B86D51">
        <w:instrText xml:space="preserve"> ADDIN ZOTERO_ITEM CSL_CITATION {"citationID":"B0zQrbMF","properties":{"formattedCitation":"[38]","plainCitation":"[38]","noteIndex":0},"citationItems":[{"id":2256,"uris":["http://zotero.org/users/6116610/items/JIIMZBJ8"],"itemData":{"id":2256,"type":"article-journal","abstract":"Abstract.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ins w:id="172" w:author="Max Lindmark" w:date="2022-07-05T10:01:00Z">
        <w:r w:rsidR="00F77AF1" w:rsidRPr="00696C86">
          <w:fldChar w:fldCharType="separate"/>
        </w:r>
      </w:ins>
      <w:r w:rsidR="00B86D51">
        <w:t>[38]</w:t>
      </w:r>
      <w:ins w:id="173" w:author="Max Lindmark" w:date="2022-07-05T10:01:00Z">
        <w:r w:rsidR="00F77AF1" w:rsidRPr="00696C86">
          <w:fldChar w:fldCharType="end"/>
        </w:r>
        <w:r w:rsidR="00F77AF1" w:rsidRPr="00696C86">
          <w:t xml:space="preserve"> and range shifts </w:t>
        </w:r>
        <w:r w:rsidR="00F77AF1" w:rsidRPr="00696C86">
          <w:fldChar w:fldCharType="begin"/>
        </w:r>
      </w:ins>
      <w:r w:rsidR="00B86D51">
        <w:instrText xml:space="preserve"> ADDIN ZOTERO_ITEM CSL_CITATION {"citationID":"TjrrbagW","properties":{"formattedCitation":"[39]","plainCitation":"[39]","noteIndex":0},"citationItems":[{"id":703,"uris":["http://zotero.org/users/6116610/items/F2TR7F6G"],"itemData":{"id":703,"type":"article-journal","abstract":"Summary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ins w:id="174" w:author="Max Lindmark" w:date="2022-07-05T10:01:00Z">
        <w:r w:rsidR="00F77AF1" w:rsidRPr="00696C86">
          <w:fldChar w:fldCharType="separate"/>
        </w:r>
      </w:ins>
      <w:r w:rsidR="00B86D51">
        <w:t>[39]</w:t>
      </w:r>
      <w:ins w:id="175" w:author="Max Lindmark" w:date="2022-07-05T10:01:00Z">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ins>
      <w:r w:rsidR="00B86D51">
        <w:instrText xml:space="preserve"> ADDIN ZOTERO_ITEM CSL_CITATION {"citationID":"NNXRXTnc","properties":{"formattedCitation":"[40,41]","plainCitation":"[40,41]","noteIndex":0},"citationItems":[{"id":2635,"uris":["http://zotero.org/users/6116610/items/K2TEPWPB"],"itemData":{"id":2635,"type":"article-journal","abstract":"Summary.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ins w:id="176" w:author="Max Lindmark" w:date="2022-07-05T10:01:00Z">
        <w:r w:rsidR="00F77AF1">
          <w:fldChar w:fldCharType="separate"/>
        </w:r>
      </w:ins>
      <w:r w:rsidR="00B86D51">
        <w:rPr>
          <w:lang w:val="en-GB"/>
        </w:rPr>
        <w:t>[40,41]</w:t>
      </w:r>
      <w:ins w:id="177" w:author="Max Lindmark" w:date="2022-07-05T10:01:00Z">
        <w:r w:rsidR="00F77AF1">
          <w:fldChar w:fldCharType="end"/>
        </w:r>
        <w:r w:rsidR="00F77AF1" w:rsidRPr="00C038C3">
          <w:t>.</w:t>
        </w:r>
      </w:ins>
      <w:commentRangeEnd w:id="167"/>
      <w:ins w:id="178" w:author="Max Lindmark" w:date="2022-07-05T10:02:00Z">
        <w:r w:rsidR="00696C86">
          <w:rPr>
            <w:rStyle w:val="CommentReference"/>
          </w:rPr>
          <w:commentReference w:id="167"/>
        </w:r>
      </w:ins>
    </w:p>
    <w:p w14:paraId="272E1BB7" w14:textId="2A504A21"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w:t>
      </w:r>
      <w:proofErr w:type="spellStart"/>
      <w:r w:rsidRPr="005A0186">
        <w:t>geostatistical</w:t>
      </w:r>
      <w:proofErr w:type="spellEnd"/>
      <w:r w:rsidRPr="005A0186">
        <w:t xml:space="preserve"> </w:t>
      </w:r>
      <w:ins w:id="179" w:author="Forrest, Robyn" w:date="2022-08-03T13:13:00Z">
        <w:r w:rsidR="003E4FBE" w:rsidRPr="00E1190F">
          <w:t>generalized linear mixed-effects model</w:t>
        </w:r>
        <w:r w:rsidR="003E4FBE" w:rsidRPr="005A0186">
          <w:t xml:space="preserve"> </w:t>
        </w:r>
      </w:ins>
      <w:del w:id="180" w:author="Forrest, Robyn" w:date="2022-08-03T13:13:00Z">
        <w:r w:rsidRPr="005A0186" w:rsidDel="003E4FBE">
          <w:delText>GLMM</w:delText>
        </w:r>
      </w:del>
      <w:ins w:id="181" w:author="Max Lindmark" w:date="2022-07-05T10:01:00Z">
        <w:del w:id="182" w:author="Forrest, Robyn" w:date="2022-08-03T13:13:00Z">
          <w:r w:rsidR="000722BF" w:rsidDel="003E4FBE">
            <w:delText xml:space="preserve"> </w:delText>
          </w:r>
        </w:del>
      </w:ins>
      <w:ins w:id="183" w:author="Max Lindmark" w:date="2022-07-05T10:00:00Z">
        <w:r w:rsidR="000722BF" w:rsidRPr="00E1190F">
          <w:t>(</w:t>
        </w:r>
      </w:ins>
      <w:ins w:id="184" w:author="Forrest, Robyn" w:date="2022-08-03T13:13:00Z">
        <w:r w:rsidR="003E4FBE" w:rsidRPr="005A0186">
          <w:t>GLMM</w:t>
        </w:r>
        <w:r w:rsidR="003E4FBE" w:rsidRPr="00E1190F" w:rsidDel="003E4FBE">
          <w:t xml:space="preserve"> </w:t>
        </w:r>
      </w:ins>
      <w:ins w:id="185" w:author="Max Lindmark" w:date="2022-07-05T10:00:00Z">
        <w:del w:id="186" w:author="Forrest, Robyn" w:date="2022-08-03T13:13:00Z">
          <w:r w:rsidR="000722BF" w:rsidRPr="00E1190F" w:rsidDel="003E4FBE">
            <w:delText>generalized linear mixed-effects model</w:delText>
          </w:r>
        </w:del>
        <w:r w:rsidR="000722BF" w:rsidRPr="00E1190F">
          <w:t>)</w:t>
        </w:r>
      </w:ins>
      <w:r w:rsidRPr="005A0186">
        <w:t xml:space="preserve"> to the </w:t>
      </w:r>
      <w:r w:rsidR="005A1260" w:rsidRPr="005A0186">
        <w:t xml:space="preserve">spatiotemporal Le </w:t>
      </w:r>
      <w:proofErr w:type="spellStart"/>
      <w:r w:rsidR="005A1260" w:rsidRPr="005A0186">
        <w:t>Cren</w:t>
      </w:r>
      <w:proofErr w:type="spellEnd"/>
      <w:r w:rsidR="005A1260" w:rsidRPr="005A0186">
        <w:t xml:space="preserve">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commentRangeStart w:id="187"/>
    <w:commentRangeStart w:id="188"/>
    <w:p w14:paraId="2EEA0955" w14:textId="70BE252D" w:rsidR="001C370B" w:rsidRPr="00D657E6" w:rsidRDefault="00E1247B" w:rsidP="001C370B">
      <w:pPr>
        <w:spacing w:line="480" w:lineRule="auto"/>
        <w:ind w:firstLine="284"/>
        <w:contextualSpacing/>
        <w:mirrorIndents/>
        <w:jc w:val="both"/>
      </w:pPr>
      <m:oMathPara>
        <m:oMath>
          <m:eqArr>
            <m:eqArrPr>
              <m:maxDist m:val="1"/>
              <m:ctrlPr>
                <w:ins w:id="189" w:author="Max Lindmark" w:date="2022-07-14T20:12:00Z">
                  <w:rPr>
                    <w:rFonts w:ascii="Cambria Math" w:hAnsi="Cambria Math"/>
                    <w:i/>
                  </w:rPr>
                </w:ins>
              </m:ctrlPr>
            </m:eqArrPr>
            <m:e>
              <m:sSub>
                <m:sSubPr>
                  <m:ctrlPr>
                    <w:ins w:id="190"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ins w:id="191" w:author="Max Lindmark" w:date="2022-07-14T20:12:00Z">
                      <w:rPr>
                        <w:rFonts w:ascii="Cambria Math" w:hAnsi="Cambria Math"/>
                        <w:i/>
                      </w:rPr>
                    </w:ins>
                  </m:ctrlPr>
                </m:dPr>
                <m:e>
                  <m:sSub>
                    <m:sSubPr>
                      <m:ctrlPr>
                        <w:ins w:id="192"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ins w:id="193" w:author="Max Lindmark" w:date="2022-07-14T20:12:00Z">
                      <w:rPr>
                        <w:rFonts w:ascii="Cambria Math" w:hAnsi="Cambria Math"/>
                        <w:i/>
                      </w:rPr>
                    </w:ins>
                  </m:ctrlPr>
                </m:dPr>
                <m:e>
                  <m:r>
                    <w:rPr>
                      <w:rFonts w:ascii="Cambria Math" w:hAnsi="Cambria Math"/>
                    </w:rPr>
                    <m:t>1</m:t>
                  </m:r>
                </m:e>
              </m:d>
            </m:e>
          </m:eqArr>
          <w:commentRangeEnd w:id="187"/>
          <m:r>
            <m:rPr>
              <m:sty m:val="p"/>
            </m:rPr>
            <w:rPr>
              <w:rStyle w:val="CommentReference"/>
            </w:rPr>
            <w:commentReference w:id="187"/>
          </m:r>
          <w:commentRangeEnd w:id="188"/>
          <m:r>
            <m:rPr>
              <m:sty m:val="p"/>
            </m:rPr>
            <w:rPr>
              <w:rStyle w:val="CommentReference"/>
            </w:rPr>
            <w:commentReference w:id="188"/>
          </m:r>
        </m:oMath>
      </m:oMathPara>
    </w:p>
    <w:p w14:paraId="6374D127" w14:textId="78DDE678" w:rsidR="001C370B" w:rsidRPr="00D657E6" w:rsidRDefault="00E1247B" w:rsidP="001C370B">
      <w:pPr>
        <w:spacing w:line="480" w:lineRule="auto"/>
        <w:ind w:firstLine="284"/>
        <w:contextualSpacing/>
        <w:mirrorIndents/>
        <w:jc w:val="both"/>
      </w:pPr>
      <m:oMathPara>
        <m:oMath>
          <m:eqArr>
            <m:eqArrPr>
              <m:maxDist m:val="1"/>
              <m:ctrlPr>
                <w:ins w:id="194" w:author="Max Lindmark" w:date="2022-07-14T20:12:00Z">
                  <w:rPr>
                    <w:rFonts w:ascii="Cambria Math" w:hAnsi="Cambria Math"/>
                    <w:i/>
                  </w:rPr>
                </w:ins>
              </m:ctrlPr>
            </m:eqArrPr>
            <m:e>
              <m:sSub>
                <m:sSubPr>
                  <m:ctrlPr>
                    <w:ins w:id="195"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ins w:id="196" w:author="Max Lindmark" w:date="2022-07-13T14:52:00Z">
                      <w:rPr>
                        <w:rFonts w:ascii="Cambria Math" w:hAnsi="Cambria Math"/>
                      </w:rPr>
                    </w:ins>
                  </m:ctrlPr>
                </m:sSubPr>
                <m:e>
                  <m:r>
                    <w:ins w:id="197" w:author="Max Lindmark" w:date="2022-07-13T14:52:00Z">
                      <w:rPr>
                        <w:rFonts w:ascii="Cambria Math" w:hAnsi="Cambria Math"/>
                      </w:rPr>
                      <m:t>γ</m:t>
                    </w:ins>
                  </m:r>
                </m:e>
                <m:sub>
                  <m:r>
                    <w:ins w:id="198" w:author="Max Lindmark" w:date="2022-07-13T14:52:00Z">
                      <w:rPr>
                        <w:rFonts w:ascii="Cambria Math" w:hAnsi="Cambria Math"/>
                      </w:rPr>
                      <m:t>t</m:t>
                    </w:ins>
                  </m:r>
                </m:sub>
              </m:sSub>
              <m:sSub>
                <m:sSubPr>
                  <m:ctrlPr>
                    <w:ins w:id="199" w:author="Max Lindmark" w:date="2022-07-14T20:12:00Z">
                      <w:del w:id="200" w:author="Max Lindmark" w:date="2022-07-13T11:15:00Z">
                        <w:rPr>
                          <w:rFonts w:ascii="Cambria Math" w:hAnsi="Cambria Math"/>
                        </w:rPr>
                      </w:del>
                    </w:ins>
                  </m:ctrlPr>
                </m:sSubPr>
                <m:e>
                  <m:r>
                    <w:del w:id="201" w:author="Max Lindmark" w:date="2022-07-13T11:15:00Z">
                      <w:rPr>
                        <w:rFonts w:ascii="Cambria Math" w:hAnsi="Cambria Math"/>
                      </w:rPr>
                      <m:t>α</m:t>
                    </w:del>
                  </m:r>
                </m:e>
                <m:sub>
                  <m:r>
                    <w:del w:id="202" w:author="Max Lindmark" w:date="2022-07-13T11:15:00Z">
                      <w:rPr>
                        <w:rFonts w:ascii="Cambria Math" w:hAnsi="Cambria Math"/>
                      </w:rPr>
                      <m:t>t</m:t>
                    </w:del>
                  </m:r>
                </m:sub>
              </m:sSub>
              <m:r>
                <w:rPr>
                  <w:rFonts w:ascii="Cambria Math" w:hAnsi="Cambria Math"/>
                </w:rPr>
                <m:t>+</m:t>
              </m:r>
              <m:nary>
                <m:naryPr>
                  <m:chr m:val="∑"/>
                  <m:ctrlPr>
                    <w:ins w:id="203" w:author="Max Lindmark" w:date="2022-07-14T20:12:00Z">
                      <w:rPr>
                        <w:rFonts w:ascii="Cambria Math" w:hAnsi="Cambria Math"/>
                      </w:rPr>
                    </w:ins>
                  </m:ctrlPr>
                </m:naryPr>
                <m:sub>
                  <m:r>
                    <w:rPr>
                      <w:rFonts w:ascii="Cambria Math" w:hAnsi="Cambria Math"/>
                    </w:rPr>
                    <m:t>k=1</m:t>
                  </m:r>
                </m:sub>
                <m:sup>
                  <m:sSub>
                    <m:sSubPr>
                      <m:ctrlPr>
                        <w:ins w:id="204"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205" w:author="Max Lindmark" w:date="2022-07-14T20:12:00Z">
                          <w:rPr>
                            <w:rFonts w:ascii="Cambria Math" w:hAnsi="Cambria Math"/>
                          </w:rPr>
                        </w:ins>
                      </m:ctrlPr>
                    </m:sSubPr>
                    <m:e>
                      <m:r>
                        <w:rPr>
                          <w:rFonts w:ascii="Cambria Math" w:hAnsi="Cambria Math"/>
                        </w:rPr>
                        <m:t>β</m:t>
                      </m:r>
                    </m:e>
                    <m:sub>
                      <w:commentRangeStart w:id="206"/>
                      <w:commentRangeStart w:id="207"/>
                      <w:commentRangeStart w:id="208"/>
                      <m:r>
                        <w:del w:id="209" w:author="Max Lindmark" w:date="2022-07-13T14:43:00Z">
                          <w:rPr>
                            <w:rFonts w:ascii="Cambria Math" w:hAnsi="Cambria Math"/>
                          </w:rPr>
                          <m:t>k</m:t>
                        </w:del>
                      </m:r>
                      <m:r>
                        <w:ins w:id="210" w:author="Max Lindmark" w:date="2022-07-13T14:43:00Z">
                          <w:rPr>
                            <w:rFonts w:ascii="Cambria Math" w:hAnsi="Cambria Math"/>
                          </w:rPr>
                          <m:t>c</m:t>
                        </w:ins>
                      </m:r>
                      <w:commentRangeEnd w:id="206"/>
                      <m:r>
                        <w:ins w:id="211" w:author="Max Lindmark" w:date="2022-07-13T14:45:00Z">
                          <m:rPr>
                            <m:sty m:val="p"/>
                          </m:rPr>
                          <w:rPr>
                            <w:rStyle w:val="CommentReference"/>
                          </w:rPr>
                          <w:commentReference w:id="206"/>
                        </w:ins>
                      </m:r>
                      <w:commentRangeEnd w:id="207"/>
                      <m:r>
                        <m:rPr>
                          <m:sty m:val="p"/>
                        </m:rPr>
                        <w:rPr>
                          <w:rStyle w:val="CommentReference"/>
                        </w:rPr>
                        <w:commentReference w:id="207"/>
                      </m:r>
                      <w:commentRangeEnd w:id="208"/>
                      <m:r>
                        <m:rPr>
                          <m:sty m:val="p"/>
                        </m:rPr>
                        <w:rPr>
                          <w:rStyle w:val="CommentReference"/>
                        </w:rPr>
                        <w:commentReference w:id="208"/>
                      </m:r>
                    </m:sub>
                  </m:sSub>
                  <m:sSub>
                    <m:sSubPr>
                      <m:ctrlPr>
                        <w:ins w:id="212" w:author="Max Lindmark" w:date="2022-07-14T20:12:00Z">
                          <w:rPr>
                            <w:rFonts w:ascii="Cambria Math" w:hAnsi="Cambria Math"/>
                            <w:i/>
                          </w:rPr>
                        </w:ins>
                      </m:ctrlPr>
                    </m:sSubPr>
                    <m:e>
                      <m:r>
                        <w:rPr>
                          <w:rFonts w:ascii="Cambria Math" w:hAnsi="Cambria Math"/>
                        </w:rPr>
                        <m:t>x</m:t>
                      </m:r>
                    </m:e>
                    <m:sub>
                      <m:r>
                        <w:del w:id="213" w:author="Max Lindmark" w:date="2022-07-13T14:44:00Z">
                          <w:rPr>
                            <w:rFonts w:ascii="Cambria Math" w:hAnsi="Cambria Math"/>
                          </w:rPr>
                          <m:t>k</m:t>
                        </w:del>
                      </m:r>
                      <m:r>
                        <w:ins w:id="214" w:author="Max Lindmark" w:date="2022-07-13T14:44:00Z">
                          <w:rPr>
                            <w:rFonts w:ascii="Cambria Math" w:hAnsi="Cambria Math"/>
                          </w:rPr>
                          <m:t>c</m:t>
                        </w:ins>
                      </m:r>
                      <m:r>
                        <w:ins w:id="215" w:author="Max Lindmark" w:date="2022-07-05T10:15:00Z">
                          <w:rPr>
                            <w:rFonts w:ascii="Cambria Math" w:hAnsi="Cambria Math"/>
                          </w:rPr>
                          <m:t>,</m:t>
                        </w:ins>
                      </m:r>
                      <m:r>
                        <w:ins w:id="216" w:author="Max Lindmark" w:date="2022-07-05T10:15:00Z">
                          <m:rPr>
                            <m:sty m:val="bi"/>
                          </m:rPr>
                          <w:rPr>
                            <w:rFonts w:ascii="Cambria Math" w:hAnsi="Cambria Math"/>
                          </w:rPr>
                          <m:t>s</m:t>
                        </w:ins>
                      </m:r>
                      <m:r>
                        <w:ins w:id="217" w:author="Max Lindmark" w:date="2022-07-05T10:15:00Z">
                          <w:rPr>
                            <w:rFonts w:ascii="Cambria Math" w:hAnsi="Cambria Math"/>
                          </w:rPr>
                          <m:t>,t</m:t>
                        </w:ins>
                      </m:r>
                    </m:sub>
                  </m:sSub>
                </m:e>
              </m:nary>
              <m:r>
                <w:rPr>
                  <w:rFonts w:ascii="Cambria Math" w:hAnsi="Cambria Math"/>
                </w:rPr>
                <m:t>+</m:t>
              </m:r>
              <m:sSub>
                <m:sSubPr>
                  <m:ctrlPr>
                    <w:ins w:id="218"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219"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ins w:id="220" w:author="Max Lindmark" w:date="2022-07-14T20:12:00Z">
                      <w:rPr>
                        <w:rFonts w:ascii="Cambria Math" w:hAnsi="Cambria Math"/>
                        <w:i/>
                      </w:rPr>
                    </w:ins>
                  </m:ctrlPr>
                </m:dPr>
                <m:e>
                  <m:r>
                    <w:rPr>
                      <w:rFonts w:ascii="Cambria Math" w:hAnsi="Cambria Math"/>
                    </w:rPr>
                    <m:t>2</m:t>
                  </m:r>
                </m:e>
              </m:d>
            </m:e>
          </m:eqArr>
        </m:oMath>
      </m:oMathPara>
    </w:p>
    <w:p w14:paraId="1388A5C1" w14:textId="205540A5" w:rsidR="001C370B" w:rsidRPr="00D657E6" w:rsidDel="00A84831" w:rsidRDefault="00E1247B" w:rsidP="001C370B">
      <w:pPr>
        <w:spacing w:line="480" w:lineRule="auto"/>
        <w:ind w:firstLine="284"/>
        <w:contextualSpacing/>
        <w:mirrorIndents/>
        <w:jc w:val="both"/>
        <w:rPr>
          <w:del w:id="221" w:author="Max Lindmark" w:date="2022-07-13T11:15:00Z"/>
        </w:rPr>
      </w:pPr>
      <m:oMathPara>
        <m:oMath>
          <m:eqArr>
            <m:eqArrPr>
              <m:maxDist m:val="1"/>
              <m:ctrlPr>
                <w:ins w:id="222" w:author="Max Lindmark" w:date="2022-07-14T20:12:00Z">
                  <w:del w:id="223" w:author="Max Lindmark" w:date="2022-07-13T11:15:00Z">
                    <w:rPr>
                      <w:rFonts w:ascii="Cambria Math" w:hAnsi="Cambria Math"/>
                      <w:i/>
                    </w:rPr>
                  </w:del>
                </w:ins>
              </m:ctrlPr>
            </m:eqArrPr>
            <m:e>
              <m:sSub>
                <m:sSubPr>
                  <m:ctrlPr>
                    <w:ins w:id="224" w:author="Max Lindmark" w:date="2022-07-14T20:12:00Z">
                      <w:del w:id="225" w:author="Max Lindmark" w:date="2022-07-13T11:15:00Z">
                        <w:rPr>
                          <w:rFonts w:ascii="Cambria Math" w:hAnsi="Cambria Math"/>
                        </w:rPr>
                      </w:del>
                    </w:ins>
                  </m:ctrlPr>
                </m:sSubPr>
                <m:e>
                  <m:r>
                    <w:del w:id="226" w:author="Max Lindmark" w:date="2022-07-13T11:15:00Z">
                      <w:rPr>
                        <w:rFonts w:ascii="Cambria Math" w:hAnsi="Cambria Math"/>
                      </w:rPr>
                      <m:t>α</m:t>
                    </w:del>
                  </m:r>
                </m:e>
                <m:sub>
                  <m:r>
                    <w:del w:id="227" w:author="Max Lindmark" w:date="2022-07-13T11:15:00Z">
                      <w:rPr>
                        <w:rFonts w:ascii="Cambria Math" w:hAnsi="Cambria Math"/>
                      </w:rPr>
                      <m:t>t=1</m:t>
                    </w:del>
                  </m:r>
                </m:sub>
              </m:sSub>
              <m:r>
                <w:del w:id="228" w:author="Max Lindmark" w:date="2022-07-13T11:15:00Z">
                  <w:rPr>
                    <w:rFonts w:ascii="Cambria Math" w:hAnsi="Cambria Math"/>
                  </w:rPr>
                  <m:t>~</m:t>
                </w:del>
              </m:r>
              <m:r>
                <w:del w:id="229" w:author="Max Lindmark" w:date="2022-07-13T11:15:00Z">
                  <m:rPr>
                    <m:sty m:val="p"/>
                  </m:rPr>
                  <w:rPr>
                    <w:rFonts w:ascii="Cambria Math" w:hAnsi="Cambria Math"/>
                  </w:rPr>
                  <m:t>Uniform</m:t>
                </w:del>
              </m:r>
              <m:d>
                <m:dPr>
                  <m:ctrlPr>
                    <w:ins w:id="230" w:author="Max Lindmark" w:date="2022-07-14T20:12:00Z">
                      <w:del w:id="231" w:author="Max Lindmark" w:date="2022-07-13T11:15:00Z">
                        <w:rPr>
                          <w:rFonts w:ascii="Cambria Math" w:hAnsi="Cambria Math"/>
                          <w:i/>
                        </w:rPr>
                      </w:del>
                    </w:ins>
                  </m:ctrlPr>
                </m:dPr>
                <m:e>
                  <m:r>
                    <w:del w:id="232" w:author="Max Lindmark" w:date="2022-07-13T11:15:00Z">
                      <w:rPr>
                        <w:rFonts w:ascii="Cambria Math" w:hAnsi="Cambria Math"/>
                      </w:rPr>
                      <m:t>-∞,∞</m:t>
                    </w:del>
                  </m:r>
                </m:e>
              </m:d>
              <m:r>
                <w:del w:id="233" w:author="Max Lindmark" w:date="2022-07-13T11:15:00Z">
                  <w:rPr>
                    <w:rFonts w:ascii="Cambria Math" w:hAnsi="Cambria Math"/>
                  </w:rPr>
                  <m:t>#</m:t>
                </w:del>
              </m:r>
              <m:d>
                <m:dPr>
                  <m:ctrlPr>
                    <w:ins w:id="234" w:author="Max Lindmark" w:date="2022-07-14T20:12:00Z">
                      <w:del w:id="235" w:author="Max Lindmark" w:date="2022-07-13T11:15:00Z">
                        <w:rPr>
                          <w:rFonts w:ascii="Cambria Math" w:hAnsi="Cambria Math"/>
                          <w:i/>
                        </w:rPr>
                      </w:del>
                    </w:ins>
                  </m:ctrlPr>
                </m:dPr>
                <m:e>
                  <m:r>
                    <w:del w:id="236" w:author="Max Lindmark" w:date="2022-07-13T11:15:00Z">
                      <w:rPr>
                        <w:rFonts w:ascii="Cambria Math" w:hAnsi="Cambria Math"/>
                      </w:rPr>
                      <m:t>3</m:t>
                    </w:del>
                  </m:r>
                </m:e>
              </m:d>
            </m:e>
          </m:eqArr>
        </m:oMath>
      </m:oMathPara>
    </w:p>
    <w:p w14:paraId="7C4B95C1" w14:textId="262EC82C" w:rsidR="001C370B" w:rsidRPr="00D657E6" w:rsidDel="00A84831" w:rsidRDefault="00E1247B" w:rsidP="001C370B">
      <w:pPr>
        <w:spacing w:line="480" w:lineRule="auto"/>
        <w:ind w:firstLine="284"/>
        <w:contextualSpacing/>
        <w:mirrorIndents/>
        <w:jc w:val="both"/>
        <w:rPr>
          <w:del w:id="237" w:author="Max Lindmark" w:date="2022-07-13T11:15:00Z"/>
        </w:rPr>
      </w:pPr>
      <m:oMathPara>
        <m:oMath>
          <m:eqArr>
            <m:eqArrPr>
              <m:maxDist m:val="1"/>
              <m:ctrlPr>
                <w:ins w:id="238" w:author="Max Lindmark" w:date="2022-07-14T20:12:00Z">
                  <w:del w:id="239" w:author="Max Lindmark" w:date="2022-07-13T11:15:00Z">
                    <w:rPr>
                      <w:rFonts w:ascii="Cambria Math" w:hAnsi="Cambria Math"/>
                      <w:i/>
                    </w:rPr>
                  </w:del>
                </w:ins>
              </m:ctrlPr>
            </m:eqArrPr>
            <m:e>
              <m:sSub>
                <m:sSubPr>
                  <m:ctrlPr>
                    <w:ins w:id="240" w:author="Max Lindmark" w:date="2022-07-14T20:12:00Z">
                      <w:del w:id="241" w:author="Max Lindmark" w:date="2022-07-13T11:15:00Z">
                        <w:rPr>
                          <w:rFonts w:ascii="Cambria Math" w:hAnsi="Cambria Math"/>
                        </w:rPr>
                      </w:del>
                    </w:ins>
                  </m:ctrlPr>
                </m:sSubPr>
                <m:e>
                  <m:r>
                    <w:del w:id="242" w:author="Max Lindmark" w:date="2022-07-13T11:15:00Z">
                      <w:rPr>
                        <w:rFonts w:ascii="Cambria Math" w:hAnsi="Cambria Math"/>
                      </w:rPr>
                      <m:t>α</m:t>
                    </w:del>
                  </m:r>
                </m:e>
                <m:sub>
                  <m:r>
                    <w:del w:id="243" w:author="Max Lindmark" w:date="2022-07-13T11:15:00Z">
                      <w:rPr>
                        <w:rFonts w:ascii="Cambria Math" w:hAnsi="Cambria Math"/>
                      </w:rPr>
                      <m:t>t&gt;1</m:t>
                    </w:del>
                  </m:r>
                </m:sub>
              </m:sSub>
              <m:r>
                <w:del w:id="244" w:author="Max Lindmark" w:date="2022-07-13T11:15:00Z">
                  <w:rPr>
                    <w:rFonts w:ascii="Cambria Math" w:hAnsi="Cambria Math"/>
                  </w:rPr>
                  <m:t>~</m:t>
                </w:del>
              </m:r>
              <m:r>
                <w:del w:id="245" w:author="Max Lindmark" w:date="2022-07-13T11:15:00Z">
                  <m:rPr>
                    <m:sty m:val="p"/>
                  </m:rPr>
                  <w:rPr>
                    <w:rFonts w:ascii="Cambria Math" w:hAnsi="Cambria Math"/>
                  </w:rPr>
                  <m:t>Normal</m:t>
                </w:del>
              </m:r>
              <m:d>
                <m:dPr>
                  <m:ctrlPr>
                    <w:ins w:id="246" w:author="Max Lindmark" w:date="2022-07-14T20:12:00Z">
                      <w:del w:id="247" w:author="Max Lindmark" w:date="2022-07-13T11:15:00Z">
                        <w:rPr>
                          <w:rFonts w:ascii="Cambria Math" w:hAnsi="Cambria Math"/>
                          <w:i/>
                        </w:rPr>
                      </w:del>
                    </w:ins>
                  </m:ctrlPr>
                </m:dPr>
                <m:e>
                  <m:sSub>
                    <m:sSubPr>
                      <m:ctrlPr>
                        <w:ins w:id="248" w:author="Max Lindmark" w:date="2022-07-14T20:12:00Z">
                          <w:del w:id="249" w:author="Max Lindmark" w:date="2022-07-13T11:15:00Z">
                            <w:rPr>
                              <w:rFonts w:ascii="Cambria Math" w:hAnsi="Cambria Math"/>
                            </w:rPr>
                          </w:del>
                        </w:ins>
                      </m:ctrlPr>
                    </m:sSubPr>
                    <m:e>
                      <m:r>
                        <w:del w:id="250" w:author="Max Lindmark" w:date="2022-07-13T11:15:00Z">
                          <w:rPr>
                            <w:rFonts w:ascii="Cambria Math" w:hAnsi="Cambria Math"/>
                          </w:rPr>
                          <m:t>α</m:t>
                        </w:del>
                      </m:r>
                    </m:e>
                    <m:sub>
                      <m:r>
                        <w:del w:id="251" w:author="Max Lindmark" w:date="2022-07-13T11:15:00Z">
                          <w:rPr>
                            <w:rFonts w:ascii="Cambria Math" w:hAnsi="Cambria Math"/>
                          </w:rPr>
                          <m:t>t-1</m:t>
                        </w:del>
                      </m:r>
                    </m:sub>
                  </m:sSub>
                  <m:r>
                    <w:del w:id="252" w:author="Max Lindmark" w:date="2022-07-13T11:15:00Z">
                      <w:rPr>
                        <w:rFonts w:ascii="Cambria Math" w:hAnsi="Cambria Math"/>
                      </w:rPr>
                      <m:t>,</m:t>
                    </w:del>
                  </m:r>
                  <m:sSubSup>
                    <m:sSubSupPr>
                      <m:ctrlPr>
                        <w:ins w:id="253" w:author="Max Lindmark" w:date="2022-07-14T20:12:00Z">
                          <w:del w:id="254" w:author="Max Lindmark" w:date="2022-07-13T11:15:00Z">
                            <w:rPr>
                              <w:rFonts w:ascii="Cambria Math" w:hAnsi="Cambria Math"/>
                              <w:i/>
                            </w:rPr>
                          </w:del>
                        </w:ins>
                      </m:ctrlPr>
                    </m:sSubSupPr>
                    <m:e>
                      <m:r>
                        <w:del w:id="255" w:author="Max Lindmark" w:date="2022-07-13T11:15:00Z">
                          <w:rPr>
                            <w:rFonts w:ascii="Cambria Math" w:hAnsi="Cambria Math"/>
                          </w:rPr>
                          <m:t>σ</m:t>
                        </w:del>
                      </m:r>
                    </m:e>
                    <m:sub>
                      <m:r>
                        <w:del w:id="256" w:author="Max Lindmark" w:date="2022-07-13T11:15:00Z">
                          <w:rPr>
                            <w:rFonts w:ascii="Cambria Math" w:hAnsi="Cambria Math"/>
                          </w:rPr>
                          <m:t>α</m:t>
                        </w:del>
                      </m:r>
                    </m:sub>
                    <m:sup>
                      <m:r>
                        <w:del w:id="257" w:author="Max Lindmark" w:date="2022-07-13T11:15:00Z">
                          <w:rPr>
                            <w:rFonts w:ascii="Cambria Math" w:hAnsi="Cambria Math"/>
                          </w:rPr>
                          <m:t>2</m:t>
                        </w:del>
                      </m:r>
                    </m:sup>
                  </m:sSubSup>
                </m:e>
              </m:d>
              <m:r>
                <w:del w:id="258" w:author="Max Lindmark" w:date="2022-07-13T11:15:00Z">
                  <w:rPr>
                    <w:rFonts w:ascii="Cambria Math" w:hAnsi="Cambria Math"/>
                  </w:rPr>
                  <m:t>#</m:t>
                </w:del>
              </m:r>
              <m:d>
                <m:dPr>
                  <m:ctrlPr>
                    <w:ins w:id="259" w:author="Max Lindmark" w:date="2022-07-14T20:12:00Z">
                      <w:del w:id="260" w:author="Max Lindmark" w:date="2022-07-13T11:15:00Z">
                        <w:rPr>
                          <w:rFonts w:ascii="Cambria Math" w:hAnsi="Cambria Math"/>
                          <w:i/>
                        </w:rPr>
                      </w:del>
                    </w:ins>
                  </m:ctrlPr>
                </m:dPr>
                <m:e>
                  <m:r>
                    <w:del w:id="261" w:author="Max Lindmark" w:date="2022-07-13T11:15:00Z">
                      <w:rPr>
                        <w:rFonts w:ascii="Cambria Math" w:hAnsi="Cambria Math"/>
                      </w:rPr>
                      <m:t>4</m:t>
                    </w:del>
                  </m:r>
                </m:e>
              </m:d>
            </m:e>
          </m:eqArr>
        </m:oMath>
      </m:oMathPara>
    </w:p>
    <w:p w14:paraId="7ABD199A" w14:textId="0ECCED92" w:rsidR="001C370B" w:rsidRPr="00D657E6" w:rsidRDefault="00E1247B" w:rsidP="001C370B">
      <w:pPr>
        <w:spacing w:line="480" w:lineRule="auto"/>
        <w:ind w:firstLine="284"/>
        <w:contextualSpacing/>
        <w:mirrorIndents/>
        <w:jc w:val="both"/>
        <w:rPr>
          <w:b/>
        </w:rPr>
      </w:pPr>
      <m:oMathPara>
        <m:oMath>
          <m:eqArr>
            <m:eqArrPr>
              <m:maxDist m:val="1"/>
              <m:ctrlPr>
                <w:ins w:id="262" w:author="Max Lindmark" w:date="2022-07-14T20:12:00Z">
                  <w:rPr>
                    <w:rFonts w:ascii="Cambria Math" w:hAnsi="Cambria Math"/>
                    <w:i/>
                  </w:rPr>
                </w:ins>
              </m:ctrlPr>
            </m:eqArrPr>
            <m:e>
              <m:r>
                <w:del w:id="263" w:author="Max Lindmark" w:date="2022-07-13T11:44:00Z">
                  <m:rPr>
                    <m:sty m:val="bi"/>
                  </m:rPr>
                  <w:rPr>
                    <w:rFonts w:ascii="Cambria Math" w:hAnsi="Cambria Math"/>
                  </w:rPr>
                  <m:t>ω</m:t>
                </w:del>
              </m:r>
              <m:r>
                <w:ins w:id="264" w:author="Max Lindmark" w:date="2022-07-13T14:38:00Z">
                  <m:rPr>
                    <m:sty m:val="bi"/>
                  </m:rPr>
                  <w:rPr>
                    <w:rFonts w:ascii="Cambria Math" w:hAnsi="Cambria Math"/>
                  </w:rPr>
                  <m:t>ω</m:t>
                </w:ins>
              </m:r>
              <m:r>
                <w:rPr>
                  <w:rFonts w:ascii="Cambria Math" w:hAnsi="Cambria Math"/>
                </w:rPr>
                <m:t>~</m:t>
              </m:r>
              <m:r>
                <m:rPr>
                  <m:sty m:val="p"/>
                </m:rPr>
                <w:rPr>
                  <w:rFonts w:ascii="Cambria Math" w:hAnsi="Cambria Math"/>
                </w:rPr>
                <m:t>MVNormal</m:t>
              </m:r>
              <m:d>
                <m:dPr>
                  <m:ctrlPr>
                    <w:ins w:id="265"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66"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ins w:id="267" w:author="Max Lindmark" w:date="2022-07-14T20:12:00Z">
                      <w:rPr>
                        <w:rFonts w:ascii="Cambria Math" w:hAnsi="Cambria Math"/>
                        <w:i/>
                      </w:rPr>
                    </w:ins>
                  </m:ctrlPr>
                </m:dPr>
                <m:e>
                  <m:r>
                    <w:del w:id="268" w:author="Max Lindmark" w:date="2022-07-13T11:15:00Z">
                      <w:rPr>
                        <w:rFonts w:ascii="Cambria Math" w:hAnsi="Cambria Math"/>
                      </w:rPr>
                      <m:t>5</m:t>
                    </w:del>
                  </m:r>
                  <m:r>
                    <w:ins w:id="269" w:author="Max Lindmark" w:date="2022-07-13T11:15:00Z">
                      <w:rPr>
                        <w:rFonts w:ascii="Cambria Math" w:hAnsi="Cambria Math"/>
                      </w:rPr>
                      <m:t>3</m:t>
                    </w:ins>
                  </m:r>
                </m:e>
              </m:d>
              <m:ctrlPr>
                <w:ins w:id="270" w:author="Max Lindmark" w:date="2022-07-14T20:12:00Z">
                  <w:rPr>
                    <w:rFonts w:ascii="Cambria Math" w:hAnsi="Cambria Math"/>
                    <w:b/>
                    <w:i/>
                  </w:rPr>
                </w:ins>
              </m:ctrlPr>
            </m:e>
          </m:eqArr>
        </m:oMath>
      </m:oMathPara>
    </w:p>
    <w:p w14:paraId="2CEE2672" w14:textId="6B8A5187" w:rsidR="00E90D13" w:rsidRPr="00D657E6" w:rsidRDefault="00E1247B" w:rsidP="00E90D13">
      <w:pPr>
        <w:spacing w:line="480" w:lineRule="auto"/>
        <w:contextualSpacing/>
        <w:mirrorIndents/>
        <w:jc w:val="both"/>
        <w:rPr>
          <w:b/>
          <w:bCs/>
        </w:rPr>
      </w:pPr>
      <m:oMathPara>
        <m:oMath>
          <m:eqArr>
            <m:eqArrPr>
              <m:maxDist m:val="1"/>
              <m:ctrlPr>
                <w:ins w:id="271" w:author="Max Lindmark" w:date="2022-07-14T20:12:00Z">
                  <w:rPr>
                    <w:rFonts w:ascii="Cambria Math" w:hAnsi="Cambria Math"/>
                    <w:i/>
                  </w:rPr>
                </w:ins>
              </m:ctrlPr>
            </m:eqArrPr>
            <m:e>
              <m:sSub>
                <m:sSubPr>
                  <m:ctrlPr>
                    <w:ins w:id="272" w:author="Max Lindmark" w:date="2022-07-13T11:44:00Z">
                      <w:rPr>
                        <w:rFonts w:ascii="Cambria Math" w:hAnsi="Cambria Math"/>
                        <w:b/>
                        <w:bCs/>
                        <w:i/>
                      </w:rPr>
                    </w:ins>
                  </m:ctrlPr>
                </m:sSubPr>
                <m:e>
                  <m:r>
                    <w:ins w:id="273" w:author="Max Lindmark" w:date="2022-07-13T11:45:00Z">
                      <m:rPr>
                        <m:sty m:val="bi"/>
                      </m:rPr>
                      <w:rPr>
                        <w:rFonts w:ascii="Cambria Math" w:hAnsi="Cambria Math"/>
                      </w:rPr>
                      <m:t>ϵ</m:t>
                    </w:ins>
                  </m:r>
                </m:e>
                <m:sub>
                  <m:r>
                    <w:ins w:id="274" w:author="Max Lindmark" w:date="2022-07-13T11:45:00Z">
                      <m:rPr>
                        <m:sty m:val="bi"/>
                      </m:rPr>
                      <w:rPr>
                        <w:rFonts w:ascii="Cambria Math" w:hAnsi="Cambria Math"/>
                      </w:rPr>
                      <m:t>t</m:t>
                    </w:ins>
                  </m:r>
                </m:sub>
              </m:sSub>
              <m:sSub>
                <m:sSubPr>
                  <m:ctrlPr>
                    <w:ins w:id="275" w:author="Max Lindmark" w:date="2022-07-14T20:12:00Z">
                      <w:del w:id="276" w:author="Max Lindmark" w:date="2022-07-13T11:43:00Z">
                        <w:rPr>
                          <w:rFonts w:ascii="Cambria Math" w:hAnsi="Cambria Math"/>
                          <w:b/>
                          <w:bCs/>
                        </w:rPr>
                      </w:del>
                    </w:ins>
                  </m:ctrlPr>
                </m:sSubPr>
                <m:e>
                  <m:r>
                    <w:del w:id="277" w:author="Max Lindmark" w:date="2022-07-13T11:43:00Z">
                      <m:rPr>
                        <m:sty m:val="bi"/>
                      </m:rPr>
                      <w:rPr>
                        <w:rFonts w:ascii="Cambria Math" w:hAnsi="Cambria Math"/>
                      </w:rPr>
                      <m:t>δ</m:t>
                    </w:del>
                  </m:r>
                </m:e>
                <m:sub>
                  <m:r>
                    <w:del w:id="278" w:author="Max Lindmark" w:date="2022-07-13T11:43:00Z">
                      <w:rPr>
                        <w:rFonts w:ascii="Cambria Math" w:hAnsi="Cambria Math"/>
                      </w:rPr>
                      <m:t>t=1</m:t>
                    </w:del>
                  </m:r>
                </m:sub>
              </m:sSub>
              <m:r>
                <w:rPr>
                  <w:rFonts w:ascii="Cambria Math" w:hAnsi="Cambria Math"/>
                </w:rPr>
                <m:t>~</m:t>
              </m:r>
              <m:r>
                <m:rPr>
                  <m:sty m:val="p"/>
                </m:rPr>
                <w:rPr>
                  <w:rFonts w:ascii="Cambria Math" w:hAnsi="Cambria Math"/>
                </w:rPr>
                <m:t>MVNormal</m:t>
              </m:r>
              <m:d>
                <m:dPr>
                  <m:ctrlPr>
                    <w:ins w:id="279"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80"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ins w:id="281" w:author="Max Lindmark" w:date="2022-07-14T20:12:00Z">
                      <w:rPr>
                        <w:rFonts w:ascii="Cambria Math" w:hAnsi="Cambria Math"/>
                        <w:i/>
                      </w:rPr>
                    </w:ins>
                  </m:ctrlPr>
                </m:dPr>
                <m:e>
                  <m:r>
                    <w:del w:id="282" w:author="Max Lindmark" w:date="2022-07-13T11:15:00Z">
                      <w:rPr>
                        <w:rFonts w:ascii="Cambria Math" w:hAnsi="Cambria Math"/>
                      </w:rPr>
                      <m:t>6</m:t>
                    </w:del>
                  </m:r>
                  <m:r>
                    <w:ins w:id="283" w:author="Max Lindmark" w:date="2022-07-13T11:15:00Z">
                      <w:rPr>
                        <w:rFonts w:ascii="Cambria Math" w:hAnsi="Cambria Math"/>
                      </w:rPr>
                      <m:t>4</m:t>
                    </w:ins>
                  </m:r>
                </m:e>
              </m:d>
              <m:ctrlPr>
                <w:ins w:id="284" w:author="Max Lindmark" w:date="2022-07-14T20:12:00Z">
                  <w:rPr>
                    <w:rFonts w:ascii="Cambria Math" w:hAnsi="Cambria Math"/>
                    <w:b/>
                    <w:bCs/>
                    <w:i/>
                  </w:rPr>
                </w:ins>
              </m:ctrlPr>
            </m:e>
          </m:eqArr>
        </m:oMath>
      </m:oMathPara>
    </w:p>
    <w:p w14:paraId="4745BE60" w14:textId="51966B82" w:rsidR="00E90D13" w:rsidRPr="00D657E6" w:rsidDel="002F4DE0" w:rsidRDefault="00E1247B" w:rsidP="00E90D13">
      <w:pPr>
        <w:spacing w:line="480" w:lineRule="auto"/>
        <w:contextualSpacing/>
        <w:mirrorIndents/>
        <w:jc w:val="both"/>
        <w:rPr>
          <w:del w:id="285" w:author="Max Lindmark" w:date="2022-07-13T11:47:00Z"/>
          <w:b/>
          <w:bCs/>
        </w:rPr>
      </w:pPr>
      <m:oMathPara>
        <m:oMath>
          <m:eqArr>
            <m:eqArrPr>
              <m:maxDist m:val="1"/>
              <m:ctrlPr>
                <w:ins w:id="286" w:author="Max Lindmark" w:date="2022-07-14T20:12:00Z">
                  <w:del w:id="287" w:author="Max Lindmark" w:date="2022-07-13T11:47:00Z">
                    <w:rPr>
                      <w:rFonts w:ascii="Cambria Math" w:hAnsi="Cambria Math"/>
                      <w:i/>
                    </w:rPr>
                  </w:del>
                </w:ins>
              </m:ctrlPr>
            </m:eqArrPr>
            <m:e>
              <m:sSub>
                <m:sSubPr>
                  <m:ctrlPr>
                    <w:ins w:id="288" w:author="Max Lindmark" w:date="2022-07-14T20:12:00Z">
                      <w:del w:id="289" w:author="Max Lindmark" w:date="2022-07-13T11:47:00Z">
                        <w:rPr>
                          <w:rFonts w:ascii="Cambria Math" w:hAnsi="Cambria Math"/>
                          <w:b/>
                          <w:bCs/>
                        </w:rPr>
                      </w:del>
                    </w:ins>
                  </m:ctrlPr>
                </m:sSubPr>
                <m:e>
                  <m:r>
                    <w:del w:id="290" w:author="Max Lindmark" w:date="2022-07-13T11:47:00Z">
                      <m:rPr>
                        <m:sty m:val="bi"/>
                      </m:rPr>
                      <w:rPr>
                        <w:rFonts w:ascii="Cambria Math" w:hAnsi="Cambria Math"/>
                      </w:rPr>
                      <m:t>δ</m:t>
                    </w:del>
                  </m:r>
                </m:e>
                <m:sub>
                  <m:r>
                    <w:del w:id="291" w:author="Max Lindmark" w:date="2022-07-13T11:47:00Z">
                      <w:rPr>
                        <w:rFonts w:ascii="Cambria Math" w:hAnsi="Cambria Math"/>
                      </w:rPr>
                      <m:t>t&gt;1</m:t>
                    </w:del>
                  </m:r>
                </m:sub>
              </m:sSub>
              <m:r>
                <w:del w:id="292" w:author="Max Lindmark" w:date="2022-07-13T11:47:00Z">
                  <w:rPr>
                    <w:rFonts w:ascii="Cambria Math" w:hAnsi="Cambria Math"/>
                  </w:rPr>
                  <m:t>=ρ</m:t>
                </w:del>
              </m:r>
              <m:sSub>
                <m:sSubPr>
                  <m:ctrlPr>
                    <w:ins w:id="293" w:author="Max Lindmark" w:date="2022-07-14T20:12:00Z">
                      <w:del w:id="294" w:author="Max Lindmark" w:date="2022-07-13T11:47:00Z">
                        <w:rPr>
                          <w:rFonts w:ascii="Cambria Math" w:hAnsi="Cambria Math"/>
                          <w:b/>
                          <w:i/>
                        </w:rPr>
                      </w:del>
                    </w:ins>
                  </m:ctrlPr>
                </m:sSubPr>
                <m:e>
                  <m:r>
                    <w:del w:id="295" w:author="Max Lindmark" w:date="2022-07-13T11:47:00Z">
                      <m:rPr>
                        <m:sty m:val="bi"/>
                      </m:rPr>
                      <w:rPr>
                        <w:rFonts w:ascii="Cambria Math" w:hAnsi="Cambria Math"/>
                      </w:rPr>
                      <m:t>δ</m:t>
                    </w:del>
                  </m:r>
                </m:e>
                <m:sub>
                  <m:r>
                    <w:del w:id="296" w:author="Max Lindmark" w:date="2022-07-13T11:47:00Z">
                      <w:rPr>
                        <w:rFonts w:ascii="Cambria Math" w:hAnsi="Cambria Math"/>
                      </w:rPr>
                      <m:t>t-1</m:t>
                    </w:del>
                  </m:r>
                </m:sub>
              </m:sSub>
              <m:r>
                <w:del w:id="297" w:author="Max Lindmark" w:date="2022-07-13T11:47:00Z">
                  <m:rPr>
                    <m:sty m:val="bi"/>
                  </m:rPr>
                  <w:rPr>
                    <w:rFonts w:ascii="Cambria Math" w:hAnsi="Cambria Math"/>
                  </w:rPr>
                  <m:t>+</m:t>
                </w:del>
              </m:r>
              <m:rad>
                <m:radPr>
                  <m:degHide m:val="1"/>
                  <m:ctrlPr>
                    <w:ins w:id="298" w:author="Max Lindmark" w:date="2022-07-14T20:12:00Z">
                      <w:del w:id="299" w:author="Max Lindmark" w:date="2022-07-13T11:47:00Z">
                        <w:rPr>
                          <w:rFonts w:ascii="Cambria Math" w:hAnsi="Cambria Math"/>
                          <w:bCs/>
                          <w:i/>
                        </w:rPr>
                      </w:del>
                    </w:ins>
                  </m:ctrlPr>
                </m:radPr>
                <m:deg/>
                <m:e>
                  <m:r>
                    <w:del w:id="300" w:author="Max Lindmark" w:date="2022-07-13T11:47:00Z">
                      <w:rPr>
                        <w:rFonts w:ascii="Cambria Math" w:hAnsi="Cambria Math"/>
                      </w:rPr>
                      <m:t>1-</m:t>
                    </w:del>
                  </m:r>
                  <m:sSup>
                    <m:sSupPr>
                      <m:ctrlPr>
                        <w:ins w:id="301" w:author="Max Lindmark" w:date="2022-07-14T20:12:00Z">
                          <w:del w:id="302" w:author="Max Lindmark" w:date="2022-07-13T11:47:00Z">
                            <w:rPr>
                              <w:rFonts w:ascii="Cambria Math" w:hAnsi="Cambria Math"/>
                              <w:bCs/>
                              <w:i/>
                            </w:rPr>
                          </w:del>
                        </w:ins>
                      </m:ctrlPr>
                    </m:sSupPr>
                    <m:e>
                      <m:r>
                        <w:del w:id="303" w:author="Max Lindmark" w:date="2022-07-13T11:47:00Z">
                          <w:rPr>
                            <w:rFonts w:ascii="Cambria Math" w:hAnsi="Cambria Math"/>
                          </w:rPr>
                          <m:t>ρ</m:t>
                        </w:del>
                      </m:r>
                    </m:e>
                    <m:sup>
                      <m:r>
                        <w:del w:id="304" w:author="Max Lindmark" w:date="2022-07-13T11:47:00Z">
                          <w:rPr>
                            <w:rFonts w:ascii="Cambria Math" w:hAnsi="Cambria Math"/>
                          </w:rPr>
                          <m:t>2</m:t>
                        </w:del>
                      </m:r>
                    </m:sup>
                  </m:sSup>
                </m:e>
              </m:rad>
              <m:sSub>
                <m:sSubPr>
                  <m:ctrlPr>
                    <w:ins w:id="305" w:author="Max Lindmark" w:date="2022-07-14T20:12:00Z">
                      <w:del w:id="306" w:author="Max Lindmark" w:date="2022-07-13T11:47:00Z">
                        <w:rPr>
                          <w:rFonts w:ascii="Cambria Math" w:hAnsi="Cambria Math"/>
                          <w:bCs/>
                        </w:rPr>
                      </w:del>
                    </w:ins>
                  </m:ctrlPr>
                </m:sSubPr>
                <m:e>
                  <m:r>
                    <w:del w:id="307" w:author="Max Lindmark" w:date="2022-07-13T11:47:00Z">
                      <w:rPr>
                        <w:rFonts w:ascii="Cambria Math" w:hAnsi="Cambria Math"/>
                      </w:rPr>
                      <m:t>ϵ</m:t>
                    </w:del>
                  </m:r>
                </m:e>
                <m:sub>
                  <m:r>
                    <w:del w:id="308" w:author="Max Lindmark" w:date="2022-07-13T11:47:00Z">
                      <w:rPr>
                        <w:rFonts w:ascii="Cambria Math" w:hAnsi="Cambria Math"/>
                      </w:rPr>
                      <m:t>t</m:t>
                    </w:del>
                  </m:r>
                </m:sub>
              </m:sSub>
              <m:r>
                <w:del w:id="309" w:author="Max Lindmark" w:date="2022-07-13T11:47:00Z">
                  <w:rPr>
                    <w:rFonts w:ascii="Cambria Math" w:hAnsi="Cambria Math"/>
                  </w:rPr>
                  <m:t>,</m:t>
                </w:del>
              </m:r>
              <m:sSub>
                <m:sSubPr>
                  <m:ctrlPr>
                    <w:ins w:id="310" w:author="Max Lindmark" w:date="2022-07-14T20:12:00Z">
                      <w:del w:id="311" w:author="Max Lindmark" w:date="2022-07-13T11:47:00Z">
                        <w:rPr>
                          <w:rFonts w:ascii="Cambria Math" w:hAnsi="Cambria Math"/>
                          <w:bCs/>
                        </w:rPr>
                      </w:del>
                    </w:ins>
                  </m:ctrlPr>
                </m:sSubPr>
                <m:e>
                  <m:r>
                    <w:del w:id="312" w:author="Max Lindmark" w:date="2022-07-13T11:47:00Z">
                      <w:rPr>
                        <w:rFonts w:ascii="Cambria Math" w:hAnsi="Cambria Math"/>
                      </w:rPr>
                      <m:t>ϵ</m:t>
                    </w:del>
                  </m:r>
                </m:e>
                <m:sub>
                  <m:r>
                    <w:del w:id="313" w:author="Max Lindmark" w:date="2022-07-13T11:47:00Z">
                      <w:rPr>
                        <w:rFonts w:ascii="Cambria Math" w:hAnsi="Cambria Math"/>
                      </w:rPr>
                      <m:t>t</m:t>
                    </w:del>
                  </m:r>
                </m:sub>
              </m:sSub>
              <m:r>
                <w:del w:id="314" w:author="Max Lindmark" w:date="2022-07-13T11:47:00Z">
                  <w:rPr>
                    <w:rFonts w:ascii="Cambria Math" w:hAnsi="Cambria Math"/>
                  </w:rPr>
                  <m:t>~</m:t>
                </w:del>
              </m:r>
              <m:r>
                <w:del w:id="315" w:author="Max Lindmark" w:date="2022-07-13T11:47:00Z">
                  <m:rPr>
                    <m:sty m:val="p"/>
                  </m:rPr>
                  <w:rPr>
                    <w:rFonts w:ascii="Cambria Math" w:hAnsi="Cambria Math"/>
                  </w:rPr>
                  <m:t>MVNormal</m:t>
                </w:del>
              </m:r>
              <m:d>
                <m:dPr>
                  <m:ctrlPr>
                    <w:ins w:id="316" w:author="Max Lindmark" w:date="2022-07-14T20:12:00Z">
                      <w:del w:id="317" w:author="Max Lindmark" w:date="2022-07-13T11:47:00Z">
                        <w:rPr>
                          <w:rFonts w:ascii="Cambria Math" w:hAnsi="Cambria Math"/>
                          <w:i/>
                        </w:rPr>
                      </w:del>
                    </w:ins>
                  </m:ctrlPr>
                </m:dPr>
                <m:e>
                  <m:r>
                    <w:del w:id="318" w:author="Max Lindmark" w:date="2022-07-13T11:47:00Z">
                      <m:rPr>
                        <m:sty m:val="b"/>
                      </m:rPr>
                      <w:rPr>
                        <w:rFonts w:ascii="Cambria Math" w:hAnsi="Cambria Math"/>
                      </w:rPr>
                      <m:t>0</m:t>
                    </w:del>
                  </m:r>
                  <m:r>
                    <w:del w:id="319" w:author="Max Lindmark" w:date="2022-07-13T11:47:00Z">
                      <w:rPr>
                        <w:rFonts w:ascii="Cambria Math" w:hAnsi="Cambria Math"/>
                      </w:rPr>
                      <m:t>,</m:t>
                    </w:del>
                  </m:r>
                  <m:sSub>
                    <m:sSubPr>
                      <m:ctrlPr>
                        <w:ins w:id="320" w:author="Max Lindmark" w:date="2022-07-14T20:12:00Z">
                          <w:del w:id="321" w:author="Max Lindmark" w:date="2022-07-13T11:47:00Z">
                            <w:rPr>
                              <w:rFonts w:ascii="Cambria Math" w:hAnsi="Cambria Math"/>
                              <w:b/>
                              <w:bCs/>
                              <w:i/>
                            </w:rPr>
                          </w:del>
                        </w:ins>
                      </m:ctrlPr>
                    </m:sSubPr>
                    <m:e>
                      <m:r>
                        <w:del w:id="322" w:author="Max Lindmark" w:date="2022-07-13T11:47:00Z">
                          <m:rPr>
                            <m:sty m:val="b"/>
                          </m:rPr>
                          <w:rPr>
                            <w:rFonts w:ascii="Cambria Math" w:hAnsi="Cambria Math"/>
                          </w:rPr>
                          <m:t>Σ</m:t>
                        </w:del>
                      </m:r>
                    </m:e>
                    <m:sub>
                      <m:r>
                        <w:del w:id="323" w:author="Max Lindmark" w:date="2022-07-13T11:47:00Z">
                          <w:rPr>
                            <w:rFonts w:ascii="Cambria Math" w:hAnsi="Cambria Math"/>
                          </w:rPr>
                          <m:t>ϵ</m:t>
                        </w:del>
                      </m:r>
                    </m:sub>
                  </m:sSub>
                </m:e>
              </m:d>
              <m:r>
                <w:del w:id="324" w:author="Max Lindmark" w:date="2022-07-13T11:47:00Z">
                  <m:rPr>
                    <m:sty m:val="bi"/>
                  </m:rPr>
                  <w:rPr>
                    <w:rFonts w:ascii="Cambria Math" w:hAnsi="Cambria Math"/>
                  </w:rPr>
                  <m:t>,#</m:t>
                </w:del>
              </m:r>
              <m:d>
                <m:dPr>
                  <m:ctrlPr>
                    <w:ins w:id="325" w:author="Max Lindmark" w:date="2022-07-14T20:12:00Z">
                      <w:del w:id="326" w:author="Max Lindmark" w:date="2022-07-13T11:47:00Z">
                        <w:rPr>
                          <w:rFonts w:ascii="Cambria Math" w:hAnsi="Cambria Math"/>
                          <w:i/>
                        </w:rPr>
                      </w:del>
                    </w:ins>
                  </m:ctrlPr>
                </m:dPr>
                <m:e>
                  <m:r>
                    <w:del w:id="327" w:author="Max Lindmark" w:date="2022-07-13T11:15:00Z">
                      <w:rPr>
                        <w:rFonts w:ascii="Cambria Math" w:hAnsi="Cambria Math"/>
                      </w:rPr>
                      <m:t>7</m:t>
                    </w:del>
                  </m:r>
                </m:e>
              </m:d>
              <m:ctrlPr>
                <w:ins w:id="328" w:author="Max Lindmark" w:date="2022-07-14T20:12:00Z">
                  <w:del w:id="329" w:author="Max Lindmark" w:date="2022-07-13T11:47:00Z">
                    <w:rPr>
                      <w:rFonts w:ascii="Cambria Math" w:hAnsi="Cambria Math"/>
                      <w:b/>
                      <w:bCs/>
                      <w:i/>
                    </w:rPr>
                  </w:del>
                </w:ins>
              </m:ctrlPr>
            </m:e>
          </m:eqArr>
        </m:oMath>
      </m:oMathPara>
    </w:p>
    <w:p w14:paraId="25CC1B15" w14:textId="22CF845C" w:rsidR="00E90D13" w:rsidRPr="00D657E6" w:rsidDel="002F4DE0" w:rsidRDefault="00E90D13" w:rsidP="001C370B">
      <w:pPr>
        <w:spacing w:line="480" w:lineRule="auto"/>
        <w:ind w:firstLine="284"/>
        <w:contextualSpacing/>
        <w:mirrorIndents/>
        <w:jc w:val="both"/>
        <w:rPr>
          <w:del w:id="330" w:author="Max Lindmark" w:date="2022-07-13T11:47:00Z"/>
          <w:b/>
          <w:bCs/>
        </w:rPr>
      </w:pPr>
    </w:p>
    <w:p w14:paraId="5D0372DE" w14:textId="42D178BE" w:rsidR="009B7973" w:rsidRPr="00B52110" w:rsidRDefault="002843D6" w:rsidP="00541CB7">
      <w:pPr>
        <w:spacing w:line="480" w:lineRule="auto"/>
        <w:contextualSpacing/>
        <w:mirrorIndents/>
        <w:jc w:val="both"/>
        <w:rPr>
          <w:color w:val="FF0000"/>
        </w:rPr>
      </w:pPr>
      <w:del w:id="331" w:author="Max Lindmark" w:date="2022-07-13T11:47:00Z">
        <w:r w:rsidRPr="00D657E6" w:rsidDel="002F4DE0">
          <w:delText>W</w:delText>
        </w:r>
      </w:del>
      <w:ins w:id="332" w:author="Max Lindmark" w:date="2022-07-13T11:47:00Z">
        <w:r w:rsidR="002F4DE0">
          <w:t>w</w:t>
        </w:r>
      </w:ins>
      <w:r w:rsidR="001C370B" w:rsidRPr="00D657E6">
        <w:t xml:space="preserve">here </w:t>
      </w:r>
      <m:oMath>
        <m:sSub>
          <m:sSubPr>
            <m:ctrlPr>
              <w:ins w:id="333"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w:t>
      </w:r>
      <w:proofErr w:type="spellStart"/>
      <w:r w:rsidR="003F23FC" w:rsidRPr="00D657E6">
        <w:t>Cren</w:t>
      </w:r>
      <w:proofErr w:type="spellEnd"/>
      <w:r w:rsidR="003F23FC" w:rsidRPr="00D657E6">
        <w:t xml:space="preserve">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ins w:id="334" w:author="Max Lindmark" w:date="2022-07-13T14:51:00Z">
        <w:r w:rsidR="00795D9C" w:rsidRPr="00350CE6">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00795D9C" w:rsidRPr="00350CE6">
          <w:t xml:space="preserve"> represent independent means for each year</w:t>
        </w:r>
      </w:ins>
      <w:del w:id="335" w:author="Max Lindmark" w:date="2022-07-13T14:51:00Z">
        <w:r w:rsidR="001C370B" w:rsidRPr="00D657E6" w:rsidDel="00795D9C">
          <w:delText xml:space="preserve">The parameter </w:delText>
        </w:r>
      </w:del>
      <m:oMath>
        <m:sSub>
          <m:sSubPr>
            <m:ctrlPr>
              <w:ins w:id="336" w:author="Max Lindmark" w:date="2022-07-14T20:12:00Z">
                <w:del w:id="337" w:author="Max Lindmark" w:date="2022-07-13T11:16:00Z">
                  <w:rPr>
                    <w:rFonts w:ascii="Cambria Math" w:hAnsi="Cambria Math"/>
                  </w:rPr>
                </w:del>
              </w:ins>
            </m:ctrlPr>
          </m:sSubPr>
          <m:e>
            <m:r>
              <w:del w:id="338" w:author="Max Lindmark" w:date="2022-07-13T11:16:00Z">
                <w:rPr>
                  <w:rFonts w:ascii="Cambria Math" w:hAnsi="Cambria Math"/>
                </w:rPr>
                <m:t>α</m:t>
              </w:del>
            </m:r>
          </m:e>
          <m:sub>
            <m:r>
              <w:del w:id="339" w:author="Max Lindmark" w:date="2022-07-13T11:16:00Z">
                <w:rPr>
                  <w:rFonts w:ascii="Cambria Math" w:hAnsi="Cambria Math"/>
                </w:rPr>
                <m:t>t</m:t>
              </w:del>
            </m:r>
          </m:sub>
        </m:sSub>
      </m:oMath>
      <w:del w:id="340" w:author="Max Lindmark" w:date="2022-07-13T11:37:00Z">
        <w:r w:rsidR="001C370B" w:rsidRPr="00D657E6" w:rsidDel="00180AE5">
          <w:delText xml:space="preserve"> </w:delText>
        </w:r>
      </w:del>
      <w:del w:id="341" w:author="Max Lindmark" w:date="2022-07-13T11:16:00Z">
        <w:r w:rsidR="00E90D13" w:rsidRPr="00D657E6" w:rsidDel="00A84831">
          <w:delText>(Eq</w:delText>
        </w:r>
        <w:r w:rsidR="00F70B8E" w:rsidRPr="00D657E6" w:rsidDel="00A84831">
          <w:delText>ns</w:delText>
        </w:r>
        <w:r w:rsidR="00E90D13" w:rsidRPr="00D657E6" w:rsidDel="00A84831">
          <w:delText>. 2</w:delText>
        </w:r>
        <w:r w:rsidR="00616357" w:rsidRPr="00D657E6" w:rsidDel="00A84831">
          <w:delText>-4</w:delText>
        </w:r>
        <w:r w:rsidR="00E90D13" w:rsidRPr="00D657E6" w:rsidDel="00A84831">
          <w:delText>)</w:delText>
        </w:r>
        <w:r w:rsidR="000C1FCD" w:rsidRPr="00D657E6" w:rsidDel="00A84831">
          <w:delText xml:space="preserve"> </w:delText>
        </w:r>
      </w:del>
      <w:del w:id="342" w:author="Max Lindmark" w:date="2022-07-13T11:37:00Z">
        <w:r w:rsidR="001C370B" w:rsidRPr="00D657E6" w:rsidDel="004E6929">
          <w:delText>w</w:delText>
        </w:r>
      </w:del>
      <w:del w:id="343" w:author="Max Lindmark" w:date="2022-07-13T11:38:00Z">
        <w:r w:rsidR="001C370B" w:rsidRPr="00D657E6" w:rsidDel="00D07E17">
          <w:delText xml:space="preserve">as modelled as a time-varying intercept following a random walk with a uniform prior for the initial value and a normal prior with standard deviation </w:delText>
        </w:r>
      </w:del>
      <m:oMath>
        <m:sSubSup>
          <m:sSubSupPr>
            <m:ctrlPr>
              <w:ins w:id="344" w:author="Max Lindmark" w:date="2022-07-14T20:12:00Z">
                <w:del w:id="345" w:author="Max Lindmark" w:date="2022-07-13T11:38:00Z">
                  <w:rPr>
                    <w:rFonts w:ascii="Cambria Math" w:hAnsi="Cambria Math"/>
                    <w:i/>
                  </w:rPr>
                </w:del>
              </w:ins>
            </m:ctrlPr>
          </m:sSubSupPr>
          <m:e>
            <m:r>
              <w:del w:id="346" w:author="Max Lindmark" w:date="2022-07-13T11:38:00Z">
                <w:rPr>
                  <w:rFonts w:ascii="Cambria Math" w:hAnsi="Cambria Math"/>
                </w:rPr>
                <m:t>σ</m:t>
              </w:del>
            </m:r>
          </m:e>
          <m:sub>
            <m:r>
              <w:del w:id="347" w:author="Max Lindmark" w:date="2022-07-13T11:38:00Z">
                <w:rPr>
                  <w:rFonts w:ascii="Cambria Math" w:hAnsi="Cambria Math"/>
                </w:rPr>
                <m:t>α</m:t>
              </w:del>
            </m:r>
          </m:sub>
          <m:sup>
            <m:r>
              <w:del w:id="348" w:author="Max Lindmark" w:date="2022-07-13T11:38:00Z">
                <w:rPr>
                  <w:rFonts w:ascii="Cambria Math" w:hAnsi="Cambria Math"/>
                </w:rPr>
                <m:t>2</m:t>
              </w:del>
            </m:r>
          </m:sup>
        </m:sSubSup>
      </m:oMath>
      <w:del w:id="349" w:author="Max Lindmark" w:date="2022-07-13T11:38:00Z">
        <w:r w:rsidR="001C370B" w:rsidRPr="00D657E6" w:rsidDel="00D07E17">
          <w:delText xml:space="preserve"> for subsequent values</w:delText>
        </w:r>
      </w:del>
      <w:r w:rsidR="001C370B" w:rsidRPr="00D657E6">
        <w:t xml:space="preserve">. </w:t>
      </w:r>
      <w:r>
        <w:t xml:space="preserve">The </w:t>
      </w:r>
      <w:commentRangeStart w:id="350"/>
      <w:del w:id="351" w:author="Max Lindmark" w:date="2022-07-13T11:40:00Z">
        <w:r w:rsidDel="00006F51">
          <w:delText xml:space="preserve">parameter </w:delText>
        </w:r>
      </w:del>
      <w:ins w:id="352" w:author="Max Lindmark" w:date="2022-07-13T11:40:00Z">
        <w:r w:rsidR="00006F51">
          <w:t>variable</w:t>
        </w:r>
        <w:commentRangeEnd w:id="350"/>
        <w:r w:rsidR="00981B7B">
          <w:rPr>
            <w:rStyle w:val="CommentReference"/>
          </w:rPr>
          <w:commentReference w:id="350"/>
        </w:r>
        <w:r w:rsidR="00006F51">
          <w:t xml:space="preserve"> </w:t>
        </w:r>
      </w:ins>
      <m:oMath>
        <m:sSub>
          <m:sSubPr>
            <m:ctrlPr>
              <w:ins w:id="353" w:author="Max Lindmark" w:date="2022-07-14T20:12:00Z">
                <w:rPr>
                  <w:rFonts w:ascii="Cambria Math" w:hAnsi="Cambria Math"/>
                </w:rPr>
              </w:ins>
            </m:ctrlPr>
          </m:sSubPr>
          <m:e>
            <m:r>
              <w:rPr>
                <w:rFonts w:ascii="Cambria Math" w:hAnsi="Cambria Math"/>
              </w:rPr>
              <m:t>x</m:t>
            </m:r>
          </m:e>
          <m:sub>
            <m:r>
              <w:ins w:id="354" w:author="Max Lindmark" w:date="2022-07-13T14:45:00Z">
                <w:rPr>
                  <w:rFonts w:ascii="Cambria Math" w:hAnsi="Cambria Math"/>
                </w:rPr>
                <m:t>c</m:t>
              </w:ins>
            </m:r>
            <m:r>
              <w:del w:id="355" w:author="Max Lindmark" w:date="2022-07-13T14:45:00Z">
                <w:rPr>
                  <w:rFonts w:ascii="Cambria Math" w:hAnsi="Cambria Math"/>
                </w:rPr>
                <m:t>k</m:t>
              </w:del>
            </m:r>
            <m:r>
              <w:ins w:id="356" w:author="Max Lindmark" w:date="2022-07-05T10:16:00Z">
                <w:rPr>
                  <w:rFonts w:ascii="Cambria Math" w:hAnsi="Cambria Math"/>
                </w:rPr>
                <m:t>,</m:t>
              </w:ins>
            </m:r>
            <m:r>
              <w:ins w:id="357" w:author="Max Lindmark" w:date="2022-07-05T10:16:00Z">
                <m:rPr>
                  <m:sty m:val="bi"/>
                </m:rPr>
                <w:rPr>
                  <w:rFonts w:ascii="Cambria Math" w:hAnsi="Cambria Math"/>
                </w:rPr>
                <m:t>s</m:t>
              </w:ins>
            </m:r>
            <m:r>
              <w:ins w:id="358" w:author="Max Lindmark" w:date="2022-07-05T10:16:00Z">
                <w:rPr>
                  <w:rFonts w:ascii="Cambria Math" w:hAnsi="Cambria Math"/>
                </w:rPr>
                <m:t>,t</m:t>
              </w:ins>
            </m:r>
          </m:sub>
        </m:sSub>
      </m:oMath>
      <w:r w:rsidR="001C370B" w:rsidRPr="00D657E6">
        <w:t xml:space="preserve"> </w:t>
      </w:r>
      <w:commentRangeStart w:id="359"/>
      <w:commentRangeStart w:id="360"/>
      <w:r w:rsidR="001C370B" w:rsidRPr="00D657E6">
        <w:t xml:space="preserve">represents </w:t>
      </w:r>
      <w:del w:id="361" w:author="Max Lindmark" w:date="2022-07-05T10:15:00Z">
        <w:r w:rsidR="001C370B" w:rsidRPr="00D657E6" w:rsidDel="00C52533">
          <w:delText xml:space="preserve">a vector of </w:delText>
        </w:r>
      </w:del>
      <w:r w:rsidR="001C370B" w:rsidRPr="00D657E6">
        <w:t xml:space="preserve">the </w:t>
      </w:r>
      <m:oMath>
        <m:r>
          <w:del w:id="362" w:author="Max Lindmark" w:date="2022-07-13T14:45:00Z">
            <w:rPr>
              <w:rFonts w:ascii="Cambria Math" w:hAnsi="Cambria Math"/>
            </w:rPr>
            <m:t>k</m:t>
          </w:del>
        </m:r>
        <m:r>
          <w:ins w:id="363" w:author="Max Lindmark" w:date="2022-07-13T14:45:00Z">
            <w:rPr>
              <w:rFonts w:ascii="Cambria Math" w:hAnsi="Cambria Math"/>
            </w:rPr>
            <m:t>c</m:t>
          </w:ins>
        </m:r>
      </m:oMath>
      <w:r w:rsidR="001C370B" w:rsidRPr="00D657E6">
        <w:t>-th covariate</w:t>
      </w:r>
      <w:r w:rsidR="0052070F" w:rsidRPr="00D657E6">
        <w:t xml:space="preserve"> </w:t>
      </w:r>
      <w:commentRangeEnd w:id="359"/>
      <w:r w:rsidR="00F9290C">
        <w:rPr>
          <w:rStyle w:val="CommentReference"/>
        </w:rPr>
        <w:commentReference w:id="359"/>
      </w:r>
      <w:commentRangeEnd w:id="360"/>
      <w:r w:rsidR="00C52533">
        <w:rPr>
          <w:rStyle w:val="CommentReference"/>
        </w:rPr>
        <w:commentReference w:id="360"/>
      </w:r>
      <w:r w:rsidR="0052070F" w:rsidRPr="00D657E6">
        <w:t xml:space="preserve">(biomass densities of flounder and cod, biomass of sprat, herring and </w:t>
      </w:r>
      <w:del w:id="364" w:author="Forrest, Robyn" w:date="2022-08-03T13:15:00Z">
        <w:r w:rsidR="0052070F" w:rsidRPr="00D657E6" w:rsidDel="003E4FBE">
          <w:rPr>
            <w:i/>
          </w:rPr>
          <w:delText xml:space="preserve">Saduria </w:delText>
        </w:r>
      </w:del>
      <w:ins w:id="365" w:author="Forrest, Robyn" w:date="2022-08-03T13:15:00Z">
        <w:r w:rsidR="003E4FBE" w:rsidRPr="00D657E6">
          <w:rPr>
            <w:i/>
          </w:rPr>
          <w:t>S</w:t>
        </w:r>
        <w:r w:rsidR="003E4FBE">
          <w:rPr>
            <w:i/>
          </w:rPr>
          <w:t>.</w:t>
        </w:r>
        <w:r w:rsidR="003E4FBE" w:rsidRPr="00D657E6">
          <w:rPr>
            <w:i/>
          </w:rPr>
          <w:t xml:space="preserve"> </w:t>
        </w:r>
      </w:ins>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ins w:id="366" w:author="Max Lindmark" w:date="2022-07-14T20:12:00Z">
                <w:rPr>
                  <w:rFonts w:ascii="Cambria Math" w:hAnsi="Cambria Math"/>
                </w:rPr>
              </w:ins>
            </m:ctrlPr>
          </m:sSubPr>
          <m:e>
            <m:r>
              <w:rPr>
                <w:rFonts w:ascii="Cambria Math" w:hAnsi="Cambria Math"/>
              </w:rPr>
              <m:t>β</m:t>
            </m:r>
          </m:e>
          <m:sub>
            <m:r>
              <w:del w:id="367" w:author="Max Lindmark" w:date="2022-07-13T14:45:00Z">
                <w:rPr>
                  <w:rFonts w:ascii="Cambria Math" w:hAnsi="Cambria Math"/>
                </w:rPr>
                <m:t>k</m:t>
              </w:del>
            </m:r>
            <m:r>
              <w:ins w:id="368" w:author="Max Lindmark" w:date="2022-07-13T14:45:00Z">
                <w:rPr>
                  <w:rFonts w:ascii="Cambria Math" w:hAnsi="Cambria Math"/>
                </w:rPr>
                <m:t>c</m:t>
              </w:ins>
            </m:r>
          </m:sub>
        </m:sSub>
      </m:oMath>
      <w:r w:rsidR="001C370B" w:rsidRPr="00D657E6">
        <w:t xml:space="preserve"> is </w:t>
      </w:r>
      <w:del w:id="369" w:author="Forrest, Robyn" w:date="2022-08-03T13:15:00Z">
        <w:r w:rsidR="001C370B" w:rsidRPr="00D657E6" w:rsidDel="003E4FBE">
          <w:delText xml:space="preserve">its </w:delText>
        </w:r>
      </w:del>
      <w:ins w:id="370" w:author="Forrest, Robyn" w:date="2022-08-03T13:15:00Z">
        <w:r w:rsidR="003E4FBE">
          <w:t>the covariate’s</w:t>
        </w:r>
        <w:r w:rsidR="003E4FBE" w:rsidRPr="00D657E6">
          <w:t xml:space="preserve"> </w:t>
        </w:r>
      </w:ins>
      <w:r w:rsidR="001C370B" w:rsidRPr="00D657E6">
        <w:t>effect. The parameter</w:t>
      </w:r>
      <w:ins w:id="371" w:author="Max Lindmark" w:date="2022-07-13T11:47:00Z">
        <w:r w:rsidR="00F366FE">
          <w:t>s</w:t>
        </w:r>
      </w:ins>
      <w:r w:rsidR="001C370B" w:rsidRPr="00D657E6">
        <w:t xml:space="preserve"> </w:t>
      </w:r>
      <w:commentRangeStart w:id="372"/>
      <w:commentRangeStart w:id="373"/>
      <m:oMath>
        <m:sSub>
          <m:sSubPr>
            <m:ctrlPr>
              <w:ins w:id="374"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1C370B" w:rsidRPr="00D657E6">
        <w:t xml:space="preserve"> </w:t>
      </w:r>
      <w:commentRangeEnd w:id="372"/>
      <w:r w:rsidR="00B4350E">
        <w:rPr>
          <w:rStyle w:val="CommentReference"/>
        </w:rPr>
        <w:commentReference w:id="372"/>
      </w:r>
      <w:commentRangeEnd w:id="373"/>
      <w:r w:rsidR="00CD46D1">
        <w:rPr>
          <w:rStyle w:val="CommentReference"/>
        </w:rPr>
        <w:commentReference w:id="373"/>
      </w:r>
      <w:ins w:id="375" w:author="Max Lindmark" w:date="2022-07-13T11:47:00Z">
        <w:r w:rsidR="00F366FE">
          <w:t xml:space="preserve">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00F366FE" w:rsidRPr="00D657E6">
          <w:t xml:space="preserve"> </w:t>
        </w:r>
      </w:ins>
      <w:r w:rsidR="00F70B8E" w:rsidRPr="00D657E6">
        <w:t xml:space="preserve">(Eq. </w:t>
      </w:r>
      <w:del w:id="376" w:author="Max Lindmark" w:date="2022-07-13T11:42:00Z">
        <w:r w:rsidR="00F70B8E" w:rsidRPr="00D657E6" w:rsidDel="00023FA9">
          <w:delText>5</w:delText>
        </w:r>
      </w:del>
      <w:ins w:id="377" w:author="Max Lindmark" w:date="2022-07-13T11:42:00Z">
        <w:r w:rsidR="00023FA9">
          <w:t>3</w:t>
        </w:r>
      </w:ins>
      <w:ins w:id="378" w:author="Max Lindmark" w:date="2022-07-13T11:47:00Z">
        <w:r w:rsidR="00F366FE">
          <w:t>-4</w:t>
        </w:r>
      </w:ins>
      <w:r w:rsidR="00F70B8E" w:rsidRPr="00D657E6">
        <w:t xml:space="preserve">) </w:t>
      </w:r>
      <w:r w:rsidR="001C370B" w:rsidRPr="00D657E6">
        <w:t>represent</w:t>
      </w:r>
      <w:del w:id="379" w:author="Max Lindmark" w:date="2022-07-13T11:47:00Z">
        <w:r w:rsidR="0046703E" w:rsidRPr="00D657E6" w:rsidDel="00F366FE">
          <w:delText>s</w:delText>
        </w:r>
      </w:del>
      <w:r>
        <w:t xml:space="preserve"> </w:t>
      </w:r>
      <w:r w:rsidR="001C370B" w:rsidRPr="00D657E6">
        <w:t xml:space="preserve">spatial </w:t>
      </w:r>
      <w:ins w:id="380" w:author="Max Lindmark" w:date="2022-07-13T11:47:00Z">
        <w:r w:rsidR="00F366FE">
          <w:t xml:space="preserve">and spatiotemporal </w:t>
        </w:r>
      </w:ins>
      <w:r w:rsidR="0046703E" w:rsidRPr="00D657E6">
        <w:t>random effect</w:t>
      </w:r>
      <w:r>
        <w:t>s</w:t>
      </w:r>
      <w:ins w:id="381" w:author="Max Lindmark" w:date="2022-07-13T11:47:00Z">
        <w:r w:rsidR="00EB2686">
          <w:t>, respe</w:t>
        </w:r>
      </w:ins>
      <w:ins w:id="382" w:author="Max Lindmark" w:date="2022-07-13T11:48:00Z">
        <w:r w:rsidR="00EB2686">
          <w:t>ctively</w:t>
        </w:r>
      </w:ins>
      <w:del w:id="383" w:author="Max Lindmark" w:date="2022-07-13T11:48:00Z">
        <w:r w:rsidR="0046703E" w:rsidRPr="00D657E6" w:rsidDel="00F001AC">
          <w:delText xml:space="preserve">. </w:delText>
        </w:r>
        <w:r w:rsidDel="00F001AC">
          <w:delText xml:space="preserve">The parameter </w:delText>
        </w:r>
      </w:del>
      <m:oMath>
        <m:sSub>
          <m:sSubPr>
            <m:ctrlPr>
              <w:ins w:id="384" w:author="Max Lindmark" w:date="2022-07-14T20:12:00Z">
                <w:del w:id="385" w:author="Max Lindmark" w:date="2022-07-13T11:48:00Z">
                  <w:rPr>
                    <w:rFonts w:ascii="Cambria Math" w:hAnsi="Cambria Math"/>
                  </w:rPr>
                </w:del>
              </w:ins>
            </m:ctrlPr>
          </m:sSubPr>
          <m:e>
            <m:r>
              <w:del w:id="386" w:author="Max Lindmark" w:date="2022-07-13T11:48:00Z">
                <w:rPr>
                  <w:rFonts w:ascii="Cambria Math" w:hAnsi="Cambria Math"/>
                </w:rPr>
                <m:t>ϵ</m:t>
              </w:del>
            </m:r>
          </m:e>
          <m:sub>
            <m:r>
              <w:del w:id="387" w:author="Max Lindmark" w:date="2022-07-13T11:48:00Z">
                <w:rPr>
                  <w:rFonts w:ascii="Cambria Math" w:hAnsi="Cambria Math"/>
                </w:rPr>
                <m:t>s,t</m:t>
              </w:del>
            </m:r>
          </m:sub>
        </m:sSub>
      </m:oMath>
      <w:del w:id="388" w:author="Max Lindmark" w:date="2022-07-13T11:48:00Z">
        <w:r w:rsidR="0046703E" w:rsidRPr="00D657E6" w:rsidDel="00F001AC">
          <w:delText xml:space="preserve"> (Eqns. 6-7) represents </w:delText>
        </w:r>
        <w:r w:rsidR="001C370B" w:rsidRPr="00D657E6" w:rsidDel="00F001AC">
          <w:delText>spatiotemporal random effects,</w:delText>
        </w:r>
        <w:r w:rsidR="0046703E" w:rsidRPr="00D657E6" w:rsidDel="00F001AC">
          <w:delText xml:space="preserve"> and we assume it </w:delText>
        </w:r>
        <w:r w:rsidR="00541CB7" w:rsidRPr="00D657E6" w:rsidDel="00F001AC">
          <w:delText>follow</w:delText>
        </w:r>
        <w:r w:rsidR="0046703E" w:rsidRPr="00D657E6" w:rsidDel="00F001AC">
          <w:delText>s</w:delText>
        </w:r>
        <w:r w:rsidR="00541CB7" w:rsidRPr="00D657E6" w:rsidDel="00F001AC">
          <w:delText xml:space="preserve"> a stationary AR1 process, where </w:delText>
        </w:r>
        <w:r w:rsidR="00541CB7" w:rsidRPr="00D657E6" w:rsidDel="00F001AC">
          <w:rPr>
            <w:rFonts w:ascii="Cambria Math" w:hAnsi="Cambria Math" w:cs="Cambria Math"/>
          </w:rPr>
          <w:delText>𝜌</w:delText>
        </w:r>
        <w:r w:rsidR="00541CB7" w:rsidRPr="00D657E6" w:rsidDel="00F001AC">
          <w:delText xml:space="preserve"> represents the correlation between subsequent spatiotemporal random fields.</w:delText>
        </w:r>
        <w:r w:rsidR="00477C6C" w:rsidRPr="00D657E6" w:rsidDel="00F001AC">
          <w:delText xml:space="preserve"> </w:delText>
        </w:r>
      </w:del>
      <w:ins w:id="389" w:author="Max Lindmark" w:date="2022-07-13T11:48:00Z">
        <w:r w:rsidR="00F001AC">
          <w:t xml:space="preserve">. </w:t>
        </w:r>
      </w:ins>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B86D51">
        <w:instrText xml:space="preserve"> ADDIN ZOTERO_ITEM CSL_CITATION {"citationID":"3oz837Ni","properties":{"formattedCitation":"[41,42]","plainCitation":"[41,42]","noteIndex":0},"citationItems":[{"id":2630,"uris":["http://zotero.org/users/6116610/items/69CPCHKW"],"itemData":{"id":2630,"type":"article-journal","abstract":"Summary.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B86D51">
        <w:rPr>
          <w:lang w:val="en-GB"/>
        </w:rPr>
        <w:t>[41,42]</w:t>
      </w:r>
      <w:r w:rsidR="001C370B" w:rsidRPr="00D657E6">
        <w:fldChar w:fldCharType="end"/>
      </w:r>
      <w:r w:rsidR="001C370B" w:rsidRPr="00D657E6">
        <w:t xml:space="preserve"> with covariance matrices </w:t>
      </w:r>
      <m:oMath>
        <m:sSub>
          <m:sSubPr>
            <m:ctrlPr>
              <w:ins w:id="390" w:author="Max Lindmark" w:date="2022-07-14T20:12:00Z">
                <w:rPr>
                  <w:rFonts w:ascii="Cambria Math" w:hAnsi="Cambria Math"/>
                  <w:i/>
                </w:rPr>
              </w:ins>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ins w:id="391"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r>
          <w:del w:id="392" w:author="Max Lindmark" w:date="2022-07-13T14:42:00Z">
            <w:rPr>
              <w:rFonts w:ascii="Cambria Math" w:hAnsi="Cambria Math"/>
            </w:rPr>
            <m:t>s</m:t>
          </w:del>
        </m:r>
        <m:sSub>
          <m:sSubPr>
            <m:ctrlPr>
              <w:ins w:id="393" w:author="Max Lindmark" w:date="2022-07-13T14:42:00Z">
                <w:rPr>
                  <w:rFonts w:ascii="Cambria Math" w:hAnsi="Cambria Math"/>
                  <w:i/>
                </w:rPr>
              </w:ins>
            </m:ctrlPr>
          </m:sSubPr>
          <m:e>
            <m:r>
              <w:ins w:id="394" w:author="Max Lindmark" w:date="2022-07-13T14:43:00Z">
                <w:rPr>
                  <w:rFonts w:ascii="Cambria Math" w:hAnsi="Cambria Math"/>
                </w:rPr>
                <m:t>s</m:t>
              </w:ins>
            </m:r>
          </m:e>
          <m:sub>
            <m:r>
              <w:ins w:id="395" w:author="Max Lindmark" w:date="2022-07-13T14:43:00Z">
                <w:rPr>
                  <w:rFonts w:ascii="Cambria Math" w:hAnsi="Cambria Math"/>
                </w:rPr>
                <m:t>j</m:t>
              </w:ins>
            </m:r>
          </m:sub>
        </m:sSub>
        <m:r>
          <w:rPr>
            <w:rFonts w:ascii="Cambria Math" w:hAnsi="Cambria Math"/>
          </w:rPr>
          <m:t>,</m:t>
        </m:r>
        <m:sSub>
          <m:sSubPr>
            <m:ctrlPr>
              <w:ins w:id="396" w:author="Max Lindmark" w:date="2022-07-13T14:43:00Z">
                <w:rPr>
                  <w:rFonts w:ascii="Cambria Math" w:hAnsi="Cambria Math"/>
                  <w:i/>
                </w:rPr>
              </w:ins>
            </m:ctrlPr>
          </m:sSubPr>
          <m:e>
            <m:r>
              <w:ins w:id="397" w:author="Max Lindmark" w:date="2022-07-13T14:43:00Z">
                <w:rPr>
                  <w:rFonts w:ascii="Cambria Math" w:hAnsi="Cambria Math"/>
                </w:rPr>
                <m:t>s</m:t>
              </w:ins>
            </m:r>
          </m:e>
          <m:sub>
            <m:r>
              <w:ins w:id="398" w:author="Max Lindmark" w:date="2022-07-13T14:43:00Z">
                <w:rPr>
                  <w:rFonts w:ascii="Cambria Math" w:hAnsi="Cambria Math"/>
                </w:rPr>
                <m:t>k</m:t>
              </w:ins>
            </m:r>
          </m:sub>
        </m:sSub>
        <m:sSup>
          <m:sSupPr>
            <m:ctrlPr>
              <w:ins w:id="399" w:author="Max Lindmark" w:date="2022-07-14T20:12:00Z">
                <w:del w:id="400" w:author="Max Lindmark" w:date="2022-07-13T14:43:00Z">
                  <w:rPr>
                    <w:rFonts w:ascii="Cambria Math" w:hAnsi="Cambria Math"/>
                    <w:i/>
                  </w:rPr>
                </w:del>
              </w:ins>
            </m:ctrlPr>
          </m:sSupPr>
          <m:e>
            <m:r>
              <w:del w:id="401" w:author="Max Lindmark" w:date="2022-07-13T14:43:00Z">
                <w:rPr>
                  <w:rFonts w:ascii="Cambria Math" w:hAnsi="Cambria Math"/>
                </w:rPr>
                <m:t>s</m:t>
              </w:del>
            </m:r>
          </m:e>
          <m:sup>
            <m:r>
              <w:del w:id="402" w:author="Max Lindmark" w:date="2022-07-13T14:43:00Z">
                <w:rPr>
                  <w:rFonts w:ascii="Cambria Math" w:hAnsi="Cambria Math"/>
                </w:rPr>
                <m:t>'</m:t>
              </w:del>
            </m:r>
          </m:sup>
        </m:sSup>
        <m:r>
          <w:rPr>
            <w:rFonts w:ascii="Cambria Math" w:hAnsi="Cambria Math"/>
          </w:rPr>
          <m:t>)</m:t>
        </m:r>
      </m:oMath>
      <w:r w:rsidR="001C370B" w:rsidRPr="00D657E6">
        <w:t xml:space="preserve">) between spatial points </w:t>
      </w:r>
      <m:oMath>
        <m:sSub>
          <m:sSubPr>
            <m:ctrlPr>
              <w:ins w:id="403" w:author="Max Lindmark" w:date="2022-07-13T14:43:00Z">
                <w:rPr>
                  <w:rFonts w:ascii="Cambria Math" w:hAnsi="Cambria Math"/>
                  <w:i/>
                </w:rPr>
              </w:ins>
            </m:ctrlPr>
          </m:sSubPr>
          <m:e>
            <m:r>
              <w:ins w:id="404" w:author="Max Lindmark" w:date="2022-07-13T14:43:00Z">
                <w:rPr>
                  <w:rFonts w:ascii="Cambria Math" w:hAnsi="Cambria Math"/>
                </w:rPr>
                <m:t>s</m:t>
              </w:ins>
            </m:r>
          </m:e>
          <m:sub>
            <m:r>
              <w:ins w:id="405" w:author="Max Lindmark" w:date="2022-07-13T14:43:00Z">
                <w:rPr>
                  <w:rFonts w:ascii="Cambria Math" w:hAnsi="Cambria Math"/>
                </w:rPr>
                <m:t>j</m:t>
              </w:ins>
            </m:r>
          </m:sub>
        </m:sSub>
        <m:r>
          <w:del w:id="406" w:author="Max Lindmark" w:date="2022-07-13T14:43:00Z">
            <w:rPr>
              <w:rFonts w:ascii="Cambria Math" w:hAnsi="Cambria Math"/>
            </w:rPr>
            <m:t>s</m:t>
          </w:del>
        </m:r>
      </m:oMath>
      <w:r w:rsidR="001C370B" w:rsidRPr="00D657E6">
        <w:t xml:space="preserve"> and </w:t>
      </w:r>
      <m:oMath>
        <m:sSub>
          <m:sSubPr>
            <m:ctrlPr>
              <w:ins w:id="407" w:author="Max Lindmark" w:date="2022-07-13T14:43:00Z">
                <w:rPr>
                  <w:rFonts w:ascii="Cambria Math" w:hAnsi="Cambria Math"/>
                  <w:i/>
                </w:rPr>
              </w:ins>
            </m:ctrlPr>
          </m:sSubPr>
          <m:e>
            <m:r>
              <w:ins w:id="408" w:author="Max Lindmark" w:date="2022-07-13T14:43:00Z">
                <w:rPr>
                  <w:rFonts w:ascii="Cambria Math" w:hAnsi="Cambria Math"/>
                </w:rPr>
                <m:t>s</m:t>
              </w:ins>
            </m:r>
          </m:e>
          <m:sub>
            <m:r>
              <w:ins w:id="409" w:author="Max Lindmark" w:date="2022-07-13T14:43:00Z">
                <w:rPr>
                  <w:rFonts w:ascii="Cambria Math" w:hAnsi="Cambria Math"/>
                </w:rPr>
                <m:t>k</m:t>
              </w:ins>
            </m:r>
          </m:sub>
        </m:sSub>
        <m:sSup>
          <m:sSupPr>
            <m:ctrlPr>
              <w:ins w:id="410" w:author="Max Lindmark" w:date="2022-07-14T20:12:00Z">
                <w:del w:id="411" w:author="Max Lindmark" w:date="2022-07-13T14:43:00Z">
                  <w:rPr>
                    <w:rFonts w:ascii="Cambria Math" w:hAnsi="Cambria Math"/>
                    <w:i/>
                  </w:rPr>
                </w:del>
              </w:ins>
            </m:ctrlPr>
          </m:sSupPr>
          <m:e>
            <m:r>
              <w:del w:id="412" w:author="Max Lindmark" w:date="2022-07-13T14:43:00Z">
                <w:rPr>
                  <w:rFonts w:ascii="Cambria Math" w:hAnsi="Cambria Math"/>
                </w:rPr>
                <m:t>s</m:t>
              </w:del>
            </m:r>
          </m:e>
          <m:sup>
            <m:r>
              <w:del w:id="413" w:author="Max Lindmark" w:date="2022-07-13T14:43:00Z">
                <w:rPr>
                  <w:rFonts w:ascii="Cambria Math" w:hAnsi="Cambria Math"/>
                </w:rPr>
                <m:t>'</m:t>
              </w:del>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470FF511" w:rsidR="00E2581D" w:rsidRPr="00350CE6" w:rsidRDefault="001C370B" w:rsidP="00DA2FF0">
      <w:pPr>
        <w:tabs>
          <w:tab w:val="left" w:pos="3336"/>
        </w:tabs>
        <w:spacing w:line="480" w:lineRule="auto"/>
        <w:contextualSpacing/>
        <w:mirrorIndents/>
        <w:jc w:val="both"/>
        <w:rPr>
          <w:iCs/>
        </w:rPr>
      </w:pPr>
      <w:r w:rsidRPr="00C038C3">
        <w:rPr>
          <w:iCs/>
        </w:rPr>
        <w:lastRenderedPageBreak/>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to</w:t>
      </w:r>
      <w:ins w:id="414" w:author="Forrest, Robyn" w:date="2022-08-03T13:17:00Z">
        <w:r w:rsidR="003E4FBE">
          <w:rPr>
            <w:iCs/>
          </w:rPr>
          <w:t>:</w:t>
        </w:r>
      </w:ins>
      <w:r w:rsidR="005F5C17">
        <w:rPr>
          <w:iCs/>
        </w:rPr>
        <w:t xml:space="preserve">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ins w:id="415" w:author="Sean Anderson" w:date="2022-07-20T12:13:00Z">
        <w:r w:rsidR="00E4483C">
          <w:rPr>
            <w:iCs/>
          </w:rPr>
          <w:t>,</w:t>
        </w:r>
      </w:ins>
      <w:r w:rsidR="007F623E">
        <w:rPr>
          <w:iCs/>
        </w:rPr>
        <w:t xml:space="preserve"> </w:t>
      </w:r>
      <w:r w:rsidRPr="00C038C3">
        <w:rPr>
          <w:iCs/>
        </w:rPr>
        <w:t>have changed</w:t>
      </w:r>
      <w:ins w:id="416" w:author="Forrest, Robyn" w:date="2022-08-03T13:17:00Z">
        <w:r w:rsidR="003E4FBE">
          <w:rPr>
            <w:iCs/>
          </w:rPr>
          <w:t>;</w:t>
        </w:r>
      </w:ins>
      <w:ins w:id="417" w:author="Sean Anderson" w:date="2022-07-20T12:13:00Z">
        <w:del w:id="418" w:author="Forrest, Robyn" w:date="2022-08-03T13:17:00Z">
          <w:r w:rsidR="00E4483C" w:rsidDel="003E4FBE">
            <w:rPr>
              <w:iCs/>
            </w:rPr>
            <w:delText>,</w:delText>
          </w:r>
        </w:del>
      </w:ins>
      <w:r w:rsidRPr="00C038C3">
        <w:rPr>
          <w:iCs/>
        </w:rPr>
        <w:t xml:space="preserve"> </w:t>
      </w:r>
      <w:r>
        <w:rPr>
          <w:iCs/>
        </w:rPr>
        <w:t xml:space="preserve">and 2) use predicted local densities of cod and </w:t>
      </w:r>
      <w:r w:rsidRPr="00B93E7A">
        <w:rPr>
          <w:iCs/>
        </w:rPr>
        <w:t xml:space="preserve">flounder as covariates in the condition model. For the first task, we used the predicted density at space </w:t>
      </w:r>
      <m:oMath>
        <m:r>
          <m:rPr>
            <m:sty m:val="bi"/>
          </m:rP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t>
      </w:r>
      <w:r w:rsidRPr="00350CE6">
        <w:rPr>
          <w:iCs/>
        </w:rPr>
        <w:t>weights when calculating the annual average depth, temperature, and oxygen concentration</w:t>
      </w:r>
      <w:r w:rsidR="00486A0B" w:rsidRPr="00350CE6">
        <w:rPr>
          <w:iCs/>
        </w:rPr>
        <w:t xml:space="preserve">. </w:t>
      </w:r>
    </w:p>
    <w:p w14:paraId="5408D144" w14:textId="6DD6ED95"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B86D51">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B86D51" w:rsidRPr="00B86D51">
        <w:rPr>
          <w:lang w:val="en-GB"/>
        </w:rPr>
        <w:t>[43–45]</w:t>
      </w:r>
      <w:r w:rsidRPr="00350CE6">
        <w:rPr>
          <w:iCs/>
        </w:rPr>
        <w:fldChar w:fldCharType="end"/>
      </w:r>
      <w:r w:rsidRPr="00350CE6">
        <w:rPr>
          <w:iCs/>
        </w:rPr>
        <w:t>:</w:t>
      </w:r>
    </w:p>
    <w:p w14:paraId="7150EDF3" w14:textId="624229C6" w:rsidR="001C370B" w:rsidRPr="00350CE6" w:rsidRDefault="00E1247B" w:rsidP="001C370B">
      <w:pPr>
        <w:tabs>
          <w:tab w:val="left" w:pos="3336"/>
        </w:tabs>
        <w:spacing w:line="480" w:lineRule="auto"/>
        <w:contextualSpacing/>
        <w:mirrorIndents/>
        <w:jc w:val="both"/>
      </w:pPr>
      <m:oMathPara>
        <m:oMath>
          <m:eqArr>
            <m:eqArrPr>
              <m:maxDist m:val="1"/>
              <m:ctrlPr>
                <w:ins w:id="419" w:author="Max Lindmark" w:date="2022-07-14T20:12:00Z">
                  <w:rPr>
                    <w:rFonts w:ascii="Cambria Math" w:hAnsi="Cambria Math"/>
                    <w:i/>
                  </w:rPr>
                </w:ins>
              </m:ctrlPr>
            </m:eqArrPr>
            <m:e>
              <m:sSub>
                <m:sSubPr>
                  <m:ctrlPr>
                    <w:ins w:id="420" w:author="Max Lindmark" w:date="2022-07-14T20:12:00Z">
                      <w:rPr>
                        <w:rFonts w:ascii="Cambria Math" w:hAnsi="Cambria Math"/>
                      </w:rPr>
                    </w:ins>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ins w:id="421" w:author="Max Lindmark" w:date="2022-07-14T20:12:00Z">
                      <w:rPr>
                        <w:rFonts w:ascii="Cambria Math" w:hAnsi="Cambria Math"/>
                        <w:i/>
                      </w:rPr>
                    </w:ins>
                  </m:ctrlPr>
                </m:dPr>
                <m:e>
                  <m:sSub>
                    <m:sSubPr>
                      <m:ctrlPr>
                        <w:ins w:id="422"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ins w:id="423" w:author="Max Lindmark" w:date="2022-07-14T20:12:00Z">
                      <w:rPr>
                        <w:rFonts w:ascii="Cambria Math" w:hAnsi="Cambria Math"/>
                        <w:i/>
                      </w:rPr>
                    </w:ins>
                  </m:ctrlPr>
                </m:dPr>
                <m:e>
                  <m:r>
                    <w:del w:id="424" w:author="Max Lindmark" w:date="2022-07-13T11:16:00Z">
                      <w:rPr>
                        <w:rFonts w:ascii="Cambria Math" w:hAnsi="Cambria Math"/>
                      </w:rPr>
                      <m:t>8</m:t>
                    </w:del>
                  </m:r>
                  <m:r>
                    <w:ins w:id="425" w:author="Max Lindmark" w:date="2022-07-13T14:27:00Z">
                      <w:rPr>
                        <w:rFonts w:ascii="Cambria Math" w:hAnsi="Cambria Math"/>
                      </w:rPr>
                      <m:t>5</m:t>
                    </w:ins>
                  </m:r>
                </m:e>
              </m:d>
            </m:e>
          </m:eqArr>
        </m:oMath>
      </m:oMathPara>
    </w:p>
    <w:p w14:paraId="48C571B9" w14:textId="300E7213" w:rsidR="001C370B" w:rsidRPr="00B72A71" w:rsidRDefault="00E1247B" w:rsidP="001C370B">
      <w:pPr>
        <w:tabs>
          <w:tab w:val="left" w:pos="3336"/>
        </w:tabs>
        <w:spacing w:line="480" w:lineRule="auto"/>
        <w:contextualSpacing/>
        <w:mirrorIndents/>
        <w:jc w:val="both"/>
        <w:rPr>
          <w:ins w:id="426" w:author="Max Lindmark" w:date="2022-07-13T14:35:00Z"/>
        </w:rPr>
      </w:pPr>
      <m:oMathPara>
        <m:oMath>
          <m:eqArr>
            <m:eqArrPr>
              <m:maxDist m:val="1"/>
              <m:ctrlPr>
                <w:ins w:id="427" w:author="Max Lindmark" w:date="2022-07-14T20:12:00Z">
                  <w:rPr>
                    <w:rFonts w:ascii="Cambria Math" w:hAnsi="Cambria Math"/>
                    <w:i/>
                  </w:rPr>
                </w:ins>
              </m:ctrlPr>
            </m:eqArrPr>
            <m:e>
              <m:sSub>
                <m:sSubPr>
                  <m:ctrlPr>
                    <w:ins w:id="428"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ins w:id="429" w:author="Max Lindmark" w:date="2022-07-14T20:12:00Z">
                      <w:rPr>
                        <w:rFonts w:ascii="Cambria Math" w:hAnsi="Cambria Math"/>
                        <w:i/>
                      </w:rPr>
                    </w:ins>
                  </m:ctrlPr>
                </m:dPr>
                <m:e>
                  <m:sSub>
                    <m:sSubPr>
                      <m:ctrlPr>
                        <w:ins w:id="430"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r>
                    <w:rPr>
                      <w:rFonts w:ascii="Cambria Math" w:hAnsi="Cambria Math"/>
                    </w:rPr>
                    <m:t>+</m:t>
                  </m:r>
                  <m:nary>
                    <m:naryPr>
                      <m:chr m:val="∑"/>
                      <m:ctrlPr>
                        <w:ins w:id="431" w:author="Max Lindmark" w:date="2022-07-14T20:12:00Z">
                          <w:rPr>
                            <w:rFonts w:ascii="Cambria Math" w:hAnsi="Cambria Math"/>
                          </w:rPr>
                        </w:ins>
                      </m:ctrlPr>
                    </m:naryPr>
                    <m:sub>
                      <m:r>
                        <w:rPr>
                          <w:rFonts w:ascii="Cambria Math" w:hAnsi="Cambria Math"/>
                        </w:rPr>
                        <m:t>k=1</m:t>
                      </m:r>
                    </m:sub>
                    <m:sup>
                      <m:sSub>
                        <m:sSubPr>
                          <m:ctrlPr>
                            <w:ins w:id="432"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433" w:author="Max Lindmark" w:date="2022-07-14T20:12:00Z">
                              <w:rPr>
                                <w:rFonts w:ascii="Cambria Math" w:hAnsi="Cambria Math"/>
                                <w:i/>
                                <w:iCs/>
                              </w:rPr>
                            </w:ins>
                          </m:ctrlPr>
                        </m:sSubPr>
                        <m:e>
                          <m:r>
                            <w:rPr>
                              <w:rFonts w:ascii="Cambria Math" w:hAnsi="Cambria Math"/>
                            </w:rPr>
                            <m:t>f</m:t>
                          </m:r>
                        </m:e>
                        <m:sub>
                          <m:r>
                            <w:del w:id="434" w:author="Max Lindmark" w:date="2022-07-13T14:47:00Z">
                              <w:rPr>
                                <w:rFonts w:ascii="Cambria Math" w:hAnsi="Cambria Math"/>
                              </w:rPr>
                              <m:t>k</m:t>
                            </w:del>
                          </m:r>
                          <m:r>
                            <w:ins w:id="435" w:author="Max Lindmark" w:date="2022-07-13T14:47:00Z">
                              <w:rPr>
                                <w:rFonts w:ascii="Cambria Math" w:hAnsi="Cambria Math"/>
                              </w:rPr>
                              <m:t>c</m:t>
                            </w:ins>
                          </m:r>
                        </m:sub>
                      </m:sSub>
                      <m:d>
                        <m:dPr>
                          <m:ctrlPr>
                            <w:ins w:id="436" w:author="Max Lindmark" w:date="2022-07-14T20:12:00Z">
                              <w:rPr>
                                <w:rFonts w:ascii="Cambria Math" w:hAnsi="Cambria Math"/>
                                <w:i/>
                              </w:rPr>
                            </w:ins>
                          </m:ctrlPr>
                        </m:dPr>
                        <m:e>
                          <w:commentRangeStart w:id="437"/>
                          <m:sSub>
                            <m:sSubPr>
                              <m:ctrlPr>
                                <w:ins w:id="438" w:author="Max Lindmark" w:date="2022-07-14T20:12:00Z">
                                  <w:rPr>
                                    <w:rFonts w:ascii="Cambria Math" w:hAnsi="Cambria Math"/>
                                    <w:i/>
                                    <w:iCs/>
                                  </w:rPr>
                                </w:ins>
                              </m:ctrlPr>
                            </m:sSubPr>
                            <m:e>
                              <m:r>
                                <w:rPr>
                                  <w:rFonts w:ascii="Cambria Math" w:hAnsi="Cambria Math"/>
                                </w:rPr>
                                <m:t>x</m:t>
                              </m:r>
                            </m:e>
                            <m:sub>
                              <m:r>
                                <w:del w:id="439" w:author="Max Lindmark" w:date="2022-07-13T14:47:00Z">
                                  <w:rPr>
                                    <w:rFonts w:ascii="Cambria Math" w:hAnsi="Cambria Math"/>
                                  </w:rPr>
                                  <m:t>k</m:t>
                                </w:del>
                              </m:r>
                              <m:r>
                                <w:ins w:id="440" w:author="Max Lindmark" w:date="2022-07-13T14:47:00Z">
                                  <w:rPr>
                                    <w:rFonts w:ascii="Cambria Math" w:hAnsi="Cambria Math"/>
                                  </w:rPr>
                                  <m:t>c</m:t>
                                </w:ins>
                              </m:r>
                              <m:r>
                                <w:ins w:id="441" w:author="Max Lindmark" w:date="2022-07-05T10:21:00Z">
                                  <w:rPr>
                                    <w:rFonts w:ascii="Cambria Math" w:hAnsi="Cambria Math"/>
                                  </w:rPr>
                                  <m:t>,</m:t>
                                </w:ins>
                              </m:r>
                              <m:r>
                                <w:ins w:id="442" w:author="Max Lindmark" w:date="2022-07-05T10:21:00Z">
                                  <m:rPr>
                                    <m:sty m:val="bi"/>
                                  </m:rPr>
                                  <w:rPr>
                                    <w:rFonts w:ascii="Cambria Math" w:hAnsi="Cambria Math"/>
                                  </w:rPr>
                                  <m:t>s</m:t>
                                </w:ins>
                              </m:r>
                              <m:r>
                                <w:ins w:id="443" w:author="Max Lindmark" w:date="2022-07-05T10:21:00Z">
                                  <w:rPr>
                                    <w:rFonts w:ascii="Cambria Math" w:hAnsi="Cambria Math"/>
                                  </w:rPr>
                                  <m:t>,t</m:t>
                                </w:ins>
                              </m:r>
                            </m:sub>
                          </m:sSub>
                          <w:commentRangeEnd w:id="437"/>
                          <m:r>
                            <m:rPr>
                              <m:sty m:val="p"/>
                            </m:rPr>
                            <w:rPr>
                              <w:rStyle w:val="CommentReference"/>
                            </w:rPr>
                            <w:commentReference w:id="437"/>
                          </m:r>
                        </m:e>
                      </m:d>
                    </m:e>
                  </m:nary>
                  <m:r>
                    <w:rPr>
                      <w:rFonts w:ascii="Cambria Math" w:hAnsi="Cambria Math"/>
                    </w:rPr>
                    <m:t>+</m:t>
                  </m:r>
                  <m:sSub>
                    <m:sSubPr>
                      <m:ctrlPr>
                        <w:ins w:id="444"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445" w:author="Max Lindmark" w:date="2022-07-14T20:12:00Z">
                          <w:rPr>
                            <w:rFonts w:ascii="Cambria Math" w:hAnsi="Cambria Math"/>
                          </w:rPr>
                        </w:ins>
                      </m:ctrlPr>
                    </m:sSubPr>
                    <m:e>
                      <m:r>
                        <w:ins w:id="446" w:author="Max Lindmark" w:date="2022-07-13T14:34:00Z">
                          <w:rPr>
                            <w:rFonts w:ascii="Cambria Math" w:hAnsi="Cambria Math"/>
                          </w:rPr>
                          <m:t>δ</m:t>
                        </w:ins>
                      </m:r>
                      <m:r>
                        <w:del w:id="447" w:author="Max Lindmark" w:date="2022-07-13T14:34:00Z">
                          <w:rPr>
                            <w:rFonts w:ascii="Cambria Math" w:hAnsi="Cambria Math"/>
                          </w:rPr>
                          <m:t>ϵ</m:t>
                        </w:del>
                      </m:r>
                    </m:e>
                    <m:sub>
                      <m:r>
                        <m:rPr>
                          <m:sty m:val="bi"/>
                        </m:rPr>
                        <w:rPr>
                          <w:rFonts w:ascii="Cambria Math" w:hAnsi="Cambria Math"/>
                        </w:rPr>
                        <m:t>s</m:t>
                      </m:r>
                      <m:r>
                        <w:rPr>
                          <w:rFonts w:ascii="Cambria Math" w:hAnsi="Cambria Math"/>
                        </w:rPr>
                        <m:t>,t</m:t>
                      </m:r>
                    </m:sub>
                  </m:sSub>
                </m:e>
              </m:d>
              <m:r>
                <w:rPr>
                  <w:rFonts w:ascii="Cambria Math" w:hAnsi="Cambria Math"/>
                </w:rPr>
                <m:t>#</m:t>
              </m:r>
              <m:d>
                <m:dPr>
                  <m:ctrlPr>
                    <w:ins w:id="448" w:author="Max Lindmark" w:date="2022-07-14T20:12:00Z">
                      <w:rPr>
                        <w:rFonts w:ascii="Cambria Math" w:hAnsi="Cambria Math"/>
                        <w:i/>
                      </w:rPr>
                    </w:ins>
                  </m:ctrlPr>
                </m:dPr>
                <m:e>
                  <m:r>
                    <w:del w:id="449" w:author="Max Lindmark" w:date="2022-07-13T11:16:00Z">
                      <w:rPr>
                        <w:rFonts w:ascii="Cambria Math" w:hAnsi="Cambria Math"/>
                      </w:rPr>
                      <m:t>9</m:t>
                    </w:del>
                  </m:r>
                  <m:r>
                    <w:ins w:id="450" w:author="Max Lindmark" w:date="2022-07-13T14:27:00Z">
                      <w:rPr>
                        <w:rFonts w:ascii="Cambria Math" w:hAnsi="Cambria Math"/>
                      </w:rPr>
                      <m:t>6</m:t>
                    </w:ins>
                  </m:r>
                </m:e>
              </m:d>
            </m:e>
          </m:eqArr>
        </m:oMath>
      </m:oMathPara>
    </w:p>
    <w:p w14:paraId="6526BFB7" w14:textId="1C2B5592" w:rsidR="00B72A71" w:rsidRPr="009A6523" w:rsidRDefault="00E1247B" w:rsidP="00B72A71">
      <w:pPr>
        <w:spacing w:line="480" w:lineRule="auto"/>
        <w:contextualSpacing/>
        <w:mirrorIndents/>
        <w:jc w:val="both"/>
        <w:rPr>
          <w:ins w:id="451" w:author="Max Lindmark" w:date="2022-07-13T14:35:00Z"/>
          <w:rFonts w:ascii="Cambria Math" w:hAnsi="Cambria Math"/>
        </w:rPr>
      </w:pPr>
      <m:oMathPara>
        <m:oMath>
          <m:eqArr>
            <m:eqArrPr>
              <m:maxDist m:val="1"/>
              <m:ctrlPr>
                <w:ins w:id="452" w:author="Max Lindmark" w:date="2022-07-13T14:35:00Z">
                  <w:rPr>
                    <w:rFonts w:ascii="Cambria Math" w:hAnsi="Cambria Math"/>
                    <w:i/>
                  </w:rPr>
                </w:ins>
              </m:ctrlPr>
            </m:eqArrPr>
            <m:e>
              <m:sSub>
                <m:sSubPr>
                  <m:ctrlPr>
                    <w:ins w:id="453" w:author="Max Lindmark" w:date="2022-07-13T14:35:00Z">
                      <w:rPr>
                        <w:rFonts w:ascii="Cambria Math" w:hAnsi="Cambria Math"/>
                        <w:b/>
                        <w:bCs/>
                      </w:rPr>
                    </w:ins>
                  </m:ctrlPr>
                </m:sSubPr>
                <m:e>
                  <m:r>
                    <w:ins w:id="454" w:author="Max Lindmark" w:date="2022-07-13T14:35:00Z">
                      <m:rPr>
                        <m:sty m:val="bi"/>
                      </m:rPr>
                      <w:rPr>
                        <w:rFonts w:ascii="Cambria Math" w:hAnsi="Cambria Math"/>
                      </w:rPr>
                      <m:t>δ</m:t>
                    </w:ins>
                  </m:r>
                </m:e>
                <m:sub>
                  <m:r>
                    <w:ins w:id="455" w:author="Max Lindmark" w:date="2022-07-13T14:35:00Z">
                      <w:rPr>
                        <w:rFonts w:ascii="Cambria Math" w:hAnsi="Cambria Math"/>
                      </w:rPr>
                      <m:t>t=1</m:t>
                    </w:ins>
                  </m:r>
                </m:sub>
              </m:sSub>
              <m:r>
                <w:ins w:id="456" w:author="Max Lindmark" w:date="2022-07-13T14:35:00Z">
                  <m:rPr>
                    <m:sty m:val="p"/>
                  </m:rPr>
                  <w:rPr>
                    <w:rFonts w:ascii="Cambria Math" w:hAnsi="Cambria Math"/>
                  </w:rPr>
                  <m:t>~MVNormal</m:t>
                </w:ins>
              </m:r>
              <m:d>
                <m:dPr>
                  <m:ctrlPr>
                    <w:ins w:id="457" w:author="Max Lindmark" w:date="2022-07-13T14:35:00Z">
                      <w:rPr>
                        <w:rFonts w:ascii="Cambria Math" w:hAnsi="Cambria Math"/>
                        <w:i/>
                      </w:rPr>
                    </w:ins>
                  </m:ctrlPr>
                </m:dPr>
                <m:e>
                  <m:r>
                    <w:ins w:id="458" w:author="Max Lindmark" w:date="2022-07-13T14:35:00Z">
                      <m:rPr>
                        <m:sty m:val="b"/>
                      </m:rPr>
                      <w:rPr>
                        <w:rFonts w:ascii="Cambria Math" w:hAnsi="Cambria Math"/>
                      </w:rPr>
                      <m:t>0</m:t>
                    </w:ins>
                  </m:r>
                  <m:r>
                    <w:ins w:id="459" w:author="Max Lindmark" w:date="2022-07-13T14:35:00Z">
                      <w:rPr>
                        <w:rFonts w:ascii="Cambria Math" w:hAnsi="Cambria Math"/>
                      </w:rPr>
                      <m:t>,</m:t>
                    </w:ins>
                  </m:r>
                  <m:sSub>
                    <m:sSubPr>
                      <m:ctrlPr>
                        <w:ins w:id="460" w:author="Max Lindmark" w:date="2022-07-13T14:35:00Z">
                          <w:rPr>
                            <w:rFonts w:ascii="Cambria Math" w:hAnsi="Cambria Math"/>
                            <w:b/>
                            <w:bCs/>
                            <w:i/>
                          </w:rPr>
                        </w:ins>
                      </m:ctrlPr>
                    </m:sSubPr>
                    <m:e>
                      <m:r>
                        <w:ins w:id="461" w:author="Max Lindmark" w:date="2022-07-13T14:35:00Z">
                          <m:rPr>
                            <m:sty m:val="b"/>
                          </m:rPr>
                          <w:rPr>
                            <w:rFonts w:ascii="Cambria Math" w:hAnsi="Cambria Math"/>
                          </w:rPr>
                          <m:t>Σ</m:t>
                        </w:ins>
                      </m:r>
                    </m:e>
                    <m:sub>
                      <m:r>
                        <w:ins w:id="462" w:author="Max Lindmark" w:date="2022-07-13T14:35:00Z">
                          <w:rPr>
                            <w:rFonts w:ascii="Cambria Math" w:hAnsi="Cambria Math"/>
                          </w:rPr>
                          <m:t>ϵ</m:t>
                        </w:ins>
                      </m:r>
                    </m:sub>
                  </m:sSub>
                </m:e>
              </m:d>
              <m:r>
                <w:ins w:id="463" w:author="Max Lindmark" w:date="2022-07-13T14:35:00Z">
                  <m:rPr>
                    <m:sty m:val="bi"/>
                  </m:rPr>
                  <w:rPr>
                    <w:rFonts w:ascii="Cambria Math" w:hAnsi="Cambria Math"/>
                  </w:rPr>
                  <m:t>#(</m:t>
                </w:ins>
              </m:r>
              <m:r>
                <w:ins w:id="464" w:author="Max Lindmark" w:date="2022-07-13T14:35:00Z">
                  <w:rPr>
                    <w:rFonts w:ascii="Cambria Math" w:hAnsi="Cambria Math"/>
                  </w:rPr>
                  <m:t>7)</m:t>
                </w:ins>
              </m:r>
            </m:e>
          </m:eqArr>
        </m:oMath>
      </m:oMathPara>
    </w:p>
    <w:p w14:paraId="1A95AD12" w14:textId="12F4A042" w:rsidR="00B72A71" w:rsidRDefault="00E1247B" w:rsidP="00B72A71">
      <w:pPr>
        <w:spacing w:line="480" w:lineRule="auto"/>
        <w:contextualSpacing/>
        <w:mirrorIndents/>
        <w:jc w:val="both"/>
        <w:rPr>
          <w:ins w:id="465" w:author="Max Lindmark" w:date="2022-07-13T14:35:00Z"/>
          <w:rFonts w:ascii="Cambria Math" w:hAnsi="Cambria Math"/>
        </w:rPr>
      </w:pPr>
      <m:oMathPara>
        <m:oMath>
          <m:eqArr>
            <m:eqArrPr>
              <m:maxDist m:val="1"/>
              <m:ctrlPr>
                <w:ins w:id="466" w:author="Max Lindmark" w:date="2022-07-13T14:35:00Z">
                  <w:rPr>
                    <w:rFonts w:ascii="Cambria Math" w:hAnsi="Cambria Math"/>
                    <w:i/>
                  </w:rPr>
                </w:ins>
              </m:ctrlPr>
            </m:eqArrPr>
            <m:e>
              <m:sSub>
                <m:sSubPr>
                  <m:ctrlPr>
                    <w:ins w:id="467" w:author="Max Lindmark" w:date="2022-07-13T14:35:00Z">
                      <w:rPr>
                        <w:rFonts w:ascii="Cambria Math" w:hAnsi="Cambria Math"/>
                        <w:b/>
                        <w:bCs/>
                      </w:rPr>
                    </w:ins>
                  </m:ctrlPr>
                </m:sSubPr>
                <m:e>
                  <m:r>
                    <w:ins w:id="468" w:author="Max Lindmark" w:date="2022-07-13T14:35:00Z">
                      <m:rPr>
                        <m:sty m:val="bi"/>
                      </m:rPr>
                      <w:rPr>
                        <w:rFonts w:ascii="Cambria Math" w:hAnsi="Cambria Math"/>
                      </w:rPr>
                      <m:t>δ</m:t>
                    </w:ins>
                  </m:r>
                </m:e>
                <m:sub>
                  <m:r>
                    <w:ins w:id="469" w:author="Max Lindmark" w:date="2022-07-13T14:35:00Z">
                      <w:rPr>
                        <w:rFonts w:ascii="Cambria Math" w:hAnsi="Cambria Math"/>
                      </w:rPr>
                      <m:t>t&gt;1</m:t>
                    </w:ins>
                  </m:r>
                </m:sub>
              </m:sSub>
              <m:r>
                <w:ins w:id="470" w:author="Max Lindmark" w:date="2022-07-13T14:35:00Z">
                  <w:rPr>
                    <w:rFonts w:ascii="Cambria Math" w:hAnsi="Cambria Math"/>
                  </w:rPr>
                  <m:t>=ρ</m:t>
                </w:ins>
              </m:r>
              <m:sSub>
                <m:sSubPr>
                  <m:ctrlPr>
                    <w:ins w:id="471" w:author="Max Lindmark" w:date="2022-07-13T14:35:00Z">
                      <w:rPr>
                        <w:rFonts w:ascii="Cambria Math" w:hAnsi="Cambria Math"/>
                        <w:b/>
                        <w:i/>
                      </w:rPr>
                    </w:ins>
                  </m:ctrlPr>
                </m:sSubPr>
                <m:e>
                  <m:r>
                    <w:ins w:id="472" w:author="Max Lindmark" w:date="2022-07-13T14:35:00Z">
                      <m:rPr>
                        <m:sty m:val="bi"/>
                      </m:rPr>
                      <w:rPr>
                        <w:rFonts w:ascii="Cambria Math" w:hAnsi="Cambria Math"/>
                      </w:rPr>
                      <m:t>δ</m:t>
                    </w:ins>
                  </m:r>
                </m:e>
                <m:sub>
                  <m:r>
                    <w:ins w:id="473" w:author="Max Lindmark" w:date="2022-07-13T14:35:00Z">
                      <w:rPr>
                        <w:rFonts w:ascii="Cambria Math" w:hAnsi="Cambria Math"/>
                      </w:rPr>
                      <m:t>t-1</m:t>
                    </w:ins>
                  </m:r>
                </m:sub>
              </m:sSub>
              <m:r>
                <w:ins w:id="474" w:author="Max Lindmark" w:date="2022-07-13T14:35:00Z">
                  <m:rPr>
                    <m:sty m:val="bi"/>
                  </m:rPr>
                  <w:rPr>
                    <w:rFonts w:ascii="Cambria Math" w:hAnsi="Cambria Math"/>
                  </w:rPr>
                  <m:t>+</m:t>
                </w:ins>
              </m:r>
              <m:rad>
                <m:radPr>
                  <m:degHide m:val="1"/>
                  <m:ctrlPr>
                    <w:ins w:id="475" w:author="Max Lindmark" w:date="2022-07-13T14:35:00Z">
                      <w:rPr>
                        <w:rFonts w:ascii="Cambria Math" w:hAnsi="Cambria Math"/>
                        <w:bCs/>
                        <w:i/>
                      </w:rPr>
                    </w:ins>
                  </m:ctrlPr>
                </m:radPr>
                <m:deg/>
                <m:e>
                  <m:r>
                    <w:ins w:id="476" w:author="Max Lindmark" w:date="2022-07-13T14:35:00Z">
                      <w:rPr>
                        <w:rFonts w:ascii="Cambria Math" w:hAnsi="Cambria Math"/>
                      </w:rPr>
                      <m:t>1-</m:t>
                    </w:ins>
                  </m:r>
                  <m:sSup>
                    <m:sSupPr>
                      <m:ctrlPr>
                        <w:ins w:id="477" w:author="Max Lindmark" w:date="2022-07-13T14:35:00Z">
                          <w:rPr>
                            <w:rFonts w:ascii="Cambria Math" w:hAnsi="Cambria Math"/>
                            <w:bCs/>
                            <w:i/>
                          </w:rPr>
                        </w:ins>
                      </m:ctrlPr>
                    </m:sSupPr>
                    <m:e>
                      <m:r>
                        <w:ins w:id="478" w:author="Max Lindmark" w:date="2022-07-13T14:35:00Z">
                          <w:rPr>
                            <w:rFonts w:ascii="Cambria Math" w:hAnsi="Cambria Math"/>
                          </w:rPr>
                          <m:t>ρ</m:t>
                        </w:ins>
                      </m:r>
                    </m:e>
                    <m:sup>
                      <m:r>
                        <w:ins w:id="479" w:author="Max Lindmark" w:date="2022-07-13T14:35:00Z">
                          <w:rPr>
                            <w:rFonts w:ascii="Cambria Math" w:hAnsi="Cambria Math"/>
                          </w:rPr>
                          <m:t>2</m:t>
                        </w:ins>
                      </m:r>
                    </m:sup>
                  </m:sSup>
                </m:e>
              </m:rad>
              <w:commentRangeStart w:id="480"/>
              <w:commentRangeStart w:id="481"/>
              <m:sSub>
                <m:sSubPr>
                  <m:ctrlPr>
                    <w:ins w:id="482" w:author="Max Lindmark" w:date="2022-07-13T14:35:00Z">
                      <w:rPr>
                        <w:rFonts w:ascii="Cambria Math" w:hAnsi="Cambria Math"/>
                        <w:b/>
                      </w:rPr>
                    </w:ins>
                  </m:ctrlPr>
                </m:sSubPr>
                <m:e>
                  <m:r>
                    <w:ins w:id="483" w:author="Max Lindmark" w:date="2022-07-13T14:35:00Z">
                      <m:rPr>
                        <m:sty m:val="bi"/>
                      </m:rPr>
                      <w:rPr>
                        <w:rFonts w:ascii="Cambria Math" w:hAnsi="Cambria Math"/>
                      </w:rPr>
                      <m:t>ϵ</m:t>
                    </w:ins>
                  </m:r>
                </m:e>
                <m:sub>
                  <m:r>
                    <w:ins w:id="484" w:author="Max Lindmark" w:date="2022-07-13T14:35:00Z">
                      <w:rPr>
                        <w:rFonts w:ascii="Cambria Math" w:hAnsi="Cambria Math"/>
                      </w:rPr>
                      <m:t>t</m:t>
                    </w:ins>
                  </m:r>
                </m:sub>
              </m:sSub>
              <m:r>
                <w:ins w:id="485" w:author="Max Lindmark" w:date="2022-07-13T14:35:00Z">
                  <w:rPr>
                    <w:rFonts w:ascii="Cambria Math" w:hAnsi="Cambria Math"/>
                  </w:rPr>
                  <m:t>,</m:t>
                </w:ins>
              </m:r>
              <m:sSub>
                <m:sSubPr>
                  <m:ctrlPr>
                    <w:ins w:id="486" w:author="Max Lindmark" w:date="2022-07-13T14:35:00Z">
                      <w:rPr>
                        <w:rFonts w:ascii="Cambria Math" w:hAnsi="Cambria Math"/>
                        <w:b/>
                      </w:rPr>
                    </w:ins>
                  </m:ctrlPr>
                </m:sSubPr>
                <m:e>
                  <m:r>
                    <w:ins w:id="487" w:author="Max Lindmark" w:date="2022-07-13T14:35:00Z">
                      <m:rPr>
                        <m:sty m:val="bi"/>
                      </m:rPr>
                      <w:rPr>
                        <w:rFonts w:ascii="Cambria Math" w:hAnsi="Cambria Math"/>
                      </w:rPr>
                      <m:t>ϵ</m:t>
                    </w:ins>
                  </m:r>
                </m:e>
                <m:sub>
                  <m:r>
                    <w:ins w:id="488" w:author="Max Lindmark" w:date="2022-07-13T14:35:00Z">
                      <w:rPr>
                        <w:rFonts w:ascii="Cambria Math" w:hAnsi="Cambria Math"/>
                      </w:rPr>
                      <m:t>t</m:t>
                    </w:ins>
                  </m:r>
                </m:sub>
              </m:sSub>
              <w:commentRangeEnd w:id="480"/>
              <m:r>
                <w:ins w:id="489" w:author="Max Lindmark" w:date="2022-07-14T14:37:00Z">
                  <m:rPr>
                    <m:sty m:val="p"/>
                  </m:rPr>
                  <w:rPr>
                    <w:rStyle w:val="CommentReference"/>
                  </w:rPr>
                  <w:commentReference w:id="480"/>
                </w:ins>
              </m:r>
              <w:commentRangeEnd w:id="481"/>
              <m:r>
                <m:rPr>
                  <m:sty m:val="p"/>
                </m:rPr>
                <w:rPr>
                  <w:rStyle w:val="CommentReference"/>
                </w:rPr>
                <w:commentReference w:id="481"/>
              </m:r>
              <m:r>
                <w:ins w:id="490" w:author="Max Lindmark" w:date="2022-07-13T14:35:00Z">
                  <m:rPr>
                    <m:sty m:val="p"/>
                  </m:rPr>
                  <w:rPr>
                    <w:rFonts w:ascii="Cambria Math" w:hAnsi="Cambria Math"/>
                  </w:rPr>
                  <m:t>~MVNormal</m:t>
                </w:ins>
              </m:r>
              <m:d>
                <m:dPr>
                  <m:ctrlPr>
                    <w:ins w:id="491" w:author="Max Lindmark" w:date="2022-07-13T14:35:00Z">
                      <w:rPr>
                        <w:rFonts w:ascii="Cambria Math" w:hAnsi="Cambria Math"/>
                        <w:i/>
                      </w:rPr>
                    </w:ins>
                  </m:ctrlPr>
                </m:dPr>
                <m:e>
                  <m:r>
                    <w:ins w:id="492" w:author="Max Lindmark" w:date="2022-07-13T14:35:00Z">
                      <m:rPr>
                        <m:sty m:val="b"/>
                      </m:rPr>
                      <w:rPr>
                        <w:rFonts w:ascii="Cambria Math" w:hAnsi="Cambria Math"/>
                      </w:rPr>
                      <m:t>0</m:t>
                    </w:ins>
                  </m:r>
                  <m:r>
                    <w:ins w:id="493" w:author="Max Lindmark" w:date="2022-07-13T14:35:00Z">
                      <w:rPr>
                        <w:rFonts w:ascii="Cambria Math" w:hAnsi="Cambria Math"/>
                      </w:rPr>
                      <m:t>,</m:t>
                    </w:ins>
                  </m:r>
                  <m:sSub>
                    <m:sSubPr>
                      <m:ctrlPr>
                        <w:ins w:id="494" w:author="Max Lindmark" w:date="2022-07-13T14:35:00Z">
                          <w:rPr>
                            <w:rFonts w:ascii="Cambria Math" w:hAnsi="Cambria Math"/>
                            <w:b/>
                            <w:bCs/>
                            <w:i/>
                          </w:rPr>
                        </w:ins>
                      </m:ctrlPr>
                    </m:sSubPr>
                    <m:e>
                      <m:r>
                        <w:ins w:id="495" w:author="Max Lindmark" w:date="2022-07-13T14:35:00Z">
                          <m:rPr>
                            <m:sty m:val="b"/>
                          </m:rPr>
                          <w:rPr>
                            <w:rFonts w:ascii="Cambria Math" w:hAnsi="Cambria Math"/>
                          </w:rPr>
                          <m:t>Σ</m:t>
                        </w:ins>
                      </m:r>
                    </m:e>
                    <m:sub>
                      <m:r>
                        <w:ins w:id="496" w:author="Max Lindmark" w:date="2022-07-13T14:35:00Z">
                          <w:rPr>
                            <w:rFonts w:ascii="Cambria Math" w:hAnsi="Cambria Math"/>
                          </w:rPr>
                          <m:t>ϵ</m:t>
                        </w:ins>
                      </m:r>
                    </m:sub>
                  </m:sSub>
                </m:e>
              </m:d>
              <m:r>
                <w:ins w:id="497" w:author="Max Lindmark" w:date="2022-07-13T14:35:00Z">
                  <w:rPr>
                    <w:rFonts w:ascii="Cambria Math" w:hAnsi="Cambria Math"/>
                  </w:rPr>
                  <m:t>,#(8)</m:t>
                </w:ins>
              </m:r>
              <m:r>
                <w:ins w:id="498" w:author="Max Lindmark" w:date="2022-07-13T14:35:00Z">
                  <m:rPr>
                    <m:sty m:val="bi"/>
                  </m:rPr>
                  <w:rPr>
                    <w:rFonts w:ascii="Cambria Math" w:hAnsi="Cambria Math"/>
                  </w:rPr>
                  <m:t>#</m:t>
                </w:ins>
              </m:r>
              <m:ctrlPr>
                <w:ins w:id="499" w:author="Max Lindmark" w:date="2022-07-13T14:35:00Z">
                  <w:rPr>
                    <w:rFonts w:ascii="Cambria Math" w:hAnsi="Cambria Math"/>
                    <w:b/>
                    <w:bCs/>
                    <w:i/>
                  </w:rPr>
                </w:ins>
              </m:ctrlPr>
            </m:e>
          </m:eqArr>
        </m:oMath>
      </m:oMathPara>
    </w:p>
    <w:p w14:paraId="42596710" w14:textId="03AB5E3D" w:rsidR="00B72A71" w:rsidRPr="00350CE6" w:rsidDel="00B72A71" w:rsidRDefault="00B72A71" w:rsidP="001C370B">
      <w:pPr>
        <w:tabs>
          <w:tab w:val="left" w:pos="3336"/>
        </w:tabs>
        <w:spacing w:line="480" w:lineRule="auto"/>
        <w:contextualSpacing/>
        <w:mirrorIndents/>
        <w:jc w:val="both"/>
        <w:rPr>
          <w:del w:id="500" w:author="Max Lindmark" w:date="2022-07-13T14:35:00Z"/>
        </w:rPr>
      </w:pPr>
    </w:p>
    <w:p w14:paraId="59A89627" w14:textId="19285938" w:rsidR="001C370B" w:rsidRDefault="001C370B" w:rsidP="001C370B">
      <w:pPr>
        <w:spacing w:line="480" w:lineRule="auto"/>
        <w:contextualSpacing/>
        <w:mirrorIndents/>
        <w:jc w:val="both"/>
        <w:rPr>
          <w:ins w:id="501" w:author="Max Lindmark" w:date="2022-07-13T14:48:00Z"/>
        </w:rPr>
      </w:pPr>
      <w:r w:rsidRPr="00350CE6">
        <w:t xml:space="preserve">where </w:t>
      </w:r>
      <m:oMath>
        <m:sSub>
          <m:sSubPr>
            <m:ctrlPr>
              <w:ins w:id="502" w:author="Max Lindmark" w:date="2022-07-14T20:12:00Z">
                <w:rPr>
                  <w:rFonts w:ascii="Cambria Math" w:hAnsi="Cambria Math"/>
                  <w:i/>
                </w:rPr>
              </w:ins>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ins w:id="503"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ins w:id="504" w:author="Max Lindmark" w:date="2022-07-14T20:12:00Z">
                <w:rPr>
                  <w:rFonts w:ascii="Cambria Math" w:hAnsi="Cambria Math"/>
                  <w:i/>
                </w:rPr>
              </w:ins>
            </m:ctrlPr>
          </m:sSubPr>
          <m:e>
            <m:r>
              <w:rPr>
                <w:rFonts w:ascii="Cambria Math" w:hAnsi="Cambria Math"/>
              </w:rPr>
              <m:t>f</m:t>
            </m:r>
          </m:e>
          <m:sub>
            <m:r>
              <w:del w:id="505" w:author="Max Lindmark" w:date="2022-07-13T14:48:00Z">
                <w:rPr>
                  <w:rFonts w:ascii="Cambria Math" w:hAnsi="Cambria Math"/>
                </w:rPr>
                <m:t>k</m:t>
              </w:del>
            </m:r>
            <m:r>
              <w:ins w:id="506" w:author="Max Lindmark" w:date="2022-07-13T14:48:00Z">
                <w:rPr>
                  <w:rFonts w:ascii="Cambria Math" w:hAnsi="Cambria Math"/>
                </w:rPr>
                <m:t>c</m:t>
              </w:ins>
            </m:r>
          </m:sub>
        </m:sSub>
      </m:oMath>
      <w:r w:rsidRPr="00350CE6">
        <w:t xml:space="preserve"> is a </w:t>
      </w:r>
      <w:r w:rsidR="009E21F9" w:rsidRPr="00350CE6">
        <w:t xml:space="preserve">penalized </w:t>
      </w:r>
      <w:r w:rsidRPr="00350CE6">
        <w:t xml:space="preserve">smooth function for covariate </w:t>
      </w:r>
      <m:oMath>
        <m:sSub>
          <m:sSubPr>
            <m:ctrlPr>
              <w:ins w:id="507" w:author="Max Lindmark" w:date="2022-07-14T20:12:00Z">
                <w:rPr>
                  <w:rFonts w:ascii="Cambria Math" w:hAnsi="Cambria Math"/>
                  <w:i/>
                </w:rPr>
              </w:ins>
            </m:ctrlPr>
          </m:sSubPr>
          <m:e>
            <m:r>
              <w:rPr>
                <w:rFonts w:ascii="Cambria Math" w:hAnsi="Cambria Math"/>
              </w:rPr>
              <m:t>x</m:t>
            </m:r>
          </m:e>
          <m:sub>
            <m:r>
              <w:del w:id="508" w:author="Max Lindmark" w:date="2022-07-13T14:46:00Z">
                <w:rPr>
                  <w:rFonts w:ascii="Cambria Math" w:hAnsi="Cambria Math"/>
                </w:rPr>
                <m:t>k</m:t>
              </w:del>
            </m:r>
            <m:r>
              <w:ins w:id="509" w:author="Max Lindmark" w:date="2022-07-13T14:46:00Z">
                <w:rPr>
                  <w:rFonts w:ascii="Cambria Math" w:hAnsi="Cambria Math"/>
                </w:rPr>
                <m:t>c</m:t>
              </w:ins>
            </m:r>
          </m:sub>
        </m:sSub>
      </m:oMath>
      <w:ins w:id="510" w:author="Sean Anderson" w:date="2022-07-20T12:15:00Z">
        <w:r w:rsidR="00E4483C">
          <w:t>,</w:t>
        </w:r>
      </w:ins>
      <w:r w:rsidRPr="00350CE6">
        <w:t xml:space="preserve"> and </w:t>
      </w:r>
      <m:oMath>
        <m:sSub>
          <m:sSubPr>
            <m:ctrlPr>
              <w:ins w:id="511" w:author="Max Lindmark" w:date="2022-07-14T20:12:00Z">
                <w:del w:id="512" w:author="Max Lindmark" w:date="2022-07-13T14:48:00Z">
                  <w:rPr>
                    <w:rFonts w:ascii="Cambria Math" w:hAnsi="Cambria Math"/>
                  </w:rPr>
                </w:del>
              </w:ins>
            </m:ctrlPr>
          </m:sSubPr>
          <m:e>
            <m:r>
              <w:del w:id="513" w:author="Max Lindmark" w:date="2022-07-13T14:48:00Z">
                <w:rPr>
                  <w:rFonts w:ascii="Cambria Math" w:hAnsi="Cambria Math"/>
                </w:rPr>
                <m:t>ω</m:t>
              </w:del>
            </m:r>
          </m:e>
          <m:sub>
            <m:r>
              <w:del w:id="514" w:author="Max Lindmark" w:date="2022-07-13T14:48:00Z">
                <m:rPr>
                  <m:sty m:val="bi"/>
                </m:rPr>
                <w:rPr>
                  <w:rFonts w:ascii="Cambria Math" w:hAnsi="Cambria Math"/>
                </w:rPr>
                <m:t>s</m:t>
              </w:del>
            </m:r>
          </m:sub>
        </m:sSub>
      </m:oMath>
      <w:del w:id="515" w:author="Max Lindmark" w:date="2022-07-13T14:48:00Z">
        <w:r w:rsidRPr="00350CE6" w:rsidDel="00850433">
          <w:delText xml:space="preserve"> </w:delText>
        </w:r>
      </w:del>
      <w:del w:id="516" w:author="Max Lindmark" w:date="2022-07-13T14:49:00Z">
        <w:r w:rsidRPr="00350CE6" w:rsidDel="00850433">
          <w:delText xml:space="preserve">and </w:delText>
        </w:r>
      </w:del>
      <m:oMath>
        <m:sSub>
          <m:sSubPr>
            <m:ctrlPr>
              <w:ins w:id="517"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ins w:id="518" w:author="Sean Anderson" w:date="2022-07-20T12:15:00Z">
        <w:r w:rsidR="00E4483C">
          <w:t>s</w:t>
        </w:r>
      </w:ins>
      <w:del w:id="519" w:author="Max Lindmark" w:date="2022-07-13T11:49:00Z">
        <w:r w:rsidR="00B4350E" w:rsidRPr="00350CE6" w:rsidDel="00F25ACD">
          <w:delText xml:space="preserve">s </w:delText>
        </w:r>
      </w:del>
      <w:ins w:id="520" w:author="Max Lindmark" w:date="2022-07-13T11:49:00Z">
        <w:r w:rsidR="00F25ACD" w:rsidRPr="00350CE6">
          <w:t xml:space="preserve"> </w:t>
        </w:r>
      </w:ins>
      <m:oMath>
        <m:sSub>
          <m:sSubPr>
            <m:ctrlPr>
              <w:ins w:id="521"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2356C3" w:rsidRPr="00350CE6">
        <w:t xml:space="preserve"> </w:t>
      </w:r>
      <w:ins w:id="522" w:author="Max Lindmark" w:date="2022-07-13T11:49:00Z">
        <w:del w:id="523" w:author="Sean Anderson" w:date="2022-07-20T12:15:00Z">
          <w:r w:rsidR="00F25ACD" w:rsidRPr="00350CE6" w:rsidDel="00E4483C">
            <w:delText>has the same</w:delText>
          </w:r>
        </w:del>
      </w:ins>
      <w:ins w:id="524" w:author="Sean Anderson" w:date="2022-07-20T12:15:00Z">
        <w:r w:rsidR="00E4483C">
          <w:t>and</w:t>
        </w:r>
      </w:ins>
      <w:ins w:id="525" w:author="Max Lindmark" w:date="2022-07-13T11:49:00Z">
        <w:r w:rsidR="00F25ACD" w:rsidRPr="00350CE6">
          <w:t xml:space="preserve"> </w:t>
        </w:r>
      </w:ins>
      <w:del w:id="526" w:author="Max Lindmark" w:date="2022-07-13T11:50:00Z">
        <w:r w:rsidR="00C73512" w:rsidRPr="00350CE6" w:rsidDel="00F25ACD">
          <w:delText xml:space="preserve">and </w:delText>
        </w:r>
      </w:del>
      <w:moveFromRangeStart w:id="527" w:author="Max Lindmark" w:date="2022-07-13T14:30:00Z" w:name="move108605424"/>
      <m:oMath>
        <m:sSub>
          <m:sSubPr>
            <m:ctrlPr>
              <w:ins w:id="528" w:author="Max Lindmark" w:date="2022-07-14T20:12:00Z">
                <w:rPr>
                  <w:rFonts w:ascii="Cambria Math" w:hAnsi="Cambria Math"/>
                </w:rPr>
              </w:ins>
            </m:ctrlPr>
          </m:sSubPr>
          <m:e>
            <m:r>
              <w:rPr>
                <w:rFonts w:ascii="Cambria Math" w:hAnsi="Cambria Math"/>
              </w:rPr>
              <m:t>ϵ</m:t>
            </m:r>
          </m:e>
          <m:sub>
            <m:r>
              <w:rPr>
                <w:rFonts w:ascii="Cambria Math" w:hAnsi="Cambria Math"/>
              </w:rPr>
              <m:t>s,t</m:t>
            </m:r>
          </m:sub>
        </m:sSub>
      </m:oMath>
      <w:moveFrom w:id="529" w:author="Max Lindmark" w:date="2022-07-13T14:30:00Z">
        <w:r w:rsidR="00C73512" w:rsidRPr="00350CE6" w:rsidDel="00F25ACD">
          <w:t xml:space="preserve"> </w:t>
        </w:r>
      </w:moveFrom>
      <w:moveFromRangeEnd w:id="527"/>
      <w:del w:id="530" w:author="Max Lindmark" w:date="2022-07-13T11:50:00Z">
        <w:r w:rsidR="002356C3" w:rsidRPr="00350CE6" w:rsidDel="00F25ACD">
          <w:delText>ha</w:delText>
        </w:r>
        <w:r w:rsidR="00C73512" w:rsidRPr="00350CE6" w:rsidDel="00F25ACD">
          <w:delText>ve</w:delText>
        </w:r>
        <w:r w:rsidR="002356C3" w:rsidRPr="00350CE6" w:rsidDel="00F25ACD">
          <w:delText xml:space="preserve"> </w:delText>
        </w:r>
        <w:r w:rsidRPr="00350CE6" w:rsidDel="00F25ACD">
          <w:delText xml:space="preserve">the same </w:delText>
        </w:r>
      </w:del>
      <w:del w:id="531" w:author="Sean Anderson" w:date="2022-07-20T12:15:00Z">
        <w:r w:rsidRPr="00350CE6" w:rsidDel="00E4483C">
          <w:delText>d</w:delText>
        </w:r>
      </w:del>
      <w:ins w:id="532" w:author="Sean Anderson" w:date="2022-07-20T12:15:00Z">
        <w:r w:rsidR="00E4483C">
          <w:t xml:space="preserve"> have the same d</w:t>
        </w:r>
      </w:ins>
      <w:r w:rsidRPr="00350CE6">
        <w:t xml:space="preserve">efinition as in the condition model (Eq. </w:t>
      </w:r>
      <w:del w:id="533" w:author="Max Lindmark" w:date="2022-07-13T14:28:00Z">
        <w:r w:rsidRPr="00350CE6" w:rsidDel="00A03EF2">
          <w:delText>5</w:delText>
        </w:r>
      </w:del>
      <w:ins w:id="534" w:author="Max Lindmark" w:date="2022-07-13T14:28:00Z">
        <w:r w:rsidR="00A03EF2">
          <w:t>3</w:t>
        </w:r>
      </w:ins>
      <w:del w:id="535" w:author="Max Lindmark" w:date="2022-07-13T14:28:00Z">
        <w:r w:rsidR="00C73512" w:rsidRPr="00350CE6" w:rsidDel="00A03EF2">
          <w:delText>-7</w:delText>
        </w:r>
      </w:del>
      <w:r w:rsidR="002356C3" w:rsidRPr="00350CE6">
        <w:t>)</w:t>
      </w:r>
      <w:ins w:id="536" w:author="Max Lindmark" w:date="2022-07-13T14:29:00Z">
        <w:r w:rsidR="00A03EF2">
          <w:t>, but the spatiotemporal random eff</w:t>
        </w:r>
      </w:ins>
      <w:ins w:id="537" w:author="Max Lindmark" w:date="2022-07-13T14:30:00Z">
        <w:r w:rsidR="00A03EF2">
          <w:t>ects</w:t>
        </w:r>
      </w:ins>
      <w:moveToRangeStart w:id="538" w:author="Max Lindmark" w:date="2022-07-13T14:30:00Z" w:name="move108605424"/>
      <m:oMath>
        <m:sSub>
          <m:sSubPr>
            <m:ctrlPr>
              <w:ins w:id="539" w:author="Max Lindmark" w:date="2022-07-14T20:12:00Z">
                <w:del w:id="540" w:author="Max Lindmark" w:date="2022-07-13T14:50:00Z">
                  <w:rPr>
                    <w:rFonts w:ascii="Cambria Math" w:hAnsi="Cambria Math"/>
                  </w:rPr>
                </w:del>
              </w:ins>
            </m:ctrlPr>
          </m:sSubPr>
          <m:e>
            <m:r>
              <w:del w:id="541" w:author="Max Lindmark" w:date="2022-07-13T14:36:00Z">
                <w:rPr>
                  <w:rFonts w:ascii="Cambria Math" w:hAnsi="Cambria Math"/>
                </w:rPr>
                <m:t>ϵ</m:t>
              </w:del>
            </m:r>
          </m:e>
          <m:sub>
            <m:r>
              <w:del w:id="542" w:author="Max Lindmark" w:date="2022-07-13T14:50:00Z">
                <m:rPr>
                  <m:sty m:val="bi"/>
                </m:rPr>
                <w:rPr>
                  <w:rFonts w:ascii="Cambria Math" w:hAnsi="Cambria Math"/>
                </w:rPr>
                <m:t>s</m:t>
              </w:del>
            </m:r>
            <m:r>
              <w:del w:id="543" w:author="Max Lindmark" w:date="2022-07-13T14:50:00Z">
                <w:rPr>
                  <w:rFonts w:ascii="Cambria Math" w:hAnsi="Cambria Math"/>
                </w:rPr>
                <m:t>,t</m:t>
              </w:del>
            </m:r>
          </m:sub>
        </m:sSub>
        <w:moveToRangeEnd w:id="538"/>
        <m:r>
          <w:ins w:id="544" w:author="Max Lindmark" w:date="2022-07-13T14:50:00Z">
            <w:rPr>
              <w:rFonts w:ascii="Cambria Math" w:hAnsi="Cambria Math"/>
            </w:rPr>
            <m:t xml:space="preserve"> </m:t>
          </w:ins>
        </m:r>
      </m:oMath>
      <w:ins w:id="545" w:author="Max Lindmark" w:date="2022-07-13T14:30:00Z">
        <w:r w:rsidR="00A03EF2">
          <w:t xml:space="preserve">are </w:t>
        </w:r>
      </w:ins>
      <w:ins w:id="546" w:author="Max Lindmark" w:date="2022-07-13T14:48:00Z">
        <w:r w:rsidR="003B59F9">
          <w:t xml:space="preserve">here </w:t>
        </w:r>
      </w:ins>
      <w:ins w:id="547" w:author="Max Lindmark" w:date="2022-07-13T14:30:00Z">
        <w:r w:rsidR="00A03EF2">
          <w:t>assumed to follow a stationary AR1-process</w:t>
        </w:r>
      </w:ins>
      <w:ins w:id="548" w:author="Max Lindmark" w:date="2022-07-13T14:36:00Z">
        <w:r w:rsidR="00EE2BFF">
          <w:t xml:space="preserve"> </w:t>
        </w:r>
      </w:ins>
      <w:del w:id="549" w:author="Max Lindmark" w:date="2022-07-13T14:29:00Z">
        <w:r w:rsidR="00720F77" w:rsidRPr="00350CE6" w:rsidDel="00A03EF2">
          <w:delText>.</w:delText>
        </w:r>
      </w:del>
      <w:ins w:id="550" w:author="Max Lindmark" w:date="2022-07-13T14:31:00Z">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ins>
      <w:ins w:id="551" w:author="Max Lindmark" w:date="2022-07-13T14:48:00Z">
        <w:r w:rsidR="00027F42">
          <w:t>.</w:t>
        </w:r>
      </w:ins>
    </w:p>
    <w:p w14:paraId="3BD89CD1" w14:textId="2310D2F9" w:rsidR="00C204D6" w:rsidRPr="00350CE6" w:rsidDel="002B11E6" w:rsidRDefault="00C204D6" w:rsidP="001C370B">
      <w:pPr>
        <w:spacing w:line="480" w:lineRule="auto"/>
        <w:contextualSpacing/>
        <w:mirrorIndents/>
        <w:jc w:val="both"/>
        <w:rPr>
          <w:del w:id="552" w:author="Forrest, Robyn" w:date="2022-08-03T13:28:00Z"/>
        </w:rPr>
      </w:pPr>
    </w:p>
    <w:p w14:paraId="33954F1A" w14:textId="39ACBDC0" w:rsidR="001C370B" w:rsidRPr="00350CE6" w:rsidDel="00A03EF2" w:rsidRDefault="001C370B" w:rsidP="001C370B">
      <w:pPr>
        <w:spacing w:line="480" w:lineRule="auto"/>
        <w:contextualSpacing/>
        <w:mirrorIndents/>
        <w:jc w:val="both"/>
        <w:rPr>
          <w:del w:id="553" w:author="Max Lindmark" w:date="2022-07-13T14:31:00Z"/>
        </w:rPr>
      </w:pPr>
    </w:p>
    <w:p w14:paraId="676D00AF" w14:textId="56039896" w:rsidR="003A2B41" w:rsidRPr="00350CE6" w:rsidRDefault="00660001" w:rsidP="00552801">
      <w:pPr>
        <w:spacing w:line="480" w:lineRule="auto"/>
        <w:contextualSpacing/>
        <w:mirrorIndents/>
        <w:jc w:val="both"/>
        <w:rPr>
          <w:i/>
        </w:rPr>
      </w:pPr>
      <w:r w:rsidRPr="00350CE6">
        <w:rPr>
          <w:i/>
        </w:rPr>
        <w:t>Covariates</w:t>
      </w:r>
    </w:p>
    <w:p w14:paraId="5DAB7AFB" w14:textId="77777777" w:rsidR="002B11E6" w:rsidRDefault="000B7658" w:rsidP="00EC09E7">
      <w:pPr>
        <w:spacing w:line="480" w:lineRule="auto"/>
        <w:contextualSpacing/>
        <w:mirrorIndents/>
        <w:jc w:val="both"/>
        <w:rPr>
          <w:ins w:id="554" w:author="Forrest, Robyn" w:date="2022-08-03T13:30:00Z"/>
        </w:rPr>
      </w:pPr>
      <w:r w:rsidRPr="00350CE6">
        <w:lastRenderedPageBreak/>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B86D51">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B86D51">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B86D51">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ins w:id="555" w:author="Forrest, Robyn" w:date="2022-08-03T13:29:00Z">
        <w:r w:rsidR="002B11E6">
          <w:t xml:space="preserve">level </w:t>
        </w:r>
      </w:ins>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-level</w:t>
      </w:r>
      <w:del w:id="556" w:author="Forrest, Robyn" w:date="2022-08-03T13:30:00Z">
        <w:r w:rsidR="003B45C1" w:rsidDel="002B11E6">
          <w:delText xml:space="preserve">, </w:delText>
        </w:r>
      </w:del>
      <w:ins w:id="557" w:author="Forrest, Robyn" w:date="2022-08-03T13:30:00Z">
        <w:r w:rsidR="002B11E6">
          <w:t>.</w:t>
        </w:r>
        <w:r w:rsidR="002B11E6">
          <w:t xml:space="preserve"> </w:t>
        </w:r>
      </w:ins>
      <w:del w:id="558" w:author="Forrest, Robyn" w:date="2022-08-03T13:30:00Z">
        <w:r w:rsidR="006B5330" w:rsidDel="002B11E6">
          <w:delText>and t</w:delText>
        </w:r>
      </w:del>
      <w:ins w:id="559" w:author="Forrest, Robyn" w:date="2022-08-03T13:30:00Z">
        <w:r w:rsidR="002B11E6">
          <w:t>T</w:t>
        </w:r>
      </w:ins>
      <w:r w:rsidR="006B5330">
        <w:t>he pelagic cov</w:t>
      </w:r>
      <w:r w:rsidR="006E44BC">
        <w:t xml:space="preserve">ariates </w:t>
      </w:r>
      <w:ins w:id="560" w:author="Forrest, Robyn" w:date="2022-08-03T13:30:00Z">
        <w:r w:rsidR="002B11E6">
          <w:t xml:space="preserve">were included </w:t>
        </w:r>
      </w:ins>
      <w:r w:rsidR="006E44BC">
        <w:t>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w:t>
      </w:r>
    </w:p>
    <w:p w14:paraId="394B2BBF" w14:textId="77777777" w:rsidR="002B11E6" w:rsidRDefault="002B11E6" w:rsidP="00EC09E7">
      <w:pPr>
        <w:spacing w:line="480" w:lineRule="auto"/>
        <w:contextualSpacing/>
        <w:mirrorIndents/>
        <w:jc w:val="both"/>
        <w:rPr>
          <w:ins w:id="561" w:author="Forrest, Robyn" w:date="2022-08-03T13:30:00Z"/>
        </w:rPr>
      </w:pPr>
    </w:p>
    <w:p w14:paraId="3666329F" w14:textId="51E38F3A" w:rsidR="00EC09E7" w:rsidRDefault="00C72C9C" w:rsidP="00EC09E7">
      <w:pPr>
        <w:spacing w:line="480" w:lineRule="auto"/>
        <w:contextualSpacing/>
        <w:mirrorIndents/>
        <w:jc w:val="both"/>
      </w:pPr>
      <w:commentRangeStart w:id="562"/>
      <w:r>
        <w:t>B</w:t>
      </w:r>
      <w:commentRangeEnd w:id="562"/>
      <w:r w:rsidR="002B11E6">
        <w:rPr>
          <w:rStyle w:val="CommentReference"/>
        </w:rPr>
        <w:commentReference w:id="562"/>
      </w:r>
      <w:r w:rsidR="006F1551">
        <w:t>iomass</w:t>
      </w:r>
      <w:r w:rsidR="006F1551" w:rsidRPr="00C038C3">
        <w:t xml:space="preserve"> </w:t>
      </w:r>
      <w:r w:rsidR="000B7658"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w</w:t>
      </w:r>
      <w:del w:id="563" w:author="Sean Anderson" w:date="2022-07-20T12:16:00Z">
        <w:r w:rsidR="001B0BD0" w:rsidDel="00A103FF">
          <w:delText>h</w:delText>
        </w:r>
      </w:del>
      <w:r w:rsidR="001B0BD0">
        <w:t xml:space="preserve">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B86D51">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B86D51" w:rsidRPr="00B86D51">
        <w:rPr>
          <w:lang w:val="en-GB"/>
        </w:rPr>
        <w:t>[48–50]</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2"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 xml:space="preserve">from a </w:t>
      </w:r>
      <w:commentRangeStart w:id="564"/>
      <w:r w:rsidR="0096441A">
        <w:t>habitat distribution</w:t>
      </w:r>
      <w:r w:rsidR="00412442">
        <w:t xml:space="preserve"> model</w:t>
      </w:r>
      <w:r w:rsidR="0096441A">
        <w:t xml:space="preserve"> </w:t>
      </w:r>
      <w:commentRangeEnd w:id="564"/>
      <w:r w:rsidR="005D503C">
        <w:rPr>
          <w:rStyle w:val="CommentReference"/>
        </w:rPr>
        <w:commentReference w:id="564"/>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B86D51">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B86D51">
        <w:rPr>
          <w:lang w:val="en-GB"/>
        </w:rPr>
        <w:t>[51,52]</w:t>
      </w:r>
      <w:r w:rsidR="00ED6C82">
        <w:fldChar w:fldCharType="end"/>
      </w:r>
      <w:r w:rsidR="0049110B">
        <w:t xml:space="preserve">. </w:t>
      </w:r>
      <w:commentRangeStart w:id="565"/>
      <w:r w:rsidR="0049110B">
        <w:t xml:space="preserve">Biomass </w:t>
      </w:r>
      <w:r w:rsidR="00FD0BC3">
        <w:t>d</w:t>
      </w:r>
      <w:r w:rsidR="008C04F2" w:rsidRPr="00C038C3">
        <w:rPr>
          <w:bCs/>
        </w:rPr>
        <w:t>ensit</w:t>
      </w:r>
      <w:r w:rsidR="000B7BCA">
        <w:rPr>
          <w:bCs/>
        </w:rPr>
        <w:t>ies</w:t>
      </w:r>
      <w:r w:rsidR="008C04F2" w:rsidRPr="00C038C3">
        <w:t xml:space="preserve"> </w:t>
      </w:r>
      <w:r w:rsidR="000B7658"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commentRangeEnd w:id="565"/>
      <w:r w:rsidR="005D503C">
        <w:rPr>
          <w:rStyle w:val="CommentReference"/>
        </w:rPr>
        <w:commentReference w:id="565"/>
      </w:r>
      <w:r w:rsidR="00AF0432">
        <w:t>We used predicted densities</w:t>
      </w:r>
      <w:ins w:id="566" w:author="Forrest, Robyn" w:date="2022-08-03T14:00:00Z">
        <w:r w:rsidR="00E10D68">
          <w:t xml:space="preserve"> of cod and flounder (</w:t>
        </w:r>
        <w:r w:rsidR="00E10D68">
          <w:t>kg/km</w:t>
        </w:r>
        <w:r w:rsidR="00E10D68" w:rsidRPr="00AA3E43">
          <w:rPr>
            <w:vertAlign w:val="superscript"/>
          </w:rPr>
          <w:t>2</w:t>
        </w:r>
        <w:r w:rsidR="00E10D68">
          <w:t xml:space="preserve">) </w:t>
        </w:r>
      </w:ins>
      <w:del w:id="567" w:author="Forrest, Robyn" w:date="2022-08-03T14:00:00Z">
        <w:r w:rsidR="00AF0432" w:rsidDel="00E10D68">
          <w:delText xml:space="preserve"> </w:delText>
        </w:r>
      </w:del>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w:t>
      </w:r>
      <w:r w:rsidR="00BF5C78">
        <w:lastRenderedPageBreak/>
        <w:t xml:space="preserve">in the </w:t>
      </w:r>
      <w:r w:rsidR="00F02C46" w:rsidRPr="00C038C3">
        <w:t xml:space="preserve">CPUE (density) data could be standardized </w:t>
      </w:r>
      <w:r w:rsidR="006A176A">
        <w:t>and joined with the condition data</w:t>
      </w:r>
      <w:r w:rsidR="00CE4490" w:rsidRPr="00C038C3">
        <w:t xml:space="preserve">. </w:t>
      </w:r>
      <w:ins w:id="568" w:author="Forrest, Robyn" w:date="2022-08-03T14:01:00Z">
        <w:r w:rsidR="00E10D68">
          <w:t>For the cod and flounder models that were used to provide</w:t>
        </w:r>
        <w:r w:rsidR="00E10D68">
          <w:t xml:space="preserve"> </w:t>
        </w:r>
        <w:r w:rsidR="00E10D68">
          <w:t>covariates for the condition model, the only covariate used was depth.</w:t>
        </w:r>
        <w:r w:rsidR="00E10D68">
          <w:t xml:space="preserve"> </w:t>
        </w:r>
      </w:ins>
      <w:r w:rsidR="00EC09E7">
        <w:t xml:space="preserve">For the </w:t>
      </w:r>
      <w:r w:rsidR="002B3E09">
        <w:t xml:space="preserve">cod </w:t>
      </w:r>
      <w:r w:rsidR="00EC09E7">
        <w:t>density model</w:t>
      </w:r>
      <w:r w:rsidR="00227400">
        <w:t>s</w:t>
      </w:r>
      <w:r w:rsidR="00EB499B">
        <w:t xml:space="preserve"> used to evaluate </w:t>
      </w:r>
      <w:ins w:id="569" w:author="Forrest, Robyn" w:date="2022-08-03T13:58:00Z">
        <w:r w:rsidR="00E10D68">
          <w:t xml:space="preserve">effects of </w:t>
        </w:r>
      </w:ins>
      <w:r w:rsidR="00EB499B">
        <w:t>changes in the average depth, oxygen concentration and temperature</w:t>
      </w:r>
      <w:del w:id="570" w:author="Forrest, Robyn" w:date="2022-08-03T13:58:00Z">
        <w:r w:rsidR="008B1DBA" w:rsidDel="00E10D68">
          <w:delText xml:space="preserve"> experienced</w:delText>
        </w:r>
      </w:del>
      <w:r w:rsidR="00EC09E7">
        <w:t>, we used</w:t>
      </w:r>
      <w:ins w:id="571" w:author="Forrest, Robyn" w:date="2022-08-03T13:59:00Z">
        <w:r w:rsidR="00E10D68">
          <w:t xml:space="preserve"> only</w:t>
        </w:r>
      </w:ins>
      <w:r w:rsidR="00EC09E7">
        <w:t xml:space="preserve"> </w:t>
      </w:r>
      <w:r w:rsidR="00EB499B">
        <w:t xml:space="preserve">these </w:t>
      </w:r>
      <w:ins w:id="572" w:author="Forrest, Robyn" w:date="2022-08-03T13:58:00Z">
        <w:r w:rsidR="00E10D68">
          <w:t xml:space="preserve">three </w:t>
        </w:r>
      </w:ins>
      <w:r w:rsidR="00EB499B">
        <w:t>variables as covariates.</w:t>
      </w:r>
      <w:r w:rsidR="00FC1F34">
        <w:t xml:space="preserve"> </w:t>
      </w:r>
      <w:del w:id="573" w:author="Forrest, Robyn" w:date="2022-08-03T14:01:00Z">
        <w:r w:rsidR="00154AEE" w:rsidDel="00E10D68">
          <w:delText>F</w:delText>
        </w:r>
        <w:r w:rsidR="00F046E1" w:rsidDel="00E10D68">
          <w:delText xml:space="preserve">or the </w:delText>
        </w:r>
        <w:r w:rsidR="00C67531" w:rsidDel="00E10D68">
          <w:delText>cod and flounder</w:delText>
        </w:r>
        <w:r w:rsidR="00F046E1" w:rsidDel="00E10D68">
          <w:delText xml:space="preserve"> models </w:delText>
        </w:r>
        <w:r w:rsidR="009C559B" w:rsidDel="00E10D68">
          <w:delText xml:space="preserve">that were used to </w:delText>
        </w:r>
      </w:del>
      <w:del w:id="574" w:author="Forrest, Robyn" w:date="2022-08-03T13:59:00Z">
        <w:r w:rsidR="009C559B" w:rsidDel="00E10D68">
          <w:delText xml:space="preserve">predict </w:delText>
        </w:r>
      </w:del>
      <w:del w:id="575" w:author="Forrest, Robyn" w:date="2022-08-03T14:01:00Z">
        <w:r w:rsidR="009C559B" w:rsidDel="00E10D68">
          <w:delText>covari</w:delText>
        </w:r>
        <w:r w:rsidR="004C728D" w:rsidDel="00E10D68">
          <w:delText>at</w:delText>
        </w:r>
        <w:r w:rsidR="009C559B" w:rsidDel="00E10D68">
          <w:delText>es for the condition model</w:delText>
        </w:r>
        <w:r w:rsidR="00154AEE" w:rsidDel="00E10D68">
          <w:delText>, the only covariate</w:delText>
        </w:r>
        <w:r w:rsidR="00951914" w:rsidDel="00E10D68">
          <w:delText xml:space="preserve"> used</w:delText>
        </w:r>
        <w:r w:rsidR="00154AEE" w:rsidDel="00E10D68">
          <w:delText xml:space="preserve"> was depth</w:delText>
        </w:r>
        <w:r w:rsidR="009C664B" w:rsidDel="00E10D68">
          <w:delText>.</w:delText>
        </w:r>
      </w:del>
    </w:p>
    <w:p w14:paraId="36DF89F3" w14:textId="31A8A628"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B86D51">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B86D51">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B86D51">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B86D51">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ins w:id="576" w:author="Max Lindmark" w:date="2022-07-14T20:12:00Z">
                <w:rPr>
                  <w:rFonts w:ascii="Cambria Math" w:hAnsi="Cambria Math"/>
                </w:rPr>
              </w:ins>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ins w:id="577" w:author="Max Lindmark" w:date="2022-07-14T20:12:00Z">
                <w:rPr>
                  <w:rFonts w:ascii="Cambria Math" w:hAnsi="Cambria Math"/>
                </w:rPr>
              </w:ins>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 xml:space="preserve">model selection after our </w:t>
      </w:r>
      <w:r w:rsidR="00D050FB" w:rsidRPr="00E10D68">
        <w:rPr>
          <w:i/>
          <w:rPrChange w:id="578" w:author="Forrest, Robyn" w:date="2022-08-03T14:02:00Z">
            <w:rPr/>
          </w:rPrChange>
        </w:rPr>
        <w:t>a prior</w:t>
      </w:r>
      <w:r w:rsidR="00DB7867" w:rsidRPr="00E10D68">
        <w:rPr>
          <w:i/>
          <w:rPrChange w:id="579" w:author="Forrest, Robyn" w:date="2022-08-03T14:02:00Z">
            <w:rPr/>
          </w:rPrChange>
        </w:rPr>
        <w:t>i</w:t>
      </w:r>
      <w:r w:rsidR="00D050FB" w:rsidRPr="00E10D68">
        <w:rPr>
          <w:i/>
          <w:rPrChange w:id="580" w:author="Forrest, Robyn" w:date="2022-08-03T14:02:00Z">
            <w:rPr/>
          </w:rPrChange>
        </w:rPr>
        <w:t xml:space="preserve"> </w:t>
      </w:r>
      <w:r w:rsidR="00D050FB">
        <w:t>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B86D51">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B86D51">
        <w:rPr>
          <w:lang w:val="en-GB"/>
        </w:rPr>
        <w:t>[e.g., 53]</w:t>
      </w:r>
      <w:r w:rsidR="00807087">
        <w:fldChar w:fldCharType="end"/>
      </w:r>
      <w:ins w:id="581" w:author="Forrest, Robyn" w:date="2022-08-03T14:02:00Z">
        <w:r w:rsidR="00E10D68">
          <w:t>,</w:t>
        </w:r>
      </w:ins>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181CAC4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B86D51">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B86D51">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B86D51">
        <w:instrText xml:space="preserve"> ADDIN ZOTERO_ITEM CSL_CITATION {"citationID":"Ka9yRgR0","properties":{"formattedCitation":"[41]","plainCitation":"[41]","noteIndex":0},"citationItems":[{"id":2630,"uris":["http://zotero.org/users/6116610/items/69CPCHKW"],"itemData":{"id":2630,"type":"article-journal","abstract":"Summary.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B86D51">
        <w:t>[41]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B86D51">
        <w:instrText xml:space="preserve"> ADDIN ZOTERO_ITEM CSL_CITATION {"citationID":"miI0MMYw","properties":{"formattedCitation":"[40]","plainCitation":"[40]","noteIndex":0},"citationItems":[{"id":2635,"uris":["http://zotero.org/users/6116610/items/K2TEPWPB"],"itemData":{"id":2635,"type":"article-journal","abstract":"Summary.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B86D51">
        <w:t>[40]</w:t>
      </w:r>
      <w:r w:rsidRPr="00C038C3">
        <w:fldChar w:fldCharType="end"/>
      </w:r>
      <w:r w:rsidRPr="00C038C3">
        <w:t xml:space="preserve">. The random effects </w:t>
      </w:r>
      <w:del w:id="582" w:author="Sean Anderson" w:date="2022-07-20T12:18:00Z">
        <w:r w:rsidRPr="00C038C3" w:rsidDel="00A103FF">
          <w:delText xml:space="preserve">are </w:delText>
        </w:r>
      </w:del>
      <w:ins w:id="583" w:author="Sean Anderson" w:date="2022-07-20T12:18:00Z">
        <w:r w:rsidR="00A103FF">
          <w:t>were</w:t>
        </w:r>
        <w:r w:rsidR="00A103FF" w:rsidRPr="00C038C3">
          <w:t xml:space="preserve"> </w:t>
        </w:r>
      </w:ins>
      <w:r w:rsidRPr="00C038C3">
        <w:t>estimated at the vertices (</w:t>
      </w:r>
      <w:r>
        <w:t>“</w:t>
      </w:r>
      <w:r w:rsidRPr="00C038C3">
        <w:t>knots”) of this mesh</w:t>
      </w:r>
      <w:ins w:id="584" w:author="Sean Anderson" w:date="2022-07-20T12:18:00Z">
        <w:r w:rsidR="00A103FF">
          <w:t xml:space="preserve"> and bilinearly interpolated to the data locations</w:t>
        </w:r>
      </w:ins>
      <w:r w:rsidRPr="00C038C3">
        <w:t xml:space="preserve">. The locations of the knots were chosen using a </w:t>
      </w:r>
      <m:oMath>
        <m:r>
          <w:rPr>
            <w:rFonts w:ascii="Cambria Math" w:hAnsi="Cambria Math"/>
          </w:rPr>
          <m:t>k</m:t>
        </m:r>
      </m:oMath>
      <w:r w:rsidRPr="00C038C3">
        <w:t xml:space="preserve">-means clustering algorithm </w:t>
      </w:r>
      <w:commentRangeStart w:id="585"/>
      <w:r w:rsidRPr="00C038C3">
        <w:t>(with a fixed seed for reproducibility)</w:t>
      </w:r>
      <w:commentRangeEnd w:id="585"/>
      <w:r w:rsidR="00A103FF">
        <w:rPr>
          <w:rStyle w:val="CommentReference"/>
        </w:rPr>
        <w:commentReference w:id="585"/>
      </w:r>
      <w:r w:rsidRPr="00C038C3">
        <w:t xml:space="preserve">,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w:t>
      </w:r>
      <w:ins w:id="586" w:author="Max Lindmark" w:date="2022-07-13T14:55:00Z">
        <w:r w:rsidR="009061B5">
          <w:t xml:space="preserve">150 knots for the condition model and </w:t>
        </w:r>
      </w:ins>
      <w:r w:rsidRPr="00C038C3">
        <w:lastRenderedPageBreak/>
        <w:t xml:space="preserve">200 knots for </w:t>
      </w:r>
      <w:ins w:id="587" w:author="Max Lindmark" w:date="2022-07-13T14:55:00Z">
        <w:r w:rsidR="009061B5">
          <w:t>the density model</w:t>
        </w:r>
      </w:ins>
      <w:ins w:id="588" w:author="Max Lindmark" w:date="2022-07-13T14:56:00Z">
        <w:r w:rsidR="009061B5">
          <w:t>s</w:t>
        </w:r>
      </w:ins>
      <w:del w:id="589" w:author="Max Lindmark" w:date="2022-07-13T14:56:00Z">
        <w:r w:rsidRPr="00C038C3" w:rsidDel="009061B5">
          <w:delText>this application</w:delText>
        </w:r>
      </w:del>
      <w:r w:rsidRPr="00C038C3">
        <w:t xml:space="preserve">. </w:t>
      </w:r>
      <w:r>
        <w:t>We</w:t>
      </w:r>
      <w:r w:rsidRPr="00C038C3">
        <w:t xml:space="preserve"> fit </w:t>
      </w:r>
      <w:r>
        <w:t xml:space="preserve">the models </w:t>
      </w:r>
      <w:r w:rsidRPr="00C038C3">
        <w:t xml:space="preserve">using ‘TMB’ </w:t>
      </w:r>
      <w:r>
        <w:fldChar w:fldCharType="begin"/>
      </w:r>
      <w:r w:rsidR="00B86D51">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B86D51">
        <w:t>[56]</w:t>
      </w:r>
      <w:r>
        <w:fldChar w:fldCharType="end"/>
      </w:r>
      <w:r w:rsidRPr="002E6A18">
        <w:t xml:space="preserve"> via the R-package ‘</w:t>
      </w:r>
      <w:proofErr w:type="spellStart"/>
      <w:r w:rsidRPr="002E6A18">
        <w:t>sdmTMB</w:t>
      </w:r>
      <w:proofErr w:type="spellEnd"/>
      <w:r w:rsidRPr="002E6A18">
        <w:t xml:space="preserve">’ (version </w:t>
      </w:r>
      <w:r w:rsidR="00CA4AC8" w:rsidRPr="00CA4AC8">
        <w:t>0.</w:t>
      </w:r>
      <w:ins w:id="590" w:author="Max Lindmark" w:date="2022-07-11T07:40:00Z">
        <w:r w:rsidR="00643CF4">
          <w:t>1</w:t>
        </w:r>
      </w:ins>
      <w:del w:id="591" w:author="Max Lindmark" w:date="2022-07-11T07:40:00Z">
        <w:r w:rsidR="00CA4AC8" w:rsidRPr="00CA4AC8" w:rsidDel="00643CF4">
          <w:delText>0</w:delText>
        </w:r>
      </w:del>
      <w:r w:rsidR="00CA4AC8" w:rsidRPr="00CA4AC8">
        <w:t>.</w:t>
      </w:r>
      <w:del w:id="592" w:author="Max Lindmark" w:date="2022-07-11T07:40:00Z">
        <w:r w:rsidR="00CA4AC8" w:rsidRPr="00CA4AC8" w:rsidDel="00643CF4">
          <w:delText>21</w:delText>
        </w:r>
      </w:del>
      <w:ins w:id="593" w:author="Max Lindmark" w:date="2022-07-11T07:40:00Z">
        <w:r w:rsidR="00643CF4">
          <w:t>0</w:t>
        </w:r>
      </w:ins>
      <w:del w:id="594" w:author="Max Lindmark" w:date="2022-07-11T07:40:00Z">
        <w:r w:rsidR="00CA4AC8" w:rsidRPr="00CA4AC8" w:rsidDel="00643CF4">
          <w:delText>.9006</w:delText>
        </w:r>
      </w:del>
      <w:r w:rsidRPr="002E6A18">
        <w:t xml:space="preserve">) </w:t>
      </w:r>
      <w:r w:rsidRPr="00C038C3">
        <w:fldChar w:fldCharType="begin"/>
      </w:r>
      <w:r w:rsidR="00B86D51">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B86D51">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w:t>
      </w:r>
      <w:commentRangeStart w:id="595"/>
      <w:r w:rsidRPr="00C038C3">
        <w:t xml:space="preserve">maximum absolute gradient </w:t>
      </w:r>
      <w:r>
        <w:t xml:space="preserve">with respect to all fixed effects </w:t>
      </w:r>
      <w:r w:rsidRPr="00C038C3">
        <w:t>was &lt; 0.</w:t>
      </w:r>
      <w:ins w:id="596" w:author="Max Lindmark" w:date="2022-07-14T14:39:00Z">
        <w:r w:rsidR="00573110">
          <w:t>0</w:t>
        </w:r>
      </w:ins>
      <w:r w:rsidRPr="00C038C3">
        <w:t>0</w:t>
      </w:r>
      <w:r>
        <w:t>1</w:t>
      </w:r>
      <w:r w:rsidRPr="00C038C3">
        <w:t xml:space="preserve"> </w:t>
      </w:r>
      <w:commentRangeEnd w:id="595"/>
      <w:r w:rsidR="00243598">
        <w:rPr>
          <w:rStyle w:val="CommentReference"/>
        </w:rPr>
        <w:commentReference w:id="595"/>
      </w:r>
      <w:r w:rsidRPr="00C038C3">
        <w:t xml:space="preserve">and that the Hessian matrix was positive-definite. </w:t>
      </w:r>
      <w:commentRangeStart w:id="597"/>
      <w:commentRangeStart w:id="598"/>
      <w:r w:rsidR="00B55D62">
        <w:t xml:space="preserve">Model residuals are shown the </w:t>
      </w:r>
      <w:r w:rsidR="00B55D62" w:rsidRPr="00C038C3">
        <w:rPr>
          <w:i/>
          <w:iCs/>
        </w:rPr>
        <w:t>SI Appendix</w:t>
      </w:r>
      <w:r w:rsidR="00B55D62" w:rsidRPr="00C038C3">
        <w:t xml:space="preserve"> </w:t>
      </w:r>
      <w:commentRangeEnd w:id="597"/>
      <w:r w:rsidR="00CF2D06">
        <w:rPr>
          <w:rStyle w:val="CommentReference"/>
        </w:rPr>
        <w:commentReference w:id="597"/>
      </w:r>
      <w:commentRangeEnd w:id="598"/>
      <w:r w:rsidR="00E15AEA">
        <w:rPr>
          <w:rStyle w:val="CommentReference"/>
        </w:rPr>
        <w:commentReference w:id="598"/>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B86D51">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B86D51">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70BB6912"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proofErr w:type="spellStart"/>
      <w:r w:rsidR="009A30EC">
        <w:t>C</w:t>
      </w:r>
      <w:r w:rsidR="00D95637">
        <w:t>ren</w:t>
      </w:r>
      <w:proofErr w:type="spellEnd"/>
      <w:r w:rsidR="00D95637">
        <w:t xml:space="preserve"> </w:t>
      </w:r>
      <w:r w:rsidR="00360E7F" w:rsidRPr="00C038C3">
        <w:t xml:space="preserve">condition factor </w:t>
      </w:r>
      <w:r w:rsidR="00752A0D" w:rsidRPr="00902826">
        <w:t xml:space="preserve">of </w:t>
      </w:r>
      <w:r w:rsidR="00F37D13">
        <w:t>1</w:t>
      </w:r>
      <w:del w:id="599" w:author="Max Lindmark" w:date="2022-07-14T14:42:00Z">
        <w:r w:rsidR="00F37D13" w:rsidDel="00243598">
          <w:delText>4</w:delText>
        </w:r>
      </w:del>
      <w:ins w:id="600" w:author="Max Lindmark" w:date="2022-07-14T14:42:00Z">
        <w:r w:rsidR="00243598">
          <w:t>5</w:t>
        </w:r>
      </w:ins>
      <w:r w:rsidR="00752A0D" w:rsidRPr="00902826">
        <w:t>%</w:t>
      </w:r>
      <w:r w:rsidR="003A63A0">
        <w:t xml:space="preserve"> [</w:t>
      </w:r>
      <w:del w:id="601" w:author="Max Lindmark" w:date="2022-07-14T14:42:00Z">
        <w:r w:rsidR="00B8661C" w:rsidDel="00CA55D0">
          <w:delText>17</w:delText>
        </w:r>
      </w:del>
      <w:ins w:id="602" w:author="Max Lindmark" w:date="2022-07-14T14:42:00Z">
        <w:r w:rsidR="00CA55D0">
          <w:t>1</w:t>
        </w:r>
      </w:ins>
      <w:ins w:id="603" w:author="Sean Anderson" w:date="2022-07-20T12:20:00Z">
        <w:r w:rsidR="00A103FF">
          <w:t>2</w:t>
        </w:r>
      </w:ins>
      <w:ins w:id="604" w:author="Max Lindmark" w:date="2022-07-14T14:42:00Z">
        <w:del w:id="605" w:author="Sean Anderson" w:date="2022-07-20T12:20:00Z">
          <w:r w:rsidR="00CA55D0" w:rsidDel="00A103FF">
            <w:delText>8</w:delText>
          </w:r>
        </w:del>
      </w:ins>
      <w:r w:rsidR="005C6A29">
        <w:t xml:space="preserve">%, </w:t>
      </w:r>
      <w:del w:id="606" w:author="Max Lindmark" w:date="2022-07-14T14:42:00Z">
        <w:r w:rsidR="00B8661C" w:rsidDel="00B9567A">
          <w:delText>11</w:delText>
        </w:r>
      </w:del>
      <w:ins w:id="607" w:author="Max Lindmark" w:date="2022-07-14T14:42:00Z">
        <w:r w:rsidR="00B9567A">
          <w:t>1</w:t>
        </w:r>
      </w:ins>
      <w:ins w:id="608" w:author="Sean Anderson" w:date="2022-07-20T12:20:00Z">
        <w:r w:rsidR="00A103FF">
          <w:t>8</w:t>
        </w:r>
      </w:ins>
      <w:ins w:id="609" w:author="Max Lindmark" w:date="2022-07-14T14:42:00Z">
        <w:del w:id="610" w:author="Sean Anderson" w:date="2022-07-20T12:20:00Z">
          <w:r w:rsidR="00B9567A" w:rsidDel="00A103FF">
            <w:delText>2</w:delText>
          </w:r>
        </w:del>
      </w:ins>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xml:space="preserve">. </w:t>
      </w:r>
      <w:ins w:id="611" w:author="Sean Anderson" w:date="2022-07-20T12:20:00Z">
        <w:r w:rsidR="00A103FF">
          <w:t>The c</w:t>
        </w:r>
      </w:ins>
      <w:ins w:id="612" w:author="Sean Anderson" w:date="2022-07-20T12:21:00Z">
        <w:r w:rsidR="00A103FF">
          <w:t>ondition factor</w:t>
        </w:r>
      </w:ins>
      <w:del w:id="613" w:author="Sean Anderson" w:date="2022-07-20T12:20:00Z">
        <w:r w:rsidR="00EC1976" w:rsidDel="00A103FF">
          <w:delText>It</w:delText>
        </w:r>
      </w:del>
      <w:r w:rsidR="00EC1976">
        <w:t xml:space="preserve"> declined</w:t>
      </w:r>
      <w:r w:rsidR="008C0B8F" w:rsidRPr="00902826">
        <w:t xml:space="preserve"> </w:t>
      </w:r>
      <w:r w:rsidR="00556E35" w:rsidRPr="00902826">
        <w:t xml:space="preserve">from </w:t>
      </w:r>
      <w:r w:rsidR="00980B68" w:rsidRPr="00902826">
        <w:t xml:space="preserve">approximately </w:t>
      </w:r>
      <w:r w:rsidR="0045757B">
        <w:t>1.</w:t>
      </w:r>
      <w:del w:id="614" w:author="Max Lindmark" w:date="2022-07-14T14:42:00Z">
        <w:r w:rsidR="0045757B" w:rsidDel="00ED4361">
          <w:delText>11</w:delText>
        </w:r>
        <w:r w:rsidR="0082202C" w:rsidRPr="00902826" w:rsidDel="00ED4361">
          <w:delText xml:space="preserve"> </w:delText>
        </w:r>
      </w:del>
      <w:ins w:id="615" w:author="Max Lindmark" w:date="2022-07-14T14:42:00Z">
        <w:r w:rsidR="00ED4361">
          <w:t>13</w:t>
        </w:r>
        <w:r w:rsidR="00ED4361" w:rsidRPr="00902826">
          <w:t xml:space="preserve"> </w:t>
        </w:r>
      </w:ins>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del w:id="616" w:author="Sean Anderson" w:date="2022-07-20T12:21:00Z">
        <w:r w:rsidR="00CB08FC" w:rsidDel="00A103FF">
          <w:delText xml:space="preserve">in </w:delText>
        </w:r>
      </w:del>
      <w:r w:rsidR="00CB08FC">
        <w:t>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w:t>
      </w:r>
      <w:commentRangeStart w:id="617"/>
      <w:r w:rsidR="009F727E">
        <w:t>Fig. 1B</w:t>
      </w:r>
      <w:commentRangeEnd w:id="617"/>
      <w:r w:rsidR="00F956EA">
        <w:rPr>
          <w:rStyle w:val="CommentReference"/>
        </w:rPr>
        <w:commentReference w:id="617"/>
      </w:r>
      <w:r w:rsidR="009F727E">
        <w:t>)</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0AE0EE7B" w:rsidR="00191D55" w:rsidRPr="00F5515B" w:rsidRDefault="001B67EF" w:rsidP="005D7A45">
      <w:pPr>
        <w:spacing w:line="480" w:lineRule="auto"/>
        <w:ind w:firstLine="284"/>
        <w:contextualSpacing/>
        <w:mirrorIndents/>
        <w:jc w:val="both"/>
      </w:pPr>
      <w:commentRangeStart w:id="618"/>
      <w:r w:rsidRPr="00C038C3">
        <w:t xml:space="preserve">The </w:t>
      </w:r>
      <w:commentRangeEnd w:id="618"/>
      <w:r w:rsidR="004654F5">
        <w:rPr>
          <w:rStyle w:val="CommentReference"/>
        </w:rPr>
        <w:commentReference w:id="618"/>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del w:id="619" w:author="Max Lindmark" w:date="2022-07-14T14:44:00Z">
        <w:r w:rsidR="007525A3" w:rsidRPr="00C038C3" w:rsidDel="00860120">
          <w:delText>temperature</w:delText>
        </w:r>
        <w:r w:rsidR="00457B31" w:rsidDel="00860120">
          <w:delText xml:space="preserve"> at the haul</w:delText>
        </w:r>
        <w:r w:rsidR="00D373BB" w:rsidDel="00860120">
          <w:delText xml:space="preserve"> </w:delText>
        </w:r>
        <w:r w:rsidR="00CB5D62" w:rsidDel="00860120">
          <w:delText xml:space="preserve">level </w:delText>
        </w:r>
        <w:r w:rsidR="00D373BB" w:rsidDel="00860120">
          <w:delText>(0.009 [</w:delText>
        </w:r>
        <w:r w:rsidR="00804CE6" w:rsidRPr="00804CE6" w:rsidDel="00860120">
          <w:delText>0.00</w:delText>
        </w:r>
        <w:r w:rsidR="00804CE6" w:rsidDel="00860120">
          <w:delText xml:space="preserve">4, </w:delText>
        </w:r>
        <w:r w:rsidR="00260509" w:rsidDel="00860120">
          <w:delText>0.014</w:delText>
        </w:r>
        <w:r w:rsidR="00D373BB" w:rsidDel="00860120">
          <w:delText>])</w:delText>
        </w:r>
        <w:r w:rsidR="00C10304" w:rsidDel="00860120">
          <w:delText xml:space="preserve"> (values in brackets indicate 95% confidence interval)</w:delText>
        </w:r>
        <w:r w:rsidR="007525A3" w:rsidRPr="00C038C3" w:rsidDel="00860120">
          <w:delText xml:space="preserve">, </w:delText>
        </w:r>
      </w:del>
      <w:r w:rsidR="00457B31">
        <w:t xml:space="preserve">median </w:t>
      </w:r>
      <w:r w:rsidR="008F6CA7">
        <w:t xml:space="preserve">depth </w:t>
      </w:r>
      <w:r w:rsidR="008353BA">
        <w:t xml:space="preserve">of the ICES rectangle </w:t>
      </w:r>
      <w:r w:rsidR="00E60301">
        <w:t>(0.01 [0.</w:t>
      </w:r>
      <w:del w:id="620" w:author="Max Lindmark" w:date="2022-07-14T14:47:00Z">
        <w:r w:rsidR="00E60301" w:rsidDel="00860120">
          <w:delText>004</w:delText>
        </w:r>
      </w:del>
      <w:ins w:id="621" w:author="Max Lindmark" w:date="2022-07-14T14:47:00Z">
        <w:r w:rsidR="00860120">
          <w:t>003</w:t>
        </w:r>
      </w:ins>
      <w:ins w:id="622" w:author="Max Lindmark" w:date="2022-07-14T15:06:00Z">
        <w:r w:rsidR="00704EF2">
          <w:t>–</w:t>
        </w:r>
      </w:ins>
      <w:del w:id="623" w:author="Max Lindmark" w:date="2022-07-14T15:06:00Z">
        <w:r w:rsidR="00E60301" w:rsidDel="00704EF2">
          <w:delText xml:space="preserve">, </w:delText>
        </w:r>
      </w:del>
      <w:r w:rsidR="002663C6">
        <w:t>0.0</w:t>
      </w:r>
      <w:del w:id="624" w:author="Max Lindmark" w:date="2022-07-14T14:47:00Z">
        <w:r w:rsidR="002663C6" w:rsidDel="00860120">
          <w:delText>2</w:delText>
        </w:r>
      </w:del>
      <w:ins w:id="625" w:author="Max Lindmark" w:date="2022-07-14T14:47:00Z">
        <w:r w:rsidR="00860120">
          <w:t>16</w:t>
        </w:r>
      </w:ins>
      <w:r w:rsidR="00E60301">
        <w:t>])</w:t>
      </w:r>
      <w:r w:rsidR="00CB5D62">
        <w:t>,</w:t>
      </w:r>
      <w:r w:rsidR="00E60301">
        <w:t xml:space="preserve"> </w:t>
      </w:r>
      <w:ins w:id="626" w:author="Max Lindmark" w:date="2022-07-14T14:44:00Z">
        <w:r w:rsidR="00860120" w:rsidRPr="00C038C3">
          <w:t>temperature</w:t>
        </w:r>
        <w:r w:rsidR="00860120">
          <w:t xml:space="preserve"> at the haul level (0.009 [</w:t>
        </w:r>
        <w:r w:rsidR="00860120" w:rsidRPr="00804CE6">
          <w:t>0.00</w:t>
        </w:r>
        <w:r w:rsidR="00860120">
          <w:t>4</w:t>
        </w:r>
      </w:ins>
      <w:ins w:id="627" w:author="Max Lindmark" w:date="2022-07-14T15:06:00Z">
        <w:r w:rsidR="00704EF2">
          <w:t>–</w:t>
        </w:r>
      </w:ins>
      <w:ins w:id="628" w:author="Max Lindmark" w:date="2022-07-14T14:44:00Z">
        <w:r w:rsidR="00860120">
          <w:t>0.01</w:t>
        </w:r>
      </w:ins>
      <w:ins w:id="629" w:author="Max Lindmark" w:date="2022-07-14T14:47:00Z">
        <w:r w:rsidR="00860120">
          <w:t>3</w:t>
        </w:r>
      </w:ins>
      <w:ins w:id="630" w:author="Max Lindmark" w:date="2022-07-14T14:44:00Z">
        <w:r w:rsidR="00860120">
          <w:t>]) (values in brackets indicate 95% confidence interval)</w:t>
        </w:r>
        <w:r w:rsidR="00860120" w:rsidRPr="00C038C3">
          <w:t xml:space="preserve">, </w:t>
        </w:r>
      </w:ins>
      <w:ins w:id="631" w:author="Max Lindmark" w:date="2022-07-14T14:48:00Z">
        <w:r w:rsidR="00860120">
          <w:t xml:space="preserve">biomass of sprat at the ICES </w:t>
        </w:r>
        <w:r w:rsidR="00860120" w:rsidRPr="00C038C3">
          <w:t xml:space="preserve">subdivision </w:t>
        </w:r>
        <w:r w:rsidR="00860120">
          <w:t>level (0.00</w:t>
        </w:r>
      </w:ins>
      <w:ins w:id="632" w:author="Max Lindmark" w:date="2022-07-14T15:05:00Z">
        <w:r w:rsidR="004654F5">
          <w:t>8</w:t>
        </w:r>
      </w:ins>
      <w:ins w:id="633" w:author="Max Lindmark" w:date="2022-07-14T14:48:00Z">
        <w:r w:rsidR="00860120">
          <w:t xml:space="preserve"> [0.00</w:t>
        </w:r>
      </w:ins>
      <w:ins w:id="634" w:author="Max Lindmark" w:date="2022-07-14T15:05:00Z">
        <w:r w:rsidR="00FA0C97">
          <w:t>3</w:t>
        </w:r>
      </w:ins>
      <w:ins w:id="635" w:author="Max Lindmark" w:date="2022-07-14T14:48:00Z">
        <w:r w:rsidR="00860120">
          <w:t xml:space="preserve">, 0.013]) </w:t>
        </w:r>
        <w:r w:rsidR="00860120" w:rsidRPr="00C038C3">
          <w:t xml:space="preserve">(Fig. </w:t>
        </w:r>
        <w:r w:rsidR="00860120">
          <w:t>3</w:t>
        </w:r>
        <w:r w:rsidR="00860120" w:rsidRPr="00C038C3">
          <w:t>)</w:t>
        </w:r>
        <w:r w:rsidR="00860120">
          <w:t xml:space="preserve"> and </w:t>
        </w:r>
      </w:ins>
      <w:r w:rsidRPr="00C038C3">
        <w:t>oxygen</w:t>
      </w:r>
      <w:r w:rsidR="00457B31">
        <w:t xml:space="preserve"> concentration </w:t>
      </w:r>
      <w:r w:rsidR="00932E85">
        <w:t xml:space="preserve">at </w:t>
      </w:r>
      <w:r w:rsidR="00457B31">
        <w:t>the ICES rectangle</w:t>
      </w:r>
      <w:r w:rsidR="00932E85">
        <w:t xml:space="preserve"> level (</w:t>
      </w:r>
      <w:r w:rsidR="006A2A3C">
        <w:t>0.</w:t>
      </w:r>
      <w:del w:id="636" w:author="Max Lindmark" w:date="2022-07-14T15:05:00Z">
        <w:r w:rsidR="006A2A3C" w:rsidDel="00E9247E">
          <w:delText>01</w:delText>
        </w:r>
        <w:r w:rsidR="0003139B" w:rsidDel="00E9247E">
          <w:delText xml:space="preserve"> </w:delText>
        </w:r>
      </w:del>
      <w:ins w:id="637" w:author="Max Lindmark" w:date="2022-07-14T15:05:00Z">
        <w:r w:rsidR="00E9247E">
          <w:t xml:space="preserve">007 </w:t>
        </w:r>
      </w:ins>
      <w:r w:rsidR="0003139B">
        <w:t>[</w:t>
      </w:r>
      <w:r w:rsidR="00FA177A">
        <w:t>0.00</w:t>
      </w:r>
      <w:ins w:id="638" w:author="Max Lindmark" w:date="2022-07-14T15:05:00Z">
        <w:r w:rsidR="00CB1851">
          <w:t>04</w:t>
        </w:r>
      </w:ins>
      <w:del w:id="639" w:author="Max Lindmark" w:date="2022-07-14T15:05:00Z">
        <w:r w:rsidR="00FA177A" w:rsidDel="00CB1851">
          <w:delText>2</w:delText>
        </w:r>
      </w:del>
      <w:r w:rsidR="00F86BC5">
        <w:t xml:space="preserve">, </w:t>
      </w:r>
      <w:r w:rsidR="00937CC9">
        <w:t>0.01</w:t>
      </w:r>
      <w:del w:id="640" w:author="Max Lindmark" w:date="2022-07-14T15:05:00Z">
        <w:r w:rsidR="00937CC9" w:rsidDel="00B6714E">
          <w:delText>6</w:delText>
        </w:r>
      </w:del>
      <w:ins w:id="641" w:author="Max Lindmark" w:date="2022-07-14T15:05:00Z">
        <w:r w:rsidR="00B6714E">
          <w:t>3</w:t>
        </w:r>
      </w:ins>
      <w:r w:rsidR="0003139B">
        <w:t>]</w:t>
      </w:r>
      <w:r w:rsidR="00932E85">
        <w:t>)</w:t>
      </w:r>
      <w:del w:id="642" w:author="Max Lindmark" w:date="2022-07-14T15:05:00Z">
        <w:r w:rsidRPr="00C038C3" w:rsidDel="00C018C8">
          <w:delText xml:space="preserve">, </w:delText>
        </w:r>
        <w:r w:rsidR="009E1BBA" w:rsidRPr="00C038C3" w:rsidDel="00C018C8">
          <w:delText>and</w:delText>
        </w:r>
      </w:del>
      <w:del w:id="643" w:author="Max Lindmark" w:date="2022-07-14T14:48:00Z">
        <w:r w:rsidR="009E1BBA" w:rsidRPr="00C038C3" w:rsidDel="00860120">
          <w:delText xml:space="preserve"> </w:delText>
        </w:r>
        <w:r w:rsidR="00BA59A8" w:rsidDel="00860120">
          <w:delText xml:space="preserve">biomass of sprat </w:delText>
        </w:r>
        <w:r w:rsidR="00CB5D62" w:rsidDel="00860120">
          <w:delText>at</w:delText>
        </w:r>
        <w:r w:rsidR="00BA59A8" w:rsidDel="00860120">
          <w:delText xml:space="preserve"> the ICES </w:delText>
        </w:r>
        <w:r w:rsidRPr="00C038C3" w:rsidDel="00860120">
          <w:delText xml:space="preserve">subdivision </w:delText>
        </w:r>
        <w:r w:rsidR="00CB5D62" w:rsidDel="00860120">
          <w:delText>level</w:delText>
        </w:r>
        <w:r w:rsidR="00FD2068" w:rsidDel="00860120">
          <w:delText xml:space="preserve"> (0.007 [0.002, 0.013])</w:delText>
        </w:r>
        <w:r w:rsidR="00545A6C" w:rsidDel="00860120">
          <w:delText xml:space="preserve"> </w:delText>
        </w:r>
        <w:r w:rsidR="009717B0" w:rsidRPr="00C038C3" w:rsidDel="00860120">
          <w:delText xml:space="preserve">(Fig. </w:delText>
        </w:r>
        <w:r w:rsidR="009104FF" w:rsidDel="00860120">
          <w:delText>3</w:delText>
        </w:r>
        <w:r w:rsidR="009717B0" w:rsidRPr="00C038C3" w:rsidDel="00860120">
          <w:delText>)</w:delText>
        </w:r>
      </w:del>
      <w:r w:rsidR="00252967" w:rsidRPr="00C038C3">
        <w:t>.</w:t>
      </w:r>
      <w:r w:rsidR="00772D50" w:rsidRPr="00C038C3">
        <w:t xml:space="preserve"> </w:t>
      </w:r>
      <w:ins w:id="644" w:author="Max Lindmark" w:date="2022-07-14T15:21:00Z">
        <w:del w:id="645" w:author="Forrest, Robyn" w:date="2022-08-03T14:09:00Z">
          <w:r w:rsidR="003D7005" w:rsidDel="00F956EA">
            <w:delText xml:space="preserve">Saduria and </w:delText>
          </w:r>
        </w:del>
        <w:del w:id="646" w:author="Forrest, Robyn" w:date="2022-08-03T14:08:00Z">
          <w:r w:rsidR="003D7005" w:rsidDel="00F956EA">
            <w:delText>t</w:delText>
          </w:r>
        </w:del>
      </w:ins>
      <w:ins w:id="647" w:author="Forrest, Robyn" w:date="2022-08-03T14:08:00Z">
        <w:r w:rsidR="00F956EA">
          <w:t>T</w:t>
        </w:r>
      </w:ins>
      <w:ins w:id="648" w:author="Max Lindmark" w:date="2022-07-14T15:21:00Z">
        <w:r w:rsidR="003D7005">
          <w:t xml:space="preserve">emperature </w:t>
        </w:r>
      </w:ins>
      <w:ins w:id="649" w:author="Forrest, Robyn" w:date="2022-08-03T14:11:00Z">
        <w:r w:rsidR="00F956EA">
          <w:lastRenderedPageBreak/>
          <w:t xml:space="preserve">and biomass density of </w:t>
        </w:r>
        <w:r w:rsidR="00F956EA" w:rsidRPr="00AA3E43">
          <w:rPr>
            <w:i/>
            <w:iCs/>
          </w:rPr>
          <w:t>S</w:t>
        </w:r>
        <w:r w:rsidR="00F956EA">
          <w:rPr>
            <w:i/>
            <w:iCs/>
          </w:rPr>
          <w:t>.</w:t>
        </w:r>
        <w:r w:rsidR="00F956EA" w:rsidRPr="00AA3E43">
          <w:rPr>
            <w:i/>
            <w:iCs/>
          </w:rPr>
          <w:t xml:space="preserve"> </w:t>
        </w:r>
        <w:proofErr w:type="spellStart"/>
        <w:r w:rsidR="00F956EA" w:rsidRPr="00AA3E43">
          <w:rPr>
            <w:i/>
            <w:iCs/>
          </w:rPr>
          <w:t>entomon</w:t>
        </w:r>
        <w:proofErr w:type="spellEnd"/>
        <w:r w:rsidR="00F956EA">
          <w:t xml:space="preserve"> </w:t>
        </w:r>
      </w:ins>
      <w:ins w:id="650" w:author="Max Lindmark" w:date="2022-07-14T15:21:00Z">
        <w:r w:rsidR="003D7005">
          <w:t>at the rectangle level and oxygen at the haul level ha</w:t>
        </w:r>
      </w:ins>
      <w:ins w:id="651" w:author="Max Lindmark" w:date="2022-07-14T19:49:00Z">
        <w:r w:rsidR="00E141D3">
          <w:t>d</w:t>
        </w:r>
      </w:ins>
      <w:ins w:id="652" w:author="Max Lindmark" w:date="2022-07-14T15:21:00Z">
        <w:r w:rsidR="003D7005">
          <w:t xml:space="preserve"> smaller positive effects. </w:t>
        </w:r>
      </w:ins>
      <w:r w:rsidR="00772D50" w:rsidRPr="00C038C3">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del w:id="653" w:author="Max Lindmark" w:date="2022-07-14T15:06:00Z">
        <w:r w:rsidR="006E5B4A" w:rsidRPr="006E5B4A" w:rsidDel="00FE7A0A">
          <w:delText>02</w:delText>
        </w:r>
        <w:r w:rsidR="00F12EFA" w:rsidDel="00FE7A0A">
          <w:delText>3</w:delText>
        </w:r>
        <w:r w:rsidR="006E5B4A" w:rsidDel="00FE7A0A">
          <w:delText xml:space="preserve"> </w:delText>
        </w:r>
      </w:del>
      <w:ins w:id="654" w:author="Max Lindmark" w:date="2022-07-14T15:06:00Z">
        <w:r w:rsidR="00FE7A0A" w:rsidRPr="006E5B4A">
          <w:t>02</w:t>
        </w:r>
        <w:r w:rsidR="00FE7A0A">
          <w:t xml:space="preserve">2 </w:t>
        </w:r>
      </w:ins>
      <w:r w:rsidR="006E5B4A">
        <w:t>[</w:t>
      </w:r>
      <w:ins w:id="655" w:author="Max Lindmark" w:date="2022-07-14T15:08:00Z">
        <w:r w:rsidR="00E17242">
          <w:t xml:space="preserve">-0.026, </w:t>
        </w:r>
      </w:ins>
      <w:del w:id="656" w:author="Max Lindmark" w:date="2022-07-14T15:06:00Z">
        <w:r w:rsidR="003C6996" w:rsidRPr="003C6996" w:rsidDel="00704EF2">
          <w:delText>-0.</w:delText>
        </w:r>
        <w:r w:rsidR="003C6996" w:rsidRPr="003C6996" w:rsidDel="0074527F">
          <w:delText>02</w:delText>
        </w:r>
        <w:r w:rsidR="00EC506A" w:rsidDel="0074527F">
          <w:delText>7</w:delText>
        </w:r>
        <w:r w:rsidR="003C6996" w:rsidDel="00704EF2">
          <w:delText xml:space="preserve">, </w:delText>
        </w:r>
      </w:del>
      <w:r w:rsidR="00137405">
        <w:t>-0.0</w:t>
      </w:r>
      <w:ins w:id="657" w:author="Max Lindmark" w:date="2022-07-14T15:06:00Z">
        <w:r w:rsidR="00704EF2">
          <w:t>1</w:t>
        </w:r>
      </w:ins>
      <w:ins w:id="658" w:author="Max Lindmark" w:date="2022-07-14T15:08:00Z">
        <w:r w:rsidR="002D7FBB">
          <w:t>8</w:t>
        </w:r>
      </w:ins>
      <w:del w:id="659" w:author="Max Lindmark" w:date="2022-07-14T15:06:00Z">
        <w:r w:rsidR="00137405" w:rsidDel="00704EF2">
          <w:delText>2</w:delText>
        </w:r>
      </w:del>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ins w:id="660" w:author="Max Lindmark" w:date="2022-07-14T19:49:00Z">
        <w:r w:rsidR="00163930">
          <w:rPr>
            <w:color w:val="000000" w:themeColor="text1"/>
          </w:rPr>
          <w:t xml:space="preserve">, and so was cod </w:t>
        </w:r>
        <w:del w:id="661" w:author="Sean Anderson" w:date="2022-07-20T12:22:00Z">
          <w:r w:rsidR="00163930" w:rsidDel="00622984">
            <w:rPr>
              <w:color w:val="000000" w:themeColor="text1"/>
            </w:rPr>
            <w:delText>densities</w:delText>
          </w:r>
        </w:del>
      </w:ins>
      <w:ins w:id="662" w:author="Sean Anderson" w:date="2022-07-20T12:22:00Z">
        <w:r w:rsidR="00622984">
          <w:rPr>
            <w:color w:val="000000" w:themeColor="text1"/>
          </w:rPr>
          <w:t>density</w:t>
        </w:r>
      </w:ins>
      <w:ins w:id="663" w:author="Max Lindmark" w:date="2022-07-14T19:49:00Z">
        <w:r w:rsidR="00163930">
          <w:rPr>
            <w:color w:val="000000" w:themeColor="text1"/>
          </w:rPr>
          <w:t xml:space="preserve"> at haul and rectangle level, and sprat at the rectang</w:t>
        </w:r>
      </w:ins>
      <w:ins w:id="664" w:author="Max Lindmark" w:date="2022-07-14T19:50:00Z">
        <w:r w:rsidR="00163930">
          <w:rPr>
            <w:color w:val="000000" w:themeColor="text1"/>
          </w:rPr>
          <w:t>le level</w:t>
        </w:r>
      </w:ins>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del w:id="665" w:author="Max Lindmark" w:date="2022-07-14T19:50:00Z">
        <w:r w:rsidR="001464DF" w:rsidDel="00D3127E">
          <w:delText>cod</w:delText>
        </w:r>
        <w:r w:rsidR="00066990" w:rsidDel="00D3127E">
          <w:delText xml:space="preserve">, </w:delText>
        </w:r>
      </w:del>
      <w:r w:rsidR="00C7134E" w:rsidRPr="00C038C3">
        <w:t>flounder</w:t>
      </w:r>
      <w:r w:rsidR="00066990">
        <w:t xml:space="preserve"> and </w:t>
      </w:r>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ins w:id="666" w:author="Max Lindmark" w:date="2022-07-14T15:18:00Z">
        <w:r w:rsidR="00135C4A">
          <w:rPr>
            <w:iCs/>
          </w:rPr>
          <w:t xml:space="preserve"> at the haul level</w:t>
        </w:r>
      </w:ins>
      <w:r w:rsidR="00C617EF">
        <w:t>,</w:t>
      </w:r>
      <w:r w:rsidR="00C7134E" w:rsidRPr="00C038C3">
        <w:t xml:space="preserve"> </w:t>
      </w:r>
      <w:r w:rsidR="00425DF1">
        <w:t xml:space="preserve">and the biomass of herring </w:t>
      </w:r>
      <w:ins w:id="667" w:author="Max Lindmark" w:date="2022-07-14T15:09:00Z">
        <w:r w:rsidR="00407B75">
          <w:t xml:space="preserve">had smaller and more uncertain effects </w:t>
        </w:r>
      </w:ins>
      <w:del w:id="668" w:author="Max Lindmark" w:date="2022-07-14T15:09:00Z">
        <w:r w:rsidR="00425DF1" w:rsidDel="00407B75">
          <w:delText xml:space="preserve">did not </w:delText>
        </w:r>
        <w:r w:rsidR="002B08A1" w:rsidDel="00407B75">
          <w:delText>a</w:delText>
        </w:r>
        <w:r w:rsidR="00C7134E" w:rsidRPr="00C038C3" w:rsidDel="00407B75">
          <w:delText xml:space="preserve">ffect the </w:delText>
        </w:r>
      </w:del>
      <w:ins w:id="669" w:author="Max Lindmark" w:date="2022-07-14T15:09:00Z">
        <w:r w:rsidR="00407B75">
          <w:t xml:space="preserve">on </w:t>
        </w:r>
      </w:ins>
      <w:r w:rsidR="00BA25FA">
        <w:t xml:space="preserve">condition </w:t>
      </w:r>
      <w:del w:id="670" w:author="Max Lindmark" w:date="2022-07-14T15:09:00Z">
        <w:r w:rsidR="00C7134E" w:rsidRPr="00C038C3" w:rsidDel="00407B75">
          <w:delText>of cod</w:delText>
        </w:r>
        <w:r w:rsidR="005D7A45" w:rsidDel="00407B75">
          <w:delText xml:space="preserve"> </w:delText>
        </w:r>
      </w:del>
      <w:r w:rsidR="005D7A45">
        <w:t>at any scale</w:t>
      </w:r>
      <w:r w:rsidR="00624F8E">
        <w:t xml:space="preserve"> (Fig. </w:t>
      </w:r>
      <w:r w:rsidR="008448B1">
        <w:t>3</w:t>
      </w:r>
      <w:r w:rsidR="00867464">
        <w:t>)</w:t>
      </w:r>
      <w:r w:rsidR="005D7A45">
        <w:t>.</w:t>
      </w:r>
      <w:r w:rsidR="006F610D" w:rsidRPr="006F610D">
        <w:t xml:space="preserve"> </w:t>
      </w:r>
      <w:del w:id="671" w:author="Max Lindmark" w:date="2022-07-14T15:09:00Z">
        <w:r w:rsidR="006F610D" w:rsidDel="00B50386">
          <w:delText xml:space="preserve">The </w:delText>
        </w:r>
        <w:r w:rsidR="006F610D" w:rsidRPr="00C038C3" w:rsidDel="00B50386">
          <w:rPr>
            <w:color w:val="000000" w:themeColor="text1"/>
          </w:rPr>
          <w:delText xml:space="preserve">magnitude of </w:delText>
        </w:r>
        <w:r w:rsidR="00C617EF" w:rsidDel="00B50386">
          <w:rPr>
            <w:color w:val="000000" w:themeColor="text1"/>
          </w:rPr>
          <w:delText>any individual</w:delText>
        </w:r>
        <w:r w:rsidR="006F610D" w:rsidDel="00B50386">
          <w:rPr>
            <w:color w:val="000000" w:themeColor="text1"/>
          </w:rPr>
          <w:delText xml:space="preserve"> </w:delText>
        </w:r>
        <w:r w:rsidR="006F610D" w:rsidRPr="00C038C3" w:rsidDel="00B50386">
          <w:rPr>
            <w:color w:val="000000" w:themeColor="text1"/>
          </w:rPr>
          <w:delText xml:space="preserve">covariate effect size </w:delText>
        </w:r>
        <w:r w:rsidR="00C617EF" w:rsidDel="00B50386">
          <w:rPr>
            <w:color w:val="000000" w:themeColor="text1"/>
          </w:rPr>
          <w:delText>was</w:delText>
        </w:r>
        <w:r w:rsidR="00991E8D" w:rsidDel="00B50386">
          <w:rPr>
            <w:color w:val="000000" w:themeColor="text1"/>
          </w:rPr>
          <w:delText xml:space="preserve"> </w:delText>
        </w:r>
        <w:r w:rsidR="006F610D" w:rsidDel="00B50386">
          <w:rPr>
            <w:color w:val="000000" w:themeColor="text1"/>
          </w:rPr>
          <w:delText>generally small</w:delText>
        </w:r>
        <w:r w:rsidR="00D42FA7" w:rsidDel="00B50386">
          <w:rPr>
            <w:color w:val="000000" w:themeColor="text1"/>
          </w:rPr>
          <w:delText xml:space="preserve">. </w:delText>
        </w:r>
        <w:r w:rsidR="006F610D" w:rsidDel="00B50386">
          <w:rPr>
            <w:color w:val="000000" w:themeColor="text1"/>
          </w:rPr>
          <w:delText xml:space="preserve">In fact, </w:delText>
        </w:r>
        <w:r w:rsidR="00C617EF" w:rsidDel="00B50386">
          <w:rPr>
            <w:color w:val="000000" w:themeColor="text1"/>
          </w:rPr>
          <w:delText>t</w:delText>
        </w:r>
      </w:del>
      <w:ins w:id="672" w:author="Max Lindmark" w:date="2022-07-14T15:09:00Z">
        <w:r w:rsidR="00B50386">
          <w:rPr>
            <w:color w:val="000000" w:themeColor="text1"/>
          </w:rPr>
          <w:t>T</w:t>
        </w:r>
      </w:ins>
      <w:r w:rsidR="00C617EF">
        <w:rPr>
          <w:color w:val="000000" w:themeColor="text1"/>
        </w:rPr>
        <w:t>he</w:t>
      </w:r>
      <w:del w:id="673" w:author="Max Lindmark" w:date="2022-07-14T15:09:00Z">
        <w:r w:rsidR="00C617EF" w:rsidDel="00B50386">
          <w:rPr>
            <w:color w:val="000000" w:themeColor="text1"/>
          </w:rPr>
          <w:delText>se</w:delText>
        </w:r>
      </w:del>
      <w:r w:rsidR="00C617EF">
        <w:rPr>
          <w:color w:val="000000" w:themeColor="text1"/>
        </w:rPr>
        <w:t xml:space="preserve"> effect sizes </w:t>
      </w:r>
      <w:ins w:id="674" w:author="Max Lindmark" w:date="2022-07-14T15:09:00Z">
        <w:r w:rsidR="00B50386">
          <w:rPr>
            <w:color w:val="000000" w:themeColor="text1"/>
          </w:rPr>
          <w:t xml:space="preserve">of fixed effects </w:t>
        </w:r>
      </w:ins>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B86D51">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B86D51">
        <w:rPr>
          <w:noProof/>
        </w:rPr>
        <w:t>[59]</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ins w:id="675"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ins w:id="676"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5515B">
        <w:t xml:space="preserve"> of </w:t>
      </w:r>
      <w:r w:rsidR="00F5515B" w:rsidRPr="00F5515B">
        <w:t>0.</w:t>
      </w:r>
      <w:del w:id="677" w:author="Max Lindmark" w:date="2022-07-13T14:57:00Z">
        <w:r w:rsidR="00F5515B" w:rsidRPr="00F5515B" w:rsidDel="00D50F3D">
          <w:delText>039</w:delText>
        </w:r>
      </w:del>
      <w:ins w:id="678" w:author="Max Lindmark" w:date="2022-07-13T14:57:00Z">
        <w:r w:rsidR="00D50F3D">
          <w:t>15</w:t>
        </w:r>
      </w:ins>
      <w:ins w:id="679" w:author="Max Lindmark" w:date="2022-07-13T15:21:00Z">
        <w:r w:rsidR="003334D3">
          <w:t xml:space="preserve"> (</w:t>
        </w:r>
      </w:ins>
      <w:ins w:id="680" w:author="Max Lindmark" w:date="2022-07-13T15:22:00Z">
        <w:r w:rsidR="006068A4">
          <w:t>0.</w:t>
        </w:r>
      </w:ins>
      <w:ins w:id="681" w:author="Max Lindmark" w:date="2022-07-13T15:23:00Z">
        <w:r w:rsidR="006068A4">
          <w:t>11</w:t>
        </w:r>
      </w:ins>
      <w:ins w:id="682" w:author="Max Lindmark" w:date="2022-07-13T15:22:00Z">
        <w:r w:rsidR="006068A4">
          <w:t xml:space="preserve"> </w:t>
        </w:r>
      </w:ins>
      <w:ins w:id="683" w:author="Max Lindmark" w:date="2022-07-14T14:27:00Z">
        <w:r w:rsidR="005378CC">
          <w:t xml:space="preserve">for fixed year effects and </w:t>
        </w:r>
      </w:ins>
      <w:ins w:id="684" w:author="Max Lindmark" w:date="2022-07-13T15:22:00Z">
        <w:del w:id="685" w:author="Sean Anderson" w:date="2022-07-20T12:22:00Z">
          <w:r w:rsidR="006068A4" w:rsidDel="00622984">
            <w:delText xml:space="preserve">and </w:delText>
          </w:r>
        </w:del>
      </w:ins>
      <w:ins w:id="686" w:author="Sean Anderson" w:date="2022-07-20T12:23:00Z">
        <w:r w:rsidR="00622984">
          <w:t xml:space="preserve">0.04 </w:t>
        </w:r>
      </w:ins>
      <w:ins w:id="687" w:author="Max Lindmark" w:date="2022-07-14T14:27:00Z">
        <w:r w:rsidR="005378CC">
          <w:t>for the remaining covariates</w:t>
        </w:r>
        <w:del w:id="688" w:author="Sean Anderson" w:date="2022-07-20T12:23:00Z">
          <w:r w:rsidR="005378CC" w:rsidDel="00622984">
            <w:delText xml:space="preserve"> </w:delText>
          </w:r>
        </w:del>
      </w:ins>
      <w:ins w:id="689" w:author="Max Lindmark" w:date="2022-07-13T15:22:00Z">
        <w:del w:id="690" w:author="Sean Anderson" w:date="2022-07-20T12:23:00Z">
          <w:r w:rsidR="006068A4" w:rsidDel="00622984">
            <w:delText>0.</w:delText>
          </w:r>
        </w:del>
      </w:ins>
      <w:ins w:id="691" w:author="Max Lindmark" w:date="2022-07-13T15:23:00Z">
        <w:del w:id="692" w:author="Sean Anderson" w:date="2022-07-20T12:23:00Z">
          <w:r w:rsidR="006068A4" w:rsidDel="00622984">
            <w:delText>04</w:delText>
          </w:r>
        </w:del>
      </w:ins>
      <w:ins w:id="693" w:author="Max Lindmark" w:date="2022-07-13T15:22:00Z">
        <w:r w:rsidR="006068A4">
          <w:t>)</w:t>
        </w:r>
      </w:ins>
      <w:r w:rsidR="00F5515B">
        <w:t xml:space="preserve">, while random effects had a marginal </w:t>
      </w:r>
      <m:oMath>
        <m:sSup>
          <m:sSupPr>
            <m:ctrlPr>
              <w:ins w:id="694"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commentRangeStart w:id="695"/>
      <w:commentRangeStart w:id="696"/>
      <w:r w:rsidR="00F5515B">
        <w:t xml:space="preserve"> of </w:t>
      </w:r>
      <w:r w:rsidR="00F5515B" w:rsidRPr="00F5515B">
        <w:t>0.</w:t>
      </w:r>
      <w:del w:id="697" w:author="Max Lindmark" w:date="2022-07-13T14:57:00Z">
        <w:r w:rsidR="00F5515B" w:rsidRPr="00F5515B" w:rsidDel="00D50F3D">
          <w:delText>27</w:delText>
        </w:r>
      </w:del>
      <w:ins w:id="698" w:author="Max Lindmark" w:date="2022-07-13T14:57:00Z">
        <w:r w:rsidR="00D50F3D">
          <w:t>19</w:t>
        </w:r>
      </w:ins>
      <w:r w:rsidR="00E67DA6">
        <w:t xml:space="preserve"> </w:t>
      </w:r>
      <w:r w:rsidR="00FD115F">
        <w:t>(</w:t>
      </w:r>
      <w:del w:id="699" w:author="Max Lindmark" w:date="2022-07-14T14:27:00Z">
        <w:r w:rsidR="00B067D8" w:rsidDel="00404BBC">
          <w:delText>of which the</w:delText>
        </w:r>
      </w:del>
      <w:del w:id="700" w:author="Max Lindmark" w:date="2022-07-13T14:57:00Z">
        <w:r w:rsidR="00B067D8" w:rsidDel="00D50F3D">
          <w:delText xml:space="preserve"> time-varying intercepts,</w:delText>
        </w:r>
      </w:del>
      <w:del w:id="701" w:author="Max Lindmark" w:date="2022-07-14T14:27:00Z">
        <w:r w:rsidR="00B067D8" w:rsidDel="00404BBC">
          <w:delText xml:space="preserve"> </w:delText>
        </w:r>
      </w:del>
      <w:ins w:id="702" w:author="Max Lindmark" w:date="2022-07-14T14:27:00Z">
        <w:r w:rsidR="00404BBC">
          <w:t>0.06</w:t>
        </w:r>
      </w:ins>
      <w:ins w:id="703" w:author="Max Lindmark" w:date="2022-07-14T14:28:00Z">
        <w:r w:rsidR="00404BBC">
          <w:t xml:space="preserve"> for </w:t>
        </w:r>
      </w:ins>
      <w:r w:rsidR="00B067D8">
        <w:t xml:space="preserve">spatial random effects and </w:t>
      </w:r>
      <w:ins w:id="704" w:author="Max Lindmark" w:date="2022-07-14T14:28:00Z">
        <w:r w:rsidR="00404BBC">
          <w:t xml:space="preserve">0.13 for </w:t>
        </w:r>
      </w:ins>
      <w:r w:rsidR="00B067D8">
        <w:t>spatiotemporal random effects</w:t>
      </w:r>
      <w:del w:id="705" w:author="Max Lindmark" w:date="2022-07-14T14:28:00Z">
        <w:r w:rsidR="00B067D8" w:rsidDel="00404BBC">
          <w:delText xml:space="preserve"> contributed 0.06</w:delText>
        </w:r>
      </w:del>
      <w:del w:id="706" w:author="Max Lindmark" w:date="2022-07-13T14:57:00Z">
        <w:r w:rsidR="00B067D8" w:rsidDel="00D50F3D">
          <w:delText>,</w:delText>
        </w:r>
      </w:del>
      <w:del w:id="707" w:author="Max Lindmark" w:date="2022-07-14T14:28:00Z">
        <w:r w:rsidR="00B067D8" w:rsidDel="00404BBC">
          <w:delText xml:space="preserve"> </w:delText>
        </w:r>
      </w:del>
      <w:del w:id="708" w:author="Max Lindmark" w:date="2022-07-13T14:57:00Z">
        <w:r w:rsidR="00B067D8" w:rsidDel="00D50F3D">
          <w:delText xml:space="preserve">0.07 </w:delText>
        </w:r>
      </w:del>
      <w:del w:id="709" w:author="Max Lindmark" w:date="2022-07-14T14:28:00Z">
        <w:r w:rsidR="00B067D8" w:rsidDel="00404BBC">
          <w:delText>and 0.1</w:delText>
        </w:r>
      </w:del>
      <w:del w:id="710" w:author="Max Lindmark" w:date="2022-07-13T14:57:00Z">
        <w:r w:rsidR="00B067D8" w:rsidDel="00D50F3D">
          <w:delText>4</w:delText>
        </w:r>
      </w:del>
      <w:del w:id="711" w:author="Max Lindmark" w:date="2022-07-14T14:28:00Z">
        <w:r w:rsidR="00B067D8" w:rsidDel="00404BBC">
          <w:delText>, respectively</w:delText>
        </w:r>
      </w:del>
      <w:r w:rsidR="00FD115F">
        <w:t>)</w:t>
      </w:r>
      <w:del w:id="712" w:author="Max Lindmark" w:date="2022-07-05T10:24:00Z">
        <w:r w:rsidR="00FD115F" w:rsidDel="00B362E4">
          <w:delText xml:space="preserve">. </w:delText>
        </w:r>
        <w:commentRangeEnd w:id="695"/>
        <w:r w:rsidR="002118B2" w:rsidDel="00B362E4">
          <w:rPr>
            <w:rStyle w:val="CommentReference"/>
          </w:rPr>
          <w:commentReference w:id="695"/>
        </w:r>
      </w:del>
      <w:commentRangeEnd w:id="696"/>
      <w:r w:rsidR="00B362E4">
        <w:rPr>
          <w:rStyle w:val="CommentReference"/>
        </w:rPr>
        <w:commentReference w:id="696"/>
      </w:r>
      <w:commentRangeStart w:id="713"/>
      <w:commentRangeStart w:id="714"/>
      <w:del w:id="715" w:author="Max Lindmark" w:date="2022-07-05T10:24:00Z">
        <w:r w:rsidR="00A502F9" w:rsidRPr="00C038C3" w:rsidDel="00B362E4">
          <w:delText xml:space="preserve">This </w:delText>
        </w:r>
        <w:r w:rsidR="00A502F9" w:rsidDel="00B362E4">
          <w:delText xml:space="preserve">suggests </w:delText>
        </w:r>
        <w:r w:rsidR="00A502F9" w:rsidRPr="00C038C3" w:rsidDel="00B362E4">
          <w:delText>considerable variation in space</w:delText>
        </w:r>
        <w:r w:rsidR="00A502F9" w:rsidDel="00B362E4">
          <w:delText xml:space="preserve"> and time due to latent factors</w:delText>
        </w:r>
        <w:r w:rsidR="00A502F9" w:rsidRPr="00C038C3" w:rsidDel="00B362E4">
          <w:delText xml:space="preserve">, </w:delText>
        </w:r>
        <w:r w:rsidR="00A502F9" w:rsidDel="00B362E4">
          <w:delText xml:space="preserve">as well as </w:delText>
        </w:r>
        <w:r w:rsidR="00A502F9" w:rsidRPr="00C038C3" w:rsidDel="00B362E4">
          <w:delText>changes</w:delText>
        </w:r>
        <w:r w:rsidR="00A502F9" w:rsidDel="00B362E4">
          <w:delText xml:space="preserve"> of spatial</w:delText>
        </w:r>
        <w:r w:rsidR="00A502F9" w:rsidRPr="00C038C3" w:rsidDel="00B362E4">
          <w:delText xml:space="preserve"> variation through time, that cannot </w:delText>
        </w:r>
        <w:r w:rsidR="00A502F9" w:rsidDel="00B362E4">
          <w:delText xml:space="preserve">be </w:delText>
        </w:r>
        <w:r w:rsidR="00A502F9" w:rsidRPr="00C038C3" w:rsidDel="00B362E4">
          <w:delText>explain</w:delText>
        </w:r>
        <w:r w:rsidR="00A502F9" w:rsidDel="00B362E4">
          <w:delText xml:space="preserve">ed by </w:delText>
        </w:r>
        <w:r w:rsidR="00D73198" w:rsidDel="00B362E4">
          <w:delText>the</w:delText>
        </w:r>
        <w:r w:rsidR="00D73198" w:rsidRPr="00C038C3" w:rsidDel="00B362E4">
          <w:delText xml:space="preserve"> </w:delText>
        </w:r>
        <w:r w:rsidR="00A502F9" w:rsidRPr="00C038C3" w:rsidDel="00B362E4">
          <w:delText>covariates</w:delText>
        </w:r>
        <w:r w:rsidR="00D73198" w:rsidDel="00B362E4">
          <w:delText xml:space="preserve"> used</w:delText>
        </w:r>
      </w:del>
      <w:r w:rsidR="00A502F9">
        <w:t>.</w:t>
      </w:r>
      <w:commentRangeEnd w:id="713"/>
      <w:r w:rsidR="002118B2">
        <w:rPr>
          <w:rStyle w:val="CommentReference"/>
        </w:rPr>
        <w:commentReference w:id="713"/>
      </w:r>
      <w:commentRangeEnd w:id="714"/>
      <w:r w:rsidR="00B362E4">
        <w:rPr>
          <w:rStyle w:val="CommentReference"/>
        </w:rPr>
        <w:commentReference w:id="714"/>
      </w:r>
    </w:p>
    <w:p w14:paraId="7D6C2F60" w14:textId="3238E657"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The different models w</w:t>
      </w:r>
      <w:del w:id="716" w:author="Sean Anderson" w:date="2022-07-20T12:23:00Z">
        <w:r w:rsidR="002020C6" w:rsidDel="00622984">
          <w:delText>h</w:delText>
        </w:r>
      </w:del>
      <w:r w:rsidR="002020C6">
        <w:t xml:space="preserve">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B86D51">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4DB28C82" w14:textId="7F3D2871" w:rsidR="00235A6C" w:rsidDel="008A24A7" w:rsidRDefault="00B71DDC" w:rsidP="00552801">
      <w:pPr>
        <w:spacing w:line="480" w:lineRule="auto"/>
        <w:ind w:firstLine="284"/>
        <w:contextualSpacing/>
        <w:mirrorIndents/>
        <w:jc w:val="both"/>
        <w:rPr>
          <w:del w:id="717" w:author="Max Lindmark" w:date="2022-07-14T15:24:00Z"/>
        </w:rPr>
      </w:pPr>
      <w:r>
        <w:t xml:space="preserve">The median </w:t>
      </w:r>
      <w:del w:id="718" w:author="Max Lindmark" w:date="2022-07-14T15:11:00Z">
        <w:r w:rsidR="004268F0" w:rsidDel="00D23264">
          <w:delText xml:space="preserve">cod </w:delText>
        </w:r>
      </w:del>
      <w:r>
        <w:t>depth and oxygen</w:t>
      </w:r>
      <w:r w:rsidR="00C443AE">
        <w:t xml:space="preserve"> experienced by cod</w:t>
      </w:r>
      <w:r>
        <w:t xml:space="preserve"> (depth and oxygen </w:t>
      </w:r>
      <w:del w:id="719" w:author="Max Lindmark" w:date="2022-07-14T15:12:00Z">
        <w:r w:rsidDel="00667D8E">
          <w:delText xml:space="preserve">in the environment </w:delText>
        </w:r>
      </w:del>
      <w:r>
        <w:t>weighted by the predicted biomass density of cod</w:t>
      </w:r>
      <w:r w:rsidR="00EE1953">
        <w:t xml:space="preserve"> at location</w:t>
      </w:r>
      <w:r w:rsidR="00B46EAB">
        <w:t xml:space="preserve">, </w:t>
      </w:r>
      <w:r w:rsidR="004268F0">
        <w:t>respectively</w:t>
      </w:r>
      <w:commentRangeStart w:id="720"/>
      <w:r w:rsidR="004268F0">
        <w:t xml:space="preserve">,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commentRangeEnd w:id="720"/>
      <w:r w:rsidR="001251FC">
        <w:rPr>
          <w:rStyle w:val="CommentReference"/>
        </w:rPr>
        <w:commentReference w:id="720"/>
      </w:r>
      <w:ins w:id="722" w:author="Max Lindmark" w:date="2022-07-14T15:13:00Z">
        <w:r w:rsidR="0065047D">
          <w:t xml:space="preserve">. However, </w:t>
        </w:r>
      </w:ins>
      <w:del w:id="723" w:author="Max Lindmark" w:date="2022-07-14T15:13:00Z">
        <w:r w:rsidR="0090361F" w:rsidDel="0065047D">
          <w:lastRenderedPageBreak/>
          <w:delText>, though</w:delText>
        </w:r>
      </w:del>
      <w:r w:rsidR="0090361F">
        <w:t xml:space="preserve">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 xml:space="preserve">Fig. S18 for a </w:t>
      </w:r>
      <w:r w:rsidR="00B362E4">
        <w:rPr>
          <w:color w:val="000000" w:themeColor="text1"/>
        </w:rPr>
        <w:t xml:space="preserve">conditional </w:t>
      </w:r>
      <w:r w:rsidR="006D329B">
        <w:rPr>
          <w:color w:val="000000" w:themeColor="text1"/>
        </w:rPr>
        <w:t>effect</w:t>
      </w:r>
      <w:del w:id="724" w:author="Sean Anderson" w:date="2022-07-20T12:24:00Z">
        <w:r w:rsidR="006D329B" w:rsidDel="00622984">
          <w:rPr>
            <w:color w:val="000000" w:themeColor="text1"/>
          </w:rPr>
          <w:delText>s</w:delText>
        </w:r>
      </w:del>
      <w:r w:rsidR="006D329B">
        <w:rPr>
          <w:color w:val="000000" w:themeColor="text1"/>
        </w:rPr>
        <w:t xml:space="preserve"> plot of the biomass density model</w:t>
      </w:r>
      <w:r w:rsidR="00CD491A">
        <w:rPr>
          <w:color w:val="000000" w:themeColor="text1"/>
        </w:rPr>
        <w:t>)</w:t>
      </w:r>
      <w:r w:rsidR="0002138D" w:rsidRPr="00C038C3">
        <w:t xml:space="preserve">. </w:t>
      </w:r>
      <w:ins w:id="725" w:author="Max Lindmark" w:date="2022-07-14T15:13:00Z">
        <w:r w:rsidR="004B41EF">
          <w:t xml:space="preserve">The trends in experienced oxygen </w:t>
        </w:r>
      </w:ins>
      <w:ins w:id="726" w:author="Max Lindmark" w:date="2022-07-14T15:24:00Z">
        <w:del w:id="727" w:author="Sean Anderson" w:date="2022-07-20T12:24:00Z">
          <w:r w:rsidR="008A24A7" w:rsidDel="00622984">
            <w:delText>are</w:delText>
          </w:r>
        </w:del>
      </w:ins>
      <w:ins w:id="728" w:author="Sean Anderson" w:date="2022-07-20T12:24:00Z">
        <w:r w:rsidR="00622984">
          <w:t>were</w:t>
        </w:r>
      </w:ins>
      <w:ins w:id="729" w:author="Max Lindmark" w:date="2022-07-14T15:24:00Z">
        <w:r w:rsidR="008A24A7">
          <w:t xml:space="preserve"> steeper than the </w:t>
        </w:r>
      </w:ins>
      <w:ins w:id="730" w:author="Max Lindmark" w:date="2022-07-14T15:13:00Z">
        <w:r w:rsidR="004B41EF">
          <w:t xml:space="preserve">average oxygen </w:t>
        </w:r>
      </w:ins>
      <w:ins w:id="731" w:author="Max Lindmark" w:date="2022-07-14T15:14:00Z">
        <w:r w:rsidR="004B41EF">
          <w:t>in the environment at depths corresponding to the interquar</w:t>
        </w:r>
      </w:ins>
      <w:ins w:id="732" w:author="Sean Anderson" w:date="2022-07-20T12:24:00Z">
        <w:r w:rsidR="00622984">
          <w:t>t</w:t>
        </w:r>
      </w:ins>
      <w:ins w:id="733" w:author="Max Lindmark" w:date="2022-07-14T15:14:00Z">
        <w:r w:rsidR="004B41EF">
          <w:t>ile range</w:t>
        </w:r>
        <w:r w:rsidR="0089780C">
          <w:t xml:space="preserve"> of cod</w:t>
        </w:r>
        <w:r w:rsidR="00820AA0">
          <w:t xml:space="preserve"> (Fig. 5</w:t>
        </w:r>
        <w:r w:rsidR="00D13D20">
          <w:t>C-D</w:t>
        </w:r>
        <w:r w:rsidR="00820AA0">
          <w:t>).</w:t>
        </w:r>
      </w:ins>
      <w:ins w:id="734" w:author="Max Lindmark" w:date="2022-07-14T15:24:00Z">
        <w:r w:rsidR="008A24A7">
          <w:t xml:space="preserve"> </w:t>
        </w:r>
      </w:ins>
      <w:ins w:id="735" w:author="Max Lindmark" w:date="2022-07-14T15:25:00Z">
        <w:r w:rsidR="008A24A7">
          <w:t xml:space="preserve">However, </w:t>
        </w:r>
      </w:ins>
    </w:p>
    <w:p w14:paraId="3089AFFE" w14:textId="5AE7A84E" w:rsidR="00AE7F1F" w:rsidRPr="00C038C3" w:rsidRDefault="00AE7F1F" w:rsidP="00135C4A">
      <w:pPr>
        <w:spacing w:line="480" w:lineRule="auto"/>
        <w:ind w:firstLine="284"/>
        <w:contextualSpacing/>
        <w:mirrorIndents/>
        <w:jc w:val="both"/>
      </w:pPr>
      <w:moveToRangeStart w:id="736" w:author="Max Lindmark" w:date="2022-07-14T15:23:00Z" w:name="move108704600"/>
      <w:moveTo w:id="737" w:author="Max Lindmark" w:date="2022-07-14T15:23:00Z">
        <w:del w:id="738" w:author="Max Lindmark" w:date="2022-07-14T15:23:00Z">
          <w:r w:rsidDel="00AE7F1F">
            <w:delText>w</w:delText>
          </w:r>
        </w:del>
      </w:moveTo>
      <w:ins w:id="739" w:author="Max Lindmark" w:date="2022-07-14T15:25:00Z">
        <w:r w:rsidR="008A24A7">
          <w:t>w</w:t>
        </w:r>
      </w:ins>
      <w:moveTo w:id="740" w:author="Max Lindmark" w:date="2022-07-14T15:23:00Z">
        <w:r>
          <w:t>hile t</w:t>
        </w:r>
        <w:r w:rsidRPr="009F65F5">
          <w:t xml:space="preserve">he biomass-weighted oxygen concentration declined </w:t>
        </w:r>
        <w:del w:id="741" w:author="Max Lindmark" w:date="2022-07-14T15:23:00Z">
          <w:r w:rsidRPr="009F65F5" w:rsidDel="00AE7F1F">
            <w:delText>more steadily (</w:delText>
          </w:r>
        </w:del>
        <w:del w:id="742" w:author="Max Lindmark" w:date="2022-07-14T15:28:00Z">
          <w:r w:rsidRPr="009F65F5" w:rsidDel="00826D10">
            <w:delText xml:space="preserve">approximately 1 ml/L </w:delText>
          </w:r>
        </w:del>
        <w:r w:rsidRPr="009F65F5">
          <w:t>between 1993 and 2019</w:t>
        </w:r>
        <w:r w:rsidRPr="00AE7F1F">
          <w:t>) (</w:t>
        </w:r>
        <w:del w:id="743" w:author="Max Lindmark" w:date="2022-07-14T15:23:00Z">
          <w:r w:rsidRPr="00AE7F1F" w:rsidDel="00AE7F1F">
            <w:rPr>
              <w:color w:val="000000" w:themeColor="text1"/>
              <w:rPrChange w:id="744" w:author="Max Lindmark" w:date="2022-07-14T15:23:00Z">
                <w:rPr>
                  <w:i/>
                  <w:iCs/>
                  <w:color w:val="000000" w:themeColor="text1"/>
                </w:rPr>
              </w:rPrChange>
            </w:rPr>
            <w:delText>SI Appendix</w:delText>
          </w:r>
          <w:r w:rsidRPr="00AE7F1F" w:rsidDel="00AE7F1F">
            <w:rPr>
              <w:color w:val="000000" w:themeColor="text1"/>
            </w:rPr>
            <w:delText>, Fig. S19-S21</w:delText>
          </w:r>
        </w:del>
      </w:moveTo>
      <w:ins w:id="745" w:author="Max Lindmark" w:date="2022-07-14T15:23:00Z">
        <w:r w:rsidRPr="00AE7F1F">
          <w:rPr>
            <w:color w:val="000000" w:themeColor="text1"/>
            <w:rPrChange w:id="746" w:author="Max Lindmark" w:date="2022-07-14T15:23:00Z">
              <w:rPr>
                <w:i/>
                <w:iCs/>
                <w:color w:val="000000" w:themeColor="text1"/>
              </w:rPr>
            </w:rPrChange>
          </w:rPr>
          <w:t>Fig. 5D</w:t>
        </w:r>
      </w:ins>
      <w:moveTo w:id="747" w:author="Max Lindmark" w:date="2022-07-14T15:23:00Z">
        <w:r w:rsidRPr="00AE7F1F">
          <w:rPr>
            <w:color w:val="000000" w:themeColor="text1"/>
          </w:rPr>
          <w:t>)</w:t>
        </w:r>
      </w:moveTo>
      <w:ins w:id="748" w:author="Max Lindmark" w:date="2022-07-14T15:25:00Z">
        <w:r w:rsidR="00826D10">
          <w:t>, the correspond</w:t>
        </w:r>
      </w:ins>
      <w:ins w:id="749" w:author="Max Lindmark" w:date="2022-07-14T15:26:00Z">
        <w:r w:rsidR="00826D10">
          <w:t xml:space="preserve">ing effect on condition given the effect size of oxygen at the haul </w:t>
        </w:r>
      </w:ins>
      <w:ins w:id="750" w:author="Sean Anderson" w:date="2022-07-20T12:24:00Z">
        <w:r w:rsidR="00622984">
          <w:t>wa</w:t>
        </w:r>
      </w:ins>
      <w:ins w:id="751" w:author="Max Lindmark" w:date="2022-07-14T15:26:00Z">
        <w:del w:id="752" w:author="Sean Anderson" w:date="2022-07-20T12:24:00Z">
          <w:r w:rsidR="00826D10" w:rsidDel="00622984">
            <w:delText>i</w:delText>
          </w:r>
        </w:del>
        <w:r w:rsidR="00826D10">
          <w:t>s small</w:t>
        </w:r>
      </w:ins>
      <w:ins w:id="753" w:author="Max Lindmark" w:date="2022-07-14T15:35:00Z">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ins>
      <w:ins w:id="754" w:author="Max Lindmark" w:date="2022-07-14T15:26:00Z">
        <w:r w:rsidR="00826D10">
          <w:t xml:space="preserve">. </w:t>
        </w:r>
      </w:ins>
      <w:moveTo w:id="755" w:author="Max Lindmark" w:date="2022-07-14T15:23:00Z">
        <w:del w:id="756" w:author="Max Lindmark" w:date="2022-07-14T15:25:00Z">
          <w:r w:rsidRPr="009F65F5" w:rsidDel="00826D10">
            <w:delText xml:space="preserve">. </w:delText>
          </w:r>
          <w:r w:rsidRPr="009F65F5" w:rsidDel="008A24A7">
            <w:delText xml:space="preserve"> </w:delText>
          </w:r>
        </w:del>
      </w:moveTo>
      <w:moveToRangeEnd w:id="736"/>
      <w:del w:id="757" w:author="Max Lindmark" w:date="2022-07-14T15:16:00Z">
        <w:r w:rsidDel="00135C4A">
          <w:delText>T</w:delText>
        </w:r>
      </w:del>
      <w:ins w:id="758" w:author="Max Lindmark" w:date="2022-07-14T15:22:00Z">
        <w:r>
          <w:t>T</w:t>
        </w:r>
      </w:ins>
      <w:r w:rsidRPr="00C038C3">
        <w:t xml:space="preserve">he standardized effect size for oxygen </w:t>
      </w:r>
      <w:del w:id="759" w:author="Max Lindmark" w:date="2022-07-14T15:26:00Z">
        <w:r w:rsidDel="00826D10">
          <w:delText>was</w:delText>
        </w:r>
        <w:r w:rsidRPr="00C038C3" w:rsidDel="00826D10">
          <w:delText xml:space="preserve"> </w:delText>
        </w:r>
      </w:del>
      <w:ins w:id="760" w:author="Max Lindmark" w:date="2022-07-14T15:26:00Z">
        <w:r w:rsidR="00826D10">
          <w:t xml:space="preserve">of </w:t>
        </w:r>
      </w:ins>
      <w:r w:rsidRPr="00C038C3">
        <w:t>0.00</w:t>
      </w:r>
      <w:del w:id="761" w:author="Max Lindmark" w:date="2022-07-14T15:17:00Z">
        <w:r w:rsidDel="00135C4A">
          <w:delText>3</w:delText>
        </w:r>
      </w:del>
      <w:ins w:id="762" w:author="Max Lindmark" w:date="2022-07-14T15:17:00Z">
        <w:r>
          <w:t>4</w:t>
        </w:r>
      </w:ins>
      <w:r>
        <w:t>5</w:t>
      </w:r>
      <w:ins w:id="763" w:author="Max Lindmark" w:date="2022-07-14T15:26:00Z">
        <w:r w:rsidR="00826D10">
          <w:t xml:space="preserve"> means </w:t>
        </w:r>
      </w:ins>
      <w:del w:id="764" w:author="Max Lindmark" w:date="2022-07-14T15:26:00Z">
        <w:r w:rsidRPr="00C038C3" w:rsidDel="00826D10">
          <w:delText xml:space="preserve">, meaning </w:delText>
        </w:r>
      </w:del>
      <w:r w:rsidRPr="00C038C3">
        <w:t xml:space="preserve">that for each unit increase in the </w:t>
      </w:r>
      <w:del w:id="765" w:author="Max Lindmark" w:date="2022-07-14T15:28:00Z">
        <w:r w:rsidRPr="00C038C3" w:rsidDel="00C64D59">
          <w:delText xml:space="preserve">standardized oxygen </w:delText>
        </w:r>
      </w:del>
      <w:r w:rsidRPr="00C038C3">
        <w:t xml:space="preserve">variable (i.e., 1 standard deviation or 1.85 </w:t>
      </w:r>
      <w:r w:rsidRPr="00C038C3">
        <w:rPr>
          <w:iCs/>
        </w:rPr>
        <w:t>ml/L</w:t>
      </w:r>
      <w:r w:rsidRPr="00C038C3">
        <w:t xml:space="preserve">), </w:t>
      </w:r>
      <w:r>
        <w:t xml:space="preserve">the Le </w:t>
      </w:r>
      <w:proofErr w:type="spellStart"/>
      <w:r>
        <w:t>Cren</w:t>
      </w:r>
      <w:proofErr w:type="spellEnd"/>
      <w:r>
        <w:t xml:space="preserve"> condition factor </w:t>
      </w:r>
      <w:r w:rsidRPr="00C038C3">
        <w:t>increase</w:t>
      </w:r>
      <w:r>
        <w:t>d</w:t>
      </w:r>
      <w:r w:rsidRPr="00C038C3">
        <w:t xml:space="preserve"> </w:t>
      </w:r>
      <w:commentRangeStart w:id="766"/>
      <w:r w:rsidRPr="00C038C3">
        <w:t xml:space="preserve">by </w:t>
      </w:r>
      <w:commentRangeStart w:id="767"/>
      <w:r w:rsidRPr="00C038C3">
        <w:t>0.</w:t>
      </w:r>
      <w:del w:id="768" w:author="Max Lindmark" w:date="2022-07-14T15:32:00Z">
        <w:r w:rsidDel="00690E32">
          <w:delText>35</w:delText>
        </w:r>
      </w:del>
      <w:ins w:id="769" w:author="Max Lindmark" w:date="2022-07-14T15:32:00Z">
        <w:r w:rsidR="00690E32">
          <w:t>45</w:t>
        </w:r>
        <w:commentRangeEnd w:id="767"/>
        <w:r w:rsidR="00E86B37">
          <w:rPr>
            <w:rStyle w:val="CommentReference"/>
          </w:rPr>
          <w:commentReference w:id="767"/>
        </w:r>
      </w:ins>
      <w:r w:rsidRPr="00C038C3">
        <w:t xml:space="preserve">%. </w:t>
      </w:r>
      <w:commentRangeEnd w:id="766"/>
      <w:r w:rsidR="000852E9">
        <w:rPr>
          <w:rStyle w:val="CommentReference"/>
        </w:rPr>
        <w:commentReference w:id="766"/>
      </w:r>
      <w:del w:id="770" w:author="Max Lindmark" w:date="2022-07-14T15:25:00Z">
        <w:r w:rsidDel="00826D10">
          <w:delText>T</w:delText>
        </w:r>
        <w:r w:rsidRPr="009F65F5" w:rsidDel="00826D10">
          <w:delText xml:space="preserve">he average oxygen concentration in the environment declined by approximately 0.65 </w:delText>
        </w:r>
        <w:r w:rsidRPr="009F65F5" w:rsidDel="00826D10">
          <w:rPr>
            <w:iCs/>
          </w:rPr>
          <w:delText>ml/L</w:delText>
        </w:r>
        <w:r w:rsidRPr="009F65F5" w:rsidDel="00826D10">
          <w:delText xml:space="preserve"> between 1993 and the lowest in 2006 (Fig. 5C–D</w:delText>
        </w:r>
        <w:r w:rsidDel="00826D10">
          <w:delText xml:space="preserve">), </w:delText>
        </w:r>
      </w:del>
      <w:moveFromRangeStart w:id="771" w:author="Max Lindmark" w:date="2022-07-14T15:23:00Z" w:name="move108704600"/>
      <w:moveFrom w:id="772" w:author="Max Lindmark" w:date="2022-07-14T15:23:00Z">
        <w:r w:rsidDel="00AE7F1F">
          <w:t>while t</w:t>
        </w:r>
        <w:r w:rsidRPr="009F65F5" w:rsidDel="00AE7F1F">
          <w:t>he biomass-weighted oxygen concentration declined more steadily (approximately 1 ml/L between 1993 and 2019)</w:t>
        </w:r>
        <w:r w:rsidDel="00AE7F1F">
          <w:t xml:space="preserve"> </w:t>
        </w:r>
        <w:r w:rsidRPr="009F65F5" w:rsidDel="00AE7F1F">
          <w:t>(</w:t>
        </w:r>
        <w:r w:rsidRPr="009F65F5" w:rsidDel="00AE7F1F">
          <w:rPr>
            <w:i/>
            <w:iCs/>
            <w:color w:val="000000" w:themeColor="text1"/>
          </w:rPr>
          <w:t>SI Appendix</w:t>
        </w:r>
        <w:r w:rsidRPr="009F65F5" w:rsidDel="00AE7F1F">
          <w:rPr>
            <w:color w:val="000000" w:themeColor="text1"/>
          </w:rPr>
          <w:t>, Fig. S19-S2</w:t>
        </w:r>
        <w:r w:rsidDel="00AE7F1F">
          <w:rPr>
            <w:color w:val="000000" w:themeColor="text1"/>
          </w:rPr>
          <w:t>1</w:t>
        </w:r>
        <w:r w:rsidRPr="009F65F5" w:rsidDel="00AE7F1F">
          <w:rPr>
            <w:color w:val="000000" w:themeColor="text1"/>
          </w:rPr>
          <w:t>)</w:t>
        </w:r>
        <w:r w:rsidRPr="009F65F5" w:rsidDel="00AE7F1F">
          <w:t xml:space="preserve">.  </w:t>
        </w:r>
      </w:moveFrom>
      <w:moveFromRangeEnd w:id="771"/>
      <w:ins w:id="773" w:author="Max Lindmark" w:date="2022-07-14T15:29:00Z">
        <w:r w:rsidR="00611890">
          <w:t xml:space="preserve">This can be compared to the </w:t>
        </w:r>
        <w:del w:id="774" w:author="Forrest, Robyn" w:date="2022-08-03T14:14:00Z">
          <w:r w:rsidR="00611890" w:rsidDel="002B76F4">
            <w:delText xml:space="preserve">by </w:delText>
          </w:r>
        </w:del>
        <w:r w:rsidR="00611890" w:rsidRPr="009F65F5">
          <w:t>1 ml/L</w:t>
        </w:r>
        <w:r w:rsidR="00611890">
          <w:t xml:space="preserve"> decline in the oxygen concentration and 15% decline in the condition factor between 1993–2019</w:t>
        </w:r>
        <w:r w:rsidR="003B4D62">
          <w:t>.</w:t>
        </w:r>
      </w:ins>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042194BA"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w:t>
      </w:r>
      <w:proofErr w:type="spellStart"/>
      <w:r w:rsidR="00C31E56">
        <w:t>Cren</w:t>
      </w:r>
      <w:proofErr w:type="spellEnd"/>
      <w:r w:rsidR="00C31E56">
        <w:t xml:space="preserve"> condition factor </w:t>
      </w:r>
      <w:r w:rsidR="00C72907" w:rsidRPr="00BE4E99">
        <w:t xml:space="preserve">declined </w:t>
      </w:r>
      <w:r w:rsidR="001C7BBA">
        <w:t xml:space="preserve">on average </w:t>
      </w:r>
      <w:r w:rsidR="006A6516" w:rsidRPr="00BE4E99">
        <w:t xml:space="preserve">by </w:t>
      </w:r>
      <w:del w:id="775" w:author="Max Lindmark" w:date="2022-07-14T15:33:00Z">
        <w:r w:rsidR="00A75B93" w:rsidRPr="00BE4E99" w:rsidDel="00E86B37">
          <w:delText>1</w:delText>
        </w:r>
        <w:r w:rsidR="00C31E56" w:rsidDel="00E86B37">
          <w:delText>4</w:delText>
        </w:r>
      </w:del>
      <w:ins w:id="776" w:author="Max Lindmark" w:date="2022-07-14T15:33:00Z">
        <w:r w:rsidR="00E86B37" w:rsidRPr="00BE4E99">
          <w:t>1</w:t>
        </w:r>
        <w:r w:rsidR="00E86B37">
          <w:t>5</w:t>
        </w:r>
      </w:ins>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777"/>
      <w:commentRangeStart w:id="778"/>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lastRenderedPageBreak/>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777"/>
      <w:r w:rsidR="00CB58B4">
        <w:rPr>
          <w:rStyle w:val="CommentReference"/>
        </w:rPr>
        <w:commentReference w:id="777"/>
      </w:r>
      <w:commentRangeEnd w:id="778"/>
      <w:r w:rsidR="00E15AEA">
        <w:rPr>
          <w:rStyle w:val="CommentReference"/>
        </w:rPr>
        <w:commentReference w:id="778"/>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w:t>
      </w:r>
      <w:del w:id="779" w:author="Forrest, Robyn" w:date="2022-08-03T14:21:00Z">
        <w:r w:rsidR="000C486C" w:rsidDel="002B76F4">
          <w:delText xml:space="preserve">are </w:delText>
        </w:r>
      </w:del>
      <w:ins w:id="780" w:author="Forrest, Robyn" w:date="2022-08-03T14:21:00Z">
        <w:r w:rsidR="002B76F4">
          <w:t>we</w:t>
        </w:r>
        <w:r w:rsidR="002B76F4">
          <w:t xml:space="preserve">re </w:t>
        </w:r>
      </w:ins>
      <w:r w:rsidR="00153EE3" w:rsidRPr="00C038C3">
        <w:t>overall</w:t>
      </w:r>
      <w:r w:rsidR="000C486C">
        <w:t xml:space="preserve"> small</w:t>
      </w:r>
      <w:ins w:id="781" w:author="Forrest, Robyn" w:date="2022-08-03T14:21:00Z">
        <w:r w:rsidR="002B76F4">
          <w:t>, while</w:t>
        </w:r>
      </w:ins>
      <w:del w:id="782" w:author="Forrest, Robyn" w:date="2022-08-03T14:21:00Z">
        <w:r w:rsidR="00C91BE2" w:rsidDel="002B76F4">
          <w:delText xml:space="preserve"> and</w:delText>
        </w:r>
      </w:del>
      <w:r w:rsidR="00153EE3" w:rsidRPr="00C038C3">
        <w:t xml:space="preserve"> </w:t>
      </w:r>
      <w:r w:rsidR="00264C08" w:rsidRPr="00C038C3">
        <w:t>l</w:t>
      </w:r>
      <w:r w:rsidR="004A1AFB">
        <w:t>atent</w:t>
      </w:r>
      <w:r w:rsidR="00264C08" w:rsidRPr="00C038C3">
        <w:t xml:space="preserve"> spatial and spatiotemporal variation </w:t>
      </w:r>
      <w:del w:id="783" w:author="Forrest, Robyn" w:date="2022-08-03T14:21:00Z">
        <w:r w:rsidR="00B63719" w:rsidDel="002B76F4">
          <w:delText xml:space="preserve">is </w:delText>
        </w:r>
      </w:del>
      <w:ins w:id="784" w:author="Forrest, Robyn" w:date="2022-08-03T14:21:00Z">
        <w:r w:rsidR="002B76F4">
          <w:t>wa</w:t>
        </w:r>
        <w:r w:rsidR="002B76F4">
          <w:t xml:space="preserve">s </w:t>
        </w:r>
      </w:ins>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w:t>
      </w:r>
      <w:del w:id="785" w:author="Forrest, Robyn" w:date="2022-08-03T14:21:00Z">
        <w:r w:rsidR="00F42FDD" w:rsidDel="002B76F4">
          <w:delText>explain</w:delText>
        </w:r>
        <w:r w:rsidR="00CB58B4" w:rsidDel="002B76F4">
          <w:delText>s</w:delText>
        </w:r>
        <w:r w:rsidR="00F42FDD" w:rsidDel="002B76F4">
          <w:delText xml:space="preserve"> </w:delText>
        </w:r>
      </w:del>
      <w:ins w:id="786" w:author="Forrest, Robyn" w:date="2022-08-03T14:21:00Z">
        <w:r w:rsidR="002B76F4">
          <w:t>explain</w:t>
        </w:r>
        <w:r w:rsidR="002B76F4">
          <w:t>ed</w:t>
        </w:r>
        <w:r w:rsidR="002B76F4">
          <w:t xml:space="preserve"> </w:t>
        </w:r>
      </w:ins>
      <w:r w:rsidR="00F42FDD">
        <w:t>more variation in condition.</w:t>
      </w:r>
    </w:p>
    <w:p w14:paraId="034EA9E7" w14:textId="1C3FA166"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B86D51">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B86D51">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B86D51">
        <w:instrText xml:space="preserve"> ADDIN ZOTERO_ITEM CSL_CITATION {"citationID":"9e0JKmKk","properties":{"formattedCitation":"[30,35,61,62]","plainCitation":"[30,35,61,62]","noteIndex":0},"citationItems":[{"id":967,"uris":["http://zotero.org/users/6116610/items/K43P9JFL"],"itemData":{"id":967,"type":"article-journal","abstract":"Five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B86D51">
        <w:rPr>
          <w:lang w:val="en-GB"/>
        </w:rPr>
        <w:t>[30,35,61,62]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B86D51">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B86D51">
        <w:t>[21]</w:t>
      </w:r>
      <w:r w:rsidR="00C91CE2" w:rsidRPr="00C038C3">
        <w:fldChar w:fldCharType="end"/>
      </w:r>
      <w:r w:rsidR="00064393" w:rsidRPr="00C038C3">
        <w:t xml:space="preserve"> </w:t>
      </w:r>
      <w:r w:rsidR="004B4998" w:rsidRPr="00C038C3">
        <w:t>and</w:t>
      </w:r>
      <w:ins w:id="787" w:author="Forrest, Robyn" w:date="2022-08-03T14:22:00Z">
        <w:r w:rsidR="002B76F4">
          <w:t>,</w:t>
        </w:r>
      </w:ins>
      <w:r w:rsidR="004B4998" w:rsidRPr="00C038C3">
        <w:t xml:space="preserve"> by extension</w:t>
      </w:r>
      <w:ins w:id="788" w:author="Forrest, Robyn" w:date="2022-08-03T14:22:00Z">
        <w:r w:rsidR="002B76F4">
          <w:t>,</w:t>
        </w:r>
      </w:ins>
      <w:r w:rsidR="004B4998" w:rsidRPr="00C038C3">
        <w:t xml:space="preserve"> also their condition</w:t>
      </w:r>
      <w:del w:id="789" w:author="Forrest, Robyn" w:date="2022-08-03T14:22:00Z">
        <w:r w:rsidR="00226C1B" w:rsidRPr="00C038C3" w:rsidDel="002B76F4">
          <w:delText>,</w:delText>
        </w:r>
      </w:del>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w:t>
      </w:r>
      <w:del w:id="790" w:author="Forrest, Robyn" w:date="2022-08-03T14:22:00Z">
        <w:r w:rsidR="003C26AF" w:rsidRPr="00C038C3" w:rsidDel="002B76F4">
          <w:delText xml:space="preserve">find </w:delText>
        </w:r>
      </w:del>
      <w:ins w:id="791" w:author="Forrest, Robyn" w:date="2022-08-03T14:22:00Z">
        <w:r w:rsidR="002B76F4" w:rsidRPr="00C038C3">
          <w:t>f</w:t>
        </w:r>
        <w:r w:rsidR="002B76F4">
          <w:t>ound</w:t>
        </w:r>
        <w:r w:rsidR="002B76F4" w:rsidRPr="00C038C3">
          <w:t xml:space="preserve"> </w:t>
        </w:r>
      </w:ins>
      <w:r w:rsidR="003C26AF" w:rsidRPr="00C038C3">
        <w:t xml:space="preserve">that Baltic cod </w:t>
      </w:r>
      <w:r w:rsidR="00AA1739">
        <w:t xml:space="preserve">experienced </w:t>
      </w:r>
      <w:r w:rsidR="00AA1739" w:rsidRPr="00C038C3">
        <w:t xml:space="preserve">oxygen concentrations </w:t>
      </w:r>
      <w:r w:rsidR="00AA1739">
        <w:t>at around 7.2</w:t>
      </w:r>
      <w:ins w:id="792" w:author="Max Lindmark" w:date="2022-07-05T10:30:00Z">
        <w:r w:rsidR="00E37154">
          <w:t xml:space="preserve"> [5.8–7.7]</w:t>
        </w:r>
      </w:ins>
      <w:ins w:id="793" w:author="Max Lindmark" w:date="2022-07-14T15:33:00Z">
        <w:r w:rsidR="0023193A">
          <w:t xml:space="preserve"> (interquartile range in brackets)</w:t>
        </w:r>
      </w:ins>
      <w:ins w:id="794" w:author="Max Lindmark" w:date="2022-07-05T10:30:00Z">
        <w:r w:rsidR="00E37154">
          <w:t xml:space="preserve"> </w:t>
        </w:r>
      </w:ins>
      <w:del w:id="795" w:author="Max Lindmark" w:date="2022-07-05T10:30:00Z">
        <w:r w:rsidR="00AA1739" w:rsidDel="00E37154">
          <w:delText xml:space="preserve"> </w:delText>
        </w:r>
      </w:del>
      <w:r w:rsidR="00AA1739">
        <w:t>ml/L</w:t>
      </w:r>
      <w:ins w:id="796" w:author="Max Lindmark" w:date="2022-07-05T10:31:00Z">
        <w:r w:rsidR="00E37154">
          <w:t xml:space="preserve"> on average (biomass-weighted median)</w:t>
        </w:r>
      </w:ins>
      <w:del w:id="797" w:author="Max Lindmark" w:date="2022-07-05T10:30:00Z">
        <w:r w:rsidR="00AA1739" w:rsidDel="00E37154">
          <w:delText xml:space="preserve"> </w:delText>
        </w:r>
      </w:del>
      <w:del w:id="798" w:author="Max Lindmark" w:date="2022-07-05T10:31:00Z">
        <w:r w:rsidR="00AA1739" w:rsidDel="00E37154">
          <w:delText xml:space="preserve">on average </w:delText>
        </w:r>
      </w:del>
      <w:ins w:id="799" w:author="Max Lindmark" w:date="2022-07-05T10:29:00Z">
        <w:r w:rsidR="00C72560">
          <w:t xml:space="preserve"> </w:t>
        </w:r>
      </w:ins>
      <w:r w:rsidR="00AA1739">
        <w:t xml:space="preserve">in 1993 </w:t>
      </w:r>
      <w:del w:id="800" w:author="Max Lindmark" w:date="2022-07-05T10:31:00Z">
        <w:r w:rsidR="00AA1739" w:rsidDel="00A75470">
          <w:delText>(</w:delText>
        </w:r>
      </w:del>
      <w:del w:id="801" w:author="Max Lindmark" w:date="2022-07-05T10:30:00Z">
        <w:r w:rsidR="00AA1739" w:rsidDel="00933A0E">
          <w:delText>1</w:delText>
        </w:r>
        <w:r w:rsidR="00AA1739" w:rsidRPr="00CB48D5" w:rsidDel="00933A0E">
          <w:rPr>
            <w:vertAlign w:val="superscript"/>
          </w:rPr>
          <w:delText>st</w:delText>
        </w:r>
        <w:r w:rsidR="00AA1739" w:rsidDel="00933A0E">
          <w:delText xml:space="preserve"> and 3</w:delText>
        </w:r>
        <w:r w:rsidR="00AA1739" w:rsidRPr="00CB48D5" w:rsidDel="00933A0E">
          <w:rPr>
            <w:vertAlign w:val="superscript"/>
          </w:rPr>
          <w:delText>rd</w:delText>
        </w:r>
        <w:r w:rsidR="00AA1739" w:rsidDel="00933A0E">
          <w:delText xml:space="preserve"> quartile are</w:delText>
        </w:r>
      </w:del>
      <w:del w:id="802" w:author="Max Lindmark" w:date="2022-07-05T10:29:00Z">
        <w:r w:rsidR="00AA1739" w:rsidDel="00933A0E">
          <w:delText xml:space="preserve"> 5.8 and 7.7</w:delText>
        </w:r>
      </w:del>
      <w:del w:id="803" w:author="Max Lindmark" w:date="2022-07-05T10:31:00Z">
        <w:r w:rsidR="00AA1739" w:rsidDel="00A75470">
          <w:delText xml:space="preserve">) </w:delText>
        </w:r>
      </w:del>
      <w:r w:rsidR="00AA1739">
        <w:t xml:space="preserve">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ins w:id="804" w:author="Max Lindmark" w:date="2022-07-05T10:31:00Z">
        <w:r w:rsidR="00D96432">
          <w:t xml:space="preserve"> [4</w:t>
        </w:r>
        <w:r w:rsidR="00D96432" w:rsidRPr="00C038C3">
          <w:t>.</w:t>
        </w:r>
        <w:r w:rsidR="00D96432">
          <w:t>5–</w:t>
        </w:r>
        <w:r w:rsidR="00D96432" w:rsidRPr="00C038C3">
          <w:t>7.</w:t>
        </w:r>
        <w:r w:rsidR="00D96432">
          <w:t>2]</w:t>
        </w:r>
      </w:ins>
      <w:r w:rsidR="003A6E5B" w:rsidRPr="00C038C3">
        <w:t xml:space="preserve"> ml/</w:t>
      </w:r>
      <w:r w:rsidR="00F10AF2" w:rsidRPr="00C038C3">
        <w:t>L</w:t>
      </w:r>
      <w:del w:id="805" w:author="Max Lindmark" w:date="2022-07-05T10:31:00Z">
        <w:r w:rsidR="00492297" w:rsidRPr="00C038C3" w:rsidDel="00D96432">
          <w:delText xml:space="preserve"> on average</w:delText>
        </w:r>
        <w:r w:rsidR="00EF46AF" w:rsidRPr="00C038C3" w:rsidDel="00D96432">
          <w:delText xml:space="preserve"> </w:delText>
        </w:r>
        <w:r w:rsidR="00C52B65" w:rsidRPr="00C038C3" w:rsidDel="00D96432">
          <w:delText>(</w:delText>
        </w:r>
        <w:r w:rsidR="00222B20" w:rsidRPr="00C038C3" w:rsidDel="00D96432">
          <w:delText>1</w:delText>
        </w:r>
        <w:r w:rsidR="00222B20" w:rsidRPr="00C038C3" w:rsidDel="00D96432">
          <w:rPr>
            <w:vertAlign w:val="superscript"/>
          </w:rPr>
          <w:delText>st</w:delText>
        </w:r>
        <w:r w:rsidR="00222B20" w:rsidRPr="00C038C3" w:rsidDel="00D96432">
          <w:delText xml:space="preserve"> and </w:delText>
        </w:r>
        <w:r w:rsidR="000B5AB9" w:rsidDel="00D96432">
          <w:delText>3</w:delText>
        </w:r>
        <w:r w:rsidR="000B5AB9" w:rsidDel="00D96432">
          <w:rPr>
            <w:vertAlign w:val="superscript"/>
          </w:rPr>
          <w:delText>rd</w:delText>
        </w:r>
        <w:r w:rsidR="00222B20" w:rsidRPr="00C038C3" w:rsidDel="00D96432">
          <w:delText xml:space="preserve"> </w:delText>
        </w:r>
        <w:r w:rsidR="000B5AB9" w:rsidDel="00D96432">
          <w:delText xml:space="preserve">quartile </w:delText>
        </w:r>
        <w:r w:rsidR="00222B20" w:rsidRPr="00C038C3" w:rsidDel="00D96432">
          <w:delText xml:space="preserve">are </w:delText>
        </w:r>
        <w:r w:rsidR="006B1369" w:rsidDel="00D96432">
          <w:delText>4</w:delText>
        </w:r>
        <w:r w:rsidR="00EF46AF" w:rsidRPr="00C038C3" w:rsidDel="00D96432">
          <w:delText>.</w:delText>
        </w:r>
        <w:r w:rsidR="006B1369" w:rsidDel="00D96432">
          <w:delText>5</w:delText>
        </w:r>
        <w:r w:rsidR="00BC140F" w:rsidRPr="00C038C3" w:rsidDel="00D96432">
          <w:delText xml:space="preserve"> </w:delText>
        </w:r>
        <w:r w:rsidR="00EF46AF" w:rsidRPr="00C038C3" w:rsidDel="00D96432">
          <w:delText>and 7.</w:delText>
        </w:r>
        <w:r w:rsidR="006B1369" w:rsidDel="00D96432">
          <w:delText>2</w:delText>
        </w:r>
        <w:r w:rsidR="001645A8" w:rsidRPr="00C038C3" w:rsidDel="00D96432">
          <w:delText>)</w:delText>
        </w:r>
      </w:del>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commentRangeStart w:id="806"/>
      <w:commentRangeStart w:id="807"/>
      <w:r w:rsidR="007203E3">
        <w:t>we estimate it to be around 6.5</w:t>
      </w:r>
      <w:ins w:id="808" w:author="Max Lindmark" w:date="2022-07-05T10:32:00Z">
        <w:r w:rsidR="00863EAD">
          <w:t xml:space="preserve"> [</w:t>
        </w:r>
      </w:ins>
      <w:ins w:id="809" w:author="Max Lindmark" w:date="2022-07-13T10:02:00Z">
        <w:r w:rsidR="002D29C3">
          <w:t>4.9</w:t>
        </w:r>
      </w:ins>
      <w:ins w:id="810" w:author="Max Lindmark" w:date="2022-07-13T10:12:00Z">
        <w:r w:rsidR="00ED5622">
          <w:t>–</w:t>
        </w:r>
      </w:ins>
      <w:ins w:id="811" w:author="Max Lindmark" w:date="2022-07-13T10:02:00Z">
        <w:r w:rsidR="002D29C3">
          <w:t>7.3</w:t>
        </w:r>
      </w:ins>
      <w:ins w:id="812" w:author="Max Lindmark" w:date="2022-07-05T10:32:00Z">
        <w:r w:rsidR="00863EAD">
          <w:t>]</w:t>
        </w:r>
      </w:ins>
      <w:ins w:id="813" w:author="Forrest, Robyn" w:date="2022-08-03T14:23:00Z">
        <w:r w:rsidR="002B76F4">
          <w:t xml:space="preserve"> </w:t>
        </w:r>
        <w:r w:rsidR="002B76F4" w:rsidRPr="00C038C3">
          <w:t>ml/L</w:t>
        </w:r>
      </w:ins>
      <w:r w:rsidR="006A7F67">
        <w:t xml:space="preserve"> </w:t>
      </w:r>
      <w:r w:rsidR="00CD3297">
        <w:t>in 20</w:t>
      </w:r>
      <w:r w:rsidR="00426DC4">
        <w:t>19</w:t>
      </w:r>
      <w:r w:rsidR="00294832">
        <w:t xml:space="preserve"> </w:t>
      </w:r>
      <w:commentRangeEnd w:id="806"/>
      <w:r w:rsidR="00CF612A">
        <w:rPr>
          <w:rStyle w:val="CommentReference"/>
        </w:rPr>
        <w:commentReference w:id="806"/>
      </w:r>
      <w:commentRangeEnd w:id="807"/>
      <w:r w:rsidR="00ED5622">
        <w:rPr>
          <w:rStyle w:val="CommentReference"/>
        </w:rPr>
        <w:commentReference w:id="807"/>
      </w:r>
      <w:r w:rsidR="007203E3">
        <w:t>(</w:t>
      </w:r>
      <w:commentRangeStart w:id="814"/>
      <w:r w:rsidR="007203E3" w:rsidRPr="00C038C3">
        <w:rPr>
          <w:i/>
          <w:iCs/>
        </w:rPr>
        <w:t>SI Appendix</w:t>
      </w:r>
      <w:r w:rsidR="007203E3">
        <w:rPr>
          <w:i/>
          <w:iCs/>
        </w:rPr>
        <w:t>,</w:t>
      </w:r>
      <w:r w:rsidR="007203E3">
        <w:t xml:space="preserve"> Fig. S19</w:t>
      </w:r>
      <w:commentRangeEnd w:id="814"/>
      <w:r w:rsidR="00BA182F">
        <w:rPr>
          <w:rStyle w:val="CommentReference"/>
        </w:rPr>
        <w:commentReference w:id="814"/>
      </w:r>
      <w:r w:rsidR="007203E3">
        <w:t xml:space="preserve">). </w:t>
      </w:r>
      <w:r w:rsidR="00E71195" w:rsidRPr="00C038C3">
        <w:t>This is higher than recent estimate</w:t>
      </w:r>
      <w:r w:rsidR="00E71195">
        <w:t>s</w:t>
      </w:r>
      <w:r w:rsidR="00E71195" w:rsidRPr="00C038C3">
        <w:t xml:space="preserve"> of </w:t>
      </w:r>
      <w:ins w:id="815" w:author="Forrest, Robyn" w:date="2022-08-03T14:23:00Z">
        <w:r w:rsidR="002B76F4">
          <w:t xml:space="preserve">an </w:t>
        </w:r>
        <w:r w:rsidR="002B76F4" w:rsidRPr="00C038C3">
          <w:t>average oxygen concentration</w:t>
        </w:r>
        <w:r w:rsidR="002B76F4">
          <w:t xml:space="preserve"> </w:t>
        </w:r>
        <w:r w:rsidR="002B76F4">
          <w:t xml:space="preserve">of </w:t>
        </w:r>
      </w:ins>
      <w:r w:rsidR="00E71195">
        <w:t xml:space="preserve">4–4.5 </w:t>
      </w:r>
      <w:r w:rsidR="00E71195" w:rsidRPr="00C038C3">
        <w:t>ml/L</w:t>
      </w:r>
      <w:ins w:id="816" w:author="Forrest, Robyn" w:date="2022-08-03T14:23:00Z">
        <w:r w:rsidR="002B76F4">
          <w:t>,</w:t>
        </w:r>
      </w:ins>
      <w:del w:id="817" w:author="Forrest, Robyn" w:date="2022-08-03T14:23:00Z">
        <w:r w:rsidR="00E71195" w:rsidRPr="00C038C3" w:rsidDel="002B76F4">
          <w:delText xml:space="preserve"> as</w:delText>
        </w:r>
      </w:del>
      <w:r w:rsidR="00E71195" w:rsidRPr="00C038C3">
        <w:t xml:space="preserve"> </w:t>
      </w:r>
      <w:del w:id="818" w:author="Forrest, Robyn" w:date="2022-08-03T14:23:00Z">
        <w:r w:rsidR="00E71195" w:rsidDel="002B76F4">
          <w:delText xml:space="preserve">an </w:delText>
        </w:r>
        <w:r w:rsidR="00E71195" w:rsidRPr="00C038C3" w:rsidDel="002B76F4">
          <w:delText>average oxygen concentration</w:delText>
        </w:r>
        <w:r w:rsidR="00E71195" w:rsidDel="002B76F4">
          <w:delText xml:space="preserve"> </w:delText>
        </w:r>
      </w:del>
      <w:r w:rsidR="00E71195">
        <w:t xml:space="preserve">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B86D51">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B86D51">
        <w:t>[15,61]</w:t>
      </w:r>
      <w:r w:rsidR="00E71195" w:rsidRPr="00C038C3">
        <w:fldChar w:fldCharType="end"/>
      </w:r>
      <w:r w:rsidR="00E71195" w:rsidRPr="00C038C3">
        <w:t xml:space="preserve">. </w:t>
      </w:r>
      <w:commentRangeStart w:id="819"/>
      <w:ins w:id="820" w:author="Max Lindmark" w:date="2022-07-14T15:37:00Z">
        <w:r w:rsidR="00DC0BE5">
          <w:t>On</w:t>
        </w:r>
      </w:ins>
      <w:ins w:id="821" w:author="Max Lindmark" w:date="2022-07-14T15:38:00Z">
        <w:r w:rsidR="003B3FF8">
          <w:t>e</w:t>
        </w:r>
      </w:ins>
      <w:ins w:id="822" w:author="Max Lindmark" w:date="2022-07-14T15:37:00Z">
        <w:r w:rsidR="00DC0BE5">
          <w:t xml:space="preserve"> reason </w:t>
        </w:r>
        <w:r w:rsidR="00DC0BE5" w:rsidRPr="000E4861">
          <w:t>for t</w:t>
        </w:r>
      </w:ins>
      <w:del w:id="823" w:author="Max Lindmark" w:date="2022-07-14T15:37:00Z">
        <w:r w:rsidR="00AD532D" w:rsidRPr="000E4861" w:rsidDel="00DC0BE5">
          <w:delText xml:space="preserve">The </w:delText>
        </w:r>
      </w:del>
      <w:ins w:id="824" w:author="Max Lindmark" w:date="2022-07-14T15:37:00Z">
        <w:r w:rsidR="00DC0BE5" w:rsidRPr="000E4861">
          <w:t xml:space="preserve">he </w:t>
        </w:r>
      </w:ins>
      <w:r w:rsidR="00AD532D" w:rsidRPr="000E4861">
        <w:t xml:space="preserve">difference </w:t>
      </w:r>
      <w:r w:rsidR="006355E5" w:rsidRPr="000E4861">
        <w:t xml:space="preserve">in </w:t>
      </w:r>
      <w:r w:rsidR="00D52F40" w:rsidRPr="000E4861">
        <w:t xml:space="preserve">our estimate compared to previous studies </w:t>
      </w:r>
      <w:r w:rsidR="001B597C" w:rsidRPr="000E4861">
        <w:t xml:space="preserve">is </w:t>
      </w:r>
      <w:del w:id="825" w:author="Max Lindmark" w:date="2022-07-14T15:37:00Z">
        <w:r w:rsidR="00815D22" w:rsidRPr="000E4861" w:rsidDel="00E73496">
          <w:delText xml:space="preserve">likely </w:delText>
        </w:r>
      </w:del>
      <w:r w:rsidR="00D52F40" w:rsidRPr="000E4861">
        <w:t>because</w:t>
      </w:r>
      <w:del w:id="826" w:author="Max Lindmark" w:date="2022-07-14T15:37:00Z">
        <w:r w:rsidR="00CB58B4" w:rsidRPr="000E4861" w:rsidDel="00E73496">
          <w:delText>,</w:delText>
        </w:r>
      </w:del>
      <w:ins w:id="827" w:author="Max Lindmark" w:date="2022-07-14T15:37:00Z">
        <w:r w:rsidR="00E73496" w:rsidRPr="000E4861">
          <w:t xml:space="preserve"> </w:t>
        </w:r>
      </w:ins>
      <w:del w:id="828" w:author="Max Lindmark" w:date="2022-07-14T19:56:00Z">
        <w:r w:rsidR="00CB58B4" w:rsidRPr="000E4861" w:rsidDel="00613054">
          <w:delText xml:space="preserve"> </w:delText>
        </w:r>
      </w:del>
      <w:r w:rsidR="00534B7F" w:rsidRPr="000E4861">
        <w:t>instead of calculating average oxygen at the mean depth of cod</w:t>
      </w:r>
      <w:del w:id="829" w:author="Max Lindmark" w:date="2022-07-14T15:37:00Z">
        <w:r w:rsidR="00534B7F" w:rsidRPr="000E4861" w:rsidDel="00ED389F">
          <w:delText>,</w:delText>
        </w:r>
      </w:del>
      <w:ins w:id="830" w:author="Max Lindmark" w:date="2022-07-14T19:56:00Z">
        <w:r w:rsidR="00613054">
          <w:t xml:space="preserve">, we </w:t>
        </w:r>
      </w:ins>
      <w:del w:id="831" w:author="Max Lindmark" w:date="2022-07-14T19:56:00Z">
        <w:r w:rsidR="00534B7F" w:rsidRPr="000E4861" w:rsidDel="00613054">
          <w:delText xml:space="preserve"> </w:delText>
        </w:r>
      </w:del>
      <w:del w:id="832" w:author="Max Lindmark" w:date="2022-07-14T15:37:00Z">
        <w:r w:rsidR="00CB58B4" w:rsidRPr="000E4861" w:rsidDel="00B971DC">
          <w:delText xml:space="preserve">we </w:delText>
        </w:r>
      </w:del>
      <w:r w:rsidR="00534B7F" w:rsidRPr="000E4861">
        <w:t xml:space="preserve">weighted the </w:t>
      </w:r>
      <w:r w:rsidR="0057345E" w:rsidRPr="000E4861">
        <w:t xml:space="preserve">sea bottom </w:t>
      </w:r>
      <w:r w:rsidR="00534B7F" w:rsidRPr="000E4861">
        <w:t>oxygen in the environment</w:t>
      </w:r>
      <w:r w:rsidR="00725AAA" w:rsidRPr="000E4861">
        <w:t xml:space="preserve"> (</w:t>
      </w:r>
      <w:commentRangeStart w:id="833"/>
      <w:r w:rsidR="00725AAA" w:rsidRPr="000E4861">
        <w:t>from the ocean model NEMO-Nordic-SCOBI</w:t>
      </w:r>
      <w:commentRangeEnd w:id="833"/>
      <w:r w:rsidR="00FA5A20" w:rsidRPr="000E4861">
        <w:rPr>
          <w:rStyle w:val="CommentReference"/>
        </w:rPr>
        <w:commentReference w:id="833"/>
      </w:r>
      <w:r w:rsidR="00725AAA" w:rsidRPr="000E4861">
        <w:t>)</w:t>
      </w:r>
      <w:r w:rsidR="00534B7F" w:rsidRPr="000E4861">
        <w:t xml:space="preserve"> by the predicted </w:t>
      </w:r>
      <w:commentRangeStart w:id="834"/>
      <w:r w:rsidR="00534B7F" w:rsidRPr="000E4861">
        <w:t xml:space="preserve">densities from the </w:t>
      </w:r>
      <w:r w:rsidR="00A44D34" w:rsidRPr="000E4861">
        <w:t xml:space="preserve">cod </w:t>
      </w:r>
      <w:r w:rsidR="00534B7F" w:rsidRPr="000E4861">
        <w:t>density model</w:t>
      </w:r>
      <w:commentRangeEnd w:id="834"/>
      <w:r w:rsidR="001A1E95" w:rsidRPr="000E4861">
        <w:rPr>
          <w:rStyle w:val="CommentReference"/>
        </w:rPr>
        <w:commentReference w:id="834"/>
      </w:r>
      <w:r w:rsidR="00534B7F" w:rsidRPr="000E4861">
        <w:t>.</w:t>
      </w:r>
      <w:ins w:id="835" w:author="Max Lindmark" w:date="2022-07-05T09:34:00Z">
        <w:r w:rsidR="008F062B" w:rsidRPr="000E4861">
          <w:t xml:space="preserve"> </w:t>
        </w:r>
      </w:ins>
      <w:ins w:id="836" w:author="Max Lindmark" w:date="2022-07-14T19:57:00Z">
        <w:r w:rsidR="00613054">
          <w:t xml:space="preserve">This </w:t>
        </w:r>
      </w:ins>
      <w:ins w:id="837" w:author="Max Lindmark" w:date="2022-07-05T10:07:00Z">
        <w:r w:rsidR="00993B64" w:rsidRPr="000E4861">
          <w:t>approach overcomes the issue that oxygen concentrations span a large range for any given depth</w:t>
        </w:r>
      </w:ins>
      <w:ins w:id="838" w:author="Max Lindmark" w:date="2022-07-14T20:01:00Z">
        <w:r w:rsidR="00220F6A">
          <w:t xml:space="preserve"> and </w:t>
        </w:r>
      </w:ins>
      <w:ins w:id="839" w:author="Max Lindmark" w:date="2022-07-05T10:07:00Z">
        <w:r w:rsidR="00993B64" w:rsidRPr="000E4861">
          <w:t>avoids the assumption that cod depth occupancy is independent of oxygen concentration</w:t>
        </w:r>
      </w:ins>
      <w:ins w:id="840" w:author="Max Lindmark" w:date="2022-07-14T20:01:00Z">
        <w:r w:rsidR="00527ABE">
          <w:t>. O</w:t>
        </w:r>
        <w:r w:rsidR="00DF4A3F">
          <w:t xml:space="preserve">ur </w:t>
        </w:r>
      </w:ins>
      <w:ins w:id="841" w:author="Max Lindmark" w:date="2022-07-14T19:59:00Z">
        <w:r w:rsidR="00CB13C6">
          <w:t xml:space="preserve">finding </w:t>
        </w:r>
      </w:ins>
      <w:ins w:id="842" w:author="Max Lindmark" w:date="2022-07-14T19:58:00Z">
        <w:r w:rsidR="00F456B9">
          <w:t xml:space="preserve">that trends in </w:t>
        </w:r>
      </w:ins>
      <w:ins w:id="843" w:author="Max Lindmark" w:date="2022-07-14T15:39:00Z">
        <w:r w:rsidR="00A2231D">
          <w:t xml:space="preserve">weighted </w:t>
        </w:r>
      </w:ins>
      <w:ins w:id="844" w:author="Max Lindmark" w:date="2022-07-14T19:58:00Z">
        <w:r w:rsidR="00F456B9">
          <w:t xml:space="preserve">and unweighted </w:t>
        </w:r>
      </w:ins>
      <w:ins w:id="845" w:author="Max Lindmark" w:date="2022-07-14T15:39:00Z">
        <w:r w:rsidR="00A2231D">
          <w:t xml:space="preserve">oxygen </w:t>
        </w:r>
      </w:ins>
      <w:ins w:id="846" w:author="Max Lindmark" w:date="2022-07-14T19:58:00Z">
        <w:r w:rsidR="00F456B9">
          <w:t>differ</w:t>
        </w:r>
      </w:ins>
      <w:ins w:id="847" w:author="Max Lindmark" w:date="2022-07-14T20:01:00Z">
        <w:r w:rsidR="00526132">
          <w:t xml:space="preserve"> suggest</w:t>
        </w:r>
      </w:ins>
      <w:ins w:id="848" w:author="Max Lindmark" w:date="2022-07-14T20:02:00Z">
        <w:r w:rsidR="00526132">
          <w:t>s</w:t>
        </w:r>
      </w:ins>
      <w:ins w:id="849" w:author="Max Lindmark" w:date="2022-07-14T20:01:00Z">
        <w:r w:rsidR="00526132">
          <w:t xml:space="preserve"> this assumption is not supported, and </w:t>
        </w:r>
      </w:ins>
      <w:ins w:id="850" w:author="Max Lindmark" w:date="2022-07-14T20:02:00Z">
        <w:r w:rsidR="006E5980">
          <w:t xml:space="preserve">that </w:t>
        </w:r>
        <w:r w:rsidR="006E5980">
          <w:lastRenderedPageBreak/>
          <w:t>it is important to account for species distributions</w:t>
        </w:r>
      </w:ins>
      <w:ins w:id="851" w:author="Max Lindmark" w:date="2022-07-14T15:41:00Z">
        <w:r w:rsidR="00343AE9">
          <w:t xml:space="preserve">. </w:t>
        </w:r>
      </w:ins>
      <w:commentRangeEnd w:id="819"/>
      <w:ins w:id="852" w:author="Max Lindmark" w:date="2022-07-14T20:07:00Z">
        <w:r w:rsidR="007A1B91">
          <w:rPr>
            <w:rStyle w:val="CommentReference"/>
          </w:rPr>
          <w:commentReference w:id="819"/>
        </w:r>
      </w:ins>
      <w:ins w:id="853" w:author="Max Lindmark" w:date="2022-07-14T19:59:00Z">
        <w:r w:rsidR="00DD09EC">
          <w:t xml:space="preserve">Another reason could be due to </w:t>
        </w:r>
        <w:r w:rsidR="00645A3E">
          <w:t xml:space="preserve">differences among </w:t>
        </w:r>
      </w:ins>
      <w:ins w:id="854" w:author="Max Lindmark" w:date="2022-07-05T10:08:00Z">
        <w:r w:rsidR="00BA1D4A" w:rsidRPr="000E4861">
          <w:t>oxygen models.</w:t>
        </w:r>
      </w:ins>
      <w:ins w:id="855" w:author="Max Lindmark" w:date="2022-07-05T09:44:00Z">
        <w:r w:rsidR="000B3399" w:rsidRPr="000E4861">
          <w:t xml:space="preserve"> For example</w:t>
        </w:r>
      </w:ins>
      <w:ins w:id="856" w:author="Max Lindmark" w:date="2022-07-05T09:45:00Z">
        <w:r w:rsidR="000B3399" w:rsidRPr="000E4861">
          <w:t>, the model used in</w:t>
        </w:r>
      </w:ins>
      <w:ins w:id="857" w:author="Max Lindmark" w:date="2022-07-13T10:24:00Z">
        <w:r w:rsidR="00665BD4" w:rsidRPr="000E4861">
          <w:t xml:space="preserve"> Lehmann</w:t>
        </w:r>
      </w:ins>
      <w:ins w:id="858" w:author="Max Lindmark" w:date="2022-07-13T10:25:00Z">
        <w:r w:rsidR="00665BD4" w:rsidRPr="000E4861">
          <w:t xml:space="preserve"> et al., </w:t>
        </w:r>
      </w:ins>
      <w:r w:rsidR="00665BD4" w:rsidRPr="000E4861">
        <w:fldChar w:fldCharType="begin"/>
      </w:r>
      <w:r w:rsidR="00B86D51">
        <w:instrText xml:space="preserve"> ADDIN ZOTERO_ITEM CSL_CITATION {"citationID":"wJokzhfB","properties":{"formattedCitation":"[63,64]","plainCitation":"[63,64]","noteIndex":0},"citationItems":[{"id":3932,"uris":["http://zotero.org/users/6116610/items/SVWTMUXS"],"itemData":{"id":3932,"type":"article-journal","abstract":"The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B86D51">
        <w:rPr>
          <w:noProof/>
        </w:rPr>
        <w:t>[63,64]</w:t>
      </w:r>
      <w:r w:rsidR="00665BD4" w:rsidRPr="000E4861">
        <w:fldChar w:fldCharType="end"/>
      </w:r>
      <w:ins w:id="859" w:author="Max Lindmark" w:date="2022-07-05T09:45:00Z">
        <w:r w:rsidR="000B3399" w:rsidRPr="000E4861">
          <w:t xml:space="preserve">, </w:t>
        </w:r>
        <w:del w:id="860" w:author="Forrest, Robyn" w:date="2022-08-03T14:24:00Z">
          <w:r w:rsidR="000B3399" w:rsidRPr="000E4861" w:rsidDel="00351D51">
            <w:delText xml:space="preserve">on average </w:delText>
          </w:r>
        </w:del>
        <w:r w:rsidR="00171A85" w:rsidRPr="000E4861">
          <w:t xml:space="preserve">results in </w:t>
        </w:r>
      </w:ins>
      <w:ins w:id="861" w:author="Max Lindmark" w:date="2022-07-14T15:46:00Z">
        <w:r w:rsidR="003E2847">
          <w:t xml:space="preserve">weighted </w:t>
        </w:r>
      </w:ins>
      <w:ins w:id="862" w:author="Max Lindmark" w:date="2022-07-05T09:45:00Z">
        <w:r w:rsidR="00171A85" w:rsidRPr="000E4861">
          <w:t xml:space="preserve">oxygen concentrations </w:t>
        </w:r>
      </w:ins>
      <w:ins w:id="863" w:author="Max Lindmark" w:date="2022-07-14T15:46:00Z">
        <w:r w:rsidR="00FD6D37">
          <w:t>0.5</w:t>
        </w:r>
      </w:ins>
      <w:ins w:id="864" w:author="Max Lindmark" w:date="2022-07-14T15:45:00Z">
        <w:r w:rsidR="005609A9">
          <w:t>–</w:t>
        </w:r>
      </w:ins>
      <w:ins w:id="865" w:author="Max Lindmark" w:date="2022-07-14T15:46:00Z">
        <w:r w:rsidR="00FD6D37">
          <w:t>1</w:t>
        </w:r>
      </w:ins>
      <w:ins w:id="866" w:author="Max Lindmark" w:date="2022-07-05T09:45:00Z">
        <w:r w:rsidR="00171A85" w:rsidRPr="000E4861">
          <w:t xml:space="preserve"> </w:t>
        </w:r>
      </w:ins>
      <w:ins w:id="867" w:author="Max Lindmark" w:date="2022-07-05T09:46:00Z">
        <w:r w:rsidR="00171A85" w:rsidRPr="000E4861">
          <w:t>ml/L higher</w:t>
        </w:r>
      </w:ins>
      <w:ins w:id="868" w:author="Forrest, Robyn" w:date="2022-08-03T14:24:00Z">
        <w:r w:rsidR="00351D51">
          <w:t xml:space="preserve">, </w:t>
        </w:r>
      </w:ins>
      <w:ins w:id="869" w:author="Forrest, Robyn" w:date="2022-08-03T14:25:00Z">
        <w:r w:rsidR="00351D51" w:rsidRPr="000E4861">
          <w:t xml:space="preserve">on </w:t>
        </w:r>
        <w:proofErr w:type="spellStart"/>
        <w:r w:rsidR="00351D51" w:rsidRPr="000E4861">
          <w:t>average</w:t>
        </w:r>
        <w:r w:rsidR="00351D51">
          <w:t>,</w:t>
        </w:r>
      </w:ins>
      <w:ins w:id="870" w:author="Max Lindmark" w:date="2022-07-05T09:46:00Z">
        <w:del w:id="871" w:author="Forrest, Robyn" w:date="2022-08-03T14:24:00Z">
          <w:r w:rsidR="00171A85" w:rsidRPr="000E4861" w:rsidDel="00351D51">
            <w:delText xml:space="preserve"> </w:delText>
          </w:r>
        </w:del>
      </w:ins>
      <w:ins w:id="872" w:author="Max Lindmark" w:date="2022-07-14T15:47:00Z">
        <w:r w:rsidR="000B129D">
          <w:t>and</w:t>
        </w:r>
        <w:proofErr w:type="spellEnd"/>
        <w:r w:rsidR="000B129D">
          <w:t xml:space="preserve"> a less steep decline </w:t>
        </w:r>
      </w:ins>
      <w:ins w:id="873" w:author="Max Lindmark" w:date="2022-07-14T15:46:00Z">
        <w:r w:rsidR="00662FA0">
          <w:t xml:space="preserve">than the </w:t>
        </w:r>
      </w:ins>
      <w:ins w:id="874" w:author="Max Lindmark" w:date="2022-07-14T15:47:00Z">
        <w:r w:rsidR="00662FA0" w:rsidRPr="000E4861">
          <w:t>NEMO-Nordic-SCOBI</w:t>
        </w:r>
        <w:commentRangeStart w:id="875"/>
        <w:commentRangeEnd w:id="875"/>
        <w:r w:rsidR="00662FA0" w:rsidRPr="000E4861">
          <w:rPr>
            <w:rStyle w:val="CommentReference"/>
          </w:rPr>
          <w:commentReference w:id="875"/>
        </w:r>
        <w:r w:rsidR="00662FA0">
          <w:t xml:space="preserve"> model </w:t>
        </w:r>
      </w:ins>
      <w:ins w:id="876" w:author="Max Lindmark" w:date="2022-07-05T09:46:00Z">
        <w:r w:rsidR="00171A85" w:rsidRPr="000E4861">
          <w:t>between 1993-2016 in subdivision 25</w:t>
        </w:r>
      </w:ins>
      <w:ins w:id="877" w:author="Max Lindmark" w:date="2022-07-14T19:59:00Z">
        <w:r w:rsidR="00833CEA">
          <w:t xml:space="preserve"> (</w:t>
        </w:r>
        <w:r w:rsidR="00833CEA" w:rsidRPr="00C038C3">
          <w:rPr>
            <w:i/>
            <w:iCs/>
          </w:rPr>
          <w:t>SI Appendix</w:t>
        </w:r>
        <w:r w:rsidR="00833CEA">
          <w:rPr>
            <w:i/>
            <w:iCs/>
          </w:rPr>
          <w:t>,</w:t>
        </w:r>
        <w:r w:rsidR="00833CEA">
          <w:t xml:space="preserve"> Fig. S25)</w:t>
        </w:r>
      </w:ins>
      <w:ins w:id="878" w:author="Max Lindmark" w:date="2022-07-14T15:47:00Z">
        <w:r w:rsidR="0011528B">
          <w:t xml:space="preserve">. </w:t>
        </w:r>
        <w:commentRangeStart w:id="879"/>
        <w:r w:rsidR="00241615">
          <w:t xml:space="preserve">The difference </w:t>
        </w:r>
      </w:ins>
      <w:ins w:id="880" w:author="Max Lindmark" w:date="2022-07-14T20:00:00Z">
        <w:r w:rsidR="003548A8">
          <w:t xml:space="preserve">between </w:t>
        </w:r>
        <w:r w:rsidR="00AE5BB6">
          <w:t xml:space="preserve">models </w:t>
        </w:r>
        <w:del w:id="881" w:author="Sean Anderson" w:date="2022-07-20T12:36:00Z">
          <w:r w:rsidR="00176922" w:rsidDel="00582F47">
            <w:delText>are</w:delText>
          </w:r>
        </w:del>
      </w:ins>
      <w:ins w:id="882" w:author="Sean Anderson" w:date="2022-07-20T12:36:00Z">
        <w:r w:rsidR="00582F47">
          <w:t>is</w:t>
        </w:r>
      </w:ins>
      <w:ins w:id="883" w:author="Max Lindmark" w:date="2022-07-14T20:00:00Z">
        <w:r w:rsidR="00176922">
          <w:t xml:space="preserve"> </w:t>
        </w:r>
      </w:ins>
      <w:ins w:id="884" w:author="Max Lindmark" w:date="2022-07-14T15:47:00Z">
        <w:r w:rsidR="00241615">
          <w:t>similar in the average unweighted oxyge</w:t>
        </w:r>
      </w:ins>
      <w:ins w:id="885" w:author="Max Lindmark" w:date="2022-07-14T15:48:00Z">
        <w:r w:rsidR="00241615">
          <w:t xml:space="preserve">n concentration at depths </w:t>
        </w:r>
      </w:ins>
      <w:ins w:id="886" w:author="Max Lindmark" w:date="2022-07-05T09:46:00Z">
        <w:r w:rsidR="007A1096" w:rsidRPr="000E4861">
          <w:t xml:space="preserve">between </w:t>
        </w:r>
      </w:ins>
      <w:ins w:id="887" w:author="Max Lindmark" w:date="2022-07-14T15:48:00Z">
        <w:r w:rsidR="00361401">
          <w:t>29</w:t>
        </w:r>
      </w:ins>
      <w:ins w:id="888" w:author="Max Lindmark" w:date="2022-07-05T09:46:00Z">
        <w:r w:rsidR="007A1096" w:rsidRPr="000E4861">
          <w:t>-6</w:t>
        </w:r>
      </w:ins>
      <w:ins w:id="889" w:author="Max Lindmark" w:date="2022-07-14T15:48:00Z">
        <w:r w:rsidR="00361401">
          <w:t>1</w:t>
        </w:r>
      </w:ins>
      <w:ins w:id="890" w:author="Max Lindmark" w:date="2022-07-05T09:46:00Z">
        <w:r w:rsidR="007A1096" w:rsidRPr="000E4861">
          <w:t xml:space="preserve"> m</w:t>
        </w:r>
      </w:ins>
      <w:commentRangeEnd w:id="879"/>
      <w:r w:rsidR="00582F47">
        <w:rPr>
          <w:rStyle w:val="CommentReference"/>
        </w:rPr>
        <w:commentReference w:id="879"/>
      </w:r>
      <w:ins w:id="891" w:author="Max Lindmark" w:date="2022-07-05T09:45:00Z">
        <w:r w:rsidR="00296B2B" w:rsidRPr="000E4861">
          <w:t xml:space="preserve">. </w:t>
        </w:r>
      </w:ins>
      <w:ins w:id="892" w:author="Max Lindmark" w:date="2022-07-05T10:09:00Z">
        <w:r w:rsidR="00ED08A6" w:rsidRPr="000E4861">
          <w:t>Hence, care should be taken when interpreting exact values of oxygen concentrations</w:t>
        </w:r>
      </w:ins>
      <w:del w:id="893" w:author="Max Lindmark" w:date="2022-07-05T09:43:00Z">
        <w:r w:rsidR="00534B7F" w:rsidRPr="000E4861" w:rsidDel="00324E03">
          <w:delText xml:space="preserve"> </w:delText>
        </w:r>
      </w:del>
      <w:commentRangeStart w:id="894"/>
      <w:del w:id="895" w:author="Max Lindmark" w:date="2022-07-05T09:34:00Z">
        <w:r w:rsidR="00534B7F" w:rsidRPr="000E4861" w:rsidDel="008F062B">
          <w:delText>Hence</w:delText>
        </w:r>
      </w:del>
      <w:del w:id="896" w:author="Max Lindmark" w:date="2022-07-05T10:07:00Z">
        <w:r w:rsidR="00534B7F" w:rsidRPr="000E4861" w:rsidDel="00696C86">
          <w:delText xml:space="preserve">, </w:delText>
        </w:r>
        <w:r w:rsidR="00534B7F" w:rsidRPr="000E4861" w:rsidDel="00993B64">
          <w:delText>our approach overcomes the issue that oxygen concentrations span a large range for any given depth</w:delText>
        </w:r>
        <w:r w:rsidR="00436ED9" w:rsidRPr="000E4861" w:rsidDel="00993B64">
          <w:delText xml:space="preserve"> and avoids the assumptions that cod </w:delText>
        </w:r>
        <w:r w:rsidR="004E704A" w:rsidRPr="000E4861" w:rsidDel="00993B64">
          <w:delText xml:space="preserve">depth </w:delText>
        </w:r>
        <w:r w:rsidR="00436ED9" w:rsidRPr="000E4861" w:rsidDel="00993B64">
          <w:delText>occup</w:delText>
        </w:r>
        <w:r w:rsidR="004E704A" w:rsidRPr="000E4861" w:rsidDel="00993B64">
          <w:delText>ancy is independent</w:delText>
        </w:r>
        <w:r w:rsidR="00436ED9" w:rsidRPr="000E4861" w:rsidDel="00993B64">
          <w:delText xml:space="preserve"> of the oxygen concentration</w:delText>
        </w:r>
        <w:commentRangeEnd w:id="894"/>
        <w:r w:rsidR="00CB58B4" w:rsidRPr="000E4861" w:rsidDel="00993B64">
          <w:rPr>
            <w:rStyle w:val="CommentReference"/>
          </w:rPr>
          <w:commentReference w:id="894"/>
        </w:r>
        <w:r w:rsidR="00534B7F" w:rsidRPr="000E4861" w:rsidDel="00993B64">
          <w:delText>.</w:delText>
        </w:r>
        <w:r w:rsidR="003167C4" w:rsidRPr="000E4861" w:rsidDel="00993B64">
          <w:delText xml:space="preserve"> </w:delText>
        </w:r>
      </w:del>
      <w:commentRangeStart w:id="897"/>
      <w:del w:id="898" w:author="Michele Casini" w:date="2022-07-04T13:05:00Z">
        <w:r w:rsidR="00DF4061" w:rsidRPr="000E4861" w:rsidDel="00AE7158">
          <w:fldChar w:fldCharType="begin"/>
        </w:r>
        <w:r w:rsidR="00736189" w:rsidRPr="000E4861" w:rsidDel="00AE7158">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RPr="000E4861" w:rsidDel="00AE7158">
          <w:fldChar w:fldCharType="separate"/>
        </w:r>
        <w:r w:rsidR="00736189" w:rsidRPr="000E4861" w:rsidDel="00AE7158">
          <w:rPr>
            <w:noProof/>
          </w:rPr>
          <w:delText>(62)</w:delText>
        </w:r>
        <w:r w:rsidR="00DF4061" w:rsidRPr="000E4861" w:rsidDel="00AE7158">
          <w:fldChar w:fldCharType="end"/>
        </w:r>
      </w:del>
      <w:ins w:id="899" w:author="Max Lindmark" w:date="2022-05-26T15:24:00Z">
        <w:del w:id="900" w:author="Michele Casini" w:date="2022-07-04T13:05:00Z">
          <w:r w:rsidR="000C5AAF" w:rsidRPr="000E4861" w:rsidDel="00AE7158">
            <w:delText xml:space="preserve">The importance of accounting for the spatial distribution of cod also becomes evident in subdivision 25, </w:delText>
          </w:r>
          <w:commentRangeStart w:id="901"/>
          <w:r w:rsidR="000C5AAF" w:rsidRPr="000E4861" w:rsidDel="00AE7158">
            <w:delText>where the oxygen trends in the environment are stable,</w:delText>
          </w:r>
        </w:del>
      </w:ins>
      <w:commentRangeEnd w:id="901"/>
      <w:del w:id="902" w:author="Michele Casini" w:date="2022-07-04T13:05:00Z">
        <w:r w:rsidR="007F4226" w:rsidRPr="000E4861" w:rsidDel="00AE7158">
          <w:rPr>
            <w:rStyle w:val="CommentReference"/>
          </w:rPr>
          <w:commentReference w:id="901"/>
        </w:r>
      </w:del>
      <w:ins w:id="903" w:author="Max Lindmark" w:date="2022-05-26T15:24:00Z">
        <w:del w:id="904" w:author="Michele Casini" w:date="2022-07-04T13:05:00Z">
          <w:r w:rsidR="000C5AAF" w:rsidRPr="000E4861" w:rsidDel="00AE7158">
            <w:delText xml:space="preserve"> as in </w:delText>
          </w:r>
          <w:r w:rsidR="000C5AAF" w:rsidRPr="000E4861" w:rsidDel="00AE7158">
            <w:fldChar w:fldCharType="begin"/>
          </w:r>
        </w:del>
      </w:ins>
      <w:del w:id="905" w:author="Michele Casini" w:date="2022-07-04T13:05:00Z">
        <w:r w:rsidR="00575F2C" w:rsidRPr="000E4861" w:rsidDel="00AE7158">
          <w:del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del>
      <w:ins w:id="906" w:author="Max Lindmark" w:date="2022-05-26T15:24:00Z">
        <w:del w:id="907" w:author="Michele Casini" w:date="2022-07-04T13:05:00Z">
          <w:r w:rsidR="000C5AAF" w:rsidRPr="000E4861" w:rsidDel="00AE7158">
            <w:fldChar w:fldCharType="separate"/>
          </w:r>
        </w:del>
      </w:ins>
      <w:del w:id="908" w:author="Michele Casini" w:date="2022-07-04T13:05:00Z">
        <w:r w:rsidR="00575F2C" w:rsidRPr="000E4861" w:rsidDel="00AE7158">
          <w:rPr>
            <w:noProof/>
          </w:rPr>
          <w:delText>(63)</w:delText>
        </w:r>
      </w:del>
      <w:ins w:id="909" w:author="Max Lindmark" w:date="2022-05-26T15:24:00Z">
        <w:del w:id="910" w:author="Michele Casini" w:date="2022-07-04T13:05:00Z">
          <w:r w:rsidR="000C5AAF" w:rsidRPr="000E4861" w:rsidDel="00AE7158">
            <w:fldChar w:fldCharType="end"/>
          </w:r>
          <w:r w:rsidR="000C5AAF" w:rsidRPr="000E4861" w:rsidDel="00AE7158">
            <w:delText>, but the experienced oxygen by cod declined (</w:delText>
          </w:r>
          <w:r w:rsidR="000C5AAF" w:rsidRPr="000E4861" w:rsidDel="00AE7158">
            <w:rPr>
              <w:i/>
              <w:iCs/>
            </w:rPr>
            <w:delText>SI Appendix,</w:delText>
          </w:r>
          <w:r w:rsidR="000C5AAF" w:rsidRPr="000E4861" w:rsidDel="00AE7158">
            <w:delText xml:space="preserve"> Fig. S19).</w:delText>
          </w:r>
        </w:del>
      </w:ins>
      <w:commentRangeEnd w:id="897"/>
      <w:del w:id="911" w:author="Michele Casini" w:date="2022-07-04T13:05:00Z">
        <w:r w:rsidR="007F4226" w:rsidRPr="000E4861" w:rsidDel="00AE7158">
          <w:rPr>
            <w:rStyle w:val="CommentReference"/>
          </w:rPr>
          <w:commentReference w:id="897"/>
        </w:r>
      </w:del>
      <w:ins w:id="912" w:author="Max Lindmark" w:date="2022-07-05T10:09:00Z">
        <w:r w:rsidR="00C11593" w:rsidRPr="000E4861">
          <w:t>.</w:t>
        </w:r>
      </w:ins>
    </w:p>
    <w:p w14:paraId="60C58254" w14:textId="6AE068D4" w:rsidR="00506BCC" w:rsidRDefault="003E2249" w:rsidP="00552801">
      <w:pPr>
        <w:spacing w:line="480" w:lineRule="auto"/>
        <w:ind w:firstLine="284"/>
        <w:contextualSpacing/>
        <w:mirrorIndents/>
        <w:jc w:val="both"/>
      </w:pPr>
      <w:ins w:id="913" w:author="Max Lindmark" w:date="2022-05-19T19:49:00Z">
        <w:r>
          <w:t>In an experiment by</w:t>
        </w:r>
        <w:r w:rsidR="00C16B65">
          <w:t xml:space="preserve"> </w:t>
        </w:r>
      </w:ins>
      <w:ins w:id="914" w:author="Max Lindmark" w:date="2022-05-19T19:50:00Z">
        <w:r w:rsidR="00C16B65">
          <w:t xml:space="preserve">Chabot &amp; </w:t>
        </w:r>
        <w:proofErr w:type="spellStart"/>
        <w:r w:rsidR="00C16B65">
          <w:t>Dutil</w:t>
        </w:r>
      </w:ins>
      <w:proofErr w:type="spellEnd"/>
      <w:ins w:id="915" w:author="Max Lindmark" w:date="2022-05-19T19:49:00Z">
        <w:r w:rsidR="005745D5">
          <w:t xml:space="preserve"> </w:t>
        </w:r>
      </w:ins>
      <w:r w:rsidR="00C16B65">
        <w:fldChar w:fldCharType="begin"/>
      </w:r>
      <w:r w:rsidR="00B86D51">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B86D51">
        <w:rPr>
          <w:noProof/>
        </w:rPr>
        <w:t>[21]</w:t>
      </w:r>
      <w:r w:rsidR="00C16B65">
        <w:fldChar w:fldCharType="end"/>
      </w:r>
      <w:ins w:id="916" w:author="Max Lindmark" w:date="2022-05-19T19:50:00Z">
        <w:r w:rsidR="00C16B65">
          <w:t xml:space="preserve">, </w:t>
        </w:r>
      </w:ins>
      <w:ins w:id="917" w:author="Max Lindmark" w:date="2022-05-19T19:48:00Z">
        <w:r w:rsidR="000E1FA2">
          <w:t>5</w:t>
        </w:r>
      </w:ins>
      <w:del w:id="918" w:author="Max Lindmark" w:date="2022-05-19T19:48:00Z">
        <w:r w:rsidR="00BD5BFE" w:rsidRPr="00C038C3" w:rsidDel="000E1FA2">
          <w:delText>4.</w:delText>
        </w:r>
        <w:r w:rsidR="00BD5BFE" w:rsidDel="000E1FA2">
          <w:delText>3</w:delText>
        </w:r>
        <w:r w:rsidR="00BD5BFE" w:rsidRPr="00C038C3" w:rsidDel="000E1FA2">
          <w:delText xml:space="preserve"> </w:delText>
        </w:r>
      </w:del>
      <w:ins w:id="919" w:author="Max Lindmark" w:date="2022-05-19T19:48:00Z">
        <w:r w:rsidR="001D4BDC">
          <w:t xml:space="preserve"> </w:t>
        </w:r>
      </w:ins>
      <w:r w:rsidR="00BD5BFE" w:rsidRPr="00C038C3">
        <w:t>ml/L</w:t>
      </w:r>
      <w:ins w:id="920" w:author="Max Lindmark" w:date="2022-05-19T19:50:00Z">
        <w:r w:rsidR="00C16B65">
          <w:t xml:space="preserve"> </w:t>
        </w:r>
        <w:commentRangeStart w:id="921"/>
        <w:r w:rsidR="00C16B65">
          <w:t>(converted from 73% O</w:t>
        </w:r>
        <w:r w:rsidR="00C16B65" w:rsidRPr="00C16B65">
          <w:rPr>
            <w:vertAlign w:val="subscript"/>
            <w:rPrChange w:id="922" w:author="Max Lindmark" w:date="2022-05-19T19:50:00Z">
              <w:rPr/>
            </w:rPrChange>
          </w:rPr>
          <w:t>2</w:t>
        </w:r>
        <w:r w:rsidR="00C16B65">
          <w:t xml:space="preserve"> sa</w:t>
        </w:r>
      </w:ins>
      <w:ins w:id="923" w:author="Max Lindmark" w:date="2022-05-19T19:51:00Z">
        <w:r w:rsidR="00C16B65">
          <w:t>turation at 10</w:t>
        </w:r>
        <m:oMath>
          <m:r>
            <w:rPr>
              <w:rFonts w:ascii="Cambria Math" w:hAnsi="Cambria Math"/>
            </w:rPr>
            <m:t>℃</m:t>
          </m:r>
        </m:oMath>
      </w:ins>
      <w:ins w:id="924" w:author="Max Lindmark" w:date="2022-05-19T19:54:00Z">
        <w:r w:rsidR="008365F2">
          <w:t xml:space="preserve">, </w:t>
        </w:r>
      </w:ins>
      <w:ins w:id="925" w:author="Max Lindmark" w:date="2022-05-19T19:51:00Z">
        <w:r w:rsidR="0078001C">
          <w:t>28</w:t>
        </w:r>
      </w:ins>
      <m:oMath>
        <m:r>
          <w:ins w:id="926" w:author="Max Lindmark" w:date="2022-05-19T19:53:00Z">
            <w:rPr>
              <w:rFonts w:ascii="Cambria Math" w:hAnsi="Cambria Math"/>
            </w:rPr>
            <m:t>‰</m:t>
          </w:ins>
        </m:r>
      </m:oMath>
      <w:ins w:id="927" w:author="Max Lindmark" w:date="2022-05-19T19:54:00Z">
        <w:r w:rsidR="00A75027">
          <w:t xml:space="preserve">, and </w:t>
        </w:r>
        <w:r w:rsidR="00A75027" w:rsidRPr="00A75027">
          <w:t>1013</w:t>
        </w:r>
      </w:ins>
      <w:ins w:id="928" w:author="Max Lindmark" w:date="2022-05-19T19:56:00Z">
        <w:r w:rsidR="005C0B63">
          <w:t>.</w:t>
        </w:r>
      </w:ins>
      <w:ins w:id="929" w:author="Max Lindmark" w:date="2022-05-19T19:54:00Z">
        <w:r w:rsidR="00A75027" w:rsidRPr="00A75027">
          <w:t>25</w:t>
        </w:r>
        <w:r w:rsidR="00A75027">
          <w:t xml:space="preserve"> </w:t>
        </w:r>
        <m:oMath>
          <m:r>
            <m:rPr>
              <m:sty m:val="p"/>
            </m:rPr>
            <w:rPr>
              <w:rFonts w:ascii="Cambria Math" w:hAnsi="Cambria Math"/>
            </w:rPr>
            <m:t>hPa</m:t>
          </m:r>
        </m:oMath>
        <w:r w:rsidR="00294E75">
          <w:rPr>
            <w:iCs/>
          </w:rPr>
          <w:t>)</w:t>
        </w:r>
      </w:ins>
      <w:commentRangeEnd w:id="921"/>
      <w:ins w:id="930" w:author="Max Lindmark" w:date="2022-05-19T19:56:00Z">
        <w:r w:rsidR="005C0B63">
          <w:rPr>
            <w:rStyle w:val="CommentReference"/>
          </w:rPr>
          <w:commentReference w:id="921"/>
        </w:r>
        <w:r w:rsidR="00B272C4">
          <w:rPr>
            <w:iCs/>
          </w:rPr>
          <w:t xml:space="preserve"> </w:t>
        </w:r>
        <w:r w:rsidR="00A81DAC">
          <w:rPr>
            <w:iCs/>
          </w:rPr>
          <w:t xml:space="preserve">was estimated to be a </w:t>
        </w:r>
        <w:r w:rsidR="00A81DAC">
          <w:t xml:space="preserve">critical value </w:t>
        </w:r>
      </w:ins>
      <w:ins w:id="931" w:author="Max Lindmark" w:date="2022-05-19T19:57:00Z">
        <w:r w:rsidR="00B67DA8">
          <w:t xml:space="preserve">concentration beyond which </w:t>
        </w:r>
      </w:ins>
      <w:ins w:id="932" w:author="Max Lindmark" w:date="2022-05-19T19:56:00Z">
        <w:r w:rsidR="00A81DAC">
          <w:t xml:space="preserve">negative </w:t>
        </w:r>
      </w:ins>
      <w:ins w:id="933" w:author="Max Lindmark" w:date="2022-05-19T19:57:00Z">
        <w:r w:rsidR="00B67DA8">
          <w:t xml:space="preserve">effects on </w:t>
        </w:r>
      </w:ins>
      <w:ins w:id="934" w:author="Max Lindmark" w:date="2022-05-19T19:56:00Z">
        <w:r w:rsidR="00A81DAC">
          <w:t xml:space="preserve">growth and condition </w:t>
        </w:r>
      </w:ins>
      <w:ins w:id="935" w:author="Max Lindmark" w:date="2022-05-19T19:57:00Z">
        <w:r w:rsidR="00B55D94">
          <w:t>were observed</w:t>
        </w:r>
      </w:ins>
      <w:ins w:id="936" w:author="Max Lindmark" w:date="2022-07-05T09:31:00Z">
        <w:r w:rsidR="0053369E">
          <w:t xml:space="preserve"> on cod</w:t>
        </w:r>
      </w:ins>
      <w:del w:id="937" w:author="Max Lindmark" w:date="2022-05-19T19:53:00Z">
        <w:r w:rsidR="00F93F69" w:rsidDel="00F93F69">
          <w:rPr>
            <w:b/>
            <w:bCs/>
          </w:rPr>
          <w:delText xml:space="preserve"> </w:delText>
        </w:r>
      </w:del>
      <w:del w:id="938" w:author="Max Lindmark" w:date="2022-05-19T19:55:00Z">
        <w:r w:rsidR="00BD5BFE" w:rsidRPr="00C038C3" w:rsidDel="00D332D4">
          <w:delText xml:space="preserve"> has been proposed as a threshold for negative but sub-lethal physiological impacts, including, but not limited to, reduced feeding rates </w:delText>
        </w:r>
      </w:del>
      <w:del w:id="939"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940" w:author="Max Lindmark" w:date="2022-05-19T19:57:00Z">
        <w:r w:rsidR="00AD5E5B">
          <w:t xml:space="preserve"> </w:t>
        </w:r>
        <w:commentRangeStart w:id="941"/>
        <w:commentRangeStart w:id="942"/>
        <w:commentRangeStart w:id="943"/>
        <w:r w:rsidR="00AD5E5B">
          <w:t xml:space="preserve">This value is </w:t>
        </w:r>
      </w:ins>
      <w:commentRangeStart w:id="944"/>
      <w:commentRangeStart w:id="945"/>
      <w:ins w:id="946" w:author="Max Lindmark" w:date="2022-05-19T20:28:00Z">
        <w:r w:rsidR="00CA3F39">
          <w:t xml:space="preserve">higher </w:t>
        </w:r>
      </w:ins>
      <w:commentRangeEnd w:id="944"/>
      <w:r w:rsidR="00AE7158">
        <w:rPr>
          <w:rStyle w:val="CommentReference"/>
        </w:rPr>
        <w:commentReference w:id="944"/>
      </w:r>
      <w:commentRangeEnd w:id="945"/>
      <w:r w:rsidR="001A1E95">
        <w:rPr>
          <w:rStyle w:val="CommentReference"/>
        </w:rPr>
        <w:commentReference w:id="945"/>
      </w:r>
      <w:ins w:id="947" w:author="Max Lindmark" w:date="2022-05-19T20:28:00Z">
        <w:r w:rsidR="00CA3F39">
          <w:t xml:space="preserve">than a meta-analytic </w:t>
        </w:r>
      </w:ins>
      <w:ins w:id="948" w:author="Sean Anderson" w:date="2022-07-20T12:36:00Z">
        <w:r w:rsidR="00582F47">
          <w:t xml:space="preserve">estimate </w:t>
        </w:r>
      </w:ins>
      <w:ins w:id="949" w:author="Max Lindmark" w:date="2022-07-05T09:31:00Z">
        <w:r w:rsidR="0053369E">
          <w:t xml:space="preserve">across fishes </w:t>
        </w:r>
      </w:ins>
      <w:ins w:id="950" w:author="Sean Anderson" w:date="2022-07-20T12:37:00Z">
        <w:r w:rsidR="00582F47">
          <w:t xml:space="preserve">of a </w:t>
        </w:r>
      </w:ins>
      <w:ins w:id="951" w:author="Max Lindmark" w:date="2022-05-19T20:28:00Z">
        <w:del w:id="952" w:author="Sean Anderson" w:date="2022-07-20T12:37:00Z">
          <w:r w:rsidR="00CA3F39" w:rsidDel="00582F47">
            <w:delText xml:space="preserve">estimate </w:delText>
          </w:r>
          <w:r w:rsidR="006556D3" w:rsidDel="00582F47">
            <w:delText xml:space="preserve">of </w:delText>
          </w:r>
        </w:del>
      </w:ins>
      <w:ins w:id="953" w:author="Max Lindmark" w:date="2022-05-19T20:31:00Z">
        <w:del w:id="954" w:author="Sean Anderson" w:date="2022-07-20T12:37:00Z">
          <w:r w:rsidR="00C93132" w:rsidDel="00582F47">
            <w:delText xml:space="preserve">a threshold at </w:delText>
          </w:r>
        </w:del>
      </w:ins>
      <w:ins w:id="955" w:author="Max Lindmark" w:date="2022-05-19T20:30:00Z">
        <w:r w:rsidR="00437E56">
          <w:t>3.15 ml/L</w:t>
        </w:r>
      </w:ins>
      <w:ins w:id="956" w:author="Sean Anderson" w:date="2022-07-20T12:37:00Z">
        <w:r w:rsidR="00582F47">
          <w:t xml:space="preserve"> threshold</w:t>
        </w:r>
      </w:ins>
      <w:ins w:id="957" w:author="Max Lindmark" w:date="2022-05-19T20:31:00Z">
        <w:r w:rsidR="00C93132">
          <w:t xml:space="preserve">, below which </w:t>
        </w:r>
      </w:ins>
      <w:ins w:id="958" w:author="Max Lindmark" w:date="2022-05-19T20:28:00Z">
        <w:r w:rsidR="006556D3">
          <w:t xml:space="preserve">negative effects </w:t>
        </w:r>
      </w:ins>
      <w:ins w:id="959" w:author="Max Lindmark" w:date="2022-05-19T20:31:00Z">
        <w:r w:rsidR="00C93132">
          <w:t xml:space="preserve">on fish </w:t>
        </w:r>
        <w:commentRangeStart w:id="960"/>
        <w:commentRangeStart w:id="961"/>
        <w:r w:rsidR="00C93132">
          <w:t>growth</w:t>
        </w:r>
      </w:ins>
      <w:ins w:id="962" w:author="Max Lindmark" w:date="2022-07-13T11:05:00Z">
        <w:r w:rsidR="00FF173B">
          <w:t xml:space="preserve"> </w:t>
        </w:r>
      </w:ins>
      <w:commentRangeEnd w:id="960"/>
      <w:r w:rsidR="00CF612A">
        <w:rPr>
          <w:rStyle w:val="CommentReference"/>
        </w:rPr>
        <w:commentReference w:id="960"/>
      </w:r>
      <w:commentRangeEnd w:id="961"/>
      <w:r w:rsidR="0081361D">
        <w:rPr>
          <w:rStyle w:val="CommentReference"/>
        </w:rPr>
        <w:commentReference w:id="961"/>
      </w:r>
      <w:ins w:id="963" w:author="Max Lindmark" w:date="2022-05-19T20:31:00Z">
        <w:r w:rsidR="00C93132">
          <w:t xml:space="preserve">occur </w:t>
        </w:r>
      </w:ins>
      <w:r w:rsidR="00437E56">
        <w:fldChar w:fldCharType="begin"/>
      </w:r>
      <w:r w:rsidR="00B86D51">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B86D51">
        <w:rPr>
          <w:noProof/>
        </w:rPr>
        <w:t>[23]</w:t>
      </w:r>
      <w:r w:rsidR="00437E56">
        <w:fldChar w:fldCharType="end"/>
      </w:r>
      <w:commentRangeEnd w:id="941"/>
      <w:r w:rsidR="009A60E2">
        <w:rPr>
          <w:rStyle w:val="CommentReference"/>
        </w:rPr>
        <w:commentReference w:id="941"/>
      </w:r>
      <w:commentRangeEnd w:id="942"/>
      <w:r w:rsidR="00BE0153">
        <w:rPr>
          <w:rStyle w:val="CommentReference"/>
        </w:rPr>
        <w:commentReference w:id="942"/>
      </w:r>
      <w:commentRangeEnd w:id="943"/>
      <w:r w:rsidR="00787B02">
        <w:rPr>
          <w:rStyle w:val="CommentReference"/>
        </w:rPr>
        <w:commentReference w:id="943"/>
      </w:r>
      <w:del w:id="964" w:author="Max Lindmark" w:date="2022-05-19T20:28:00Z">
        <w:r w:rsidR="00BD5BFE" w:rsidRPr="00C038C3" w:rsidDel="006556D3">
          <w:delText xml:space="preserve"> </w:delText>
        </w:r>
      </w:del>
      <w:ins w:id="965" w:author="Max Lindmark" w:date="2022-05-26T14:59:00Z">
        <w:r w:rsidR="009D2BB1">
          <w:t xml:space="preserve">. </w:t>
        </w:r>
      </w:ins>
      <w:commentRangeStart w:id="966"/>
      <w:commentRangeStart w:id="967"/>
      <w:ins w:id="968" w:author="Max Lindmark" w:date="2022-07-13T11:06:00Z">
        <w:r w:rsidR="00FF173B" w:rsidRPr="00CB48D5">
          <w:t xml:space="preserve">However, </w:t>
        </w:r>
        <w:r w:rsidR="00FF173B">
          <w:t>despite our data spanning oxyge</w:t>
        </w:r>
      </w:ins>
      <w:ins w:id="969" w:author="Max Lindmark" w:date="2022-07-13T11:07:00Z">
        <w:r w:rsidR="00FF173B">
          <w:t xml:space="preserve">n levels below these values, </w:t>
        </w:r>
      </w:ins>
      <w:ins w:id="970" w:author="Max Lindmark" w:date="2022-07-13T11:06:00Z">
        <w:r w:rsidR="00FF173B">
          <w:t>we do not find support for a threshold in the relationship between condition and oxygen (</w:t>
        </w:r>
        <w:commentRangeStart w:id="971"/>
        <w:r w:rsidR="00FF173B">
          <w:t>based on comparing AIC [Akaike Information Criterion] of a break-point model and our model with a linear oxygen effect</w:t>
        </w:r>
      </w:ins>
      <w:commentRangeEnd w:id="971"/>
      <w:r w:rsidR="00BA182F">
        <w:rPr>
          <w:rStyle w:val="CommentReference"/>
        </w:rPr>
        <w:commentReference w:id="971"/>
      </w:r>
      <w:ins w:id="972" w:author="Max Lindmark" w:date="2022-07-13T11:06:00Z">
        <w:r w:rsidR="00FF173B">
          <w:t>).</w:t>
        </w:r>
      </w:ins>
      <w:commentRangeEnd w:id="966"/>
      <w:ins w:id="973" w:author="Max Lindmark" w:date="2022-07-14T20:07:00Z">
        <w:r w:rsidR="007A1B91">
          <w:rPr>
            <w:rStyle w:val="CommentReference"/>
          </w:rPr>
          <w:commentReference w:id="966"/>
        </w:r>
      </w:ins>
      <w:commentRangeEnd w:id="967"/>
      <w:r w:rsidR="00582F47">
        <w:rPr>
          <w:rStyle w:val="CommentReference"/>
        </w:rPr>
        <w:commentReference w:id="967"/>
      </w:r>
      <w:ins w:id="974" w:author="Max Lindmark" w:date="2022-07-13T11:07:00Z">
        <w:r w:rsidR="00FF173B">
          <w:t xml:space="preserve"> Instead we </w:t>
        </w:r>
      </w:ins>
      <w:ins w:id="975" w:author="Michele Casini" w:date="2022-05-25T10:43:00Z">
        <w:del w:id="976" w:author="Max Lindmark" w:date="2022-05-26T14:59:00Z">
          <w:r w:rsidR="00D843B5" w:rsidRPr="000722BF" w:rsidDel="009D2BB1">
            <w:delText>,</w:delText>
          </w:r>
        </w:del>
        <w:del w:id="977" w:author="Max Lindmark" w:date="2022-05-26T15:40:00Z">
          <w:r w:rsidR="00D843B5" w:rsidRPr="000722BF" w:rsidDel="00575F2C">
            <w:delText xml:space="preserve"> while other studies indicate sub-lethal effects already below ~ </w:delText>
          </w:r>
          <w:commentRangeStart w:id="978"/>
          <w:r w:rsidR="00D843B5" w:rsidRPr="000722BF" w:rsidDel="00575F2C">
            <w:delText>10.2 mg</w:delText>
          </w:r>
        </w:del>
      </w:ins>
      <w:ins w:id="979" w:author="Michele Casini" w:date="2022-05-25T10:44:00Z">
        <w:del w:id="980" w:author="Max Lindmark" w:date="2022-05-26T15:40:00Z">
          <w:r w:rsidR="00D843B5" w:rsidRPr="000722BF" w:rsidDel="00575F2C">
            <w:delText xml:space="preserve">/l </w:delText>
          </w:r>
        </w:del>
      </w:ins>
      <w:commentRangeEnd w:id="978"/>
      <w:ins w:id="981" w:author="Michele Casini" w:date="2022-05-26T10:17:00Z">
        <w:del w:id="982" w:author="Max Lindmark" w:date="2022-05-26T15:40:00Z">
          <w:r w:rsidR="00273D85" w:rsidRPr="000722BF" w:rsidDel="00575F2C">
            <w:rPr>
              <w:rStyle w:val="CommentReference"/>
            </w:rPr>
            <w:commentReference w:id="978"/>
          </w:r>
        </w:del>
      </w:ins>
      <w:ins w:id="983" w:author="Michele Casini" w:date="2022-05-25T10:44:00Z">
        <w:del w:id="984" w:author="Max Lindmark" w:date="2022-05-26T15:40:00Z">
          <w:r w:rsidR="00D843B5" w:rsidRPr="000722BF" w:rsidDel="00575F2C">
            <w:delText>(</w:delText>
          </w:r>
          <w:commentRangeStart w:id="985"/>
          <w:r w:rsidR="00D843B5" w:rsidRPr="000722BF" w:rsidDel="00575F2C">
            <w:delText>….</w:delText>
          </w:r>
          <w:commentRangeEnd w:id="985"/>
          <w:r w:rsidR="00D843B5" w:rsidRPr="000722BF" w:rsidDel="00575F2C">
            <w:rPr>
              <w:rStyle w:val="CommentReference"/>
            </w:rPr>
            <w:commentReference w:id="985"/>
          </w:r>
          <w:r w:rsidR="00D843B5" w:rsidRPr="000722BF" w:rsidDel="00575F2C">
            <w:delText>)</w:delText>
          </w:r>
        </w:del>
      </w:ins>
      <w:del w:id="986" w:author="Max Lindmark" w:date="2022-07-13T11:07:00Z">
        <w:r w:rsidR="00BD5BFE" w:rsidRPr="000722BF" w:rsidDel="00FF173B">
          <w:delText>Desp</w:delText>
        </w:r>
        <w:commentRangeStart w:id="987"/>
        <w:r w:rsidR="00BD5BFE" w:rsidRPr="000722BF" w:rsidDel="00FF173B">
          <w:delText>ite</w:delText>
        </w:r>
        <w:commentRangeEnd w:id="987"/>
        <w:r w:rsidR="00D14595" w:rsidRPr="000722BF" w:rsidDel="00FF173B">
          <w:rPr>
            <w:rStyle w:val="CommentReference"/>
          </w:rPr>
          <w:commentReference w:id="987"/>
        </w:r>
        <w:r w:rsidR="00BD5BFE" w:rsidRPr="000722BF" w:rsidDel="00FF173B">
          <w:delText xml:space="preserve"> the</w:delText>
        </w:r>
        <w:r w:rsidR="00BD5BFE" w:rsidDel="00FF173B">
          <w:delText xml:space="preserve"> median oxygen concentrations experienced by the population in our study </w:delText>
        </w:r>
        <w:r w:rsidR="00CB58B4" w:rsidDel="00FF173B">
          <w:delText>being</w:delText>
        </w:r>
        <w:r w:rsidR="00BD5BFE" w:rsidDel="00FF173B">
          <w:delText xml:space="preserve">is above </w:delText>
        </w:r>
        <w:r w:rsidR="00B97118" w:rsidDel="00FF173B">
          <w:delText>the</w:delText>
        </w:r>
        <w:r w:rsidR="00E60B3A" w:rsidDel="00FF173B">
          <w:delText>se</w:delText>
        </w:r>
        <w:r w:rsidR="00B97118" w:rsidDel="00FF173B">
          <w:delText xml:space="preserve"> </w:delText>
        </w:r>
        <w:r w:rsidR="00BD5BFE" w:rsidDel="00FF173B">
          <w:delText>threshold</w:delText>
        </w:r>
      </w:del>
      <w:ins w:id="988" w:author="Michele Casini" w:date="2022-05-25T10:58:00Z">
        <w:del w:id="989" w:author="Max Lindmark" w:date="2022-07-13T11:07:00Z">
          <w:r w:rsidR="00B97118" w:rsidDel="00FF173B">
            <w:delText xml:space="preserve"> </w:delText>
          </w:r>
        </w:del>
      </w:ins>
      <w:del w:id="990" w:author="Max Lindmark" w:date="2022-07-13T11:07:00Z">
        <w:r w:rsidR="008F062B" w:rsidDel="00FF173B">
          <w:fldChar w:fldCharType="begin"/>
        </w:r>
        <w:r w:rsidR="008F062B" w:rsidDel="00FF173B">
          <w:delInstrText xml:space="preserve"> ADDIN ZOTERO_ITEM CSL_CITATION {"citationID":"fl7WTyfP","properties":{"formattedCitation":"(21)","plainCitation":"(21)","noteIndex":0},"citationItems":[{"id":2408,"uris":["http://zotero.org/users/6116610/items/D8NXZIXU"],"itemData":{"id":2408,"type":"article-journal","abstract":"Growth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delInstrText>
        </w:r>
        <w:r w:rsidR="008F062B" w:rsidDel="00FF173B">
          <w:fldChar w:fldCharType="separate"/>
        </w:r>
        <w:r w:rsidR="008F062B" w:rsidDel="00FF173B">
          <w:rPr>
            <w:noProof/>
          </w:rPr>
          <w:delText>(21)</w:delText>
        </w:r>
        <w:r w:rsidR="008F062B" w:rsidDel="00FF173B">
          <w:fldChar w:fldCharType="end"/>
        </w:r>
      </w:del>
      <w:ins w:id="991" w:author="Michele Casini" w:date="2022-05-25T10:58:00Z">
        <w:del w:id="992" w:author="Max Lindmark" w:date="2022-05-26T15:01:00Z">
          <w:r w:rsidR="00B97118" w:rsidDel="00013764">
            <w:delText xml:space="preserve">suggested in </w:delText>
          </w:r>
        </w:del>
      </w:ins>
      <w:ins w:id="993" w:author="Michele Casini" w:date="2022-05-26T11:00:00Z">
        <w:del w:id="994" w:author="Max Lindmark" w:date="2022-05-26T15:01:00Z">
          <w:r w:rsidR="00FB53C5" w:rsidDel="00013764">
            <w:delText xml:space="preserve">some </w:delText>
          </w:r>
        </w:del>
      </w:ins>
      <w:ins w:id="995" w:author="Michele Casini" w:date="2022-05-25T10:58:00Z">
        <w:del w:id="996" w:author="Max Lindmark" w:date="2022-05-26T15:01:00Z">
          <w:r w:rsidR="00B97118" w:rsidDel="00013764">
            <w:delText>literature</w:delText>
          </w:r>
        </w:del>
      </w:ins>
      <w:del w:id="997" w:author="Max Lindmark" w:date="2022-07-13T11:07:00Z">
        <w:r w:rsidR="00BD5BFE" w:rsidDel="00FF173B">
          <w:delText xml:space="preserve">, </w:delText>
        </w:r>
        <w:r w:rsidR="00BD5BFE" w:rsidRPr="00C038C3" w:rsidDel="00FF173B">
          <w:delText xml:space="preserve">we still </w:delText>
        </w:r>
      </w:del>
      <w:del w:id="998" w:author="Forrest, Robyn" w:date="2022-08-03T14:28:00Z">
        <w:r w:rsidR="00BD5BFE" w:rsidRPr="00C038C3" w:rsidDel="000F64D1">
          <w:delText xml:space="preserve">find </w:delText>
        </w:r>
      </w:del>
      <w:ins w:id="999" w:author="Forrest, Robyn" w:date="2022-08-03T14:28:00Z">
        <w:r w:rsidR="000F64D1" w:rsidRPr="00C038C3">
          <w:t>f</w:t>
        </w:r>
        <w:r w:rsidR="000F64D1">
          <w:t>ou</w:t>
        </w:r>
        <w:r w:rsidR="000F64D1" w:rsidRPr="00C038C3">
          <w:t xml:space="preserve">nd </w:t>
        </w:r>
      </w:ins>
      <w:r w:rsidR="00BD5BFE" w:rsidRPr="00C038C3">
        <w:t xml:space="preserve">a </w:t>
      </w:r>
      <w:ins w:id="1000" w:author="Max Lindmark" w:date="2022-07-13T11:07:00Z">
        <w:r w:rsidR="00FF173B">
          <w:t xml:space="preserve">linear </w:t>
        </w:r>
      </w:ins>
      <w:r w:rsidR="00BD5BFE" w:rsidRPr="00C038C3">
        <w:t>positive effect of oxygen</w:t>
      </w:r>
      <w:r w:rsidR="00BD5BFE">
        <w:t xml:space="preserve">, </w:t>
      </w:r>
      <w:ins w:id="1001" w:author="Max Lindmark" w:date="2022-07-14T20:03:00Z">
        <w:r w:rsidR="00C86205">
          <w:t xml:space="preserve">which is </w:t>
        </w:r>
      </w:ins>
      <w:r w:rsidR="00BD5BFE">
        <w:t xml:space="preserve">in </w:t>
      </w:r>
      <w:del w:id="1002" w:author="Forrest, Robyn" w:date="2022-08-03T14:29:00Z">
        <w:r w:rsidR="00BD5BFE" w:rsidDel="000F64D1">
          <w:delText xml:space="preserve">line </w:delText>
        </w:r>
      </w:del>
      <w:ins w:id="1003" w:author="Forrest, Robyn" w:date="2022-08-03T14:29:00Z">
        <w:r w:rsidR="000F64D1">
          <w:t>agreement</w:t>
        </w:r>
        <w:r w:rsidR="000F64D1">
          <w:t xml:space="preserve"> </w:t>
        </w:r>
      </w:ins>
      <w:r w:rsidR="00BD5BFE">
        <w:t xml:space="preserve">with previous studies showing that </w:t>
      </w:r>
      <w:r w:rsidR="00BD5BFE">
        <w:lastRenderedPageBreak/>
        <w:t xml:space="preserve">exposure to low-oxygen areas is associated with low condition </w:t>
      </w:r>
      <w:del w:id="1004" w:author="Max Lindmark" w:date="2022-05-19T20:31:00Z">
        <w:r w:rsidR="00293A46" w:rsidRPr="00FF0653" w:rsidDel="00D03D55">
          <w:delText xml:space="preserve"> </w:delText>
        </w:r>
      </w:del>
      <w:r w:rsidR="00FF0653">
        <w:rPr>
          <w:lang w:val="sv-SE"/>
        </w:rPr>
        <w:fldChar w:fldCharType="begin"/>
      </w:r>
      <w:r w:rsidR="00B86D51">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B86D51">
        <w:rPr>
          <w:lang w:val="en-GB"/>
        </w:rPr>
        <w:t>[15,60]</w:t>
      </w:r>
      <w:r w:rsidR="00FF0653">
        <w:rPr>
          <w:lang w:val="sv-SE"/>
        </w:rPr>
        <w:fldChar w:fldCharType="end"/>
      </w:r>
      <w:r w:rsidR="00FF0653">
        <w:t xml:space="preserve">. </w:t>
      </w:r>
      <w:del w:id="1005" w:author="Max Lindmark" w:date="2022-07-13T11:06:00Z">
        <w:r w:rsidR="00552B39" w:rsidRPr="00CB48D5" w:rsidDel="00FF173B">
          <w:delText xml:space="preserve">However, </w:delText>
        </w:r>
      </w:del>
      <w:del w:id="1006" w:author="Max Lindmark" w:date="2022-07-13T10:59:00Z">
        <w:r w:rsidR="00552B39" w:rsidRPr="00CB48D5" w:rsidDel="007C3857">
          <w:delText>w</w:delText>
        </w:r>
      </w:del>
      <w:ins w:id="1007" w:author="Max Lindmark" w:date="2022-07-13T10:59:00Z">
        <w:r w:rsidR="007C3857">
          <w:t>W</w:t>
        </w:r>
      </w:ins>
      <w:r w:rsidR="00552B39" w:rsidRPr="00CB48D5">
        <w:t xml:space="preserve">e can only speculate if </w:t>
      </w:r>
      <w:ins w:id="1008" w:author="Max Lindmark" w:date="2022-07-13T11:08:00Z">
        <w:r w:rsidR="00520953">
          <w:t xml:space="preserve">the positive association </w:t>
        </w:r>
      </w:ins>
      <w:del w:id="1009" w:author="Max Lindmark" w:date="2022-07-13T11:08:00Z">
        <w:r w:rsidR="00552B39" w:rsidRPr="00CB48D5" w:rsidDel="00923565">
          <w:delText xml:space="preserve">this </w:delText>
        </w:r>
      </w:del>
      <w:r w:rsidR="00552B39" w:rsidRPr="00CB48D5">
        <w:t xml:space="preserve">is due to higher oxygen being correlated with richer habitats that feature higher food availability, </w:t>
      </w:r>
      <w:del w:id="1010" w:author="Max Lindmark" w:date="2022-07-13T11:09:00Z">
        <w:r w:rsidR="00552B39" w:rsidRPr="00CB48D5" w:rsidDel="00760E45">
          <w:delText xml:space="preserve">or </w:delText>
        </w:r>
      </w:del>
      <w:r w:rsidR="00552B39" w:rsidRPr="00CB48D5">
        <w:t>if there are direct physiological impacts at a lower threshold in the wild</w:t>
      </w:r>
      <w:ins w:id="1011" w:author="Max Lindmark" w:date="2022-07-13T11:09:00Z">
        <w:r w:rsidR="00760E45">
          <w:t xml:space="preserve"> or if behavioral responses </w:t>
        </w:r>
        <w:r w:rsidR="002A725B">
          <w:t>(e.g., movement between high and low oxygen area) blur the relationship observed in experiments</w:t>
        </w:r>
      </w:ins>
      <w:r w:rsidR="00552B39" w:rsidRPr="00CB48D5">
        <w:t>.</w:t>
      </w:r>
      <w:commentRangeStart w:id="1012"/>
      <w:r w:rsidR="00552B39" w:rsidRPr="00CB48D5">
        <w:t xml:space="preserve"> </w:t>
      </w:r>
      <w:commentRangeEnd w:id="1012"/>
      <w:r w:rsidR="00323922">
        <w:rPr>
          <w:rStyle w:val="CommentReference"/>
        </w:rPr>
        <w:commentReference w:id="1012"/>
      </w:r>
      <w:del w:id="1013" w:author="Max Lindmark" w:date="2022-07-13T11:10:00Z">
        <w:r w:rsidR="00552B39" w:rsidRPr="00CB48D5" w:rsidDel="00E143A5">
          <w:delText xml:space="preserve">The effect of oxygen could also be larger for small cod (i.e., a higher threshold), that currently dominate the Baltic population, as discussed in Casini </w:delText>
        </w:r>
        <w:r w:rsidR="00552B39" w:rsidRPr="00CB48D5" w:rsidDel="00E143A5">
          <w:rPr>
            <w:i/>
            <w:iCs/>
          </w:rPr>
          <w:delText>et al</w:delText>
        </w:r>
        <w:r w:rsidR="00552B39" w:rsidRPr="00CB48D5" w:rsidDel="00E143A5">
          <w:delText>. (2021).</w:delText>
        </w:r>
      </w:del>
      <w:ins w:id="1014" w:author="Michele Casini" w:date="2022-07-04T12:22:00Z">
        <w:del w:id="1015" w:author="Max Lindmark" w:date="2022-07-13T11:10:00Z">
          <w:r w:rsidR="0057075B" w:rsidDel="00E143A5">
            <w:delText xml:space="preserve"> </w:delText>
          </w:r>
        </w:del>
      </w:ins>
      <w:ins w:id="1016" w:author="Michele Casini" w:date="2022-07-04T12:26:00Z">
        <w:del w:id="1017" w:author="Max Lindmark" w:date="2022-07-13T11:10:00Z">
          <w:r w:rsidR="0057075B" w:rsidDel="00E143A5">
            <w:delText xml:space="preserve">We note </w:delText>
          </w:r>
        </w:del>
      </w:ins>
      <w:ins w:id="1018" w:author="Michele Casini" w:date="2022-07-04T12:34:00Z">
        <w:del w:id="1019" w:author="Max Lindmark" w:date="2022-07-13T11:10:00Z">
          <w:r w:rsidR="00987A56" w:rsidDel="00E143A5">
            <w:delText xml:space="preserve">however </w:delText>
          </w:r>
        </w:del>
      </w:ins>
      <w:ins w:id="1020" w:author="Michele Casini" w:date="2022-07-04T12:26:00Z">
        <w:del w:id="1021" w:author="Max Lindmark" w:date="2022-07-13T11:10:00Z">
          <w:r w:rsidR="0057075B" w:rsidDel="00E143A5">
            <w:delText xml:space="preserve">that </w:delText>
          </w:r>
        </w:del>
      </w:ins>
      <w:ins w:id="1022" w:author="Michele Casini" w:date="2022-07-04T12:27:00Z">
        <w:del w:id="1023" w:author="Max Lindmark" w:date="2022-07-13T11:10:00Z">
          <w:r w:rsidR="0057075B" w:rsidDel="00E143A5">
            <w:delText xml:space="preserve">part of the cod population </w:delText>
          </w:r>
        </w:del>
      </w:ins>
      <w:ins w:id="1024" w:author="Michele Casini" w:date="2022-07-04T12:28:00Z">
        <w:del w:id="1025" w:author="Max Lindmark" w:date="2022-07-13T11:10:00Z">
          <w:r w:rsidR="00987A56" w:rsidDel="00E143A5">
            <w:delText xml:space="preserve">in the past 15 years </w:delText>
          </w:r>
          <w:r w:rsidR="0057075B" w:rsidDel="00E143A5">
            <w:delText>has occurred</w:delText>
          </w:r>
        </w:del>
      </w:ins>
      <w:ins w:id="1026" w:author="Michele Casini" w:date="2022-07-04T12:27:00Z">
        <w:del w:id="1027" w:author="Max Lindmark" w:date="2022-07-13T11:10:00Z">
          <w:r w:rsidR="0057075B" w:rsidDel="00E143A5">
            <w:delText xml:space="preserve"> below the putative oxygen </w:delText>
          </w:r>
          <w:r w:rsidR="00AE7158" w:rsidDel="00E143A5">
            <w:delText>thresholds</w:delText>
          </w:r>
          <w:r w:rsidR="0057075B" w:rsidDel="00E143A5">
            <w:delText xml:space="preserve"> (see also 15)</w:delText>
          </w:r>
          <w:r w:rsidR="00987A56" w:rsidDel="00E143A5">
            <w:delText xml:space="preserve">, which </w:delText>
          </w:r>
          <w:r w:rsidR="0057075B" w:rsidDel="00E143A5">
            <w:delText xml:space="preserve">could </w:delText>
          </w:r>
        </w:del>
      </w:ins>
      <w:ins w:id="1028" w:author="Michele Casini" w:date="2022-07-04T12:33:00Z">
        <w:del w:id="1029" w:author="Max Lindmark" w:date="2022-07-13T11:10:00Z">
          <w:r w:rsidR="00987A56" w:rsidDel="00E143A5">
            <w:delText xml:space="preserve">partially </w:delText>
          </w:r>
        </w:del>
      </w:ins>
      <w:ins w:id="1030" w:author="Michele Casini" w:date="2022-07-04T12:27:00Z">
        <w:del w:id="1031" w:author="Max Lindmark" w:date="2022-07-13T11:10:00Z">
          <w:r w:rsidR="0057075B" w:rsidDel="00E143A5">
            <w:delText xml:space="preserve">explain the </w:delText>
          </w:r>
        </w:del>
      </w:ins>
      <w:ins w:id="1032" w:author="Michele Casini" w:date="2022-07-04T12:26:00Z">
        <w:del w:id="1033" w:author="Max Lindmark" w:date="2022-07-13T11:10:00Z">
          <w:r w:rsidR="0057075B" w:rsidDel="00E143A5">
            <w:delText xml:space="preserve">positive relation between oxygen and cod condition. </w:delText>
          </w:r>
        </w:del>
      </w:ins>
      <w:commentRangeStart w:id="1034"/>
      <w:ins w:id="1035" w:author="Michele Casini" w:date="2022-05-26T10:46:00Z">
        <w:del w:id="1036" w:author="Max Lindmark" w:date="2022-05-26T15:01:00Z">
          <w:r w:rsidR="00D83DA7" w:rsidDel="00013764">
            <w:delText>On the other hand, i</w:delText>
          </w:r>
        </w:del>
      </w:ins>
      <w:ins w:id="1037" w:author="Michele Casini" w:date="2022-05-26T10:45:00Z">
        <w:del w:id="1038" w:author="Max Lindmark" w:date="2022-05-26T15:01:00Z">
          <w:r w:rsidR="006202DB" w:rsidDel="00013764">
            <w:delText xml:space="preserve">f the threshold for negative effects is higher, as instead suggested </w:delText>
          </w:r>
        </w:del>
      </w:ins>
      <w:ins w:id="1039" w:author="Michele Casini" w:date="2022-05-26T11:00:00Z">
        <w:del w:id="1040" w:author="Max Lindmark" w:date="2022-05-26T15:01:00Z">
          <w:r w:rsidR="00FB53C5" w:rsidDel="00013764">
            <w:delText>in</w:delText>
          </w:r>
        </w:del>
      </w:ins>
      <w:ins w:id="1041" w:author="Michele Casini" w:date="2022-05-26T10:45:00Z">
        <w:del w:id="1042"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1043" w:author="Michele Casini" w:date="2022-05-26T10:46:00Z">
        <w:del w:id="1044" w:author="Max Lindmark" w:date="2022-05-26T15:01:00Z">
          <w:r w:rsidR="00BD72F7" w:rsidDel="00013764">
            <w:delText>whole south-eastern Baltic Sea.</w:delText>
          </w:r>
        </w:del>
      </w:ins>
      <w:commentRangeEnd w:id="1034"/>
      <w:r w:rsidR="00F13EA1">
        <w:rPr>
          <w:rStyle w:val="CommentReference"/>
        </w:rPr>
        <w:commentReference w:id="1034"/>
      </w:r>
    </w:p>
    <w:p w14:paraId="4BCC2276" w14:textId="23ABE75B" w:rsidR="001B273E" w:rsidRPr="00C038C3" w:rsidRDefault="00552B39" w:rsidP="001B273E">
      <w:pPr>
        <w:spacing w:line="480" w:lineRule="auto"/>
        <w:ind w:firstLine="284"/>
        <w:contextualSpacing/>
        <w:mirrorIndents/>
        <w:jc w:val="both"/>
      </w:pPr>
      <w:commentRangeStart w:id="1045"/>
      <w:del w:id="1046" w:author="Max Lindmark" w:date="2022-05-26T15:25:00Z">
        <w:r w:rsidRPr="00CB48D5" w:rsidDel="000C5AAF">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cod experience.</w:delText>
        </w:r>
      </w:del>
      <w:commentRangeEnd w:id="1045"/>
      <w:r w:rsidR="00AE7158">
        <w:rPr>
          <w:rStyle w:val="CommentReference"/>
        </w:rPr>
        <w:commentReference w:id="1045"/>
      </w:r>
      <w:del w:id="1047" w:author="Max Lindmark" w:date="2022-05-26T15:25:00Z">
        <w:r w:rsidRPr="001779ED" w:rsidDel="000C5AAF">
          <w:delText xml:space="preserv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w:t>
      </w:r>
      <w:commentRangeStart w:id="1048"/>
      <w:r w:rsidR="00FD7BF5" w:rsidRPr="00C038C3">
        <w:t xml:space="preserve">other cod </w:t>
      </w:r>
      <w:commentRangeEnd w:id="1048"/>
      <w:r w:rsidR="00E8782B">
        <w:rPr>
          <w:rStyle w:val="CommentReference"/>
        </w:rPr>
        <w:commentReference w:id="1048"/>
      </w:r>
      <w:r w:rsidR="00FD7BF5" w:rsidRPr="00C038C3">
        <w:t>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w:t>
      </w:r>
      <w:commentRangeStart w:id="1049"/>
      <w:r w:rsidR="008B7365" w:rsidRPr="00C038C3">
        <w:t xml:space="preserve">habitat contraction </w:t>
      </w:r>
      <w:commentRangeEnd w:id="1049"/>
      <w:r w:rsidR="00610F56">
        <w:rPr>
          <w:rStyle w:val="CommentReference"/>
        </w:rPr>
        <w:commentReference w:id="1049"/>
      </w:r>
      <w:r w:rsidR="008B7365" w:rsidRPr="00C038C3">
        <w:t xml:space="preserve">caused by the expansion of </w:t>
      </w:r>
      <w:r w:rsidR="005E3A64" w:rsidRPr="00C038C3">
        <w:t>“dead zones”</w:t>
      </w:r>
      <w:r w:rsidR="00C34435">
        <w:t xml:space="preserve"> avoided by cod</w:t>
      </w:r>
      <w:r w:rsidR="0087118F">
        <w:t xml:space="preserve"> </w:t>
      </w:r>
      <w:r w:rsidR="002B4F9A" w:rsidRPr="00C038C3">
        <w:fldChar w:fldCharType="begin"/>
      </w:r>
      <w:r w:rsidR="00B86D51">
        <w:instrText xml:space="preserve"> ADDIN ZOTERO_ITEM CSL_CITATION {"citationID":"U6k13WPq","properties":{"formattedCitation":"[14,15,29,65]","plainCitation":"[14,15,29,65]","noteIndex":0},"citationItems":[{"id":794,"uris":["http://zotero.org/users/6116610/items/39XLSPWN"],"itemData":{"id":794,"type":"article-journal","abstract":"Investigating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B86D51">
        <w:rPr>
          <w:lang w:val="en-GB"/>
        </w:rPr>
        <w:t>[14,15,29,65]</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lastRenderedPageBreak/>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in line with</w:t>
      </w:r>
      <w:r w:rsidR="00C17F3B">
        <w:t xml:space="preserve"> </w:t>
      </w:r>
      <w:r w:rsidR="000C5AAF">
        <w:t xml:space="preserve">previous studies finding </w:t>
      </w:r>
      <w:del w:id="1050" w:author="Forrest, Robyn" w:date="2022-08-03T14:36:00Z">
        <w:r w:rsidR="000C5AAF" w:rsidDel="001251FC">
          <w:delText xml:space="preserve">density </w:delText>
        </w:r>
      </w:del>
      <w:ins w:id="1051" w:author="Forrest, Robyn" w:date="2022-08-03T14:36:00Z">
        <w:r w:rsidR="001251FC">
          <w:t>density</w:t>
        </w:r>
        <w:r w:rsidR="001251FC">
          <w:t>-</w:t>
        </w:r>
      </w:ins>
      <w:del w:id="1052" w:author="Forrest, Robyn" w:date="2022-08-03T14:36:00Z">
        <w:r w:rsidR="000C5AAF" w:rsidDel="001251FC">
          <w:delText xml:space="preserve">dependence </w:delText>
        </w:r>
      </w:del>
      <w:ins w:id="1053" w:author="Forrest, Robyn" w:date="2022-08-03T14:36:00Z">
        <w:r w:rsidR="001251FC">
          <w:t>dependen</w:t>
        </w:r>
        <w:r w:rsidR="001251FC">
          <w:t>t</w:t>
        </w:r>
        <w:r w:rsidR="001251FC">
          <w:t xml:space="preserve"> </w:t>
        </w:r>
      </w:ins>
      <w:r w:rsidR="000C5AAF">
        <w:t xml:space="preserve">effects on growth </w:t>
      </w:r>
      <w:r w:rsidR="007C63B8" w:rsidRPr="00C038C3">
        <w:fldChar w:fldCharType="begin"/>
      </w:r>
      <w:r w:rsidR="00B86D51">
        <w:instrText xml:space="preserve"> ADDIN ZOTERO_ITEM CSL_CITATION {"citationID":"BSMruUZ4","properties":{"formattedCitation":"[66]","plainCitation":"[66]","noteIndex":0},"citationItems":[{"id":156,"uris":["http://zotero.org/users/6116610/items/IDYQ34SF"],"itemData":{"id":156,"type":"article-journal","abstract":"Over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B86D51">
        <w:t>[66]</w:t>
      </w:r>
      <w:r w:rsidR="007C63B8" w:rsidRPr="00C038C3">
        <w:fldChar w:fldCharType="end"/>
      </w:r>
      <w:r w:rsidR="008B7DC4">
        <w:t xml:space="preserve">, </w:t>
      </w:r>
      <w:r w:rsidR="006F3F3D">
        <w:t xml:space="preserve">though the effect is </w:t>
      </w:r>
      <w:r w:rsidR="00C17F3B">
        <w:t xml:space="preserve">uncertain and </w:t>
      </w:r>
      <w:del w:id="1054" w:author="Sean Anderson" w:date="2022-07-20T12:43:00Z">
        <w:r w:rsidR="00A07EEE" w:rsidDel="00787B02">
          <w:delText xml:space="preserve">very </w:delText>
        </w:r>
      </w:del>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w:t>
      </w:r>
      <w:del w:id="1055" w:author="Forrest, Robyn" w:date="2022-08-03T14:36:00Z">
        <w:r w:rsidR="00CF5928" w:rsidRPr="00C038C3" w:rsidDel="001251FC">
          <w:delText xml:space="preserve">; </w:delText>
        </w:r>
      </w:del>
      <w:ins w:id="1056" w:author="Forrest, Robyn" w:date="2022-08-03T14:36:00Z">
        <w:r w:rsidR="001251FC">
          <w:t>.</w:t>
        </w:r>
        <w:r w:rsidR="001251FC" w:rsidRPr="00C038C3">
          <w:t xml:space="preserve"> </w:t>
        </w:r>
      </w:ins>
      <w:del w:id="1057" w:author="Forrest, Robyn" w:date="2022-08-03T14:36:00Z">
        <w:r w:rsidR="00CF5928" w:rsidRPr="00C038C3" w:rsidDel="001251FC">
          <w:delText xml:space="preserve">areas </w:delText>
        </w:r>
      </w:del>
      <w:ins w:id="1058" w:author="Forrest, Robyn" w:date="2022-08-03T14:36:00Z">
        <w:r w:rsidR="001251FC">
          <w:t>A</w:t>
        </w:r>
        <w:r w:rsidR="001251FC" w:rsidRPr="00C038C3">
          <w:t xml:space="preserve">reas </w:t>
        </w:r>
      </w:ins>
      <w:r w:rsidR="00CF5928" w:rsidRPr="00C038C3">
        <w:t>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B86D51">
        <w:instrText xml:space="preserve"> ADDIN ZOTERO_ITEM CSL_CITATION {"citationID":"tl2X0AU6","properties":{"formattedCitation":"[67]","plainCitation":"[67]","noteIndex":0},"citationItems":[{"id":3511,"uris":["http://zotero.org/users/6116610/items/WFH2R2NM"],"itemData":{"id":3511,"type":"article-journal","abstract":"The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B86D51">
        <w:rPr>
          <w:lang w:val="en-GB"/>
        </w:rPr>
        <w:t>[67]</w:t>
      </w:r>
      <w:r w:rsidR="00CF5928">
        <w:fldChar w:fldCharType="end"/>
      </w:r>
      <w:r w:rsidR="00CF5928">
        <w:t xml:space="preserve">. </w:t>
      </w:r>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t>
      </w:r>
      <w:ins w:id="1059" w:author="Max Lindmark" w:date="2022-07-13T11:12:00Z">
        <w:r w:rsidR="00323922">
          <w:rPr>
            <w:iCs/>
          </w:rPr>
          <w:t>at the rectangle level</w:t>
        </w:r>
      </w:ins>
      <w:ins w:id="1060" w:author="Max Lindmark" w:date="2022-07-14T20:09:00Z">
        <w:r w:rsidR="00DA0A5A">
          <w:rPr>
            <w:iCs/>
          </w:rPr>
          <w:t xml:space="preserve"> </w:t>
        </w:r>
      </w:ins>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effect could be due to benthic food availability not changing dramatically over the time period in the southern Baltic Sea, as shown in </w:t>
      </w:r>
      <w:proofErr w:type="spellStart"/>
      <w:r w:rsidR="00F03166">
        <w:t>Svedäng</w:t>
      </w:r>
      <w:proofErr w:type="spellEnd"/>
      <w:r w:rsidR="00F03166">
        <w:t xml:space="preserve"> et al. </w:t>
      </w:r>
      <w:r w:rsidR="00600B9A">
        <w:fldChar w:fldCharType="begin"/>
      </w:r>
      <w:r w:rsidR="00B86D51">
        <w:instrText xml:space="preserve"> ADDIN ZOTERO_ITEM CSL_CITATION {"citationID":"Xvgvcr1n","properties":{"formattedCitation":"[68]","plainCitation":"[68]","noteIndex":0},"citationItems":[{"id":3515,"uris":["http://zotero.org/users/6116610/items/DMW77IQR"],"itemData":{"id":3515,"type":"article-journal","abstract":"Hypoxia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B86D51">
        <w:rPr>
          <w:noProof/>
        </w:rPr>
        <w:t>[68]</w:t>
      </w:r>
      <w:r w:rsidR="00600B9A">
        <w:fldChar w:fldCharType="end"/>
      </w:r>
      <w:r w:rsidR="005602D0">
        <w:t xml:space="preserve">. </w:t>
      </w:r>
    </w:p>
    <w:p w14:paraId="155BA261" w14:textId="67AF1785"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B86D51">
        <w:instrText xml:space="preserve"> ADDIN ZOTERO_ITEM CSL_CITATION {"citationID":"MFikyO4b","properties":{"formattedCitation":"[14,30,69]","plainCitation":"[14,30,69]","noteIndex":0},"citationItems":[{"id":810,"uris":["http://zotero.org/users/6116610/items/SJT7RQU9"],"itemData":{"id":810,"type":"article-journal","container-title":"Philosophical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B86D51">
        <w:rPr>
          <w:lang w:val="en-GB"/>
        </w:rPr>
        <w:t>[14,30,69]</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commentRangeStart w:id="1061"/>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w:t>
      </w:r>
      <w:commentRangeEnd w:id="1061"/>
      <w:r w:rsidR="005914D3">
        <w:rPr>
          <w:rStyle w:val="CommentReference"/>
        </w:rPr>
        <w:commentReference w:id="1061"/>
      </w:r>
      <w:r w:rsidR="006403A3" w:rsidRPr="00C038C3">
        <w:t xml:space="preserve">.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w:t>
      </w:r>
      <w:del w:id="1062" w:author="Forrest, Robyn" w:date="2022-08-03T14:37:00Z">
        <w:r w:rsidR="00F77110" w:rsidDel="001251FC">
          <w:delText xml:space="preserve">also </w:delText>
        </w:r>
      </w:del>
      <w:r w:rsidR="00F77110">
        <w:t xml:space="preserve">cod condition </w:t>
      </w:r>
      <w:ins w:id="1063" w:author="Forrest, Robyn" w:date="2022-08-03T14:37:00Z">
        <w:r w:rsidR="001251FC">
          <w:t xml:space="preserve">also </w:t>
        </w:r>
      </w:ins>
      <w:r w:rsidR="00F77110">
        <w:t xml:space="preserve">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w:t>
      </w:r>
      <w:del w:id="1064" w:author="Sean Anderson" w:date="2022-07-20T12:45:00Z">
        <w:r w:rsidR="00F77110" w:rsidDel="005914D3">
          <w:delText xml:space="preserve">very </w:delText>
        </w:r>
      </w:del>
      <w:r w:rsidR="00F77110">
        <w:t>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43236B6F" w:rsidR="00C02158" w:rsidRPr="00C038C3" w:rsidRDefault="00A6241E" w:rsidP="00552801">
      <w:pPr>
        <w:spacing w:line="480" w:lineRule="auto"/>
        <w:ind w:firstLine="284"/>
        <w:contextualSpacing/>
        <w:mirrorIndents/>
        <w:jc w:val="both"/>
      </w:pPr>
      <w:r w:rsidRPr="00C038C3">
        <w:lastRenderedPageBreak/>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del w:id="1065" w:author="Forrest, Robyn" w:date="2022-08-03T14:38:00Z">
        <w:r w:rsidR="000B7CCE" w:rsidDel="001251FC">
          <w:delText xml:space="preserve">we used </w:delText>
        </w:r>
      </w:del>
      <w:r w:rsidR="000B7CCE">
        <w:t>based on existing literature</w:t>
      </w:r>
      <w:r w:rsidR="00A7317C">
        <w:t xml:space="preserve">, </w:t>
      </w:r>
      <w:commentRangeStart w:id="1066"/>
      <w:r w:rsidR="00BC1E01">
        <w:t>analyzed</w:t>
      </w:r>
      <w:r w:rsidR="00A7317C">
        <w:t xml:space="preserve"> for the first time in a common framework</w:t>
      </w:r>
      <w:r w:rsidR="006449D3">
        <w:t xml:space="preserve"> using individual-level data</w:t>
      </w:r>
      <w:r w:rsidR="00A7317C">
        <w:t>,</w:t>
      </w:r>
      <w:commentRangeEnd w:id="1066"/>
      <w:r w:rsidR="00F02537">
        <w:rPr>
          <w:rStyle w:val="CommentReference"/>
        </w:rPr>
        <w:commentReference w:id="1066"/>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However. t</w:t>
      </w:r>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w:t>
      </w:r>
      <w:ins w:id="1067" w:author="Forrest, Robyn" w:date="2022-08-03T14:38:00Z">
        <w:r w:rsidR="001251FC">
          <w:t>,</w:t>
        </w:r>
      </w:ins>
      <w:r w:rsidR="00320A2D" w:rsidRPr="00320A2D">
        <w:t xml:space="preserve">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B86D51">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B86D51">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w:t>
      </w:r>
      <w:proofErr w:type="spellStart"/>
      <w:r w:rsidR="0077380B">
        <w:t>Casini</w:t>
      </w:r>
      <w:proofErr w:type="spellEnd"/>
      <w:r w:rsidR="0077380B">
        <w:t xml:space="preserve"> </w:t>
      </w:r>
      <w:r w:rsidR="00A226A3">
        <w:fldChar w:fldCharType="begin"/>
      </w:r>
      <w:r w:rsidR="00B86D51">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B86D51">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commentRangeStart w:id="1068"/>
      <w:r w:rsidR="003210C1">
        <w:t xml:space="preserve">time-varying intercepts </w:t>
      </w:r>
      <w:commentRangeEnd w:id="1068"/>
      <w:r w:rsidR="005914D3">
        <w:rPr>
          <w:rStyle w:val="CommentReference"/>
        </w:rPr>
        <w:commentReference w:id="1068"/>
      </w:r>
      <w:r w:rsidR="003210C1">
        <w:t xml:space="preserve">and </w:t>
      </w:r>
      <w:r w:rsidR="005D659D">
        <w:t>spatial and spatiotemporal terms) in the models suggest</w:t>
      </w:r>
      <w:r w:rsidR="00742CA5">
        <w:t>s</w:t>
      </w:r>
      <w:r w:rsidR="005D659D">
        <w:t xml:space="preserve"> that other factors, not </w:t>
      </w:r>
      <w:r w:rsidR="00D44245">
        <w:t xml:space="preserve">explicitly </w:t>
      </w:r>
      <w:r w:rsidR="005D659D">
        <w:t xml:space="preserve">included in our analyses, </w:t>
      </w:r>
      <w:del w:id="1069" w:author="Sean Anderson" w:date="2022-07-20T12:47:00Z">
        <w:r w:rsidR="005D659D" w:rsidDel="005914D3">
          <w:delText>can also play</w:delText>
        </w:r>
      </w:del>
      <w:ins w:id="1070" w:author="Sean Anderson" w:date="2022-07-20T12:47:00Z">
        <w:r w:rsidR="005914D3">
          <w:t>have also played</w:t>
        </w:r>
      </w:ins>
      <w:r w:rsidR="005D659D">
        <w:t xml:space="preserve">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B86D51">
        <w:instrText xml:space="preserve"> ADDIN ZOTERO_ITEM CSL_CITATION {"citationID":"Wv4A4aG9","properties":{"formattedCitation":"[67]","plainCitation":"[67]","noteIndex":0},"citationItems":[{"id":3511,"uris":["http://zotero.org/users/6116610/items/WFH2R2NM"],"itemData":{"id":3511,"type":"article-journal","abstract":"The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B86D51">
        <w:rPr>
          <w:lang w:val="en-GB"/>
        </w:rPr>
        <w:t>[67]</w:t>
      </w:r>
      <w:r w:rsidR="009C3AEC" w:rsidRPr="001D6B8C">
        <w:fldChar w:fldCharType="end"/>
      </w:r>
      <w:r w:rsidR="00443036">
        <w:t>.</w:t>
      </w:r>
      <w:r w:rsidR="00505E52">
        <w:t xml:space="preserve"> </w:t>
      </w:r>
      <w:commentRangeStart w:id="1071"/>
      <w:commentRangeStart w:id="1072"/>
      <w:r w:rsidR="009F7EEC">
        <w:t>Liver p</w:t>
      </w:r>
      <w:r w:rsidR="00505E52">
        <w:t>arasites</w:t>
      </w:r>
      <w:ins w:id="1073" w:author="Sean Anderson" w:date="2022-07-20T12:47:00Z">
        <w:r w:rsidR="005914D3">
          <w:t xml:space="preserve">, </w:t>
        </w:r>
      </w:ins>
      <w:del w:id="1074" w:author="Sean Anderson" w:date="2022-07-20T12:47:00Z">
        <w:r w:rsidR="00505E52" w:rsidDel="005914D3">
          <w:delText xml:space="preserve"> are </w:delText>
        </w:r>
      </w:del>
      <w:r w:rsidR="00505E52">
        <w:t>for instance</w:t>
      </w:r>
      <w:ins w:id="1075" w:author="Sean Anderson" w:date="2022-07-20T12:47:00Z">
        <w:r w:rsidR="005914D3">
          <w:t>, are</w:t>
        </w:r>
      </w:ins>
      <w:r w:rsidR="00505E52">
        <w:t xml:space="preserve"> numerous now</w:t>
      </w:r>
      <w:ins w:id="1076" w:author="Max Lindmark" w:date="2022-07-05T08:54:00Z">
        <w:r w:rsidR="00D14595">
          <w:t xml:space="preserve"> that cod are in poor condition</w:t>
        </w:r>
      </w:ins>
      <w:r w:rsidR="00505E52">
        <w:t>, but likely did not cause the decline</w:t>
      </w:r>
      <w:ins w:id="1077" w:author="Max Lindmark" w:date="2022-07-05T09:13:00Z">
        <w:r w:rsidR="00C14CBD">
          <w:t xml:space="preserve"> as cod in good condition are not as susceptible to parasite infection</w:t>
        </w:r>
      </w:ins>
      <w:r w:rsidR="008C2DF9">
        <w:t xml:space="preserve"> </w:t>
      </w:r>
      <w:r w:rsidR="00976AD7">
        <w:fldChar w:fldCharType="begin"/>
      </w:r>
      <w:r w:rsidR="00B86D51">
        <w:instrText xml:space="preserve"> ADDIN ZOTERO_ITEM CSL_CITATION {"citationID":"cNqp2e2a","properties":{"formattedCitation":"[70]","plainCitation":"[70]","noteIndex":0},"citationItems":[{"id":2393,"uris":["http://zotero.org/users/6116610/items/EA2S8AK6"],"itemData":{"id":2393,"type":"article-journal","abstract":"The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B86D51">
        <w:rPr>
          <w:lang w:val="en-GB"/>
        </w:rPr>
        <w:t>[70]</w:t>
      </w:r>
      <w:r w:rsidR="00976AD7">
        <w:fldChar w:fldCharType="end"/>
      </w:r>
      <w:r w:rsidR="00200412">
        <w:t xml:space="preserve">. </w:t>
      </w:r>
      <w:commentRangeEnd w:id="1071"/>
      <w:r w:rsidR="00CD565D">
        <w:rPr>
          <w:rStyle w:val="CommentReference"/>
        </w:rPr>
        <w:commentReference w:id="1071"/>
      </w:r>
      <w:commentRangeEnd w:id="1072"/>
      <w:r w:rsidR="00404FC8">
        <w:rPr>
          <w:rStyle w:val="CommentReference"/>
        </w:rPr>
        <w:commentReference w:id="1072"/>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B86D51">
        <w:instrText xml:space="preserve"> ADDIN ZOTERO_ITEM CSL_CITATION {"citationID":"BC9hl7RP","properties":{"formattedCitation":"[27]","plainCitation":"[27]","noteIndex":0},"citationItems":[{"id":2824,"uris":["http://zotero.org/users/6116610/items/CBUFSIQZ"],"itemData":{"id":2824,"type":"report","collection-title":"ICES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B86D51">
        <w:rPr>
          <w:noProof/>
        </w:rPr>
        <w:t>[27]</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B86D51">
        <w:instrText xml:space="preserve"> ADDIN ZOTERO_ITEM CSL_CITATION {"citationID":"2fHrpl7J","properties":{"formattedCitation":"[71]","plainCitation":"[71]","noteIndex":0},"citationItems":[{"id":2390,"uris":["http://zotero.org/users/6116610/items/PXK4RX42"],"itemData":{"id":2390,"type":"article-journal","abstract":"Eastern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B86D51">
        <w:t>[71]</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spellStart"/>
      <w:r w:rsidR="00701230" w:rsidRPr="00701230">
        <w:t>Radtke</w:t>
      </w:r>
      <w:proofErr w:type="spell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3"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078" w:name="_jwygf3u2rl9s" w:colFirst="0" w:colLast="0"/>
      <w:bookmarkEnd w:id="1078"/>
      <w:commentRangeStart w:id="1079"/>
      <w:commentRangeStart w:id="1080"/>
      <w:r w:rsidRPr="00C038C3">
        <w:rPr>
          <w:b/>
          <w:sz w:val="28"/>
          <w:szCs w:val="28"/>
        </w:rPr>
        <w:t xml:space="preserve">Literature </w:t>
      </w:r>
      <w:commentRangeEnd w:id="1079"/>
      <w:r w:rsidR="00CF2D06">
        <w:rPr>
          <w:rStyle w:val="CommentReference"/>
        </w:rPr>
        <w:commentReference w:id="1079"/>
      </w:r>
      <w:commentRangeEnd w:id="1080"/>
      <w:r w:rsidR="00934463">
        <w:rPr>
          <w:rStyle w:val="CommentReference"/>
        </w:rPr>
        <w:commentReference w:id="1080"/>
      </w:r>
      <w:commentRangeStart w:id="1081"/>
      <w:r w:rsidRPr="00C038C3">
        <w:rPr>
          <w:b/>
          <w:sz w:val="28"/>
          <w:szCs w:val="28"/>
        </w:rPr>
        <w:t>cited</w:t>
      </w:r>
      <w:commentRangeEnd w:id="1081"/>
      <w:r w:rsidR="0081181D">
        <w:rPr>
          <w:rStyle w:val="CommentReference"/>
        </w:rPr>
        <w:commentReference w:id="1081"/>
      </w:r>
    </w:p>
    <w:p w14:paraId="1CB305AD" w14:textId="77777777" w:rsidR="00B86D51" w:rsidRPr="00B86D51" w:rsidRDefault="00C70AF8" w:rsidP="00B86D51">
      <w:pPr>
        <w:pStyle w:val="Bibliography"/>
        <w:rPr>
          <w:lang w:val="en-GB"/>
        </w:rPr>
      </w:pPr>
      <w:r>
        <w:rPr>
          <w:lang w:val="en-GB"/>
        </w:rPr>
        <w:t xml:space="preserve"> </w:t>
      </w:r>
      <w:r w:rsidR="007A29CF">
        <w:rPr>
          <w:lang w:val="en-GB"/>
        </w:rPr>
        <w:fldChar w:fldCharType="begin"/>
      </w:r>
      <w:r w:rsidR="00B86D51">
        <w:rPr>
          <w:lang w:val="en-GB"/>
        </w:rPr>
        <w:instrText xml:space="preserve"> ADDIN ZOTERO_BIBL {"uncited":[],"omitted":[],"custom":[]} CSL_BIBLIOGRAPHY </w:instrText>
      </w:r>
      <w:r w:rsidR="007A29CF">
        <w:rPr>
          <w:lang w:val="en-GB"/>
        </w:rPr>
        <w:fldChar w:fldCharType="separate"/>
      </w:r>
      <w:r w:rsidR="00B86D51" w:rsidRPr="00B86D51">
        <w:rPr>
          <w:lang w:val="en-GB"/>
        </w:rPr>
        <w:t>1.</w:t>
      </w:r>
      <w:r w:rsidR="00B86D51" w:rsidRPr="00B86D51">
        <w:rPr>
          <w:lang w:val="en-GB"/>
        </w:rPr>
        <w:tab/>
        <w:t xml:space="preserve">Nash R, Valencia A, Geffen A. 2006 The origin of fulton’s condition factor : Setting the record straight. </w:t>
      </w:r>
      <w:r w:rsidR="00B86D51" w:rsidRPr="00B86D51">
        <w:rPr>
          <w:i/>
          <w:iCs/>
          <w:lang w:val="en-GB"/>
        </w:rPr>
        <w:t>Fisheries</w:t>
      </w:r>
      <w:r w:rsidR="00B86D51" w:rsidRPr="00B86D51">
        <w:rPr>
          <w:lang w:val="en-GB"/>
        </w:rPr>
        <w:t xml:space="preserve"> </w:t>
      </w:r>
      <w:r w:rsidR="00B86D51" w:rsidRPr="00B86D51">
        <w:rPr>
          <w:b/>
          <w:bCs/>
          <w:lang w:val="en-GB"/>
        </w:rPr>
        <w:t>31</w:t>
      </w:r>
      <w:r w:rsidR="00B86D51" w:rsidRPr="00B86D51">
        <w:rPr>
          <w:lang w:val="en-GB"/>
        </w:rPr>
        <w:t>, 236–238.</w:t>
      </w:r>
    </w:p>
    <w:p w14:paraId="1AED71DA" w14:textId="77777777" w:rsidR="00B86D51" w:rsidRPr="00B86D51" w:rsidRDefault="00B86D51" w:rsidP="00B86D51">
      <w:pPr>
        <w:pStyle w:val="Bibliography"/>
        <w:rPr>
          <w:lang w:val="en-GB"/>
        </w:rPr>
      </w:pPr>
      <w:r w:rsidRPr="00B86D51">
        <w:rPr>
          <w:lang w:val="en-GB"/>
        </w:rPr>
        <w:t>2.</w:t>
      </w:r>
      <w:r w:rsidRPr="00B86D51">
        <w:rPr>
          <w:lang w:val="en-GB"/>
        </w:rPr>
        <w:tab/>
        <w:t xml:space="preserve">Thorson JT. 2015 Spatio-temporal variation in fish condition is not consistently explained by density, temperature, or season for California Current groundfishes. </w:t>
      </w:r>
      <w:r w:rsidRPr="00B86D51">
        <w:rPr>
          <w:i/>
          <w:iCs/>
          <w:lang w:val="en-GB"/>
        </w:rPr>
        <w:t>Marine Ecology Progress Series</w:t>
      </w:r>
      <w:r w:rsidRPr="00B86D51">
        <w:rPr>
          <w:lang w:val="en-GB"/>
        </w:rPr>
        <w:t xml:space="preserve"> </w:t>
      </w:r>
      <w:r w:rsidRPr="00B86D51">
        <w:rPr>
          <w:b/>
          <w:bCs/>
          <w:lang w:val="en-GB"/>
        </w:rPr>
        <w:t>526</w:t>
      </w:r>
      <w:r w:rsidRPr="00B86D51">
        <w:rPr>
          <w:lang w:val="en-GB"/>
        </w:rPr>
        <w:t>, 101–112. (doi:10.3354/meps11204)</w:t>
      </w:r>
    </w:p>
    <w:p w14:paraId="22356DEC" w14:textId="77777777" w:rsidR="00B86D51" w:rsidRPr="00B86D51" w:rsidRDefault="00B86D51" w:rsidP="00B86D51">
      <w:pPr>
        <w:pStyle w:val="Bibliography"/>
        <w:rPr>
          <w:lang w:val="en-GB"/>
        </w:rPr>
      </w:pPr>
      <w:r w:rsidRPr="00B86D51">
        <w:rPr>
          <w:lang w:val="en-GB"/>
        </w:rPr>
        <w:lastRenderedPageBreak/>
        <w:t>3.</w:t>
      </w:r>
      <w:r w:rsidRPr="00B86D51">
        <w:rPr>
          <w:lang w:val="en-GB"/>
        </w:rPr>
        <w:tab/>
        <w:t xml:space="preserve">Morgan MJ, Rideout RM, Colbourne EB. 2010 Impact of environmental temperature on Atlantic cod Gadus morhua energy allocation to growth, condition and reproduction. </w:t>
      </w:r>
      <w:r w:rsidRPr="00B86D51">
        <w:rPr>
          <w:i/>
          <w:iCs/>
          <w:lang w:val="en-GB"/>
        </w:rPr>
        <w:t>Marine Ecology Progress Series</w:t>
      </w:r>
      <w:r w:rsidRPr="00B86D51">
        <w:rPr>
          <w:lang w:val="en-GB"/>
        </w:rPr>
        <w:t xml:space="preserve"> </w:t>
      </w:r>
      <w:r w:rsidRPr="00B86D51">
        <w:rPr>
          <w:b/>
          <w:bCs/>
          <w:lang w:val="en-GB"/>
        </w:rPr>
        <w:t>404</w:t>
      </w:r>
      <w:r w:rsidRPr="00B86D51">
        <w:rPr>
          <w:lang w:val="en-GB"/>
        </w:rPr>
        <w:t>, 185–195. (doi:10.3354/meps08502)</w:t>
      </w:r>
    </w:p>
    <w:p w14:paraId="76C6B346" w14:textId="77777777" w:rsidR="00B86D51" w:rsidRPr="00B86D51" w:rsidRDefault="00B86D51" w:rsidP="00B86D51">
      <w:pPr>
        <w:pStyle w:val="Bibliography"/>
        <w:rPr>
          <w:lang w:val="en-GB"/>
        </w:rPr>
      </w:pPr>
      <w:r w:rsidRPr="00B86D51">
        <w:rPr>
          <w:lang w:val="en-GB"/>
        </w:rPr>
        <w:t>4.</w:t>
      </w:r>
      <w:r w:rsidRPr="00B86D51">
        <w:rPr>
          <w:lang w:val="en-GB"/>
        </w:rPr>
        <w:tab/>
        <w:t xml:space="preserve">Hislop JRG, Robb AP, Gauld JA. 1978 Observations on effects of feeding level on growth and reproduction in haddock, Melanogrammus aeglefinus (L.) in captivity. </w:t>
      </w:r>
      <w:r w:rsidRPr="00B86D51">
        <w:rPr>
          <w:i/>
          <w:iCs/>
          <w:lang w:val="en-GB"/>
        </w:rPr>
        <w:t>Journal of Fish Biology</w:t>
      </w:r>
      <w:r w:rsidRPr="00B86D51">
        <w:rPr>
          <w:lang w:val="en-GB"/>
        </w:rPr>
        <w:t xml:space="preserve"> </w:t>
      </w:r>
      <w:r w:rsidRPr="00B86D51">
        <w:rPr>
          <w:b/>
          <w:bCs/>
          <w:lang w:val="en-GB"/>
        </w:rPr>
        <w:t>13</w:t>
      </w:r>
      <w:r w:rsidRPr="00B86D51">
        <w:rPr>
          <w:lang w:val="en-GB"/>
        </w:rPr>
        <w:t>, 85–98. (doi:10.1111/j.1095-8649.1978.tb03416.x)</w:t>
      </w:r>
    </w:p>
    <w:p w14:paraId="3FD87BA4" w14:textId="77777777" w:rsidR="00B86D51" w:rsidRPr="00B86D51" w:rsidRDefault="00B86D51" w:rsidP="00B86D51">
      <w:pPr>
        <w:pStyle w:val="Bibliography"/>
        <w:rPr>
          <w:lang w:val="en-GB"/>
        </w:rPr>
      </w:pPr>
      <w:r w:rsidRPr="00B86D51">
        <w:rPr>
          <w:lang w:val="en-GB"/>
        </w:rPr>
        <w:t>5.</w:t>
      </w:r>
      <w:r w:rsidRPr="00B86D51">
        <w:rPr>
          <w:lang w:val="en-GB"/>
        </w:rPr>
        <w:tab/>
        <w:t xml:space="preserve">Marshall CT, Frank KT. 1999 The effect of interannual variation in growth and condition on haddock recruitment. </w:t>
      </w:r>
      <w:r w:rsidRPr="00B86D51">
        <w:rPr>
          <w:i/>
          <w:iCs/>
          <w:lang w:val="en-GB"/>
        </w:rPr>
        <w:t>Can. J. Fish. Aquat. Sci.</w:t>
      </w:r>
      <w:r w:rsidRPr="00B86D51">
        <w:rPr>
          <w:lang w:val="en-GB"/>
        </w:rPr>
        <w:t xml:space="preserve"> </w:t>
      </w:r>
      <w:r w:rsidRPr="00B86D51">
        <w:rPr>
          <w:b/>
          <w:bCs/>
          <w:lang w:val="en-GB"/>
        </w:rPr>
        <w:t>56</w:t>
      </w:r>
      <w:r w:rsidRPr="00B86D51">
        <w:rPr>
          <w:lang w:val="en-GB"/>
        </w:rPr>
        <w:t>, 347–355. (doi:10.1139/f99-019)</w:t>
      </w:r>
    </w:p>
    <w:p w14:paraId="6F0C1C1D" w14:textId="77777777" w:rsidR="00B86D51" w:rsidRPr="00B86D51" w:rsidRDefault="00B86D51" w:rsidP="00B86D51">
      <w:pPr>
        <w:pStyle w:val="Bibliography"/>
        <w:rPr>
          <w:lang w:val="en-GB"/>
        </w:rPr>
      </w:pPr>
      <w:r w:rsidRPr="00B86D51">
        <w:rPr>
          <w:lang w:val="en-GB"/>
        </w:rPr>
        <w:t>6.</w:t>
      </w:r>
      <w:r w:rsidRPr="00B86D51">
        <w:rPr>
          <w:lang w:val="en-GB"/>
        </w:rPr>
        <w:tab/>
        <w:t xml:space="preserve">Jørgensen C, Ernande B, Fiksen Ø, Dieckmann U. 2006 The logic of skipped spawning in fish. </w:t>
      </w:r>
      <w:r w:rsidRPr="00B86D51">
        <w:rPr>
          <w:i/>
          <w:iCs/>
          <w:lang w:val="en-GB"/>
        </w:rPr>
        <w:t>Can. J. Fish. Aquat. Sci.</w:t>
      </w:r>
      <w:r w:rsidRPr="00B86D51">
        <w:rPr>
          <w:lang w:val="en-GB"/>
        </w:rPr>
        <w:t xml:space="preserve"> </w:t>
      </w:r>
      <w:r w:rsidRPr="00B86D51">
        <w:rPr>
          <w:b/>
          <w:bCs/>
          <w:lang w:val="en-GB"/>
        </w:rPr>
        <w:t>63</w:t>
      </w:r>
      <w:r w:rsidRPr="00B86D51">
        <w:rPr>
          <w:lang w:val="en-GB"/>
        </w:rPr>
        <w:t>, 200–211. (doi:10.1139/f05-210)</w:t>
      </w:r>
    </w:p>
    <w:p w14:paraId="3E9F8710" w14:textId="77777777" w:rsidR="00B86D51" w:rsidRPr="00B86D51" w:rsidRDefault="00B86D51" w:rsidP="00B86D51">
      <w:pPr>
        <w:pStyle w:val="Bibliography"/>
        <w:rPr>
          <w:lang w:val="en-GB"/>
        </w:rPr>
      </w:pPr>
      <w:r w:rsidRPr="00B86D51">
        <w:rPr>
          <w:lang w:val="en-GB"/>
        </w:rPr>
        <w:t>7.</w:t>
      </w:r>
      <w:r w:rsidRPr="00B86D51">
        <w:rPr>
          <w:lang w:val="en-GB"/>
        </w:rPr>
        <w:tab/>
        <w:t xml:space="preserve">Mion M, Thorsen A, Vitale F, Dierking J, Herrmann JP, Huwer B, von Dewitz B, Casini M. 2018 Effect of fish length and nutritional condition on the fecundity of distressed Atlantic cod </w:t>
      </w:r>
      <w:r w:rsidRPr="00B86D51">
        <w:rPr>
          <w:i/>
          <w:iCs/>
          <w:lang w:val="en-GB"/>
        </w:rPr>
        <w:t>Gadus morhua</w:t>
      </w:r>
      <w:r w:rsidRPr="00B86D51">
        <w:rPr>
          <w:lang w:val="en-GB"/>
        </w:rPr>
        <w:t xml:space="preserve"> from the Baltic Sea: POTENTIAL FECUNDITY OF BALTIC </w:t>
      </w:r>
      <w:r w:rsidRPr="00B86D51">
        <w:rPr>
          <w:i/>
          <w:iCs/>
          <w:lang w:val="en-GB"/>
        </w:rPr>
        <w:t>G. MORHUA</w:t>
      </w:r>
      <w:r w:rsidRPr="00B86D51">
        <w:rPr>
          <w:lang w:val="en-GB"/>
        </w:rPr>
        <w:t xml:space="preserve">. </w:t>
      </w:r>
      <w:r w:rsidRPr="00B86D51">
        <w:rPr>
          <w:i/>
          <w:iCs/>
          <w:lang w:val="en-GB"/>
        </w:rPr>
        <w:t>Journal of Fish Biology</w:t>
      </w:r>
      <w:r w:rsidRPr="00B86D51">
        <w:rPr>
          <w:lang w:val="en-GB"/>
        </w:rPr>
        <w:t xml:space="preserve"> </w:t>
      </w:r>
      <w:r w:rsidRPr="00B86D51">
        <w:rPr>
          <w:b/>
          <w:bCs/>
          <w:lang w:val="en-GB"/>
        </w:rPr>
        <w:t>92</w:t>
      </w:r>
      <w:r w:rsidRPr="00B86D51">
        <w:rPr>
          <w:lang w:val="en-GB"/>
        </w:rPr>
        <w:t>, 1016–1034. (doi:10.1111/jfb.13563)</w:t>
      </w:r>
    </w:p>
    <w:p w14:paraId="090D347A" w14:textId="77777777" w:rsidR="00B86D51" w:rsidRPr="00B86D51" w:rsidRDefault="00B86D51" w:rsidP="00B86D51">
      <w:pPr>
        <w:pStyle w:val="Bibliography"/>
        <w:rPr>
          <w:lang w:val="en-GB"/>
        </w:rPr>
      </w:pPr>
      <w:r w:rsidRPr="00B86D51">
        <w:rPr>
          <w:lang w:val="en-GB"/>
        </w:rPr>
        <w:t>8.</w:t>
      </w:r>
      <w:r w:rsidRPr="00B86D51">
        <w:rPr>
          <w:lang w:val="en-GB"/>
        </w:rPr>
        <w:tab/>
        <w:t xml:space="preserve">Dutil J-D, Lambert Y. 2000 Natural mortality from poor condition in Atlantic cod (Gadus morhua). </w:t>
      </w:r>
      <w:r w:rsidRPr="00B86D51">
        <w:rPr>
          <w:i/>
          <w:iCs/>
          <w:lang w:val="en-GB"/>
        </w:rPr>
        <w:t>Canadian Journal of Fisheries and Aquatic Sciences</w:t>
      </w:r>
      <w:r w:rsidRPr="00B86D51">
        <w:rPr>
          <w:lang w:val="en-GB"/>
        </w:rPr>
        <w:t xml:space="preserve"> (doi:10.1139/f00-023)</w:t>
      </w:r>
    </w:p>
    <w:p w14:paraId="5AA2E09E" w14:textId="77777777" w:rsidR="00B86D51" w:rsidRPr="00B86D51" w:rsidRDefault="00B86D51" w:rsidP="00B86D51">
      <w:pPr>
        <w:pStyle w:val="Bibliography"/>
        <w:rPr>
          <w:lang w:val="en-GB"/>
        </w:rPr>
      </w:pPr>
      <w:r w:rsidRPr="00B86D51">
        <w:rPr>
          <w:lang w:val="en-GB"/>
        </w:rPr>
        <w:t>9.</w:t>
      </w:r>
      <w:r w:rsidRPr="00B86D51">
        <w:rPr>
          <w:lang w:val="en-GB"/>
        </w:rPr>
        <w:tab/>
        <w:t xml:space="preserve">Casini M, Eero M, Carlshamre S, Lövgren J. 2016 Using alternative biological information in stock assessment: condition-corrected natural mortality of Eastern Baltic cod. </w:t>
      </w:r>
      <w:r w:rsidRPr="00B86D51">
        <w:rPr>
          <w:i/>
          <w:iCs/>
          <w:lang w:val="en-GB"/>
        </w:rPr>
        <w:t>ICES J Mar Sci</w:t>
      </w:r>
      <w:r w:rsidRPr="00B86D51">
        <w:rPr>
          <w:lang w:val="en-GB"/>
        </w:rPr>
        <w:t xml:space="preserve"> </w:t>
      </w:r>
      <w:r w:rsidRPr="00B86D51">
        <w:rPr>
          <w:b/>
          <w:bCs/>
          <w:lang w:val="en-GB"/>
        </w:rPr>
        <w:t>73</w:t>
      </w:r>
      <w:r w:rsidRPr="00B86D51">
        <w:rPr>
          <w:lang w:val="en-GB"/>
        </w:rPr>
        <w:t>, 2625–2631. (doi:10.1093/icesjms/fsw117)</w:t>
      </w:r>
    </w:p>
    <w:p w14:paraId="3590055C" w14:textId="77777777" w:rsidR="00B86D51" w:rsidRPr="00B86D51" w:rsidRDefault="00B86D51" w:rsidP="00B86D51">
      <w:pPr>
        <w:pStyle w:val="Bibliography"/>
        <w:rPr>
          <w:lang w:val="en-GB"/>
        </w:rPr>
      </w:pPr>
      <w:r w:rsidRPr="00B86D51">
        <w:rPr>
          <w:lang w:val="en-GB"/>
        </w:rPr>
        <w:t>10.</w:t>
      </w:r>
      <w:r w:rsidRPr="00B86D51">
        <w:rPr>
          <w:lang w:val="en-GB"/>
        </w:rPr>
        <w:tab/>
        <w:t xml:space="preserve">Grüss A, Gao J, Thorson J, Rooper C, Thompson G, Boldt J, Lauth R. 2020 Estimating synchronous changes in condition and density in eastern Bering Sea fishes. </w:t>
      </w:r>
      <w:r w:rsidRPr="00B86D51">
        <w:rPr>
          <w:i/>
          <w:iCs/>
          <w:lang w:val="en-GB"/>
        </w:rPr>
        <w:t>Mar. Ecol. Prog. Ser.</w:t>
      </w:r>
      <w:r w:rsidRPr="00B86D51">
        <w:rPr>
          <w:lang w:val="en-GB"/>
        </w:rPr>
        <w:t xml:space="preserve"> </w:t>
      </w:r>
      <w:r w:rsidRPr="00B86D51">
        <w:rPr>
          <w:b/>
          <w:bCs/>
          <w:lang w:val="en-GB"/>
        </w:rPr>
        <w:t>635</w:t>
      </w:r>
      <w:r w:rsidRPr="00B86D51">
        <w:rPr>
          <w:lang w:val="en-GB"/>
        </w:rPr>
        <w:t>, 169–185. (doi:10.3354/meps13213)</w:t>
      </w:r>
    </w:p>
    <w:p w14:paraId="712A6CD7" w14:textId="77777777" w:rsidR="00B86D51" w:rsidRPr="00B86D51" w:rsidRDefault="00B86D51" w:rsidP="00B86D51">
      <w:pPr>
        <w:pStyle w:val="Bibliography"/>
        <w:rPr>
          <w:lang w:val="en-GB"/>
        </w:rPr>
      </w:pPr>
      <w:r w:rsidRPr="00B86D51">
        <w:rPr>
          <w:lang w:val="en-GB"/>
        </w:rPr>
        <w:t>11.</w:t>
      </w:r>
      <w:r w:rsidRPr="00B86D51">
        <w:rPr>
          <w:lang w:val="en-GB"/>
        </w:rPr>
        <w:tab/>
        <w:t xml:space="preserve">Cardinale M, Arrhenius F. 2000 Decreasing weight-at-age of Atlantic herring (Clupea harengus) from the Baltic Sea between 1986 and 1996: a statistical analysis. </w:t>
      </w:r>
      <w:r w:rsidRPr="00B86D51">
        <w:rPr>
          <w:i/>
          <w:iCs/>
          <w:lang w:val="en-GB"/>
        </w:rPr>
        <w:t>ICES J Mar Sci</w:t>
      </w:r>
      <w:r w:rsidRPr="00B86D51">
        <w:rPr>
          <w:lang w:val="en-GB"/>
        </w:rPr>
        <w:t xml:space="preserve"> </w:t>
      </w:r>
      <w:r w:rsidRPr="00B86D51">
        <w:rPr>
          <w:b/>
          <w:bCs/>
          <w:lang w:val="en-GB"/>
        </w:rPr>
        <w:t>57</w:t>
      </w:r>
      <w:r w:rsidRPr="00B86D51">
        <w:rPr>
          <w:lang w:val="en-GB"/>
        </w:rPr>
        <w:t>, 882–893. (doi:10.1006/jmsc.2000.0575)</w:t>
      </w:r>
    </w:p>
    <w:p w14:paraId="039E6CD2" w14:textId="77777777" w:rsidR="00B86D51" w:rsidRPr="00B86D51" w:rsidRDefault="00B86D51" w:rsidP="00B86D51">
      <w:pPr>
        <w:pStyle w:val="Bibliography"/>
        <w:rPr>
          <w:lang w:val="en-GB"/>
        </w:rPr>
      </w:pPr>
      <w:r w:rsidRPr="00B86D51">
        <w:rPr>
          <w:lang w:val="en-GB"/>
        </w:rPr>
        <w:t>12.</w:t>
      </w:r>
      <w:r w:rsidRPr="00B86D51">
        <w:rPr>
          <w:lang w:val="en-GB"/>
        </w:rPr>
        <w:tab/>
        <w:t xml:space="preserve">Casini M, Cardinale M, Hjelm J. 2006 Inter-annual variation in herring, Clupea harengus, and sprat, Sprattus sprattus, condition in the central Baltic Sea: what gives the tune? </w:t>
      </w:r>
      <w:r w:rsidRPr="00B86D51">
        <w:rPr>
          <w:i/>
          <w:iCs/>
          <w:lang w:val="en-GB"/>
        </w:rPr>
        <w:t>Oikos</w:t>
      </w:r>
      <w:r w:rsidRPr="00B86D51">
        <w:rPr>
          <w:lang w:val="en-GB"/>
        </w:rPr>
        <w:t xml:space="preserve"> </w:t>
      </w:r>
      <w:r w:rsidRPr="00B86D51">
        <w:rPr>
          <w:b/>
          <w:bCs/>
          <w:lang w:val="en-GB"/>
        </w:rPr>
        <w:t>112</w:t>
      </w:r>
      <w:r w:rsidRPr="00B86D51">
        <w:rPr>
          <w:lang w:val="en-GB"/>
        </w:rPr>
        <w:t>, 638–650. (doi:10.1111/j.0030-1299.2006.13860.x)</w:t>
      </w:r>
    </w:p>
    <w:p w14:paraId="6FC15960" w14:textId="77777777" w:rsidR="00B86D51" w:rsidRPr="00B86D51" w:rsidRDefault="00B86D51" w:rsidP="00B86D51">
      <w:pPr>
        <w:pStyle w:val="Bibliography"/>
        <w:rPr>
          <w:lang w:val="en-GB"/>
        </w:rPr>
      </w:pPr>
      <w:r w:rsidRPr="00B86D51">
        <w:rPr>
          <w:lang w:val="en-GB"/>
        </w:rPr>
        <w:t>13.</w:t>
      </w:r>
      <w:r w:rsidRPr="00B86D51">
        <w:rPr>
          <w:lang w:val="en-GB"/>
        </w:rPr>
        <w:tab/>
        <w:t xml:space="preserve">Möllmann C, Kornilovs G, Fetter M, Köster FW, Hinrichsen H-H. 2003 The marine copepod, Pseudocalanus elongatus, as a mediator between climate variability and fisheries in the Central Baltic Sea. </w:t>
      </w:r>
      <w:r w:rsidRPr="00B86D51">
        <w:rPr>
          <w:i/>
          <w:iCs/>
          <w:lang w:val="en-GB"/>
        </w:rPr>
        <w:t>Fisheries Oceanography</w:t>
      </w:r>
      <w:r w:rsidRPr="00B86D51">
        <w:rPr>
          <w:lang w:val="en-GB"/>
        </w:rPr>
        <w:t xml:space="preserve"> </w:t>
      </w:r>
      <w:r w:rsidRPr="00B86D51">
        <w:rPr>
          <w:b/>
          <w:bCs/>
          <w:lang w:val="en-GB"/>
        </w:rPr>
        <w:t>12</w:t>
      </w:r>
      <w:r w:rsidRPr="00B86D51">
        <w:rPr>
          <w:lang w:val="en-GB"/>
        </w:rPr>
        <w:t>, 360–368. (doi:10.1046/j.1365-2419.2003.00257.x)</w:t>
      </w:r>
    </w:p>
    <w:p w14:paraId="678EB4B4" w14:textId="77777777" w:rsidR="00B86D51" w:rsidRPr="00B86D51" w:rsidRDefault="00B86D51" w:rsidP="00B86D51">
      <w:pPr>
        <w:pStyle w:val="Bibliography"/>
        <w:rPr>
          <w:lang w:val="en-GB"/>
        </w:rPr>
      </w:pPr>
      <w:r w:rsidRPr="00B86D51">
        <w:rPr>
          <w:lang w:val="en-GB"/>
        </w:rPr>
        <w:t>14.</w:t>
      </w:r>
      <w:r w:rsidRPr="00B86D51">
        <w:rPr>
          <w:lang w:val="en-GB"/>
        </w:rPr>
        <w:tab/>
        <w:t xml:space="preserve">Casini M </w:t>
      </w:r>
      <w:r w:rsidRPr="00B86D51">
        <w:rPr>
          <w:i/>
          <w:iCs/>
          <w:lang w:val="en-GB"/>
        </w:rPr>
        <w:t>et al.</w:t>
      </w:r>
      <w:r w:rsidRPr="00B86D51">
        <w:rPr>
          <w:lang w:val="en-GB"/>
        </w:rPr>
        <w:t xml:space="preserve"> 2016 Hypoxic areas, density-dependence and food limitation drive the body condition of a heavily exploited marine fish predator. </w:t>
      </w:r>
      <w:r w:rsidRPr="00B86D51">
        <w:rPr>
          <w:i/>
          <w:iCs/>
          <w:lang w:val="en-GB"/>
        </w:rPr>
        <w:t>Royal Society Open Science</w:t>
      </w:r>
      <w:r w:rsidRPr="00B86D51">
        <w:rPr>
          <w:lang w:val="en-GB"/>
        </w:rPr>
        <w:t xml:space="preserve"> </w:t>
      </w:r>
      <w:r w:rsidRPr="00B86D51">
        <w:rPr>
          <w:b/>
          <w:bCs/>
          <w:lang w:val="en-GB"/>
        </w:rPr>
        <w:t>3</w:t>
      </w:r>
      <w:r w:rsidRPr="00B86D51">
        <w:rPr>
          <w:lang w:val="en-GB"/>
        </w:rPr>
        <w:t>, 160416. (doi:10.1098/rsos.160416)</w:t>
      </w:r>
    </w:p>
    <w:p w14:paraId="68B74EE8" w14:textId="77777777" w:rsidR="00B86D51" w:rsidRPr="00B86D51" w:rsidRDefault="00B86D51" w:rsidP="00B86D51">
      <w:pPr>
        <w:pStyle w:val="Bibliography"/>
        <w:rPr>
          <w:lang w:val="en-GB"/>
        </w:rPr>
      </w:pPr>
      <w:r w:rsidRPr="00B86D51">
        <w:rPr>
          <w:lang w:val="en-GB"/>
        </w:rPr>
        <w:t>15.</w:t>
      </w:r>
      <w:r w:rsidRPr="00B86D51">
        <w:rPr>
          <w:lang w:val="en-GB"/>
        </w:rPr>
        <w:tab/>
        <w:t>Casini M, Martin Hansson, Orio A, Limburg K. 2021 Changes in population depth distribution and oxygen stratification are involved in the current low condition of the eastern Baltic Sea cod (</w:t>
      </w:r>
      <w:r w:rsidRPr="00B86D51">
        <w:rPr>
          <w:i/>
          <w:iCs/>
          <w:lang w:val="en-GB"/>
        </w:rPr>
        <w:t>Gadus morhua</w:t>
      </w:r>
      <w:r w:rsidRPr="00B86D51">
        <w:rPr>
          <w:lang w:val="en-GB"/>
        </w:rPr>
        <w:t xml:space="preserve">). </w:t>
      </w:r>
      <w:r w:rsidRPr="00B86D51">
        <w:rPr>
          <w:i/>
          <w:iCs/>
          <w:lang w:val="en-GB"/>
        </w:rPr>
        <w:t>Biogeosciences</w:t>
      </w:r>
      <w:r w:rsidRPr="00B86D51">
        <w:rPr>
          <w:lang w:val="en-GB"/>
        </w:rPr>
        <w:t xml:space="preserve"> </w:t>
      </w:r>
      <w:r w:rsidRPr="00B86D51">
        <w:rPr>
          <w:b/>
          <w:bCs/>
          <w:lang w:val="en-GB"/>
        </w:rPr>
        <w:t>18</w:t>
      </w:r>
      <w:r w:rsidRPr="00B86D51">
        <w:rPr>
          <w:lang w:val="en-GB"/>
        </w:rPr>
        <w:t>, 1321–1331. (doi:https://doi.org/10.5194/bg-18-1321-2021)</w:t>
      </w:r>
    </w:p>
    <w:p w14:paraId="5B5AFB3D" w14:textId="77777777" w:rsidR="00B86D51" w:rsidRPr="00B86D51" w:rsidRDefault="00B86D51" w:rsidP="00B86D51">
      <w:pPr>
        <w:pStyle w:val="Bibliography"/>
        <w:rPr>
          <w:lang w:val="en-GB"/>
        </w:rPr>
      </w:pPr>
      <w:r w:rsidRPr="00B86D51">
        <w:rPr>
          <w:lang w:val="en-GB"/>
        </w:rPr>
        <w:lastRenderedPageBreak/>
        <w:t>16.</w:t>
      </w:r>
      <w:r w:rsidRPr="00B86D51">
        <w:rPr>
          <w:lang w:val="en-GB"/>
        </w:rPr>
        <w:tab/>
        <w:t xml:space="preserve">Diaz RJ. 2001 Overview of Hypoxia around the World. </w:t>
      </w:r>
      <w:r w:rsidRPr="00B86D51">
        <w:rPr>
          <w:i/>
          <w:iCs/>
          <w:lang w:val="en-GB"/>
        </w:rPr>
        <w:t>Journal of Environmental Quality</w:t>
      </w:r>
      <w:r w:rsidRPr="00B86D51">
        <w:rPr>
          <w:lang w:val="en-GB"/>
        </w:rPr>
        <w:t xml:space="preserve"> </w:t>
      </w:r>
      <w:r w:rsidRPr="00B86D51">
        <w:rPr>
          <w:b/>
          <w:bCs/>
          <w:lang w:val="en-GB"/>
        </w:rPr>
        <w:t>30</w:t>
      </w:r>
      <w:r w:rsidRPr="00B86D51">
        <w:rPr>
          <w:lang w:val="en-GB"/>
        </w:rPr>
        <w:t>, 275–281. (doi:https://doi.org/10.2134/jeq2001.302275x)</w:t>
      </w:r>
    </w:p>
    <w:p w14:paraId="4C652EA6" w14:textId="77777777" w:rsidR="00B86D51" w:rsidRPr="00B86D51" w:rsidRDefault="00B86D51" w:rsidP="00B86D51">
      <w:pPr>
        <w:pStyle w:val="Bibliography"/>
        <w:rPr>
          <w:lang w:val="en-GB"/>
        </w:rPr>
      </w:pPr>
      <w:r w:rsidRPr="00B86D51">
        <w:rPr>
          <w:lang w:val="en-GB"/>
        </w:rPr>
        <w:t>17.</w:t>
      </w:r>
      <w:r w:rsidRPr="00B86D51">
        <w:rPr>
          <w:lang w:val="en-GB"/>
        </w:rPr>
        <w:tab/>
        <w:t xml:space="preserve">Breitburg D. 2002 Effects of hypoxia, and the balance between hypoxia and enrichment, on coastal fishes and fisheries. </w:t>
      </w:r>
      <w:r w:rsidRPr="00B86D51">
        <w:rPr>
          <w:i/>
          <w:iCs/>
          <w:lang w:val="en-GB"/>
        </w:rPr>
        <w:t>Estuaries</w:t>
      </w:r>
      <w:r w:rsidRPr="00B86D51">
        <w:rPr>
          <w:lang w:val="en-GB"/>
        </w:rPr>
        <w:t xml:space="preserve"> </w:t>
      </w:r>
      <w:r w:rsidRPr="00B86D51">
        <w:rPr>
          <w:b/>
          <w:bCs/>
          <w:lang w:val="en-GB"/>
        </w:rPr>
        <w:t>25</w:t>
      </w:r>
      <w:r w:rsidRPr="00B86D51">
        <w:rPr>
          <w:lang w:val="en-GB"/>
        </w:rPr>
        <w:t>, 767–781. (doi:10.1007/BF02804904)</w:t>
      </w:r>
    </w:p>
    <w:p w14:paraId="60BB67D3" w14:textId="77777777" w:rsidR="00B86D51" w:rsidRPr="00B86D51" w:rsidRDefault="00B86D51" w:rsidP="00B86D51">
      <w:pPr>
        <w:pStyle w:val="Bibliography"/>
        <w:rPr>
          <w:lang w:val="en-GB"/>
        </w:rPr>
      </w:pPr>
      <w:r w:rsidRPr="00B86D51">
        <w:rPr>
          <w:lang w:val="en-GB"/>
        </w:rPr>
        <w:t>18.</w:t>
      </w:r>
      <w:r w:rsidRPr="00B86D51">
        <w:rPr>
          <w:lang w:val="en-GB"/>
        </w:rPr>
        <w:tab/>
        <w:t xml:space="preserve">Diaz RJ, Rosenberg R. 2008 Spreading Dead Zones and Consequences for Marine Ecosystems. </w:t>
      </w:r>
      <w:r w:rsidRPr="00B86D51">
        <w:rPr>
          <w:i/>
          <w:iCs/>
          <w:lang w:val="en-GB"/>
        </w:rPr>
        <w:t>Science</w:t>
      </w:r>
      <w:r w:rsidRPr="00B86D51">
        <w:rPr>
          <w:lang w:val="en-GB"/>
        </w:rPr>
        <w:t xml:space="preserve"> </w:t>
      </w:r>
      <w:r w:rsidRPr="00B86D51">
        <w:rPr>
          <w:b/>
          <w:bCs/>
          <w:lang w:val="en-GB"/>
        </w:rPr>
        <w:t>321</w:t>
      </w:r>
      <w:r w:rsidRPr="00B86D51">
        <w:rPr>
          <w:lang w:val="en-GB"/>
        </w:rPr>
        <w:t>, 926–929. (doi:10.1126/science.1156401)</w:t>
      </w:r>
    </w:p>
    <w:p w14:paraId="108AFB79" w14:textId="77777777" w:rsidR="00B86D51" w:rsidRPr="00B86D51" w:rsidRDefault="00B86D51" w:rsidP="00B86D51">
      <w:pPr>
        <w:pStyle w:val="Bibliography"/>
        <w:rPr>
          <w:lang w:val="en-GB"/>
        </w:rPr>
      </w:pPr>
      <w:r w:rsidRPr="00B86D51">
        <w:rPr>
          <w:lang w:val="en-GB"/>
        </w:rPr>
        <w:t>19.</w:t>
      </w:r>
      <w:r w:rsidRPr="00B86D51">
        <w:rPr>
          <w:lang w:val="en-GB"/>
        </w:rPr>
        <w:tab/>
        <w:t xml:space="preserve">Carstensen J, Andersen JH, Gustafsson BG, Conley DJ. 2014 Deoxygenation of the Baltic Sea during the last century. </w:t>
      </w:r>
      <w:r w:rsidRPr="00B86D51">
        <w:rPr>
          <w:i/>
          <w:iCs/>
          <w:lang w:val="en-GB"/>
        </w:rPr>
        <w:t>PNAS</w:t>
      </w:r>
      <w:r w:rsidRPr="00B86D51">
        <w:rPr>
          <w:lang w:val="en-GB"/>
        </w:rPr>
        <w:t xml:space="preserve"> </w:t>
      </w:r>
      <w:r w:rsidRPr="00B86D51">
        <w:rPr>
          <w:b/>
          <w:bCs/>
          <w:lang w:val="en-GB"/>
        </w:rPr>
        <w:t>111</w:t>
      </w:r>
      <w:r w:rsidRPr="00B86D51">
        <w:rPr>
          <w:lang w:val="en-GB"/>
        </w:rPr>
        <w:t>, 5628–5633. (doi:10.1073/pnas.1323156111)</w:t>
      </w:r>
    </w:p>
    <w:p w14:paraId="3EDE0110" w14:textId="77777777" w:rsidR="00B86D51" w:rsidRPr="00B86D51" w:rsidRDefault="00B86D51" w:rsidP="00B86D51">
      <w:pPr>
        <w:pStyle w:val="Bibliography"/>
        <w:rPr>
          <w:lang w:val="en-GB"/>
        </w:rPr>
      </w:pPr>
      <w:r w:rsidRPr="00B86D51">
        <w:rPr>
          <w:lang w:val="en-GB"/>
        </w:rPr>
        <w:t>20.</w:t>
      </w:r>
      <w:r w:rsidRPr="00B86D51">
        <w:rPr>
          <w:lang w:val="en-GB"/>
        </w:rPr>
        <w:tab/>
        <w:t xml:space="preserve">Kramer DL. 1987 Dissolved oxygen and fish behavior. </w:t>
      </w:r>
      <w:r w:rsidRPr="00B86D51">
        <w:rPr>
          <w:i/>
          <w:iCs/>
          <w:lang w:val="en-GB"/>
        </w:rPr>
        <w:t>Environ Biol Fish</w:t>
      </w:r>
      <w:r w:rsidRPr="00B86D51">
        <w:rPr>
          <w:lang w:val="en-GB"/>
        </w:rPr>
        <w:t xml:space="preserve"> </w:t>
      </w:r>
      <w:r w:rsidRPr="00B86D51">
        <w:rPr>
          <w:b/>
          <w:bCs/>
          <w:lang w:val="en-GB"/>
        </w:rPr>
        <w:t>18</w:t>
      </w:r>
      <w:r w:rsidRPr="00B86D51">
        <w:rPr>
          <w:lang w:val="en-GB"/>
        </w:rPr>
        <w:t>, 81–92. (doi:10.1007/BF00002597)</w:t>
      </w:r>
    </w:p>
    <w:p w14:paraId="65DB8DD0" w14:textId="77777777" w:rsidR="00B86D51" w:rsidRPr="00B86D51" w:rsidRDefault="00B86D51" w:rsidP="00B86D51">
      <w:pPr>
        <w:pStyle w:val="Bibliography"/>
        <w:rPr>
          <w:lang w:val="en-GB"/>
        </w:rPr>
      </w:pPr>
      <w:r w:rsidRPr="00B86D51">
        <w:rPr>
          <w:lang w:val="en-GB"/>
        </w:rPr>
        <w:t>21.</w:t>
      </w:r>
      <w:r w:rsidRPr="00B86D51">
        <w:rPr>
          <w:lang w:val="en-GB"/>
        </w:rPr>
        <w:tab/>
        <w:t xml:space="preserve">Chabot D, Dutil J-D. 1999 Reduced growth of Atlantic cod in non-lethal hypoxic conditions. </w:t>
      </w:r>
      <w:r w:rsidRPr="00B86D51">
        <w:rPr>
          <w:i/>
          <w:iCs/>
          <w:lang w:val="en-GB"/>
        </w:rPr>
        <w:t>Journal of Fish Biology</w:t>
      </w:r>
      <w:r w:rsidRPr="00B86D51">
        <w:rPr>
          <w:lang w:val="en-GB"/>
        </w:rPr>
        <w:t xml:space="preserve"> </w:t>
      </w:r>
      <w:r w:rsidRPr="00B86D51">
        <w:rPr>
          <w:b/>
          <w:bCs/>
          <w:lang w:val="en-GB"/>
        </w:rPr>
        <w:t>55</w:t>
      </w:r>
      <w:r w:rsidRPr="00B86D51">
        <w:rPr>
          <w:lang w:val="en-GB"/>
        </w:rPr>
        <w:t>, 472–491. (doi:https://doi.org/10.1111/j.1095-8649.1999.tb00693.x)</w:t>
      </w:r>
    </w:p>
    <w:p w14:paraId="32DC5DF3" w14:textId="77777777" w:rsidR="00B86D51" w:rsidRPr="00B86D51" w:rsidRDefault="00B86D51" w:rsidP="00B86D51">
      <w:pPr>
        <w:pStyle w:val="Bibliography"/>
        <w:rPr>
          <w:lang w:val="en-GB"/>
        </w:rPr>
      </w:pPr>
      <w:r w:rsidRPr="00B86D51">
        <w:rPr>
          <w:lang w:val="en-GB"/>
        </w:rPr>
        <w:t>22.</w:t>
      </w:r>
      <w:r w:rsidRPr="00B86D51">
        <w:rPr>
          <w:lang w:val="en-GB"/>
        </w:rPr>
        <w:tab/>
        <w:t xml:space="preserve">Claireaux G, Webber DM, Lagardère J-P, Kerr SR. 2000 Influence of water temperature and oxygenation on the aerobic metabolic scope of Atlantic cod (Gadus morhua). </w:t>
      </w:r>
      <w:r w:rsidRPr="00B86D51">
        <w:rPr>
          <w:i/>
          <w:iCs/>
          <w:lang w:val="en-GB"/>
        </w:rPr>
        <w:t>Journal of Sea Research</w:t>
      </w:r>
      <w:r w:rsidRPr="00B86D51">
        <w:rPr>
          <w:lang w:val="en-GB"/>
        </w:rPr>
        <w:t xml:space="preserve"> </w:t>
      </w:r>
      <w:r w:rsidRPr="00B86D51">
        <w:rPr>
          <w:b/>
          <w:bCs/>
          <w:lang w:val="en-GB"/>
        </w:rPr>
        <w:t>44</w:t>
      </w:r>
      <w:r w:rsidRPr="00B86D51">
        <w:rPr>
          <w:lang w:val="en-GB"/>
        </w:rPr>
        <w:t>, 257–265. (doi:10.1016/S1385-1101(00)00053-8)</w:t>
      </w:r>
    </w:p>
    <w:p w14:paraId="4B0CF0A5" w14:textId="77777777" w:rsidR="00B86D51" w:rsidRPr="00B86D51" w:rsidRDefault="00B86D51" w:rsidP="00B86D51">
      <w:pPr>
        <w:pStyle w:val="Bibliography"/>
        <w:rPr>
          <w:lang w:val="en-GB"/>
        </w:rPr>
      </w:pPr>
      <w:r w:rsidRPr="00B86D51">
        <w:rPr>
          <w:lang w:val="en-GB"/>
        </w:rPr>
        <w:t>23.</w:t>
      </w:r>
      <w:r w:rsidRPr="00B86D51">
        <w:rPr>
          <w:lang w:val="en-GB"/>
        </w:rPr>
        <w:tab/>
        <w:t xml:space="preserve">Hrycik AR, Almeida LZ, Höök TO. 2017 Sub-lethal effects on fish provide insight into a biologically-relevant threshold of hypoxia. </w:t>
      </w:r>
      <w:r w:rsidRPr="00B86D51">
        <w:rPr>
          <w:i/>
          <w:iCs/>
          <w:lang w:val="en-GB"/>
        </w:rPr>
        <w:t>Oikos</w:t>
      </w:r>
      <w:r w:rsidRPr="00B86D51">
        <w:rPr>
          <w:lang w:val="en-GB"/>
        </w:rPr>
        <w:t xml:space="preserve"> </w:t>
      </w:r>
      <w:r w:rsidRPr="00B86D51">
        <w:rPr>
          <w:b/>
          <w:bCs/>
          <w:lang w:val="en-GB"/>
        </w:rPr>
        <w:t>126</w:t>
      </w:r>
      <w:r w:rsidRPr="00B86D51">
        <w:rPr>
          <w:lang w:val="en-GB"/>
        </w:rPr>
        <w:t>, 307–317. (doi:https://doi.org/10.1111/oik.03678)</w:t>
      </w:r>
    </w:p>
    <w:p w14:paraId="4A78BAB7" w14:textId="77777777" w:rsidR="00B86D51" w:rsidRPr="00B86D51" w:rsidRDefault="00B86D51" w:rsidP="00B86D51">
      <w:pPr>
        <w:pStyle w:val="Bibliography"/>
        <w:rPr>
          <w:lang w:val="en-GB"/>
        </w:rPr>
      </w:pPr>
      <w:r w:rsidRPr="00B86D51">
        <w:rPr>
          <w:lang w:val="en-GB"/>
        </w:rPr>
        <w:t>24.</w:t>
      </w:r>
      <w:r w:rsidRPr="00B86D51">
        <w:rPr>
          <w:lang w:val="en-GB"/>
        </w:rPr>
        <w:tab/>
        <w:t xml:space="preserve">Sampaio E, Santos C, Rosa IC, Ferreira V, Pörtner H-O, Duarte CM, Levin LA, Rosa R. 2021 Impacts of hypoxic events surpass those of future ocean warming and acidification. </w:t>
      </w:r>
      <w:r w:rsidRPr="00B86D51">
        <w:rPr>
          <w:i/>
          <w:iCs/>
          <w:lang w:val="en-GB"/>
        </w:rPr>
        <w:t>Nature Ecology &amp; Evolution</w:t>
      </w:r>
      <w:r w:rsidRPr="00B86D51">
        <w:rPr>
          <w:lang w:val="en-GB"/>
        </w:rPr>
        <w:t xml:space="preserve"> , 1–11. (doi:10.1038/s41559-020-01370-3)</w:t>
      </w:r>
    </w:p>
    <w:p w14:paraId="149FD0FB" w14:textId="77777777" w:rsidR="00B86D51" w:rsidRPr="00B86D51" w:rsidRDefault="00B86D51" w:rsidP="00B86D51">
      <w:pPr>
        <w:pStyle w:val="Bibliography"/>
        <w:rPr>
          <w:lang w:val="en-GB"/>
        </w:rPr>
      </w:pPr>
      <w:r w:rsidRPr="00B86D51">
        <w:rPr>
          <w:lang w:val="en-GB"/>
        </w:rPr>
        <w:t>25.</w:t>
      </w:r>
      <w:r w:rsidRPr="00B86D51">
        <w:rPr>
          <w:lang w:val="en-GB"/>
        </w:rPr>
        <w:tab/>
        <w:t xml:space="preserve">Reusch TBH </w:t>
      </w:r>
      <w:r w:rsidRPr="00B86D51">
        <w:rPr>
          <w:i/>
          <w:iCs/>
          <w:lang w:val="en-GB"/>
        </w:rPr>
        <w:t>et al.</w:t>
      </w:r>
      <w:r w:rsidRPr="00B86D51">
        <w:rPr>
          <w:lang w:val="en-GB"/>
        </w:rPr>
        <w:t xml:space="preserve"> 2018 The Baltic Sea as a time machine for the future coastal ocean. </w:t>
      </w:r>
      <w:r w:rsidRPr="00B86D51">
        <w:rPr>
          <w:i/>
          <w:iCs/>
          <w:lang w:val="en-GB"/>
        </w:rPr>
        <w:t>Science Advances</w:t>
      </w:r>
      <w:r w:rsidRPr="00B86D51">
        <w:rPr>
          <w:lang w:val="en-GB"/>
        </w:rPr>
        <w:t xml:space="preserve"> </w:t>
      </w:r>
    </w:p>
    <w:p w14:paraId="5220E022" w14:textId="77777777" w:rsidR="00B86D51" w:rsidRPr="00B86D51" w:rsidRDefault="00B86D51" w:rsidP="00B86D51">
      <w:pPr>
        <w:pStyle w:val="Bibliography"/>
        <w:rPr>
          <w:lang w:val="en-GB"/>
        </w:rPr>
      </w:pPr>
      <w:r w:rsidRPr="00B86D51">
        <w:rPr>
          <w:lang w:val="en-GB"/>
        </w:rPr>
        <w:t>26.</w:t>
      </w:r>
      <w:r w:rsidRPr="00B86D51">
        <w:rPr>
          <w:lang w:val="en-GB"/>
        </w:rPr>
        <w:tab/>
        <w:t xml:space="preserve">Mion M </w:t>
      </w:r>
      <w:r w:rsidRPr="00B86D51">
        <w:rPr>
          <w:i/>
          <w:iCs/>
          <w:lang w:val="en-GB"/>
        </w:rPr>
        <w:t>et al.</w:t>
      </w:r>
      <w:r w:rsidRPr="00B86D51">
        <w:rPr>
          <w:lang w:val="en-GB"/>
        </w:rPr>
        <w:t xml:space="preserve"> 2021 Multidecadal changes in fish growth rates estimated from tagging data: A case study from the Eastern Baltic cod (Gadus morhua, Gadidae). </w:t>
      </w:r>
      <w:r w:rsidRPr="00B86D51">
        <w:rPr>
          <w:i/>
          <w:iCs/>
          <w:lang w:val="en-GB"/>
        </w:rPr>
        <w:t>Fish and Fisheries</w:t>
      </w:r>
      <w:r w:rsidRPr="00B86D51">
        <w:rPr>
          <w:lang w:val="en-GB"/>
        </w:rPr>
        <w:t xml:space="preserve"> </w:t>
      </w:r>
      <w:r w:rsidRPr="00B86D51">
        <w:rPr>
          <w:b/>
          <w:bCs/>
          <w:lang w:val="en-GB"/>
        </w:rPr>
        <w:t>22</w:t>
      </w:r>
      <w:r w:rsidRPr="00B86D51">
        <w:rPr>
          <w:lang w:val="en-GB"/>
        </w:rPr>
        <w:t>, 413–427. (doi:https://doi.org/10.1111/faf.12527)</w:t>
      </w:r>
    </w:p>
    <w:p w14:paraId="524365F9" w14:textId="77777777" w:rsidR="00B86D51" w:rsidRPr="00B86D51" w:rsidRDefault="00B86D51" w:rsidP="00B86D51">
      <w:pPr>
        <w:pStyle w:val="Bibliography"/>
        <w:rPr>
          <w:lang w:val="en-GB"/>
        </w:rPr>
      </w:pPr>
      <w:r w:rsidRPr="00B86D51">
        <w:rPr>
          <w:lang w:val="en-GB"/>
        </w:rPr>
        <w:t>27.</w:t>
      </w:r>
      <w:r w:rsidRPr="00B86D51">
        <w:rPr>
          <w:lang w:val="en-GB"/>
        </w:rPr>
        <w:tab/>
        <w:t xml:space="preserve">ICES. 2021 Cod </w:t>
      </w:r>
      <w:r w:rsidRPr="00B86D51">
        <w:rPr>
          <w:i/>
          <w:iCs/>
          <w:lang w:val="en-GB"/>
        </w:rPr>
        <w:t>(Gadus morhua)</w:t>
      </w:r>
      <w:r w:rsidRPr="00B86D51">
        <w:rPr>
          <w:lang w:val="en-GB"/>
        </w:rPr>
        <w:t xml:space="preserve"> in subdivisions 24-32, eastern Baltic stock (eastern Baltic Sea). </w:t>
      </w:r>
      <w:r w:rsidRPr="00B86D51">
        <w:rPr>
          <w:i/>
          <w:iCs/>
          <w:lang w:val="en-GB"/>
        </w:rPr>
        <w:t>In</w:t>
      </w:r>
      <w:r w:rsidRPr="00B86D51">
        <w:rPr>
          <w:lang w:val="en-GB"/>
        </w:rPr>
        <w:t xml:space="preserve"> Report of the ICES Advisory Committee. </w:t>
      </w:r>
    </w:p>
    <w:p w14:paraId="7EABD154" w14:textId="77777777" w:rsidR="00B86D51" w:rsidRPr="00B86D51" w:rsidRDefault="00B86D51" w:rsidP="00B86D51">
      <w:pPr>
        <w:pStyle w:val="Bibliography"/>
        <w:rPr>
          <w:lang w:val="en-GB"/>
        </w:rPr>
      </w:pPr>
      <w:r w:rsidRPr="00B86D51">
        <w:rPr>
          <w:lang w:val="en-GB"/>
        </w:rPr>
        <w:t>28.</w:t>
      </w:r>
      <w:r w:rsidRPr="00B86D51">
        <w:rPr>
          <w:lang w:val="en-GB"/>
        </w:rPr>
        <w:tab/>
        <w:t>ICES. 2021 Report of the Baltic Fisheries Assessment Working Group (WGBFAS). , 717 pp.</w:t>
      </w:r>
    </w:p>
    <w:p w14:paraId="208A757C" w14:textId="77777777" w:rsidR="00B86D51" w:rsidRPr="00B86D51" w:rsidRDefault="00B86D51" w:rsidP="00B86D51">
      <w:pPr>
        <w:pStyle w:val="Bibliography"/>
        <w:rPr>
          <w:lang w:val="en-GB"/>
        </w:rPr>
      </w:pPr>
      <w:r w:rsidRPr="00B86D51">
        <w:rPr>
          <w:lang w:val="en-GB"/>
        </w:rPr>
        <w:t>29.</w:t>
      </w:r>
      <w:r w:rsidRPr="00B86D51">
        <w:rPr>
          <w:lang w:val="en-GB"/>
        </w:rPr>
        <w:tab/>
        <w:t xml:space="preserve">Haase K, Orio A, Pawlak J, Pachur M, Casini M. 2020 Diet of dominant demersal fish species in the Baltic Sea: Is flounder stealing benthic food from cod? </w:t>
      </w:r>
      <w:r w:rsidRPr="00B86D51">
        <w:rPr>
          <w:i/>
          <w:iCs/>
          <w:lang w:val="en-GB"/>
        </w:rPr>
        <w:t>Mar. Ecol. Prog. Ser.</w:t>
      </w:r>
      <w:r w:rsidRPr="00B86D51">
        <w:rPr>
          <w:lang w:val="en-GB"/>
        </w:rPr>
        <w:t xml:space="preserve"> </w:t>
      </w:r>
      <w:r w:rsidRPr="00B86D51">
        <w:rPr>
          <w:b/>
          <w:bCs/>
          <w:lang w:val="en-GB"/>
        </w:rPr>
        <w:t>645</w:t>
      </w:r>
      <w:r w:rsidRPr="00B86D51">
        <w:rPr>
          <w:lang w:val="en-GB"/>
        </w:rPr>
        <w:t>, 159–170. (doi:10.3354/meps13360)</w:t>
      </w:r>
    </w:p>
    <w:p w14:paraId="7AC9D429" w14:textId="77777777" w:rsidR="00B86D51" w:rsidRPr="00B86D51" w:rsidRDefault="00B86D51" w:rsidP="00B86D51">
      <w:pPr>
        <w:pStyle w:val="Bibliography"/>
        <w:rPr>
          <w:lang w:val="en-GB"/>
        </w:rPr>
      </w:pPr>
      <w:r w:rsidRPr="00B86D51">
        <w:rPr>
          <w:lang w:val="en-GB"/>
        </w:rPr>
        <w:t>30.</w:t>
      </w:r>
      <w:r w:rsidRPr="00B86D51">
        <w:rPr>
          <w:lang w:val="en-GB"/>
        </w:rPr>
        <w:tab/>
        <w:t xml:space="preserve">Neuenfeldt S </w:t>
      </w:r>
      <w:r w:rsidRPr="00B86D51">
        <w:rPr>
          <w:i/>
          <w:iCs/>
          <w:lang w:val="en-GB"/>
        </w:rPr>
        <w:t>et al.</w:t>
      </w:r>
      <w:r w:rsidRPr="00B86D51">
        <w:rPr>
          <w:lang w:val="en-GB"/>
        </w:rPr>
        <w:t xml:space="preserve"> 2020 Feeding and growth of Atlantic cod (</w:t>
      </w:r>
      <w:r w:rsidRPr="00B86D51">
        <w:rPr>
          <w:i/>
          <w:iCs/>
          <w:lang w:val="en-GB"/>
        </w:rPr>
        <w:t>Gadus morhua</w:t>
      </w:r>
      <w:r w:rsidRPr="00B86D51">
        <w:rPr>
          <w:lang w:val="en-GB"/>
        </w:rPr>
        <w:t xml:space="preserve"> L.) in the eastern Baltic Sea under environmental change. </w:t>
      </w:r>
      <w:r w:rsidRPr="00B86D51">
        <w:rPr>
          <w:i/>
          <w:iCs/>
          <w:lang w:val="en-GB"/>
        </w:rPr>
        <w:t>ICES Journal of Marine Science</w:t>
      </w:r>
      <w:r w:rsidRPr="00B86D51">
        <w:rPr>
          <w:lang w:val="en-GB"/>
        </w:rPr>
        <w:t xml:space="preserve"> </w:t>
      </w:r>
      <w:r w:rsidRPr="00B86D51">
        <w:rPr>
          <w:b/>
          <w:bCs/>
          <w:lang w:val="en-GB"/>
        </w:rPr>
        <w:t>77</w:t>
      </w:r>
      <w:r w:rsidRPr="00B86D51">
        <w:rPr>
          <w:lang w:val="en-GB"/>
        </w:rPr>
        <w:t>, 624–632. (doi:10.1093/icesjms/fsz224)</w:t>
      </w:r>
    </w:p>
    <w:p w14:paraId="2BDD18FD" w14:textId="77777777" w:rsidR="00B86D51" w:rsidRPr="00B86D51" w:rsidRDefault="00B86D51" w:rsidP="00B86D51">
      <w:pPr>
        <w:pStyle w:val="Bibliography"/>
        <w:rPr>
          <w:lang w:val="en-GB"/>
        </w:rPr>
      </w:pPr>
      <w:r w:rsidRPr="00B86D51">
        <w:rPr>
          <w:lang w:val="en-GB"/>
        </w:rPr>
        <w:lastRenderedPageBreak/>
        <w:t>31.</w:t>
      </w:r>
      <w:r w:rsidRPr="00B86D51">
        <w:rPr>
          <w:lang w:val="en-GB"/>
        </w:rPr>
        <w:tab/>
        <w:t xml:space="preserve">Orio A, Florin A-B, Bergström U, Šics I, Baranova T, Casini M. 2017 Modelling indices of abundance and size-based indicators of cod and flounder stocks in the Baltic Sea using newly standardized trawl survey data. </w:t>
      </w:r>
      <w:r w:rsidRPr="00B86D51">
        <w:rPr>
          <w:i/>
          <w:iCs/>
          <w:lang w:val="en-GB"/>
        </w:rPr>
        <w:t>ICES J Mar Sci</w:t>
      </w:r>
      <w:r w:rsidRPr="00B86D51">
        <w:rPr>
          <w:lang w:val="en-GB"/>
        </w:rPr>
        <w:t xml:space="preserve"> </w:t>
      </w:r>
      <w:r w:rsidRPr="00B86D51">
        <w:rPr>
          <w:b/>
          <w:bCs/>
          <w:lang w:val="en-GB"/>
        </w:rPr>
        <w:t>74</w:t>
      </w:r>
      <w:r w:rsidRPr="00B86D51">
        <w:rPr>
          <w:lang w:val="en-GB"/>
        </w:rPr>
        <w:t>, 1322–1333. (doi:10.1093/icesjms/fsx005)</w:t>
      </w:r>
    </w:p>
    <w:p w14:paraId="5C14718F" w14:textId="77777777" w:rsidR="00B86D51" w:rsidRPr="00B86D51" w:rsidRDefault="00B86D51" w:rsidP="00B86D51">
      <w:pPr>
        <w:pStyle w:val="Bibliography"/>
        <w:rPr>
          <w:lang w:val="en-GB"/>
        </w:rPr>
      </w:pPr>
      <w:r w:rsidRPr="00B86D51">
        <w:rPr>
          <w:lang w:val="en-GB"/>
        </w:rPr>
        <w:t>32.</w:t>
      </w:r>
      <w:r w:rsidRPr="00B86D51">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6D51">
        <w:rPr>
          <w:i/>
          <w:iCs/>
          <w:lang w:val="en-GB"/>
        </w:rPr>
        <w:t>Population Ecology</w:t>
      </w:r>
      <w:r w:rsidRPr="00B86D51">
        <w:rPr>
          <w:lang w:val="en-GB"/>
        </w:rPr>
        <w:t xml:space="preserve"> </w:t>
      </w:r>
      <w:r w:rsidRPr="00B86D51">
        <w:rPr>
          <w:b/>
          <w:bCs/>
          <w:lang w:val="en-GB"/>
        </w:rPr>
        <w:t>53</w:t>
      </w:r>
      <w:r w:rsidRPr="00B86D51">
        <w:rPr>
          <w:lang w:val="en-GB"/>
        </w:rPr>
        <w:t>, 511–523. (doi:10.1007/s10144-011-0269-2)</w:t>
      </w:r>
    </w:p>
    <w:p w14:paraId="17555803" w14:textId="77777777" w:rsidR="00B86D51" w:rsidRPr="00B86D51" w:rsidRDefault="00B86D51" w:rsidP="00B86D51">
      <w:pPr>
        <w:pStyle w:val="Bibliography"/>
        <w:rPr>
          <w:lang w:val="en-GB"/>
        </w:rPr>
      </w:pPr>
      <w:r w:rsidRPr="00B86D51">
        <w:rPr>
          <w:lang w:val="en-GB"/>
        </w:rPr>
        <w:t>33.</w:t>
      </w:r>
      <w:r w:rsidRPr="00B86D51">
        <w:rPr>
          <w:lang w:val="en-GB"/>
        </w:rPr>
        <w:tab/>
        <w:t xml:space="preserve">Eero M, Vinther M, Haslob H, Huwer B, Casini M, Storr-Paulsen M, Köster FW. 2012 Spatial management of marine resources can enhance the recovery of predators and avoid local depletion of forage fish. </w:t>
      </w:r>
      <w:r w:rsidRPr="00B86D51">
        <w:rPr>
          <w:i/>
          <w:iCs/>
          <w:lang w:val="en-GB"/>
        </w:rPr>
        <w:t>Conservation Letters</w:t>
      </w:r>
      <w:r w:rsidRPr="00B86D51">
        <w:rPr>
          <w:lang w:val="en-GB"/>
        </w:rPr>
        <w:t xml:space="preserve"> </w:t>
      </w:r>
      <w:r w:rsidRPr="00B86D51">
        <w:rPr>
          <w:b/>
          <w:bCs/>
          <w:lang w:val="en-GB"/>
        </w:rPr>
        <w:t>5</w:t>
      </w:r>
      <w:r w:rsidRPr="00B86D51">
        <w:rPr>
          <w:lang w:val="en-GB"/>
        </w:rPr>
        <w:t>, 486–492. (doi:10.1111/j.1755-263X.2012.00266.x)</w:t>
      </w:r>
    </w:p>
    <w:p w14:paraId="401E357E" w14:textId="77777777" w:rsidR="00B86D51" w:rsidRPr="00B86D51" w:rsidRDefault="00B86D51" w:rsidP="00B86D51">
      <w:pPr>
        <w:pStyle w:val="Bibliography"/>
        <w:rPr>
          <w:lang w:val="en-GB"/>
        </w:rPr>
      </w:pPr>
      <w:r w:rsidRPr="00B86D51">
        <w:rPr>
          <w:lang w:val="en-GB"/>
        </w:rPr>
        <w:t>34.</w:t>
      </w:r>
      <w:r w:rsidRPr="00B86D51">
        <w:rPr>
          <w:lang w:val="en-GB"/>
        </w:rPr>
        <w:tab/>
        <w:t xml:space="preserve">Belkin IM. 2009 Rapid warming of large marine ecosystems. </w:t>
      </w:r>
      <w:r w:rsidRPr="00B86D51">
        <w:rPr>
          <w:i/>
          <w:iCs/>
          <w:lang w:val="en-GB"/>
        </w:rPr>
        <w:t>Progress in Oceanography</w:t>
      </w:r>
      <w:r w:rsidRPr="00B86D51">
        <w:rPr>
          <w:lang w:val="en-GB"/>
        </w:rPr>
        <w:t xml:space="preserve"> </w:t>
      </w:r>
      <w:r w:rsidRPr="00B86D51">
        <w:rPr>
          <w:b/>
          <w:bCs/>
          <w:lang w:val="en-GB"/>
        </w:rPr>
        <w:t>81</w:t>
      </w:r>
      <w:r w:rsidRPr="00B86D51">
        <w:rPr>
          <w:lang w:val="en-GB"/>
        </w:rPr>
        <w:t>, 207–213.</w:t>
      </w:r>
    </w:p>
    <w:p w14:paraId="61F70AC6" w14:textId="77777777" w:rsidR="00B86D51" w:rsidRPr="00B86D51" w:rsidRDefault="00B86D51" w:rsidP="00B86D51">
      <w:pPr>
        <w:pStyle w:val="Bibliography"/>
        <w:rPr>
          <w:lang w:val="en-GB"/>
        </w:rPr>
      </w:pPr>
      <w:r w:rsidRPr="00B86D51">
        <w:rPr>
          <w:lang w:val="en-GB"/>
        </w:rPr>
        <w:t>35.</w:t>
      </w:r>
      <w:r w:rsidRPr="00B86D51">
        <w:rPr>
          <w:lang w:val="en-GB"/>
        </w:rPr>
        <w:tab/>
        <w:t xml:space="preserve">Orio A, Bergström U, Florin A-B, Šics I, Casini M. 2020 Long-term changes in spatial overlap betweeninteracting cod and flounder in the Baltic Sea. </w:t>
      </w:r>
      <w:r w:rsidRPr="00B86D51">
        <w:rPr>
          <w:i/>
          <w:iCs/>
          <w:lang w:val="en-GB"/>
        </w:rPr>
        <w:t>Hydrobiologia</w:t>
      </w:r>
      <w:r w:rsidRPr="00B86D51">
        <w:rPr>
          <w:lang w:val="en-GB"/>
        </w:rPr>
        <w:t xml:space="preserve"> </w:t>
      </w:r>
      <w:r w:rsidRPr="00B86D51">
        <w:rPr>
          <w:b/>
          <w:bCs/>
          <w:lang w:val="en-GB"/>
        </w:rPr>
        <w:t>847</w:t>
      </w:r>
      <w:r w:rsidRPr="00B86D51">
        <w:rPr>
          <w:lang w:val="en-GB"/>
        </w:rPr>
        <w:t>, 2541–2553. (doi:10.1007/s10750-020-04272-4)</w:t>
      </w:r>
    </w:p>
    <w:p w14:paraId="5D652C43" w14:textId="77777777" w:rsidR="00B86D51" w:rsidRPr="00B86D51" w:rsidRDefault="00B86D51" w:rsidP="00B86D51">
      <w:pPr>
        <w:pStyle w:val="Bibliography"/>
        <w:rPr>
          <w:lang w:val="en-GB"/>
        </w:rPr>
      </w:pPr>
      <w:r w:rsidRPr="00B86D51">
        <w:rPr>
          <w:lang w:val="en-GB"/>
        </w:rPr>
        <w:t>36.</w:t>
      </w:r>
      <w:r w:rsidRPr="00B86D51">
        <w:rPr>
          <w:lang w:val="en-GB"/>
        </w:rPr>
        <w:tab/>
        <w:t xml:space="preserve">Aro E. 1989 A review of fish migration patterns in the Baltic. </w:t>
      </w:r>
      <w:r w:rsidRPr="00B86D51">
        <w:rPr>
          <w:i/>
          <w:iCs/>
          <w:lang w:val="en-GB"/>
        </w:rPr>
        <w:t>Rap. Proc.-verb. Re. Cons. Int. Explor. Mer</w:t>
      </w:r>
      <w:r w:rsidRPr="00B86D51">
        <w:rPr>
          <w:lang w:val="en-GB"/>
        </w:rPr>
        <w:t xml:space="preserve"> </w:t>
      </w:r>
      <w:r w:rsidRPr="00B86D51">
        <w:rPr>
          <w:b/>
          <w:bCs/>
          <w:lang w:val="en-GB"/>
        </w:rPr>
        <w:t>190</w:t>
      </w:r>
      <w:r w:rsidRPr="00B86D51">
        <w:rPr>
          <w:lang w:val="en-GB"/>
        </w:rPr>
        <w:t>, 72–96.</w:t>
      </w:r>
    </w:p>
    <w:p w14:paraId="0D5FFA7B" w14:textId="77777777" w:rsidR="00B86D51" w:rsidRPr="00B86D51" w:rsidRDefault="00B86D51" w:rsidP="00B86D51">
      <w:pPr>
        <w:pStyle w:val="Bibliography"/>
        <w:rPr>
          <w:lang w:val="en-GB"/>
        </w:rPr>
      </w:pPr>
      <w:r w:rsidRPr="00B86D51">
        <w:rPr>
          <w:lang w:val="en-GB"/>
        </w:rPr>
        <w:t>37.</w:t>
      </w:r>
      <w:r w:rsidRPr="00B86D51">
        <w:rPr>
          <w:lang w:val="en-GB"/>
        </w:rPr>
        <w:tab/>
        <w:t xml:space="preserve">Le Cren ED. 1951 The Length-Weight Relationship and Seasonal Cycle in Gonad Weight and Condition in the Perch (Perca fluviatilis). </w:t>
      </w:r>
      <w:r w:rsidRPr="00B86D51">
        <w:rPr>
          <w:i/>
          <w:iCs/>
          <w:lang w:val="en-GB"/>
        </w:rPr>
        <w:t>Journal of Animal Ecology</w:t>
      </w:r>
      <w:r w:rsidRPr="00B86D51">
        <w:rPr>
          <w:lang w:val="en-GB"/>
        </w:rPr>
        <w:t xml:space="preserve"> </w:t>
      </w:r>
      <w:r w:rsidRPr="00B86D51">
        <w:rPr>
          <w:b/>
          <w:bCs/>
          <w:lang w:val="en-GB"/>
        </w:rPr>
        <w:t>20</w:t>
      </w:r>
      <w:r w:rsidRPr="00B86D51">
        <w:rPr>
          <w:lang w:val="en-GB"/>
        </w:rPr>
        <w:t>, 201–219. (doi:10.2307/1540)</w:t>
      </w:r>
    </w:p>
    <w:p w14:paraId="361908FE" w14:textId="77777777" w:rsidR="00B86D51" w:rsidRPr="00B86D51" w:rsidRDefault="00B86D51" w:rsidP="00B86D51">
      <w:pPr>
        <w:pStyle w:val="Bibliography"/>
        <w:rPr>
          <w:lang w:val="en-GB"/>
        </w:rPr>
      </w:pPr>
      <w:r w:rsidRPr="00B86D51">
        <w:rPr>
          <w:lang w:val="en-GB"/>
        </w:rPr>
        <w:t>38.</w:t>
      </w:r>
      <w:r w:rsidRPr="00B86D51">
        <w:rPr>
          <w:lang w:val="en-GB"/>
        </w:rPr>
        <w:tab/>
        <w:t xml:space="preserve">Thorson JT, Shelton AO, Ward EJ, Skaug HJ. 2015 Geostatistical delta-generalized linear mixed models improve precision for estimated abundance indices for West Coast groundfishes. </w:t>
      </w:r>
      <w:r w:rsidRPr="00B86D51">
        <w:rPr>
          <w:i/>
          <w:iCs/>
          <w:lang w:val="en-GB"/>
        </w:rPr>
        <w:t>ICES J Mar Sci</w:t>
      </w:r>
      <w:r w:rsidRPr="00B86D51">
        <w:rPr>
          <w:lang w:val="en-GB"/>
        </w:rPr>
        <w:t xml:space="preserve"> </w:t>
      </w:r>
      <w:r w:rsidRPr="00B86D51">
        <w:rPr>
          <w:b/>
          <w:bCs/>
          <w:lang w:val="en-GB"/>
        </w:rPr>
        <w:t>72</w:t>
      </w:r>
      <w:r w:rsidRPr="00B86D51">
        <w:rPr>
          <w:lang w:val="en-GB"/>
        </w:rPr>
        <w:t>, 1297–1310. (doi:10.1093/icesjms/fsu243)</w:t>
      </w:r>
    </w:p>
    <w:p w14:paraId="797AB69C" w14:textId="77777777" w:rsidR="00B86D51" w:rsidRPr="00B86D51" w:rsidRDefault="00B86D51" w:rsidP="00B86D51">
      <w:pPr>
        <w:pStyle w:val="Bibliography"/>
        <w:rPr>
          <w:lang w:val="en-GB"/>
        </w:rPr>
      </w:pPr>
      <w:r w:rsidRPr="00B86D51">
        <w:rPr>
          <w:lang w:val="en-GB"/>
        </w:rPr>
        <w:t>39.</w:t>
      </w:r>
      <w:r w:rsidRPr="00B86D51">
        <w:rPr>
          <w:lang w:val="en-GB"/>
        </w:rPr>
        <w:tab/>
        <w:t xml:space="preserve">Thorson JT, Scheuerell MD, Shelton AO, See KE, Skaug HJ, Kristensen K. 2015 Spatial factor analysis: a new tool for estimating joint species distributions and correlations in species range. </w:t>
      </w:r>
      <w:r w:rsidRPr="00B86D51">
        <w:rPr>
          <w:i/>
          <w:iCs/>
          <w:lang w:val="en-GB"/>
        </w:rPr>
        <w:t>Methods in Ecology and Evolution</w:t>
      </w:r>
      <w:r w:rsidRPr="00B86D51">
        <w:rPr>
          <w:lang w:val="en-GB"/>
        </w:rPr>
        <w:t xml:space="preserve"> </w:t>
      </w:r>
      <w:r w:rsidRPr="00B86D51">
        <w:rPr>
          <w:b/>
          <w:bCs/>
          <w:lang w:val="en-GB"/>
        </w:rPr>
        <w:t>6</w:t>
      </w:r>
      <w:r w:rsidRPr="00B86D51">
        <w:rPr>
          <w:lang w:val="en-GB"/>
        </w:rPr>
        <w:t>, 627–637. (doi:10.1111/2041-210X.12359)</w:t>
      </w:r>
    </w:p>
    <w:p w14:paraId="73BC83AB" w14:textId="77777777" w:rsidR="00B86D51" w:rsidRPr="00B86D51" w:rsidRDefault="00B86D51" w:rsidP="00B86D51">
      <w:pPr>
        <w:pStyle w:val="Bibliography"/>
        <w:rPr>
          <w:lang w:val="en-GB"/>
        </w:rPr>
      </w:pPr>
      <w:r w:rsidRPr="00B86D51">
        <w:rPr>
          <w:lang w:val="en-GB"/>
        </w:rPr>
        <w:t>40.</w:t>
      </w:r>
      <w:r w:rsidRPr="00B86D51">
        <w:rPr>
          <w:lang w:val="en-GB"/>
        </w:rPr>
        <w:tab/>
        <w:t xml:space="preserve">Rue H, Martino S, Chopin N. 2009 Approximate Bayesian inference for latent Gaussian models by using integrated nested Laplace approximations. </w:t>
      </w:r>
      <w:r w:rsidRPr="00B86D51">
        <w:rPr>
          <w:i/>
          <w:iCs/>
          <w:lang w:val="en-GB"/>
        </w:rPr>
        <w:t>Journal of the Royal Statistical Society: Series B (Statistical Methodology)</w:t>
      </w:r>
      <w:r w:rsidRPr="00B86D51">
        <w:rPr>
          <w:lang w:val="en-GB"/>
        </w:rPr>
        <w:t xml:space="preserve"> </w:t>
      </w:r>
      <w:r w:rsidRPr="00B86D51">
        <w:rPr>
          <w:b/>
          <w:bCs/>
          <w:lang w:val="en-GB"/>
        </w:rPr>
        <w:t>71</w:t>
      </w:r>
      <w:r w:rsidRPr="00B86D51">
        <w:rPr>
          <w:lang w:val="en-GB"/>
        </w:rPr>
        <w:t>, 319–392. (doi:https://doi.org/10.1111/j.1467-9868.2008.00700.x)</w:t>
      </w:r>
    </w:p>
    <w:p w14:paraId="221420D9" w14:textId="77777777" w:rsidR="00B86D51" w:rsidRPr="00B86D51" w:rsidRDefault="00B86D51" w:rsidP="00B86D51">
      <w:pPr>
        <w:pStyle w:val="Bibliography"/>
        <w:rPr>
          <w:lang w:val="en-GB"/>
        </w:rPr>
      </w:pPr>
      <w:r w:rsidRPr="00B86D51">
        <w:rPr>
          <w:lang w:val="en-GB"/>
        </w:rPr>
        <w:t>41.</w:t>
      </w:r>
      <w:r w:rsidRPr="00B86D51">
        <w:rPr>
          <w:lang w:val="en-GB"/>
        </w:rPr>
        <w:tab/>
        <w:t xml:space="preserve">Lindgren F, Rue H, Lindström J. 2011 An explicit link between Gaussian fields and Gaussian Markov random fields: the stochastic partial differential equation approach. </w:t>
      </w:r>
      <w:r w:rsidRPr="00B86D51">
        <w:rPr>
          <w:i/>
          <w:iCs/>
          <w:lang w:val="en-GB"/>
        </w:rPr>
        <w:t>Journal of the Royal Statistical Society: Series B (Statistical Methodology)</w:t>
      </w:r>
      <w:r w:rsidRPr="00B86D51">
        <w:rPr>
          <w:lang w:val="en-GB"/>
        </w:rPr>
        <w:t xml:space="preserve"> </w:t>
      </w:r>
      <w:r w:rsidRPr="00B86D51">
        <w:rPr>
          <w:b/>
          <w:bCs/>
          <w:lang w:val="en-GB"/>
        </w:rPr>
        <w:t>73</w:t>
      </w:r>
      <w:r w:rsidRPr="00B86D51">
        <w:rPr>
          <w:lang w:val="en-GB"/>
        </w:rPr>
        <w:t>, 423–498. (doi:https://doi.org/10.1111/j.1467-9868.2011.00777.x)</w:t>
      </w:r>
    </w:p>
    <w:p w14:paraId="793CE3B2" w14:textId="77777777" w:rsidR="00B86D51" w:rsidRPr="00B86D51" w:rsidRDefault="00B86D51" w:rsidP="00B86D51">
      <w:pPr>
        <w:pStyle w:val="Bibliography"/>
        <w:rPr>
          <w:lang w:val="en-GB"/>
        </w:rPr>
      </w:pPr>
      <w:r w:rsidRPr="00B86D51">
        <w:rPr>
          <w:lang w:val="en-GB"/>
        </w:rPr>
        <w:t>42.</w:t>
      </w:r>
      <w:r w:rsidRPr="00B86D51">
        <w:rPr>
          <w:lang w:val="en-GB"/>
        </w:rPr>
        <w:tab/>
        <w:t xml:space="preserve">Cressie N, Wikle CK. 2015 </w:t>
      </w:r>
      <w:r w:rsidRPr="00B86D51">
        <w:rPr>
          <w:i/>
          <w:iCs/>
          <w:lang w:val="en-GB"/>
        </w:rPr>
        <w:t>Statistics for Spatio-Temporal Data</w:t>
      </w:r>
      <w:r w:rsidRPr="00B86D51">
        <w:rPr>
          <w:lang w:val="en-GB"/>
        </w:rPr>
        <w:t xml:space="preserve">. John Wiley &amp; Sons. </w:t>
      </w:r>
    </w:p>
    <w:p w14:paraId="2FF80CB7" w14:textId="77777777" w:rsidR="00B86D51" w:rsidRPr="00B86D51" w:rsidRDefault="00B86D51" w:rsidP="00B86D51">
      <w:pPr>
        <w:pStyle w:val="Bibliography"/>
        <w:rPr>
          <w:lang w:val="en-GB"/>
        </w:rPr>
      </w:pPr>
      <w:r w:rsidRPr="00B86D51">
        <w:rPr>
          <w:lang w:val="en-GB"/>
        </w:rPr>
        <w:lastRenderedPageBreak/>
        <w:t>43.</w:t>
      </w:r>
      <w:r w:rsidRPr="00B86D51">
        <w:rPr>
          <w:lang w:val="en-GB"/>
        </w:rPr>
        <w:tab/>
        <w:t xml:space="preserve">Tweedie MC. 1984 An index which distinguishes between some important exponential families. In </w:t>
      </w:r>
      <w:r w:rsidRPr="00B86D51">
        <w:rPr>
          <w:i/>
          <w:iCs/>
          <w:lang w:val="en-GB"/>
        </w:rPr>
        <w:t>Statistics: Applications and new directions: Proc. Indian statistical institute golden Jubilee International conference</w:t>
      </w:r>
      <w:r w:rsidRPr="00B86D51">
        <w:rPr>
          <w:lang w:val="en-GB"/>
        </w:rPr>
        <w:t>, pp. 579–604.</w:t>
      </w:r>
    </w:p>
    <w:p w14:paraId="5A0C956E" w14:textId="77777777" w:rsidR="00B86D51" w:rsidRPr="00B86D51" w:rsidRDefault="00B86D51" w:rsidP="00B86D51">
      <w:pPr>
        <w:pStyle w:val="Bibliography"/>
        <w:rPr>
          <w:lang w:val="en-GB"/>
        </w:rPr>
      </w:pPr>
      <w:r w:rsidRPr="00B86D51">
        <w:rPr>
          <w:lang w:val="en-GB"/>
        </w:rPr>
        <w:t>44.</w:t>
      </w:r>
      <w:r w:rsidRPr="00B86D51">
        <w:rPr>
          <w:lang w:val="en-GB"/>
        </w:rPr>
        <w:tab/>
        <w:t xml:space="preserve">Shono H. 2008 Application of the Tweedie distribution to zero-catch data in CPUE analysis. </w:t>
      </w:r>
      <w:r w:rsidRPr="00B86D51">
        <w:rPr>
          <w:i/>
          <w:iCs/>
          <w:lang w:val="en-GB"/>
        </w:rPr>
        <w:t>Fisheries Research</w:t>
      </w:r>
      <w:r w:rsidRPr="00B86D51">
        <w:rPr>
          <w:lang w:val="en-GB"/>
        </w:rPr>
        <w:t xml:space="preserve"> </w:t>
      </w:r>
      <w:r w:rsidRPr="00B86D51">
        <w:rPr>
          <w:b/>
          <w:bCs/>
          <w:lang w:val="en-GB"/>
        </w:rPr>
        <w:t>93</w:t>
      </w:r>
      <w:r w:rsidRPr="00B86D51">
        <w:rPr>
          <w:lang w:val="en-GB"/>
        </w:rPr>
        <w:t>, 154–162. (doi:10.1016/j.fishres.2008.03.006)</w:t>
      </w:r>
    </w:p>
    <w:p w14:paraId="2FCD8BB5" w14:textId="77777777" w:rsidR="00B86D51" w:rsidRPr="00B86D51" w:rsidRDefault="00B86D51" w:rsidP="00B86D51">
      <w:pPr>
        <w:pStyle w:val="Bibliography"/>
        <w:rPr>
          <w:lang w:val="en-GB"/>
        </w:rPr>
      </w:pPr>
      <w:r w:rsidRPr="00B86D51">
        <w:rPr>
          <w:lang w:val="en-GB"/>
        </w:rPr>
        <w:t>45.</w:t>
      </w:r>
      <w:r w:rsidRPr="00B86D51">
        <w:rPr>
          <w:lang w:val="en-GB"/>
        </w:rPr>
        <w:tab/>
        <w:t xml:space="preserve">Anderson SC, Keppel EA, Edwards AM. 2019 A reproducible data synopsis for over 100 species of British Columbia groundfish. </w:t>
      </w:r>
    </w:p>
    <w:p w14:paraId="7B75640F" w14:textId="77777777" w:rsidR="00B86D51" w:rsidRPr="00B86D51" w:rsidRDefault="00B86D51" w:rsidP="00B86D51">
      <w:pPr>
        <w:pStyle w:val="Bibliography"/>
        <w:rPr>
          <w:lang w:val="en-GB"/>
        </w:rPr>
      </w:pPr>
      <w:r w:rsidRPr="00B86D51">
        <w:rPr>
          <w:lang w:val="en-GB"/>
        </w:rPr>
        <w:t>46.</w:t>
      </w:r>
      <w:r w:rsidRPr="00B86D51">
        <w:rPr>
          <w:lang w:val="en-GB"/>
        </w:rPr>
        <w:tab/>
        <w:t xml:space="preserve">Mion M </w:t>
      </w:r>
      <w:r w:rsidRPr="00B86D51">
        <w:rPr>
          <w:i/>
          <w:iCs/>
          <w:lang w:val="en-GB"/>
        </w:rPr>
        <w:t>et al.</w:t>
      </w:r>
      <w:r w:rsidRPr="00B86D51">
        <w:rPr>
          <w:lang w:val="en-GB"/>
        </w:rPr>
        <w:t xml:space="preserve"> 2022 New perspectives on Eastern Baltic cod movement patterns from historical and contemporary tagging data. </w:t>
      </w:r>
      <w:r w:rsidRPr="00B86D51">
        <w:rPr>
          <w:i/>
          <w:iCs/>
          <w:lang w:val="en-GB"/>
        </w:rPr>
        <w:t>Mar. Ecol. Prog. Ser.</w:t>
      </w:r>
      <w:r w:rsidRPr="00B86D51">
        <w:rPr>
          <w:lang w:val="en-GB"/>
        </w:rPr>
        <w:t xml:space="preserve"> </w:t>
      </w:r>
      <w:r w:rsidRPr="00B86D51">
        <w:rPr>
          <w:b/>
          <w:bCs/>
          <w:lang w:val="en-GB"/>
        </w:rPr>
        <w:t>689</w:t>
      </w:r>
      <w:r w:rsidRPr="00B86D51">
        <w:rPr>
          <w:lang w:val="en-GB"/>
        </w:rPr>
        <w:t>, 109–126. (doi:10.3354/meps14047)</w:t>
      </w:r>
    </w:p>
    <w:p w14:paraId="618C9453" w14:textId="77777777" w:rsidR="00B86D51" w:rsidRPr="00B86D51" w:rsidRDefault="00B86D51" w:rsidP="00B86D51">
      <w:pPr>
        <w:pStyle w:val="Bibliography"/>
        <w:rPr>
          <w:lang w:val="en-GB"/>
        </w:rPr>
      </w:pPr>
      <w:r w:rsidRPr="00B86D51">
        <w:rPr>
          <w:lang w:val="en-GB"/>
        </w:rPr>
        <w:t>47.</w:t>
      </w:r>
      <w:r w:rsidRPr="00B86D51">
        <w:rPr>
          <w:lang w:val="en-GB"/>
        </w:rPr>
        <w:tab/>
        <w:t xml:space="preserve">Hüssy K </w:t>
      </w:r>
      <w:r w:rsidRPr="00B86D51">
        <w:rPr>
          <w:i/>
          <w:iCs/>
          <w:lang w:val="en-GB"/>
        </w:rPr>
        <w:t>et al.</w:t>
      </w:r>
      <w:r w:rsidRPr="00B86D51">
        <w:rPr>
          <w:lang w:val="en-GB"/>
        </w:rPr>
        <w:t xml:space="preserve"> 2020 Tagging Baltic Cod – TABACOD. Eastern Baltic cod: Solving the ageing and stock assessment problems with combined state-of-the-art tagging me-thods. , 64 pp. + appendices.</w:t>
      </w:r>
    </w:p>
    <w:p w14:paraId="69231E2C" w14:textId="77777777" w:rsidR="00B86D51" w:rsidRPr="00B86D51" w:rsidRDefault="00B86D51" w:rsidP="00B86D51">
      <w:pPr>
        <w:pStyle w:val="Bibliography"/>
        <w:rPr>
          <w:lang w:val="en-GB"/>
        </w:rPr>
      </w:pPr>
      <w:r w:rsidRPr="00B86D51">
        <w:rPr>
          <w:lang w:val="en-GB"/>
        </w:rPr>
        <w:t>48.</w:t>
      </w:r>
      <w:r w:rsidRPr="00B86D51">
        <w:rPr>
          <w:lang w:val="en-GB"/>
        </w:rPr>
        <w:tab/>
        <w:t xml:space="preserve">Eilola K, Meier HEM, Almroth E. 2009 On the dynamics of oxygen, phosphorus and cyanobacteria in the Baltic Sea; A model study. </w:t>
      </w:r>
      <w:r w:rsidRPr="00B86D51">
        <w:rPr>
          <w:i/>
          <w:iCs/>
          <w:lang w:val="en-GB"/>
        </w:rPr>
        <w:t>Journal of Marine Systems</w:t>
      </w:r>
      <w:r w:rsidRPr="00B86D51">
        <w:rPr>
          <w:lang w:val="en-GB"/>
        </w:rPr>
        <w:t xml:space="preserve"> </w:t>
      </w:r>
      <w:r w:rsidRPr="00B86D51">
        <w:rPr>
          <w:b/>
          <w:bCs/>
          <w:lang w:val="en-GB"/>
        </w:rPr>
        <w:t>75</w:t>
      </w:r>
      <w:r w:rsidRPr="00B86D51">
        <w:rPr>
          <w:lang w:val="en-GB"/>
        </w:rPr>
        <w:t>, 163–184. (doi:10.1016/j.jmarsys.2008.08.009)</w:t>
      </w:r>
    </w:p>
    <w:p w14:paraId="03497F04" w14:textId="77777777" w:rsidR="00B86D51" w:rsidRPr="00B86D51" w:rsidRDefault="00B86D51" w:rsidP="00B86D51">
      <w:pPr>
        <w:pStyle w:val="Bibliography"/>
        <w:rPr>
          <w:lang w:val="en-GB"/>
        </w:rPr>
      </w:pPr>
      <w:r w:rsidRPr="00B86D51">
        <w:rPr>
          <w:lang w:val="en-GB"/>
        </w:rPr>
        <w:t>49.</w:t>
      </w:r>
      <w:r w:rsidRPr="00B86D51">
        <w:rPr>
          <w:lang w:val="en-GB"/>
        </w:rPr>
        <w:tab/>
        <w:t xml:space="preserve">Almroth-Rosell E, Eilola K, Hordoir R, Meier HEM, Hall POJ. 2011 Transport of fresh and resuspended particulate organic material in the Baltic Sea — a model study. </w:t>
      </w:r>
      <w:r w:rsidRPr="00B86D51">
        <w:rPr>
          <w:i/>
          <w:iCs/>
          <w:lang w:val="en-GB"/>
        </w:rPr>
        <w:t>Journal of Marine Systems</w:t>
      </w:r>
      <w:r w:rsidRPr="00B86D51">
        <w:rPr>
          <w:lang w:val="en-GB"/>
        </w:rPr>
        <w:t xml:space="preserve"> </w:t>
      </w:r>
      <w:r w:rsidRPr="00B86D51">
        <w:rPr>
          <w:b/>
          <w:bCs/>
          <w:lang w:val="en-GB"/>
        </w:rPr>
        <w:t>87</w:t>
      </w:r>
      <w:r w:rsidRPr="00B86D51">
        <w:rPr>
          <w:lang w:val="en-GB"/>
        </w:rPr>
        <w:t>, 1–12. (doi:10.1016/j.jmarsys.2011.02.005)</w:t>
      </w:r>
    </w:p>
    <w:p w14:paraId="359A67B0" w14:textId="77777777" w:rsidR="00B86D51" w:rsidRPr="00B86D51" w:rsidRDefault="00B86D51" w:rsidP="00B86D51">
      <w:pPr>
        <w:pStyle w:val="Bibliography"/>
        <w:rPr>
          <w:lang w:val="en-GB"/>
        </w:rPr>
      </w:pPr>
      <w:r w:rsidRPr="00B86D51">
        <w:rPr>
          <w:lang w:val="en-GB"/>
        </w:rPr>
        <w:t>50.</w:t>
      </w:r>
      <w:r w:rsidRPr="00B86D51">
        <w:rPr>
          <w:lang w:val="en-GB"/>
        </w:rPr>
        <w:tab/>
        <w:t xml:space="preserve">Hordoir R </w:t>
      </w:r>
      <w:r w:rsidRPr="00B86D51">
        <w:rPr>
          <w:i/>
          <w:iCs/>
          <w:lang w:val="en-GB"/>
        </w:rPr>
        <w:t>et al.</w:t>
      </w:r>
      <w:r w:rsidRPr="00B86D51">
        <w:rPr>
          <w:lang w:val="en-GB"/>
        </w:rPr>
        <w:t xml:space="preserve"> 2019 Nemo-Nordic 1.0: a NEMO-based ocean model for the Baltic and North seas – research and operational applications. </w:t>
      </w:r>
      <w:r w:rsidRPr="00B86D51">
        <w:rPr>
          <w:i/>
          <w:iCs/>
          <w:lang w:val="en-GB"/>
        </w:rPr>
        <w:t>Geoscientific Model Development</w:t>
      </w:r>
      <w:r w:rsidRPr="00B86D51">
        <w:rPr>
          <w:lang w:val="en-GB"/>
        </w:rPr>
        <w:t xml:space="preserve"> </w:t>
      </w:r>
      <w:r w:rsidRPr="00B86D51">
        <w:rPr>
          <w:b/>
          <w:bCs/>
          <w:lang w:val="en-GB"/>
        </w:rPr>
        <w:t>12</w:t>
      </w:r>
      <w:r w:rsidRPr="00B86D51">
        <w:rPr>
          <w:lang w:val="en-GB"/>
        </w:rPr>
        <w:t>, 363–386. (doi:10.5194/gmd-12-363-2019)</w:t>
      </w:r>
    </w:p>
    <w:p w14:paraId="7F889D5B" w14:textId="77777777" w:rsidR="00B86D51" w:rsidRPr="00B86D51" w:rsidRDefault="00B86D51" w:rsidP="00B86D51">
      <w:pPr>
        <w:pStyle w:val="Bibliography"/>
        <w:rPr>
          <w:lang w:val="en-GB"/>
        </w:rPr>
      </w:pPr>
      <w:r w:rsidRPr="00B86D51">
        <w:rPr>
          <w:lang w:val="en-GB"/>
        </w:rPr>
        <w:t>51.</w:t>
      </w:r>
      <w:r w:rsidRPr="00B86D51">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6D51">
        <w:rPr>
          <w:i/>
          <w:iCs/>
          <w:lang w:val="en-GB"/>
        </w:rPr>
        <w:t>ICES J Mar Sci</w:t>
      </w:r>
      <w:r w:rsidRPr="00B86D51">
        <w:rPr>
          <w:lang w:val="en-GB"/>
        </w:rPr>
        <w:t xml:space="preserve"> </w:t>
      </w:r>
      <w:r w:rsidRPr="00B86D51">
        <w:rPr>
          <w:b/>
          <w:bCs/>
          <w:lang w:val="en-GB"/>
        </w:rPr>
        <w:t>77</w:t>
      </w:r>
      <w:r w:rsidRPr="00B86D51">
        <w:rPr>
          <w:lang w:val="en-GB"/>
        </w:rPr>
        <w:t>, 2089–2105. (doi:10.1093/icesjms/fsaa107)</w:t>
      </w:r>
    </w:p>
    <w:p w14:paraId="3709BBC6" w14:textId="77777777" w:rsidR="00B86D51" w:rsidRPr="00B86D51" w:rsidRDefault="00B86D51" w:rsidP="00B86D51">
      <w:pPr>
        <w:pStyle w:val="Bibliography"/>
        <w:rPr>
          <w:lang w:val="en-GB"/>
        </w:rPr>
      </w:pPr>
      <w:r w:rsidRPr="00B86D51">
        <w:rPr>
          <w:lang w:val="en-GB"/>
        </w:rPr>
        <w:t>52.</w:t>
      </w:r>
      <w:r w:rsidRPr="00B86D51">
        <w:rPr>
          <w:lang w:val="en-GB"/>
        </w:rPr>
        <w:tab/>
        <w:t xml:space="preserve">Neumann T </w:t>
      </w:r>
      <w:r w:rsidRPr="00B86D51">
        <w:rPr>
          <w:i/>
          <w:iCs/>
          <w:lang w:val="en-GB"/>
        </w:rPr>
        <w:t>et al.</w:t>
      </w:r>
      <w:r w:rsidRPr="00B86D51">
        <w:rPr>
          <w:lang w:val="en-GB"/>
        </w:rPr>
        <w:t xml:space="preserve"> 2021 Optical model for the Baltic Sea with an explicit CDOM state variable: a case study with Model ERGOM (version 1.2). </w:t>
      </w:r>
      <w:r w:rsidRPr="00B86D51">
        <w:rPr>
          <w:i/>
          <w:iCs/>
          <w:lang w:val="en-GB"/>
        </w:rPr>
        <w:t>Geoscientific Model Development</w:t>
      </w:r>
      <w:r w:rsidRPr="00B86D51">
        <w:rPr>
          <w:lang w:val="en-GB"/>
        </w:rPr>
        <w:t xml:space="preserve"> </w:t>
      </w:r>
      <w:r w:rsidRPr="00B86D51">
        <w:rPr>
          <w:b/>
          <w:bCs/>
          <w:lang w:val="en-GB"/>
        </w:rPr>
        <w:t>14</w:t>
      </w:r>
      <w:r w:rsidRPr="00B86D51">
        <w:rPr>
          <w:lang w:val="en-GB"/>
        </w:rPr>
        <w:t>, 5049–5062. (doi:10.5194/gmd-14-5049-2021)</w:t>
      </w:r>
    </w:p>
    <w:p w14:paraId="0B755D65" w14:textId="77777777" w:rsidR="00B86D51" w:rsidRPr="00B86D51" w:rsidRDefault="00B86D51" w:rsidP="00B86D51">
      <w:pPr>
        <w:pStyle w:val="Bibliography"/>
        <w:rPr>
          <w:lang w:val="en-GB"/>
        </w:rPr>
      </w:pPr>
      <w:r w:rsidRPr="00B86D51">
        <w:rPr>
          <w:lang w:val="en-GB"/>
        </w:rPr>
        <w:t>53.</w:t>
      </w:r>
      <w:r w:rsidRPr="00B86D51">
        <w:rPr>
          <w:lang w:val="en-GB"/>
        </w:rPr>
        <w:tab/>
        <w:t xml:space="preserve">Whittingham MJ, Stephens PA, Bradbury RB, Freckleton RP. 2006 Why do we still use stepwise modelling in ecology and behaviour? </w:t>
      </w:r>
      <w:r w:rsidRPr="00B86D51">
        <w:rPr>
          <w:i/>
          <w:iCs/>
          <w:lang w:val="en-GB"/>
        </w:rPr>
        <w:t>Journal of Animal Ecology</w:t>
      </w:r>
      <w:r w:rsidRPr="00B86D51">
        <w:rPr>
          <w:lang w:val="en-GB"/>
        </w:rPr>
        <w:t xml:space="preserve"> </w:t>
      </w:r>
      <w:r w:rsidRPr="00B86D51">
        <w:rPr>
          <w:b/>
          <w:bCs/>
          <w:lang w:val="en-GB"/>
        </w:rPr>
        <w:t>75</w:t>
      </w:r>
      <w:r w:rsidRPr="00B86D51">
        <w:rPr>
          <w:lang w:val="en-GB"/>
        </w:rPr>
        <w:t>, 1182–1189. (doi:10.1111/j.1365-2656.2006.01141.x)</w:t>
      </w:r>
    </w:p>
    <w:p w14:paraId="308CA397" w14:textId="77777777" w:rsidR="00B86D51" w:rsidRPr="00B86D51" w:rsidRDefault="00B86D51" w:rsidP="00B86D51">
      <w:pPr>
        <w:pStyle w:val="Bibliography"/>
        <w:rPr>
          <w:lang w:val="en-GB"/>
        </w:rPr>
      </w:pPr>
      <w:r w:rsidRPr="00B86D51">
        <w:rPr>
          <w:lang w:val="en-GB"/>
        </w:rPr>
        <w:t>54.</w:t>
      </w:r>
      <w:r w:rsidRPr="00B86D51">
        <w:rPr>
          <w:lang w:val="en-GB"/>
        </w:rPr>
        <w:tab/>
        <w:t xml:space="preserve">Latimer AM, Banerjee S, Jr HS, Mosher ES, Jr JAS. 2009 Hierarchical models facilitate spatial analysis of large data sets: a case study on invasive plant species in the northeastern United States. </w:t>
      </w:r>
      <w:r w:rsidRPr="00B86D51">
        <w:rPr>
          <w:i/>
          <w:iCs/>
          <w:lang w:val="en-GB"/>
        </w:rPr>
        <w:t>Ecology Letters</w:t>
      </w:r>
      <w:r w:rsidRPr="00B86D51">
        <w:rPr>
          <w:lang w:val="en-GB"/>
        </w:rPr>
        <w:t xml:space="preserve"> </w:t>
      </w:r>
      <w:r w:rsidRPr="00B86D51">
        <w:rPr>
          <w:b/>
          <w:bCs/>
          <w:lang w:val="en-GB"/>
        </w:rPr>
        <w:t>12</w:t>
      </w:r>
      <w:r w:rsidRPr="00B86D51">
        <w:rPr>
          <w:lang w:val="en-GB"/>
        </w:rPr>
        <w:t>, 144–154. (doi:https://doi.org/10.1111/j.1461-0248.2008.01270.x)</w:t>
      </w:r>
    </w:p>
    <w:p w14:paraId="1E6C9EAA" w14:textId="77777777" w:rsidR="00B86D51" w:rsidRPr="00B86D51" w:rsidRDefault="00B86D51" w:rsidP="00B86D51">
      <w:pPr>
        <w:pStyle w:val="Bibliography"/>
        <w:rPr>
          <w:lang w:val="en-GB"/>
        </w:rPr>
      </w:pPr>
      <w:r w:rsidRPr="00B86D51">
        <w:rPr>
          <w:lang w:val="en-GB"/>
        </w:rPr>
        <w:t>55.</w:t>
      </w:r>
      <w:r w:rsidRPr="00B86D51">
        <w:rPr>
          <w:lang w:val="en-GB"/>
        </w:rPr>
        <w:tab/>
        <w:t xml:space="preserve">Anderson SC, Ward EJ. 2019 Black swans in space: modeling spatiotemporal processes with extremes. </w:t>
      </w:r>
      <w:r w:rsidRPr="00B86D51">
        <w:rPr>
          <w:i/>
          <w:iCs/>
          <w:lang w:val="en-GB"/>
        </w:rPr>
        <w:t>Ecology</w:t>
      </w:r>
      <w:r w:rsidRPr="00B86D51">
        <w:rPr>
          <w:lang w:val="en-GB"/>
        </w:rPr>
        <w:t xml:space="preserve"> </w:t>
      </w:r>
      <w:r w:rsidRPr="00B86D51">
        <w:rPr>
          <w:b/>
          <w:bCs/>
          <w:lang w:val="en-GB"/>
        </w:rPr>
        <w:t>100</w:t>
      </w:r>
      <w:r w:rsidRPr="00B86D51">
        <w:rPr>
          <w:lang w:val="en-GB"/>
        </w:rPr>
        <w:t>, e02403. (doi:10.1002/ecy.2403)</w:t>
      </w:r>
    </w:p>
    <w:p w14:paraId="480FAC2F" w14:textId="77777777" w:rsidR="00B86D51" w:rsidRPr="00B86D51" w:rsidRDefault="00B86D51" w:rsidP="00B86D51">
      <w:pPr>
        <w:pStyle w:val="Bibliography"/>
        <w:rPr>
          <w:lang w:val="en-GB"/>
        </w:rPr>
      </w:pPr>
      <w:r w:rsidRPr="00B86D51">
        <w:rPr>
          <w:lang w:val="en-GB"/>
        </w:rPr>
        <w:lastRenderedPageBreak/>
        <w:t>56.</w:t>
      </w:r>
      <w:r w:rsidRPr="00B86D51">
        <w:rPr>
          <w:lang w:val="en-GB"/>
        </w:rPr>
        <w:tab/>
        <w:t xml:space="preserve">Kristensen K, Nielsen A, Berg CW, Skaug H, Bell BM. 2016 TMB: Automatic Differentiation and Laplace Approximation. </w:t>
      </w:r>
      <w:r w:rsidRPr="00B86D51">
        <w:rPr>
          <w:i/>
          <w:iCs/>
          <w:lang w:val="en-GB"/>
        </w:rPr>
        <w:t>Journal of Statistical Software</w:t>
      </w:r>
      <w:r w:rsidRPr="00B86D51">
        <w:rPr>
          <w:lang w:val="en-GB"/>
        </w:rPr>
        <w:t xml:space="preserve"> </w:t>
      </w:r>
      <w:r w:rsidRPr="00B86D51">
        <w:rPr>
          <w:b/>
          <w:bCs/>
          <w:lang w:val="en-GB"/>
        </w:rPr>
        <w:t>70</w:t>
      </w:r>
      <w:r w:rsidRPr="00B86D51">
        <w:rPr>
          <w:lang w:val="en-GB"/>
        </w:rPr>
        <w:t>, 1–21. (doi:10.18637/jss.v070.i05)</w:t>
      </w:r>
    </w:p>
    <w:p w14:paraId="1C4D6B68" w14:textId="77777777" w:rsidR="00B86D51" w:rsidRPr="00B86D51" w:rsidRDefault="00B86D51" w:rsidP="00B86D51">
      <w:pPr>
        <w:pStyle w:val="Bibliography"/>
        <w:rPr>
          <w:lang w:val="en-GB"/>
        </w:rPr>
      </w:pPr>
      <w:r w:rsidRPr="00B86D51">
        <w:rPr>
          <w:lang w:val="en-GB"/>
        </w:rPr>
        <w:t>57.</w:t>
      </w:r>
      <w:r w:rsidRPr="00B86D51">
        <w:rPr>
          <w:lang w:val="en-GB"/>
        </w:rPr>
        <w:tab/>
        <w:t xml:space="preserve">Anderson SC, Ward EJ, English PA, Barnett LAK. 2022 sdmTMB: an R package for fast, flexible, and user-friendly generalized linear mixed effects models with spatial and spatiotemporal random fields. </w:t>
      </w:r>
      <w:r w:rsidRPr="00B86D51">
        <w:rPr>
          <w:i/>
          <w:iCs/>
          <w:lang w:val="en-GB"/>
        </w:rPr>
        <w:t>bioRxiv (https://doi.org/10.1101/2022.03.24.485545)</w:t>
      </w:r>
      <w:r w:rsidRPr="00B86D51">
        <w:rPr>
          <w:lang w:val="en-GB"/>
        </w:rPr>
        <w:t>. , 2022.03.24.485545. (doi:10.1101/2022.03.24.485545)</w:t>
      </w:r>
    </w:p>
    <w:p w14:paraId="611E3093" w14:textId="77777777" w:rsidR="00B86D51" w:rsidRPr="00B86D51" w:rsidRDefault="00B86D51" w:rsidP="00B86D51">
      <w:pPr>
        <w:pStyle w:val="Bibliography"/>
        <w:rPr>
          <w:lang w:val="en-GB"/>
        </w:rPr>
      </w:pPr>
      <w:r w:rsidRPr="00B86D51">
        <w:rPr>
          <w:lang w:val="en-GB"/>
        </w:rPr>
        <w:t>58.</w:t>
      </w:r>
      <w:r w:rsidRPr="00B86D51">
        <w:rPr>
          <w:lang w:val="en-GB"/>
        </w:rPr>
        <w:tab/>
        <w:t xml:space="preserve">Wickham H, Averick M, Bryan J, Chang W, D’Agostino McGowan L, François R, Grolemund G, Alex H. 2019 Welcome to the tidyverse. </w:t>
      </w:r>
      <w:r w:rsidRPr="00B86D51">
        <w:rPr>
          <w:i/>
          <w:iCs/>
          <w:lang w:val="en-GB"/>
        </w:rPr>
        <w:t>Journal of Open Source Software</w:t>
      </w:r>
      <w:r w:rsidRPr="00B86D51">
        <w:rPr>
          <w:lang w:val="en-GB"/>
        </w:rPr>
        <w:t xml:space="preserve"> , 1686. (doi:https://doi.org/10.21105/joss.01686)</w:t>
      </w:r>
    </w:p>
    <w:p w14:paraId="5E3A4F4B" w14:textId="77777777" w:rsidR="00B86D51" w:rsidRPr="00B86D51" w:rsidRDefault="00B86D51" w:rsidP="00B86D51">
      <w:pPr>
        <w:pStyle w:val="Bibliography"/>
        <w:rPr>
          <w:lang w:val="en-GB"/>
        </w:rPr>
      </w:pPr>
      <w:r w:rsidRPr="00B86D51">
        <w:rPr>
          <w:lang w:val="en-GB"/>
        </w:rPr>
        <w:t>59.</w:t>
      </w:r>
      <w:r w:rsidRPr="00B86D51">
        <w:rPr>
          <w:lang w:val="en-GB"/>
        </w:rPr>
        <w:tab/>
        <w:t xml:space="preserve">Nakagawa S, Schielzeth H. 2013 A general and simple method for obtaining R2 from generalized linear mixed-effects models. </w:t>
      </w:r>
      <w:r w:rsidRPr="00B86D51">
        <w:rPr>
          <w:i/>
          <w:iCs/>
          <w:lang w:val="en-GB"/>
        </w:rPr>
        <w:t>Methods in Ecology and Evolution</w:t>
      </w:r>
      <w:r w:rsidRPr="00B86D51">
        <w:rPr>
          <w:lang w:val="en-GB"/>
        </w:rPr>
        <w:t xml:space="preserve"> </w:t>
      </w:r>
      <w:r w:rsidRPr="00B86D51">
        <w:rPr>
          <w:b/>
          <w:bCs/>
          <w:lang w:val="en-GB"/>
        </w:rPr>
        <w:t>4</w:t>
      </w:r>
      <w:r w:rsidRPr="00B86D51">
        <w:rPr>
          <w:lang w:val="en-GB"/>
        </w:rPr>
        <w:t>, 133–142. (doi:10.1111/j.2041-210x.2012.00261.x)</w:t>
      </w:r>
    </w:p>
    <w:p w14:paraId="7E00CC8E" w14:textId="77777777" w:rsidR="00B86D51" w:rsidRPr="00B86D51" w:rsidRDefault="00B86D51" w:rsidP="00B86D51">
      <w:pPr>
        <w:pStyle w:val="Bibliography"/>
        <w:rPr>
          <w:lang w:val="en-GB"/>
        </w:rPr>
      </w:pPr>
      <w:r w:rsidRPr="00B86D51">
        <w:rPr>
          <w:lang w:val="en-GB"/>
        </w:rPr>
        <w:t>60.</w:t>
      </w:r>
      <w:r w:rsidRPr="00B86D51">
        <w:rPr>
          <w:lang w:val="en-GB"/>
        </w:rPr>
        <w:tab/>
        <w:t xml:space="preserve">Limburg KE, Casini M. 2019 Otolith chemistry indicates recent worsened Baltic cod condition is linked to hypoxia exposure. </w:t>
      </w:r>
      <w:r w:rsidRPr="00B86D51">
        <w:rPr>
          <w:i/>
          <w:iCs/>
          <w:lang w:val="en-GB"/>
        </w:rPr>
        <w:t>Biology Letters</w:t>
      </w:r>
      <w:r w:rsidRPr="00B86D51">
        <w:rPr>
          <w:lang w:val="en-GB"/>
        </w:rPr>
        <w:t xml:space="preserve"> </w:t>
      </w:r>
      <w:r w:rsidRPr="00B86D51">
        <w:rPr>
          <w:b/>
          <w:bCs/>
          <w:lang w:val="en-GB"/>
        </w:rPr>
        <w:t>15</w:t>
      </w:r>
      <w:r w:rsidRPr="00B86D51">
        <w:rPr>
          <w:lang w:val="en-GB"/>
        </w:rPr>
        <w:t>, 20190352. (doi:10.1098/rsbl.2019.0352)</w:t>
      </w:r>
    </w:p>
    <w:p w14:paraId="7FB45B65" w14:textId="77777777" w:rsidR="00B86D51" w:rsidRPr="00B86D51" w:rsidRDefault="00B86D51" w:rsidP="00B86D51">
      <w:pPr>
        <w:pStyle w:val="Bibliography"/>
        <w:rPr>
          <w:lang w:val="en-GB"/>
        </w:rPr>
      </w:pPr>
      <w:r w:rsidRPr="00B86D51">
        <w:rPr>
          <w:lang w:val="en-GB"/>
        </w:rPr>
        <w:t>61.</w:t>
      </w:r>
      <w:r w:rsidRPr="00B86D51">
        <w:rPr>
          <w:lang w:val="en-GB"/>
        </w:rPr>
        <w:tab/>
        <w:t xml:space="preserve">Brander K. 2020 Reduced growth in Baltic Sea cod may be due to mild hypoxia. </w:t>
      </w:r>
      <w:r w:rsidRPr="00B86D51">
        <w:rPr>
          <w:i/>
          <w:iCs/>
          <w:lang w:val="en-GB"/>
        </w:rPr>
        <w:t>ICES J Mar Sci</w:t>
      </w:r>
      <w:r w:rsidRPr="00B86D51">
        <w:rPr>
          <w:lang w:val="en-GB"/>
        </w:rPr>
        <w:t xml:space="preserve"> </w:t>
      </w:r>
      <w:r w:rsidRPr="00B86D51">
        <w:rPr>
          <w:b/>
          <w:bCs/>
          <w:lang w:val="en-GB"/>
        </w:rPr>
        <w:t>77</w:t>
      </w:r>
      <w:r w:rsidRPr="00B86D51">
        <w:rPr>
          <w:lang w:val="en-GB"/>
        </w:rPr>
        <w:t>, 2003–2005. (doi:10.1093/icesjms/fsaa041)</w:t>
      </w:r>
    </w:p>
    <w:p w14:paraId="45231C9D" w14:textId="77777777" w:rsidR="00B86D51" w:rsidRPr="00B86D51" w:rsidRDefault="00B86D51" w:rsidP="00B86D51">
      <w:pPr>
        <w:pStyle w:val="Bibliography"/>
        <w:rPr>
          <w:lang w:val="en-GB"/>
        </w:rPr>
      </w:pPr>
      <w:r w:rsidRPr="00B86D51">
        <w:rPr>
          <w:lang w:val="en-GB"/>
        </w:rPr>
        <w:t>62.</w:t>
      </w:r>
      <w:r w:rsidRPr="00B86D51">
        <w:rPr>
          <w:lang w:val="en-GB"/>
        </w:rPr>
        <w:tab/>
        <w:t xml:space="preserve">Brander K. 2022 Support for the hypothesis that growth of eastern Baltic cod is affected by mild hypoxia. A comment on Svedäng et al. (2022). </w:t>
      </w:r>
      <w:r w:rsidRPr="00B86D51">
        <w:rPr>
          <w:i/>
          <w:iCs/>
          <w:lang w:val="en-GB"/>
        </w:rPr>
        <w:t>ICES Journal of Marine Science</w:t>
      </w:r>
      <w:r w:rsidRPr="00B86D51">
        <w:rPr>
          <w:lang w:val="en-GB"/>
        </w:rPr>
        <w:t xml:space="preserve"> , fsac070. (doi:10.1093/icesjms/fsac070)</w:t>
      </w:r>
    </w:p>
    <w:p w14:paraId="6F0D94AA" w14:textId="77777777" w:rsidR="00B86D51" w:rsidRPr="00B86D51" w:rsidRDefault="00B86D51" w:rsidP="00B86D51">
      <w:pPr>
        <w:pStyle w:val="Bibliography"/>
        <w:rPr>
          <w:lang w:val="en-GB"/>
        </w:rPr>
      </w:pPr>
      <w:r w:rsidRPr="00B86D51">
        <w:rPr>
          <w:lang w:val="en-GB"/>
        </w:rPr>
        <w:t>63.</w:t>
      </w:r>
      <w:r w:rsidRPr="00B86D51">
        <w:rPr>
          <w:lang w:val="en-GB"/>
        </w:rPr>
        <w:tab/>
        <w:t xml:space="preserve">Lehmann A, Hinrichsen H-H, Getzlaff K, Myrberg K. 2014 Quantifying the heterogeneity of hypoxic and anoxic areas in the Baltic Sea by a simplified coupled hydrodynamic-oxygen consumption model approach. </w:t>
      </w:r>
      <w:r w:rsidRPr="00B86D51">
        <w:rPr>
          <w:i/>
          <w:iCs/>
          <w:lang w:val="en-GB"/>
        </w:rPr>
        <w:t>Journal of Marine Systems</w:t>
      </w:r>
      <w:r w:rsidRPr="00B86D51">
        <w:rPr>
          <w:lang w:val="en-GB"/>
        </w:rPr>
        <w:t xml:space="preserve"> </w:t>
      </w:r>
      <w:r w:rsidRPr="00B86D51">
        <w:rPr>
          <w:b/>
          <w:bCs/>
          <w:lang w:val="en-GB"/>
        </w:rPr>
        <w:t>134</w:t>
      </w:r>
      <w:r w:rsidRPr="00B86D51">
        <w:rPr>
          <w:lang w:val="en-GB"/>
        </w:rPr>
        <w:t>, 20–28. (doi:10.1016/j.jmarsys.2014.02.012)</w:t>
      </w:r>
    </w:p>
    <w:p w14:paraId="770D3198" w14:textId="77777777" w:rsidR="00B86D51" w:rsidRPr="00B86D51" w:rsidRDefault="00B86D51" w:rsidP="00B86D51">
      <w:pPr>
        <w:pStyle w:val="Bibliography"/>
        <w:rPr>
          <w:lang w:val="en-GB"/>
        </w:rPr>
      </w:pPr>
      <w:r w:rsidRPr="00B86D51">
        <w:rPr>
          <w:lang w:val="en-GB"/>
        </w:rPr>
        <w:t>64.</w:t>
      </w:r>
      <w:r w:rsidRPr="00B86D51">
        <w:rPr>
          <w:lang w:val="en-GB"/>
        </w:rPr>
        <w:tab/>
        <w:t xml:space="preserve">Lehmann A, Krauss W, Hinrichsen H-H. 2002 Effects of remote and local atmospheric forcing on circulation and upwelling in the Baltic Sea. </w:t>
      </w:r>
      <w:r w:rsidRPr="00B86D51">
        <w:rPr>
          <w:i/>
          <w:iCs/>
          <w:lang w:val="en-GB"/>
        </w:rPr>
        <w:t>Tellus A</w:t>
      </w:r>
      <w:r w:rsidRPr="00B86D51">
        <w:rPr>
          <w:lang w:val="en-GB"/>
        </w:rPr>
        <w:t xml:space="preserve"> </w:t>
      </w:r>
      <w:r w:rsidRPr="00B86D51">
        <w:rPr>
          <w:b/>
          <w:bCs/>
          <w:lang w:val="en-GB"/>
        </w:rPr>
        <w:t>54</w:t>
      </w:r>
      <w:r w:rsidRPr="00B86D51">
        <w:rPr>
          <w:lang w:val="en-GB"/>
        </w:rPr>
        <w:t>, 299–316. (doi:10.1034/j.1600-0870.2002.00289.x)</w:t>
      </w:r>
    </w:p>
    <w:p w14:paraId="50348D87" w14:textId="77777777" w:rsidR="00B86D51" w:rsidRPr="00B86D51" w:rsidRDefault="00B86D51" w:rsidP="00B86D51">
      <w:pPr>
        <w:pStyle w:val="Bibliography"/>
        <w:rPr>
          <w:lang w:val="en-GB"/>
        </w:rPr>
      </w:pPr>
      <w:r w:rsidRPr="00B86D51">
        <w:rPr>
          <w:lang w:val="en-GB"/>
        </w:rPr>
        <w:t>65.</w:t>
      </w:r>
      <w:r w:rsidRPr="00B86D51">
        <w:rPr>
          <w:lang w:val="en-GB"/>
        </w:rPr>
        <w:tab/>
        <w:t xml:space="preserve">Orio A, Bergström U, Florin A-B, Lehmann A, Šics I, Casini M. 2019 Spatial contraction of demersal fish populations in a large marine ecosystem. </w:t>
      </w:r>
      <w:r w:rsidRPr="00B86D51">
        <w:rPr>
          <w:i/>
          <w:iCs/>
          <w:lang w:val="en-GB"/>
        </w:rPr>
        <w:t>Journal of Biogeography</w:t>
      </w:r>
      <w:r w:rsidRPr="00B86D51">
        <w:rPr>
          <w:lang w:val="en-GB"/>
        </w:rPr>
        <w:t xml:space="preserve"> </w:t>
      </w:r>
      <w:r w:rsidRPr="00B86D51">
        <w:rPr>
          <w:b/>
          <w:bCs/>
          <w:lang w:val="en-GB"/>
        </w:rPr>
        <w:t>46</w:t>
      </w:r>
      <w:r w:rsidRPr="00B86D51">
        <w:rPr>
          <w:lang w:val="en-GB"/>
        </w:rPr>
        <w:t>, 633–645. (doi:10.1111/jbi.13510)</w:t>
      </w:r>
    </w:p>
    <w:p w14:paraId="0B2650E2" w14:textId="77777777" w:rsidR="00B86D51" w:rsidRPr="00B86D51" w:rsidRDefault="00B86D51" w:rsidP="00B86D51">
      <w:pPr>
        <w:pStyle w:val="Bibliography"/>
        <w:rPr>
          <w:lang w:val="en-GB"/>
        </w:rPr>
      </w:pPr>
      <w:r w:rsidRPr="00B86D51">
        <w:rPr>
          <w:lang w:val="en-GB"/>
        </w:rPr>
        <w:t>66.</w:t>
      </w:r>
      <w:r w:rsidRPr="00B86D51">
        <w:rPr>
          <w:lang w:val="en-GB"/>
        </w:rPr>
        <w:tab/>
        <w:t xml:space="preserve">Svedäng H, Hornborg S. 2014 Selective fishing induces density-dependent growth. </w:t>
      </w:r>
      <w:r w:rsidRPr="00B86D51">
        <w:rPr>
          <w:i/>
          <w:iCs/>
          <w:lang w:val="en-GB"/>
        </w:rPr>
        <w:t>Nature Communications</w:t>
      </w:r>
      <w:r w:rsidRPr="00B86D51">
        <w:rPr>
          <w:lang w:val="en-GB"/>
        </w:rPr>
        <w:t xml:space="preserve"> </w:t>
      </w:r>
      <w:r w:rsidRPr="00B86D51">
        <w:rPr>
          <w:b/>
          <w:bCs/>
          <w:lang w:val="en-GB"/>
        </w:rPr>
        <w:t>5</w:t>
      </w:r>
      <w:r w:rsidRPr="00B86D51">
        <w:rPr>
          <w:lang w:val="en-GB"/>
        </w:rPr>
        <w:t>, 4152. (doi:10.1038/ncomms5152)</w:t>
      </w:r>
    </w:p>
    <w:p w14:paraId="57F9A399" w14:textId="77777777" w:rsidR="00B86D51" w:rsidRPr="00B86D51" w:rsidRDefault="00B86D51" w:rsidP="00B86D51">
      <w:pPr>
        <w:pStyle w:val="Bibliography"/>
        <w:rPr>
          <w:lang w:val="en-GB"/>
        </w:rPr>
      </w:pPr>
      <w:r w:rsidRPr="00B86D51">
        <w:rPr>
          <w:lang w:val="en-GB"/>
        </w:rPr>
        <w:t>67.</w:t>
      </w:r>
      <w:r w:rsidRPr="00B86D51">
        <w:rPr>
          <w:lang w:val="en-GB"/>
        </w:rPr>
        <w:tab/>
        <w:t xml:space="preserve">Tomczak MT </w:t>
      </w:r>
      <w:r w:rsidRPr="00B86D51">
        <w:rPr>
          <w:i/>
          <w:iCs/>
          <w:lang w:val="en-GB"/>
        </w:rPr>
        <w:t>et al.</w:t>
      </w:r>
      <w:r w:rsidRPr="00B86D51">
        <w:rPr>
          <w:lang w:val="en-GB"/>
        </w:rPr>
        <w:t xml:space="preserve"> 2022 Reference state, structure, regime shifts, and regulatory drivers in a coastal sea over the last century: The Central Baltic Sea case. </w:t>
      </w:r>
      <w:r w:rsidRPr="00B86D51">
        <w:rPr>
          <w:i/>
          <w:iCs/>
          <w:lang w:val="en-GB"/>
        </w:rPr>
        <w:t>Limnology and Oceanography</w:t>
      </w:r>
      <w:r w:rsidRPr="00B86D51">
        <w:rPr>
          <w:lang w:val="en-GB"/>
        </w:rPr>
        <w:t xml:space="preserve"> </w:t>
      </w:r>
      <w:r w:rsidRPr="00B86D51">
        <w:rPr>
          <w:b/>
          <w:bCs/>
          <w:lang w:val="en-GB"/>
        </w:rPr>
        <w:t>67</w:t>
      </w:r>
      <w:r w:rsidRPr="00B86D51">
        <w:rPr>
          <w:lang w:val="en-GB"/>
        </w:rPr>
        <w:t>, S266–S284. (doi:10.1002/lno.11975)</w:t>
      </w:r>
    </w:p>
    <w:p w14:paraId="1F0618F3" w14:textId="77777777" w:rsidR="00B86D51" w:rsidRPr="00B86D51" w:rsidRDefault="00B86D51" w:rsidP="00B86D51">
      <w:pPr>
        <w:pStyle w:val="Bibliography"/>
        <w:rPr>
          <w:lang w:val="en-GB"/>
        </w:rPr>
      </w:pPr>
      <w:r w:rsidRPr="00B86D51">
        <w:rPr>
          <w:lang w:val="en-GB"/>
        </w:rPr>
        <w:t>68.</w:t>
      </w:r>
      <w:r w:rsidRPr="00B86D51">
        <w:rPr>
          <w:lang w:val="en-GB"/>
        </w:rPr>
        <w:tab/>
        <w:t xml:space="preserve">Svedäng H, Savchuk O, Villnäs A, Norkko A, Gustafsson BG, Wikström SA, Humborg C. 2022 Re-thinking the “ecological envelope” of Eastern Baltic cod (Gadus morhua): conditions for productivity, reproduction, and feeding over time. </w:t>
      </w:r>
      <w:r w:rsidRPr="00B86D51">
        <w:rPr>
          <w:i/>
          <w:iCs/>
          <w:lang w:val="en-GB"/>
        </w:rPr>
        <w:t>ICES Journal of Marine Science</w:t>
      </w:r>
      <w:r w:rsidRPr="00B86D51">
        <w:rPr>
          <w:lang w:val="en-GB"/>
        </w:rPr>
        <w:t xml:space="preserve"> , fsac017. (doi:10.1093/icesjms/fsac017)</w:t>
      </w:r>
    </w:p>
    <w:p w14:paraId="47F7D920" w14:textId="77777777" w:rsidR="00B86D51" w:rsidRPr="00B86D51" w:rsidRDefault="00B86D51" w:rsidP="00B86D51">
      <w:pPr>
        <w:pStyle w:val="Bibliography"/>
        <w:rPr>
          <w:lang w:val="en-GB"/>
        </w:rPr>
      </w:pPr>
      <w:r w:rsidRPr="00B86D51">
        <w:rPr>
          <w:lang w:val="en-GB"/>
        </w:rPr>
        <w:lastRenderedPageBreak/>
        <w:t>69.</w:t>
      </w:r>
      <w:r w:rsidRPr="00B86D51">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6D51">
        <w:rPr>
          <w:i/>
          <w:iCs/>
          <w:lang w:val="en-GB"/>
        </w:rPr>
        <w:t>Phil. Trans. R. Soc. B</w:t>
      </w:r>
      <w:r w:rsidRPr="00B86D51">
        <w:rPr>
          <w:lang w:val="en-GB"/>
        </w:rPr>
        <w:t xml:space="preserve"> </w:t>
      </w:r>
      <w:r w:rsidRPr="00B86D51">
        <w:rPr>
          <w:b/>
          <w:bCs/>
          <w:lang w:val="en-GB"/>
        </w:rPr>
        <w:t>370</w:t>
      </w:r>
      <w:r w:rsidRPr="00B86D51">
        <w:rPr>
          <w:lang w:val="en-GB"/>
        </w:rPr>
        <w:t>, 20130262. (doi:10.1098/rstb.2013.0262)</w:t>
      </w:r>
    </w:p>
    <w:p w14:paraId="0A5178F8" w14:textId="77777777" w:rsidR="00B86D51" w:rsidRPr="00B86D51" w:rsidRDefault="00B86D51" w:rsidP="00B86D51">
      <w:pPr>
        <w:pStyle w:val="Bibliography"/>
        <w:rPr>
          <w:lang w:val="en-GB"/>
        </w:rPr>
      </w:pPr>
      <w:r w:rsidRPr="00B86D51">
        <w:rPr>
          <w:lang w:val="en-GB"/>
        </w:rPr>
        <w:t>70.</w:t>
      </w:r>
      <w:r w:rsidRPr="00B86D51">
        <w:rPr>
          <w:lang w:val="en-GB"/>
        </w:rPr>
        <w:tab/>
        <w:t xml:space="preserve">Ryberg MP, Skov PV, Vendramin N, Buchmann K, Nielsen A, Behrens JW. 2020 Physiological condition of Eastern Baltic cod, Gadus morhua, infected with the parasitic nematode Contracaecum osculatum. </w:t>
      </w:r>
      <w:r w:rsidRPr="00B86D51">
        <w:rPr>
          <w:i/>
          <w:iCs/>
          <w:lang w:val="en-GB"/>
        </w:rPr>
        <w:t>Conserv Physiol</w:t>
      </w:r>
      <w:r w:rsidRPr="00B86D51">
        <w:rPr>
          <w:lang w:val="en-GB"/>
        </w:rPr>
        <w:t xml:space="preserve"> </w:t>
      </w:r>
      <w:r w:rsidRPr="00B86D51">
        <w:rPr>
          <w:b/>
          <w:bCs/>
          <w:lang w:val="en-GB"/>
        </w:rPr>
        <w:t>8</w:t>
      </w:r>
      <w:r w:rsidRPr="00B86D51">
        <w:rPr>
          <w:lang w:val="en-GB"/>
        </w:rPr>
        <w:t>. (doi:10.1093/conphys/coaa093)</w:t>
      </w:r>
    </w:p>
    <w:p w14:paraId="729A7B7C" w14:textId="77777777" w:rsidR="00B86D51" w:rsidRPr="00B86D51" w:rsidRDefault="00B86D51" w:rsidP="00B86D51">
      <w:pPr>
        <w:pStyle w:val="Bibliography"/>
        <w:rPr>
          <w:lang w:val="en-GB"/>
        </w:rPr>
      </w:pPr>
      <w:r w:rsidRPr="00B86D51">
        <w:rPr>
          <w:lang w:val="en-GB"/>
        </w:rPr>
        <w:t>71.</w:t>
      </w:r>
      <w:r w:rsidRPr="00B86D51">
        <w:rPr>
          <w:lang w:val="en-GB"/>
        </w:rPr>
        <w:tab/>
        <w:t xml:space="preserve">Eero M, Cardinale M, Storr-Paulsen M. 2020 Emerging challenges for resource management under ecosystem change: Example of cod in the Baltic Sea. </w:t>
      </w:r>
      <w:r w:rsidRPr="00B86D51">
        <w:rPr>
          <w:i/>
          <w:iCs/>
          <w:lang w:val="en-GB"/>
        </w:rPr>
        <w:t>Ocean &amp; Coastal Management</w:t>
      </w:r>
      <w:r w:rsidRPr="00B86D51">
        <w:rPr>
          <w:lang w:val="en-GB"/>
        </w:rPr>
        <w:t xml:space="preserve"> </w:t>
      </w:r>
      <w:r w:rsidRPr="00B86D51">
        <w:rPr>
          <w:b/>
          <w:bCs/>
          <w:lang w:val="en-GB"/>
        </w:rPr>
        <w:t>198</w:t>
      </w:r>
      <w:r w:rsidRPr="00B86D51">
        <w:rPr>
          <w:lang w:val="en-GB"/>
        </w:rPr>
        <w:t>, 105314. (doi:10.1016/j.ocecoaman.2020.105314)</w:t>
      </w:r>
    </w:p>
    <w:p w14:paraId="2A4665D7" w14:textId="31F6AB2D"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5AE0E3B2" w:rsidR="00E27003" w:rsidRPr="00C038C3" w:rsidRDefault="00E27003" w:rsidP="007A29CF">
      <w:pPr>
        <w:spacing w:line="276" w:lineRule="auto"/>
        <w:rPr>
          <w:b/>
          <w:sz w:val="28"/>
          <w:szCs w:val="28"/>
        </w:rPr>
      </w:pPr>
      <w:r w:rsidRPr="00C038C3">
        <w:rPr>
          <w:b/>
          <w:sz w:val="28"/>
          <w:szCs w:val="28"/>
        </w:rPr>
        <w:t>Figures</w:t>
      </w:r>
    </w:p>
    <w:p w14:paraId="3EB36368" w14:textId="33085D6C" w:rsidR="00DA38E7" w:rsidRDefault="00043895" w:rsidP="00685EE8">
      <w:pPr>
        <w:spacing w:line="480" w:lineRule="auto"/>
        <w:contextualSpacing/>
        <w:mirrorIndents/>
        <w:jc w:val="both"/>
        <w:rPr>
          <w:b/>
          <w:bCs/>
        </w:rPr>
      </w:pPr>
      <w:bookmarkStart w:id="1082" w:name="_qea8h0e4kq36" w:colFirst="0" w:colLast="0"/>
      <w:bookmarkEnd w:id="1082"/>
      <w:r>
        <w:rPr>
          <w:b/>
          <w:bCs/>
          <w:noProof/>
          <w:lang w:eastAsia="en-US"/>
        </w:rPr>
        <w:lastRenderedPageBreak/>
        <w:drawing>
          <wp:inline distT="0" distB="0" distL="0" distR="0" wp14:anchorId="62F4D72B" wp14:editId="48FDB939">
            <wp:extent cx="5732801" cy="531130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3224" b="4128"/>
                    <a:stretch/>
                  </pic:blipFill>
                  <pic:spPr bwMode="auto">
                    <a:xfrm>
                      <a:off x="0" y="0"/>
                      <a:ext cx="5733415" cy="5311871"/>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722A384E"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w:t>
      </w:r>
      <w:proofErr w:type="spellStart"/>
      <w:r w:rsidR="001D1D86" w:rsidRPr="00685EE8">
        <w:t>Cren</w:t>
      </w:r>
      <w:proofErr w:type="spellEnd"/>
      <w:r w:rsidR="001D1D86" w:rsidRPr="00685EE8">
        <w:t xml:space="preserve"> condition factor of cod </w:t>
      </w:r>
      <w:del w:id="1083" w:author="Sean Anderson" w:date="2022-07-20T12:51:00Z">
        <w:r w:rsidR="001D1D86" w:rsidRPr="00685EE8" w:rsidDel="0081181D">
          <w:delText xml:space="preserve">condition factor </w:delText>
        </w:r>
      </w:del>
      <w:r w:rsidR="001D1D86" w:rsidRPr="00685EE8">
        <w:t xml:space="preserve">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w:t>
      </w:r>
      <w:ins w:id="1084" w:author="Sean Anderson" w:date="2022-07-20T12:52:00Z">
        <w:r w:rsidR="0081181D">
          <w:t xml:space="preserve"> segments</w:t>
        </w:r>
      </w:ins>
      <w:del w:id="1085" w:author="Sean Anderson" w:date="2022-07-20T12:52:00Z">
        <w:r w:rsidR="001D1D86" w:rsidRPr="00685EE8" w:rsidDel="0081181D">
          <w:delText>s</w:delText>
        </w:r>
      </w:del>
      <w:r w:rsidR="001D1D86" w:rsidRPr="00685EE8">
        <w:t xml:space="preserve">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0449D22A" w:rsidR="00043895" w:rsidRDefault="00043895" w:rsidP="00F73E4D">
      <w:pPr>
        <w:spacing w:line="480" w:lineRule="auto"/>
        <w:contextualSpacing/>
        <w:mirrorIndents/>
        <w:jc w:val="center"/>
      </w:pPr>
      <w:r>
        <w:rPr>
          <w:noProof/>
          <w:lang w:eastAsia="en-US"/>
        </w:rPr>
        <w:lastRenderedPageBreak/>
        <w:drawing>
          <wp:inline distT="0" distB="0" distL="0" distR="0" wp14:anchorId="1F1059AB" wp14:editId="1313BC56">
            <wp:extent cx="5732977" cy="4941651"/>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5" cstate="print">
                      <a:extLst>
                        <a:ext uri="{28A0092B-C50C-407E-A947-70E740481C1C}">
                          <a14:useLocalDpi xmlns:a14="http://schemas.microsoft.com/office/drawing/2010/main" val="0"/>
                        </a:ext>
                      </a:extLst>
                    </a:blip>
                    <a:srcRect t="7635" b="6168"/>
                    <a:stretch/>
                  </pic:blipFill>
                  <pic:spPr bwMode="auto">
                    <a:xfrm>
                      <a:off x="0" y="0"/>
                      <a:ext cx="5733415" cy="4942029"/>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111A42FF" w:rsidR="00E27003" w:rsidRDefault="00E27003" w:rsidP="00685EE8">
      <w:pPr>
        <w:spacing w:line="480" w:lineRule="auto"/>
        <w:contextualSpacing/>
        <w:mirrorIndents/>
        <w:jc w:val="both"/>
      </w:pPr>
      <w:commentRangeStart w:id="1086"/>
      <w:r w:rsidRPr="00C038C3">
        <w:rPr>
          <w:b/>
          <w:bCs/>
        </w:rPr>
        <w:t xml:space="preserve">Fig. </w:t>
      </w:r>
      <w:r w:rsidR="00F107A2">
        <w:rPr>
          <w:b/>
          <w:bCs/>
        </w:rPr>
        <w:t>2</w:t>
      </w:r>
      <w:r w:rsidRPr="00C038C3">
        <w:rPr>
          <w:b/>
          <w:bCs/>
        </w:rPr>
        <w:t xml:space="preserve">. </w:t>
      </w:r>
      <w:commentRangeEnd w:id="1086"/>
      <w:r w:rsidR="002B76F4">
        <w:rPr>
          <w:rStyle w:val="CommentReference"/>
        </w:rPr>
        <w:commentReference w:id="1086"/>
      </w:r>
      <w:r w:rsidRPr="00C038C3">
        <w:t xml:space="preserve">Predicted </w:t>
      </w:r>
      <w:r w:rsidR="006E5502">
        <w:t xml:space="preserve">Le </w:t>
      </w:r>
      <w:proofErr w:type="spellStart"/>
      <w:r w:rsidR="006E5502">
        <w:t>Cren’s</w:t>
      </w:r>
      <w:proofErr w:type="spellEnd"/>
      <w:r w:rsidR="006E5502">
        <w:t xml:space="preserve">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2D0A6E54" w:rsidR="006713FA" w:rsidRDefault="006A0F5D" w:rsidP="00231C8B">
      <w:pPr>
        <w:spacing w:line="480" w:lineRule="auto"/>
        <w:contextualSpacing/>
        <w:rPr>
          <w:noProof/>
          <w:lang w:val="sv-SE" w:eastAsia="sv-SE"/>
        </w:rPr>
      </w:pPr>
      <w:r>
        <w:br w:type="page"/>
      </w:r>
    </w:p>
    <w:p w14:paraId="0437641C" w14:textId="1E69C7EE" w:rsidR="00043895" w:rsidRDefault="00043895" w:rsidP="00F73E4D">
      <w:pPr>
        <w:spacing w:line="480" w:lineRule="auto"/>
        <w:contextualSpacing/>
        <w:jc w:val="center"/>
      </w:pPr>
      <w:r>
        <w:rPr>
          <w:noProof/>
          <w:lang w:eastAsia="en-US"/>
        </w:rPr>
        <w:lastRenderedPageBreak/>
        <w:drawing>
          <wp:inline distT="0" distB="0" distL="0" distR="0" wp14:anchorId="5B27AD95" wp14:editId="6D5B5FE2">
            <wp:extent cx="4688732" cy="635663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t="1880" b="4264"/>
                    <a:stretch/>
                  </pic:blipFill>
                  <pic:spPr bwMode="auto">
                    <a:xfrm>
                      <a:off x="0" y="0"/>
                      <a:ext cx="4709528" cy="638483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C7C888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ins w:id="1087" w:author="Max Lindmark" w:date="2022-07-14T20:12:00Z">
                <w:rPr>
                  <w:rFonts w:ascii="Cambria Math" w:hAnsi="Cambria Math"/>
                  <w:i/>
                </w:rPr>
              </w:ins>
            </m:ctrlPr>
          </m:sSubPr>
          <m:e>
            <m:r>
              <w:rPr>
                <w:rFonts w:ascii="Cambria Math" w:hAnsi="Cambria Math"/>
              </w:rPr>
              <m:t>σ</m:t>
            </m:r>
          </m:e>
          <m:sub>
            <m:r>
              <w:rPr>
                <w:rFonts w:ascii="Cambria Math" w:hAnsi="Cambria Math"/>
              </w:rPr>
              <m:t>E</m:t>
            </m:r>
          </m:sub>
        </m:sSub>
      </m:oMath>
      <w:r w:rsidRPr="00FA7014">
        <w:t xml:space="preserve"> and </w:t>
      </w:r>
      <m:oMath>
        <m:sSub>
          <m:sSubPr>
            <m:ctrlPr>
              <w:ins w:id="1088" w:author="Max Lindmark" w:date="2022-07-14T20:12:00Z">
                <w:rPr>
                  <w:rFonts w:ascii="Cambria Math" w:hAnsi="Cambria Math"/>
                  <w:i/>
                </w:rPr>
              </w:ins>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w:t>
      </w:r>
      <w:ins w:id="1089" w:author="Sean Anderson" w:date="2022-07-20T12:53:00Z">
        <w:r w:rsidR="0081181D">
          <w:rPr>
            <w:color w:val="000000" w:themeColor="text1"/>
          </w:rPr>
          <w:t>s</w:t>
        </w:r>
      </w:ins>
      <w:r w:rsidRPr="00FA7014">
        <w:rPr>
          <w:color w:val="000000" w:themeColor="text1"/>
        </w:rPr>
        <w:t xml:space="preserve">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38EE2242" w:rsidR="00F73E4D" w:rsidRPr="00C038C3" w:rsidRDefault="00F73E4D" w:rsidP="00685EE8">
      <w:pPr>
        <w:spacing w:line="480" w:lineRule="auto"/>
        <w:contextualSpacing/>
        <w:mirrorIndents/>
        <w:jc w:val="both"/>
      </w:pPr>
      <w:r>
        <w:rPr>
          <w:noProof/>
          <w:lang w:eastAsia="en-US"/>
        </w:rPr>
        <w:lastRenderedPageBreak/>
        <w:drawing>
          <wp:inline distT="0" distB="0" distL="0" distR="0" wp14:anchorId="22A5206F" wp14:editId="668D0200">
            <wp:extent cx="5733415" cy="573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1642A234" w14:textId="34459EFD"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del w:id="1090" w:author="Max Lindmark" w:date="2022-07-13T09:23:00Z">
        <w:r w:rsidRPr="00C038C3" w:rsidDel="007E0A73">
          <w:delText xml:space="preserve">CPUE </w:delText>
        </w:r>
      </w:del>
      <w:ins w:id="1091" w:author="Max Lindmark" w:date="2022-07-13T09:23:00Z">
        <w:r w:rsidR="007E0A73">
          <w:t>density</w:t>
        </w:r>
        <w:r w:rsidR="007E0A73" w:rsidRPr="00C038C3">
          <w:t xml:space="preserve"> </w:t>
        </w:r>
      </w:ins>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07F795D8" w:rsidR="002558CF" w:rsidRPr="0022045E" w:rsidRDefault="00EF5298" w:rsidP="00685EE8">
      <w:pPr>
        <w:spacing w:line="480" w:lineRule="auto"/>
        <w:contextualSpacing/>
        <w:mirrorIndents/>
        <w:jc w:val="both"/>
      </w:pPr>
      <w:r>
        <w:rPr>
          <w:noProof/>
          <w:lang w:eastAsia="en-US"/>
        </w:rPr>
        <w:lastRenderedPageBreak/>
        <w:drawing>
          <wp:inline distT="0" distB="0" distL="0" distR="0" wp14:anchorId="403C2C47" wp14:editId="69D84533">
            <wp:extent cx="5733415" cy="5516132"/>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18" cstate="print">
                      <a:extLst>
                        <a:ext uri="{28A0092B-C50C-407E-A947-70E740481C1C}">
                          <a14:useLocalDpi xmlns:a14="http://schemas.microsoft.com/office/drawing/2010/main" val="0"/>
                        </a:ext>
                      </a:extLst>
                    </a:blip>
                    <a:srcRect t="3790"/>
                    <a:stretch/>
                  </pic:blipFill>
                  <pic:spPr bwMode="auto">
                    <a:xfrm>
                      <a:off x="0" y="0"/>
                      <a:ext cx="5733415" cy="5516132"/>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61666EB7"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ins w:id="1092" w:author="Max Lindmark" w:date="2022-07-14T14:29:00Z">
        <w:r w:rsidR="00FD373D">
          <w:t>bio</w:t>
        </w:r>
      </w:ins>
      <w:ins w:id="1093" w:author="Max Lindmark" w:date="2022-07-14T14:30:00Z">
        <w:r w:rsidR="00FD373D">
          <w:t xml:space="preserve">mass-weighted </w:t>
        </w:r>
      </w:ins>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ins w:id="1094" w:author="Max Lindmark" w:date="2022-07-14T14:30:00Z">
        <w:r w:rsidR="00FD373D">
          <w:t>, as well as the un-weighted average</w:t>
        </w:r>
      </w:ins>
      <w:ins w:id="1095" w:author="Max Lindmark" w:date="2022-07-14T14:32:00Z">
        <w:r w:rsidR="00585288">
          <w:t xml:space="preserve"> (green dashed line)</w:t>
        </w:r>
      </w:ins>
      <w:ins w:id="1096" w:author="Max Lindmark" w:date="2022-07-14T14:30:00Z">
        <w:r w:rsidR="00FD373D">
          <w:t xml:space="preserve"> at depths corresponding to the average interquartile range (</w:t>
        </w:r>
      </w:ins>
      <w:ins w:id="1097" w:author="Max Lindmark" w:date="2022-07-14T14:32:00Z">
        <w:r w:rsidR="00FD373D">
          <w:t>29–61</w:t>
        </w:r>
        <w:r w:rsidR="00163B22">
          <w:t xml:space="preserve"> </w:t>
        </w:r>
        <w:r w:rsidR="008A7921">
          <w:t>m)</w:t>
        </w:r>
      </w:ins>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19"/>
      <w:footerReference w:type="default" r:id="rId20"/>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Max Lindmark" w:date="2022-07-14T19:40:00Z" w:initials="MOU">
    <w:p w14:paraId="7B6F4D32" w14:textId="77777777" w:rsidR="00E1247B" w:rsidRDefault="00E1247B" w:rsidP="00E1247B">
      <w:r>
        <w:rPr>
          <w:rStyle w:val="CommentReference"/>
        </w:rPr>
        <w:annotationRef/>
      </w:r>
      <w:r>
        <w:rPr>
          <w:sz w:val="20"/>
          <w:szCs w:val="20"/>
        </w:rPr>
        <w:t>Because we now have year as a fixed effect</w:t>
      </w:r>
    </w:p>
  </w:comment>
  <w:comment w:id="9" w:author="Forrest, Robyn" w:date="2022-08-03T11:51:00Z" w:initials="FR">
    <w:p w14:paraId="20F2D4E3" w14:textId="1FEA954F" w:rsidR="00E1247B" w:rsidRDefault="00E1247B">
      <w:pPr>
        <w:pStyle w:val="CommentText"/>
      </w:pPr>
      <w:r>
        <w:rPr>
          <w:rStyle w:val="CommentReference"/>
        </w:rPr>
        <w:annotationRef/>
      </w:r>
      <w:r>
        <w:t>I would put this sentence second, since it is general and sets context. Then just end the abstract with There remain challenges …</w:t>
      </w:r>
    </w:p>
  </w:comment>
  <w:comment w:id="14" w:author="Max Lindmark" w:date="2022-07-14T19:46:00Z" w:initials="MOU">
    <w:p w14:paraId="082BFD10" w14:textId="77777777" w:rsidR="00E1247B" w:rsidRDefault="00E1247B" w:rsidP="00E1247B">
      <w:r>
        <w:rPr>
          <w:rStyle w:val="CommentReference"/>
        </w:rPr>
        <w:annotationRef/>
      </w:r>
      <w:r>
        <w:rPr>
          <w:sz w:val="20"/>
          <w:szCs w:val="20"/>
        </w:rPr>
        <w:t>I’m not sold on this conclusion… I don’t think it’s a challenge because effect sizes are small. They could be that small and we are instead looking at the wrong things. Anyway… also fine to keep as is.</w:t>
      </w:r>
    </w:p>
  </w:comment>
  <w:comment w:id="11" w:author="Sean Anderson" w:date="2022-07-20T13:39:00Z" w:initials="SA">
    <w:p w14:paraId="0F425CB1" w14:textId="77777777" w:rsidR="00E1247B" w:rsidRDefault="00E1247B" w:rsidP="00E1247B">
      <w:r>
        <w:rPr>
          <w:rStyle w:val="CommentReference"/>
        </w:rPr>
        <w:annotationRef/>
      </w:r>
      <w:r>
        <w:rPr>
          <w:sz w:val="20"/>
          <w:szCs w:val="20"/>
        </w:rPr>
        <w:t>Here's a possible ending. Agreed that "this is still hard" may not be the punchiest ending. If so, delete "yet, " and after.</w:t>
      </w:r>
    </w:p>
  </w:comment>
  <w:comment w:id="21" w:author="Max Lindmark" w:date="2022-07-14T19:47:00Z" w:initials="MOU">
    <w:p w14:paraId="28D3EDBA" w14:textId="3842AD2B" w:rsidR="00E1247B" w:rsidRDefault="00E1247B" w:rsidP="00E1247B">
      <w:r>
        <w:rPr>
          <w:rStyle w:val="CommentReference"/>
        </w:rPr>
        <w:annotationRef/>
      </w:r>
      <w:r>
        <w:rPr>
          <w:sz w:val="20"/>
          <w:szCs w:val="20"/>
        </w:rPr>
        <w:t>As per your suggestion Sean I deleted this and moved key sentences to the methods</w:t>
      </w:r>
    </w:p>
  </w:comment>
  <w:comment w:id="25" w:author="Sean Anderson" w:date="2022-06-08T15:05:00Z" w:initials="SA">
    <w:p w14:paraId="653276AB" w14:textId="6553C8AB" w:rsidR="00E1247B" w:rsidRDefault="00E1247B">
      <w:pPr>
        <w:pStyle w:val="CommentText"/>
      </w:pPr>
      <w:r>
        <w:rPr>
          <w:rStyle w:val="CommentReference"/>
        </w:rPr>
        <w:annotationRef/>
      </w:r>
      <w:r>
        <w:t>Might be crazy, but perhaps this paragraph can be deleted with a few necessary phrases moved to the methods (including GLMM definition). I’m just thinking Proc B will be looking for less methodsy stuff.</w:t>
      </w:r>
    </w:p>
  </w:comment>
  <w:comment w:id="26" w:author="Max Lindmark" w:date="2022-07-05T10:13:00Z" w:initials="MOU">
    <w:p w14:paraId="0F5E71F0" w14:textId="77777777" w:rsidR="00E1247B" w:rsidRDefault="00E1247B" w:rsidP="00E1247B">
      <w:r>
        <w:rPr>
          <w:rStyle w:val="CommentReference"/>
        </w:rPr>
        <w:annotationRef/>
      </w:r>
      <w:r>
        <w:rPr>
          <w:sz w:val="20"/>
          <w:szCs w:val="20"/>
        </w:rPr>
        <w:t>Did that now, see edits in methods with track changes</w:t>
      </w:r>
    </w:p>
  </w:comment>
  <w:comment w:id="91" w:author="Sean Anderson" w:date="2022-06-08T15:04:00Z" w:initials="SA">
    <w:p w14:paraId="762559B6" w14:textId="4BAEF438" w:rsidR="00E1247B" w:rsidRDefault="00E1247B">
      <w:pPr>
        <w:pStyle w:val="CommentText"/>
      </w:pPr>
      <w:r>
        <w:rPr>
          <w:rStyle w:val="CommentReference"/>
        </w:rPr>
        <w:annotationRef/>
      </w:r>
      <w:r>
        <w:t xml:space="preserve">I have some fear this is undermining the novelty of the paper for a journal such as Proc B. </w:t>
      </w:r>
    </w:p>
  </w:comment>
  <w:comment w:id="92" w:author="Max Lindmark" w:date="2022-07-05T10:14:00Z" w:initials="MOU">
    <w:p w14:paraId="7260CE7A" w14:textId="77777777" w:rsidR="00E1247B" w:rsidRDefault="00E1247B" w:rsidP="00E1247B">
      <w:r>
        <w:rPr>
          <w:rStyle w:val="CommentReference"/>
        </w:rPr>
        <w:annotationRef/>
      </w:r>
      <w:r>
        <w:rPr>
          <w:sz w:val="20"/>
          <w:szCs w:val="20"/>
        </w:rPr>
        <w:t>This is now gone from the intro</w:t>
      </w:r>
    </w:p>
  </w:comment>
  <w:comment w:id="138" w:author="Forrest, Robyn" w:date="2022-08-03T14:31:00Z" w:initials="FR">
    <w:p w14:paraId="495A2220" w14:textId="7E5A7E79" w:rsidR="000F64D1" w:rsidRDefault="000F64D1">
      <w:pPr>
        <w:pStyle w:val="CommentText"/>
      </w:pPr>
      <w:r>
        <w:rPr>
          <w:rStyle w:val="CommentReference"/>
        </w:rPr>
        <w:annotationRef/>
      </w:r>
      <w:r>
        <w:t xml:space="preserve">In the methods, results and discussion, cod is also included, but not mentioned here. The discussion mentions “other” cod as a competitor. Is this </w:t>
      </w:r>
      <w:r w:rsidR="004233E7">
        <w:t>intraspecific competition (density dependence)</w:t>
      </w:r>
      <w:r>
        <w:t>?</w:t>
      </w:r>
    </w:p>
  </w:comment>
  <w:comment w:id="139" w:author="Forrest, Robyn" w:date="2022-08-03T12:48:00Z" w:initials="FR">
    <w:p w14:paraId="75A464FA" w14:textId="46E0EE59" w:rsidR="00761877" w:rsidRDefault="00761877">
      <w:pPr>
        <w:pStyle w:val="CommentText"/>
      </w:pPr>
      <w:r>
        <w:rPr>
          <w:rStyle w:val="CommentReference"/>
        </w:rPr>
        <w:annotationRef/>
      </w:r>
      <w:r>
        <w:t>This is a bit confusing. Is the flounder complex a competitor or a prey?</w:t>
      </w:r>
    </w:p>
  </w:comment>
  <w:comment w:id="140" w:author="Forrest, Robyn" w:date="2022-08-03T12:49:00Z" w:initials="FR">
    <w:p w14:paraId="5A67CB30" w14:textId="044CB709" w:rsidR="00761877" w:rsidRDefault="00761877">
      <w:pPr>
        <w:pStyle w:val="CommentText"/>
      </w:pPr>
      <w:r>
        <w:rPr>
          <w:rStyle w:val="CommentReference"/>
        </w:rPr>
        <w:annotationRef/>
      </w:r>
      <w:r>
        <w:t>What has the long residence time?</w:t>
      </w:r>
    </w:p>
  </w:comment>
  <w:comment w:id="148" w:author="Forrest, Robyn" w:date="2022-08-03T12:59:00Z" w:initials="FR">
    <w:p w14:paraId="32B356B5" w14:textId="16A1DD22" w:rsidR="006843D1" w:rsidRDefault="006843D1">
      <w:pPr>
        <w:pStyle w:val="CommentText"/>
      </w:pPr>
      <w:r>
        <w:rPr>
          <w:rStyle w:val="CommentReference"/>
        </w:rPr>
        <w:annotationRef/>
      </w:r>
      <w:r>
        <w:t>Again, not sure whether flounder and cod are competitors or included in the benthic prey</w:t>
      </w:r>
    </w:p>
  </w:comment>
  <w:comment w:id="161" w:author="Forrest, Robyn" w:date="2022-08-03T14:18:00Z" w:initials="FR">
    <w:p w14:paraId="40DEE23A" w14:textId="0145A199" w:rsidR="002B76F4" w:rsidRDefault="002B76F4">
      <w:pPr>
        <w:pStyle w:val="CommentText"/>
      </w:pPr>
      <w:r>
        <w:rPr>
          <w:rStyle w:val="CommentReference"/>
        </w:rPr>
        <w:annotationRef/>
      </w:r>
      <w:r>
        <w:t>I think it would help to add a sentence describing the range of values it can take. Does it fluctuate around zero or one? (i.e., can it take negative values?) This would help readers interpret Fig 1-2</w:t>
      </w:r>
    </w:p>
  </w:comment>
  <w:comment w:id="162" w:author="Forrest, Robyn" w:date="2022-08-03T13:11:00Z" w:initials="FR">
    <w:p w14:paraId="28E442EC" w14:textId="3CE1BD87" w:rsidR="00D94B8C" w:rsidRDefault="00D94B8C">
      <w:pPr>
        <w:pStyle w:val="CommentText"/>
      </w:pPr>
      <w:r>
        <w:rPr>
          <w:rStyle w:val="CommentReference"/>
        </w:rPr>
        <w:annotationRef/>
      </w:r>
      <w:r>
        <w:t>Probably need a ref for this</w:t>
      </w:r>
    </w:p>
  </w:comment>
  <w:comment w:id="167" w:author="Max Lindmark" w:date="2022-07-05T10:02:00Z" w:initials="MOU">
    <w:p w14:paraId="6152CBA7" w14:textId="77777777" w:rsidR="00E1247B" w:rsidRDefault="00E1247B" w:rsidP="00E1247B">
      <w:r>
        <w:rPr>
          <w:rStyle w:val="CommentReference"/>
        </w:rPr>
        <w:annotationRef/>
      </w:r>
      <w:r>
        <w:rPr>
          <w:sz w:val="20"/>
          <w:szCs w:val="20"/>
        </w:rPr>
        <w:t>Moved this stuff from the intro Sean</w:t>
      </w:r>
    </w:p>
  </w:comment>
  <w:comment w:id="187" w:author="Max Lindmark" w:date="2022-07-13T14:54:00Z" w:initials="MOU">
    <w:p w14:paraId="624B5FE7" w14:textId="77777777" w:rsidR="00E1247B" w:rsidRDefault="00E1247B" w:rsidP="00E1247B">
      <w:r>
        <w:rPr>
          <w:rStyle w:val="CommentReference"/>
        </w:rPr>
        <w:annotationRef/>
      </w:r>
      <w:r>
        <w:rPr>
          <w:sz w:val="20"/>
          <w:szCs w:val="20"/>
        </w:rPr>
        <w:t>In addition to updating the equations after changing to IID from AR1 and from time varying intercept to independent means via factor year, I also tried to better follow the model description vignette (with respect ot bolds and subscripts). I think I got it right...</w:t>
      </w:r>
    </w:p>
  </w:comment>
  <w:comment w:id="188" w:author="Sean Anderson" w:date="2022-07-20T13:44:00Z" w:initials="SA">
    <w:p w14:paraId="260AC31A" w14:textId="77777777" w:rsidR="00E1247B" w:rsidRDefault="00E1247B" w:rsidP="00E1247B">
      <w:r>
        <w:rPr>
          <w:rStyle w:val="CommentReference"/>
        </w:rPr>
        <w:annotationRef/>
      </w:r>
      <w:r>
        <w:rPr>
          <w:sz w:val="20"/>
          <w:szCs w:val="20"/>
        </w:rPr>
        <w:t>I think it looks fine. 'rel' should probably not be italic.</w:t>
      </w:r>
    </w:p>
  </w:comment>
  <w:comment w:id="206" w:author="Max Lindmark" w:date="2022-07-13T14:45:00Z" w:initials="MOU">
    <w:p w14:paraId="50250F55" w14:textId="7E15EAC1" w:rsidR="00E1247B" w:rsidRDefault="00E1247B" w:rsidP="00E1247B">
      <w:r>
        <w:rPr>
          <w:rStyle w:val="CommentReference"/>
        </w:rPr>
        <w:annotationRef/>
      </w:r>
      <w:r>
        <w:rPr>
          <w:sz w:val="20"/>
          <w:szCs w:val="20"/>
        </w:rPr>
        <w:t xml:space="preserve">Changed the covariate subscript to c, because I want to use k for spatial point further down as in the sdmTMB model description. Does it look weird? The </w:t>
      </w:r>
      <w:r>
        <w:rPr>
          <w:i/>
          <w:iCs/>
          <w:sz w:val="20"/>
          <w:szCs w:val="20"/>
        </w:rPr>
        <w:t>c</w:t>
      </w:r>
      <w:r>
        <w:rPr>
          <w:sz w:val="20"/>
          <w:szCs w:val="20"/>
        </w:rPr>
        <w:t>th covariate sounds a bit odd...</w:t>
      </w:r>
    </w:p>
  </w:comment>
  <w:comment w:id="207" w:author="Sean Anderson" w:date="2022-07-20T13:44:00Z" w:initials="SA">
    <w:p w14:paraId="258FB749" w14:textId="77777777" w:rsidR="00E1247B" w:rsidRDefault="00E1247B" w:rsidP="00E1247B">
      <w:r>
        <w:rPr>
          <w:rStyle w:val="CommentReference"/>
        </w:rPr>
        <w:annotationRef/>
      </w:r>
      <w:r>
        <w:rPr>
          <w:sz w:val="20"/>
          <w:szCs w:val="20"/>
        </w:rPr>
        <w:t>It's not terrible. You could also use j, which is often used after i.</w:t>
      </w:r>
    </w:p>
  </w:comment>
  <w:comment w:id="208" w:author="Forrest, Robyn" w:date="2022-08-03T13:16:00Z" w:initials="FR">
    <w:p w14:paraId="48543963" w14:textId="5E9DC1B7" w:rsidR="003E4FBE" w:rsidRDefault="003E4FBE">
      <w:pPr>
        <w:pStyle w:val="CommentText"/>
      </w:pPr>
      <w:r>
        <w:rPr>
          <w:rStyle w:val="CommentReference"/>
        </w:rPr>
        <w:annotationRef/>
      </w:r>
      <w:r>
        <w:t>j would be easier to read</w:t>
      </w:r>
    </w:p>
  </w:comment>
  <w:comment w:id="350" w:author="Max Lindmark" w:date="2022-07-13T11:40:00Z" w:initials="MOU">
    <w:p w14:paraId="58175ABF" w14:textId="4695DC31" w:rsidR="00E1247B" w:rsidRDefault="00E1247B" w:rsidP="00E1247B">
      <w:r>
        <w:rPr>
          <w:rStyle w:val="CommentReference"/>
        </w:rPr>
        <w:annotationRef/>
      </w:r>
      <w:r>
        <w:rPr>
          <w:sz w:val="20"/>
          <w:szCs w:val="20"/>
        </w:rPr>
        <w:t>Don’t know why it said “parameter” here..</w:t>
      </w:r>
    </w:p>
  </w:comment>
  <w:comment w:id="359" w:author="Sean Anderson" w:date="2022-06-08T15:12:00Z" w:initials="SA">
    <w:p w14:paraId="2B83E2C8" w14:textId="13012A08" w:rsidR="00E1247B" w:rsidRDefault="00E1247B">
      <w:pPr>
        <w:pStyle w:val="CommentText"/>
      </w:pPr>
      <w:r>
        <w:rPr>
          <w:rStyle w:val="CommentReference"/>
        </w:rPr>
        <w:annotationRef/>
      </w:r>
      <w:r>
        <w:t>Debatably, should be subscript s,t in equation</w:t>
      </w:r>
    </w:p>
    <w:p w14:paraId="070C5C0B" w14:textId="77777777" w:rsidR="00E1247B" w:rsidRDefault="00E1247B">
      <w:pPr>
        <w:pStyle w:val="CommentText"/>
      </w:pPr>
    </w:p>
    <w:p w14:paraId="68BDBB93" w14:textId="77777777" w:rsidR="00E1247B" w:rsidRDefault="00E1247B">
      <w:pPr>
        <w:pStyle w:val="CommentText"/>
      </w:pPr>
      <w:r>
        <w:t>x_k,s,t should be one value</w:t>
      </w:r>
    </w:p>
    <w:p w14:paraId="2AD3ED19" w14:textId="53330DD0" w:rsidR="00E1247B" w:rsidRDefault="00E1247B">
      <w:pPr>
        <w:pStyle w:val="CommentText"/>
      </w:pPr>
      <w:r>
        <w:t>maybe don’t call vector here?</w:t>
      </w:r>
    </w:p>
  </w:comment>
  <w:comment w:id="360" w:author="Max Lindmark" w:date="2022-07-05T10:16:00Z" w:initials="MOU">
    <w:p w14:paraId="1B1236EE" w14:textId="77777777" w:rsidR="00E1247B" w:rsidRDefault="00E1247B" w:rsidP="00E1247B">
      <w:r>
        <w:rPr>
          <w:rStyle w:val="CommentReference"/>
        </w:rPr>
        <w:annotationRef/>
      </w:r>
      <w:r>
        <w:rPr>
          <w:sz w:val="20"/>
          <w:szCs w:val="20"/>
        </w:rPr>
        <w:t>Like this you mean? (See also Eq. 2).</w:t>
      </w:r>
    </w:p>
  </w:comment>
  <w:comment w:id="372" w:author="Sean Anderson" w:date="2022-06-08T15:14:00Z" w:initials="SA">
    <w:p w14:paraId="6F4F8207" w14:textId="24D1F951" w:rsidR="00E1247B" w:rsidRDefault="00E1247B">
      <w:pPr>
        <w:pStyle w:val="CommentText"/>
      </w:pPr>
      <w:r>
        <w:rPr>
          <w:rStyle w:val="CommentReference"/>
        </w:rPr>
        <w:annotationRef/>
      </w:r>
      <w:r>
        <w:t>Bold without s, not bold once subsetted to value s.</w:t>
      </w:r>
    </w:p>
    <w:p w14:paraId="68979394" w14:textId="77777777" w:rsidR="00E1247B" w:rsidRDefault="00E1247B">
      <w:pPr>
        <w:pStyle w:val="CommentText"/>
      </w:pPr>
    </w:p>
    <w:p w14:paraId="4A4E3EDE" w14:textId="77777777" w:rsidR="00E1247B" w:rsidRDefault="00E1247B">
      <w:pPr>
        <w:pStyle w:val="CommentText"/>
      </w:pPr>
      <w:r>
        <w:t>Make bold omega (no s) to match equation?</w:t>
      </w:r>
    </w:p>
    <w:p w14:paraId="34C0A966" w14:textId="77777777" w:rsidR="00E1247B" w:rsidRDefault="00E1247B">
      <w:pPr>
        <w:pStyle w:val="CommentText"/>
      </w:pPr>
    </w:p>
    <w:p w14:paraId="0526C9C5" w14:textId="77777777" w:rsidR="00E1247B" w:rsidRDefault="00E1247B">
      <w:pPr>
        <w:pStyle w:val="CommentText"/>
      </w:pPr>
      <w:r>
        <w:t>Then add ‘vector’ in sentence.</w:t>
      </w:r>
    </w:p>
    <w:p w14:paraId="0CBA523B" w14:textId="77777777" w:rsidR="00E1247B" w:rsidRDefault="00E1247B">
      <w:pPr>
        <w:pStyle w:val="CommentText"/>
      </w:pPr>
    </w:p>
    <w:p w14:paraId="2836B815" w14:textId="499008A8" w:rsidR="00E1247B" w:rsidRDefault="00E1247B">
      <w:pPr>
        <w:pStyle w:val="CommentText"/>
      </w:pPr>
      <w:r>
        <w:t>Same comment for epsilon_s,t</w:t>
      </w:r>
    </w:p>
  </w:comment>
  <w:comment w:id="373" w:author="Max Lindmark" w:date="2022-07-05T10:21:00Z" w:initials="MOU">
    <w:p w14:paraId="1078CE9A" w14:textId="77777777" w:rsidR="00E1247B" w:rsidRDefault="00E1247B" w:rsidP="00E1247B">
      <w:r>
        <w:rPr>
          <w:rStyle w:val="CommentReference"/>
        </w:rPr>
        <w:annotationRef/>
      </w:r>
      <w:r>
        <w:rPr>
          <w:sz w:val="20"/>
          <w:szCs w:val="20"/>
        </w:rPr>
        <w:t>While changing from AR1 to IID I changed the equations to have subscripts and not bold to better match your model description vignette</w:t>
      </w:r>
    </w:p>
  </w:comment>
  <w:comment w:id="437" w:author="Sean Anderson" w:date="2022-06-08T15:17:00Z" w:initials="SA">
    <w:p w14:paraId="37F7A8BF" w14:textId="146217FD" w:rsidR="00E1247B" w:rsidRDefault="00E1247B">
      <w:pPr>
        <w:pStyle w:val="CommentText"/>
      </w:pPr>
      <w:r>
        <w:rPr>
          <w:rStyle w:val="CommentReference"/>
        </w:rPr>
        <w:annotationRef/>
      </w:r>
      <w:r>
        <w:t>Same comment as above; so match what you do above (subscripting by s and t or not)</w:t>
      </w:r>
    </w:p>
  </w:comment>
  <w:comment w:id="480" w:author="Max Lindmark" w:date="2022-07-14T14:37:00Z" w:initials="MOU">
    <w:p w14:paraId="25D34899" w14:textId="77777777" w:rsidR="00E1247B" w:rsidRDefault="00E1247B" w:rsidP="00E1247B">
      <w:r>
        <w:rPr>
          <w:rStyle w:val="CommentReference"/>
        </w:rPr>
        <w:annotationRef/>
      </w:r>
      <w:r>
        <w:rPr>
          <w:sz w:val="20"/>
          <w:szCs w:val="20"/>
        </w:rPr>
        <w:t>Should the subscripted t’s in the epsilons be bold? Seems so on the vignette but not sure time subscript should be</w:t>
      </w:r>
    </w:p>
  </w:comment>
  <w:comment w:id="481" w:author="Sean Anderson" w:date="2022-07-20T12:18:00Z" w:initials="SA">
    <w:p w14:paraId="10CBF707" w14:textId="77777777" w:rsidR="00E1247B" w:rsidRDefault="00E1247B" w:rsidP="00E1247B">
      <w:r>
        <w:rPr>
          <w:rStyle w:val="CommentReference"/>
        </w:rPr>
        <w:annotationRef/>
      </w:r>
      <w:r>
        <w:rPr>
          <w:sz w:val="20"/>
          <w:szCs w:val="20"/>
        </w:rPr>
        <w:t>Hmm. Probably not bold t. Just a lazy {} around the whole thing in the vignette.</w:t>
      </w:r>
    </w:p>
  </w:comment>
  <w:comment w:id="562" w:author="Forrest, Robyn" w:date="2022-08-03T13:31:00Z" w:initials="FR">
    <w:p w14:paraId="1518B440" w14:textId="106A8DE5" w:rsidR="002B11E6" w:rsidRDefault="002B11E6">
      <w:pPr>
        <w:pStyle w:val="CommentText"/>
      </w:pPr>
      <w:r>
        <w:rPr>
          <w:rStyle w:val="CommentReference"/>
        </w:rPr>
        <w:annotationRef/>
      </w:r>
      <w:r>
        <w:t>New para</w:t>
      </w:r>
    </w:p>
  </w:comment>
  <w:comment w:id="564" w:author="Forrest, Robyn" w:date="2022-08-03T13:32:00Z" w:initials="FR">
    <w:p w14:paraId="4A48C9CF" w14:textId="245CEAF6" w:rsidR="005D503C" w:rsidRDefault="005D503C">
      <w:pPr>
        <w:pStyle w:val="CommentText"/>
      </w:pPr>
      <w:r>
        <w:rPr>
          <w:rStyle w:val="CommentReference"/>
        </w:rPr>
        <w:annotationRef/>
      </w:r>
      <w:r>
        <w:t>Should maybe make some brief comment on the uncertainty associated with this since it is not directly observed. E.g., what were the predictions based on?</w:t>
      </w:r>
    </w:p>
  </w:comment>
  <w:comment w:id="565" w:author="Forrest, Robyn" w:date="2022-08-03T13:34:00Z" w:initials="FR">
    <w:p w14:paraId="24F846D4" w14:textId="12DAE4AF" w:rsidR="005D503C" w:rsidRDefault="005D503C">
      <w:pPr>
        <w:pStyle w:val="CommentText"/>
      </w:pPr>
      <w:r>
        <w:rPr>
          <w:rStyle w:val="CommentReference"/>
        </w:rPr>
        <w:annotationRef/>
      </w:r>
      <w:r>
        <w:t>Do you need this sentence since the covariates were taken from the GLMMs? The data source is already in that section</w:t>
      </w:r>
    </w:p>
  </w:comment>
  <w:comment w:id="585" w:author="Sean Anderson" w:date="2022-07-20T12:19:00Z" w:initials="SA">
    <w:p w14:paraId="67C355C4" w14:textId="77777777" w:rsidR="00E1247B" w:rsidRDefault="00E1247B" w:rsidP="00E1247B">
      <w:r>
        <w:rPr>
          <w:rStyle w:val="CommentReference"/>
        </w:rPr>
        <w:annotationRef/>
      </w:r>
      <w:r>
        <w:rPr>
          <w:sz w:val="20"/>
          <w:szCs w:val="20"/>
        </w:rPr>
        <w:t>can probably delete for brevity</w:t>
      </w:r>
    </w:p>
  </w:comment>
  <w:comment w:id="595" w:author="Max Lindmark" w:date="2022-07-14T14:39:00Z" w:initials="MOU">
    <w:p w14:paraId="751261C5" w14:textId="47227991" w:rsidR="00E1247B" w:rsidRDefault="00E1247B" w:rsidP="00E1247B">
      <w:r>
        <w:rPr>
          <w:rStyle w:val="CommentReference"/>
        </w:rPr>
        <w:annotationRef/>
      </w:r>
      <w:r>
        <w:rPr>
          <w:sz w:val="20"/>
          <w:szCs w:val="20"/>
        </w:rPr>
        <w:t>Default in the sanity function is 0.001</w:t>
      </w:r>
    </w:p>
  </w:comment>
  <w:comment w:id="597" w:author="Sean Anderson" w:date="2022-06-08T15:22:00Z" w:initials="SA">
    <w:p w14:paraId="3F2312F2" w14:textId="5D3DB8E0" w:rsidR="00E1247B" w:rsidRDefault="00E1247B">
      <w:pPr>
        <w:pStyle w:val="CommentText"/>
      </w:pPr>
      <w:r>
        <w:rPr>
          <w:rStyle w:val="CommentReference"/>
        </w:rPr>
        <w:annotationRef/>
      </w:r>
      <w:r>
        <w:t>I’m sorry to bring this up again… this is evolving… what type were used? I need to find the SI…</w:t>
      </w:r>
    </w:p>
    <w:p w14:paraId="5367B500" w14:textId="77777777" w:rsidR="00E1247B" w:rsidRDefault="00E1247B">
      <w:pPr>
        <w:pStyle w:val="CommentText"/>
      </w:pPr>
    </w:p>
    <w:p w14:paraId="1456BB5F" w14:textId="77777777" w:rsidR="00E1247B" w:rsidRDefault="00E1247B">
      <w:pPr>
        <w:pStyle w:val="CommentText"/>
      </w:pPr>
      <w:r>
        <w:t>The gold standard is now available and not too slow… MCMC random effects with fixed effects at MLE.</w:t>
      </w:r>
    </w:p>
    <w:p w14:paraId="7E159E54" w14:textId="36A4B953" w:rsidR="00E1247B" w:rsidRDefault="00E1247B">
      <w:pPr>
        <w:pStyle w:val="CommentText"/>
      </w:pPr>
      <w:r>
        <w:t>residuals(fit, type = “mle-mcmc”) perhaps adjusting the warmup and iterations.</w:t>
      </w:r>
    </w:p>
  </w:comment>
  <w:comment w:id="598" w:author="Max Lindmark" w:date="2022-07-13T09:26:00Z" w:initials="MOU">
    <w:p w14:paraId="0EEC0099" w14:textId="77777777" w:rsidR="00E1247B" w:rsidRDefault="00E1247B" w:rsidP="00E1247B">
      <w:r>
        <w:rPr>
          <w:rStyle w:val="CommentReference"/>
        </w:rPr>
        <w:annotationRef/>
      </w:r>
      <w:r>
        <w:rPr>
          <w:sz w:val="20"/>
          <w:szCs w:val="20"/>
        </w:rPr>
        <w:t>Done, and thanks for bringing it up! Not too late :)</w:t>
      </w:r>
    </w:p>
  </w:comment>
  <w:comment w:id="617" w:author="Forrest, Robyn" w:date="2022-08-03T14:07:00Z" w:initials="FR">
    <w:p w14:paraId="1B44EF24" w14:textId="34648179" w:rsidR="00F956EA" w:rsidRDefault="00F956EA">
      <w:pPr>
        <w:pStyle w:val="CommentText"/>
      </w:pPr>
      <w:r>
        <w:rPr>
          <w:rStyle w:val="CommentReference"/>
        </w:rPr>
        <w:annotationRef/>
      </w:r>
      <w:r>
        <w:t>Fig 1A is never called out</w:t>
      </w:r>
    </w:p>
  </w:comment>
  <w:comment w:id="618" w:author="Max Lindmark" w:date="2022-07-14T15:04:00Z" w:initials="MOU">
    <w:p w14:paraId="2F957142" w14:textId="77777777" w:rsidR="00E1247B" w:rsidRDefault="00E1247B" w:rsidP="00E1247B">
      <w:r>
        <w:rPr>
          <w:rStyle w:val="CommentReference"/>
        </w:rPr>
        <w:annotationRef/>
      </w:r>
      <w:r>
        <w:rPr>
          <w:sz w:val="20"/>
          <w:szCs w:val="20"/>
        </w:rPr>
        <w:t>Just sorted the covariates by effect size</w:t>
      </w:r>
    </w:p>
  </w:comment>
  <w:comment w:id="695" w:author="Sean Anderson" w:date="2022-06-08T15:27:00Z" w:initials="SA">
    <w:p w14:paraId="4778081B" w14:textId="1326C43A" w:rsidR="00E1247B" w:rsidRDefault="00E1247B">
      <w:pPr>
        <w:pStyle w:val="CommentText"/>
      </w:pPr>
      <w:r>
        <w:rPr>
          <w:rStyle w:val="CommentReference"/>
        </w:rPr>
        <w:annotationRef/>
      </w:r>
      <w:r>
        <w:t>We need to get this into sdmTMB! Very useful.</w:t>
      </w:r>
    </w:p>
  </w:comment>
  <w:comment w:id="696" w:author="Max Lindmark" w:date="2022-07-05T10:25:00Z" w:initials="MOU">
    <w:p w14:paraId="5C356A7B" w14:textId="77777777" w:rsidR="00E1247B" w:rsidRDefault="00E1247B" w:rsidP="00E1247B">
      <w:r>
        <w:rPr>
          <w:rStyle w:val="CommentReference"/>
        </w:rPr>
        <w:annotationRef/>
      </w:r>
      <w:r>
        <w:rPr>
          <w:sz w:val="20"/>
          <w:szCs w:val="20"/>
        </w:rPr>
        <w:t>Yeah that would be awesome</w:t>
      </w:r>
    </w:p>
  </w:comment>
  <w:comment w:id="713" w:author="Sean Anderson" w:date="2022-06-08T15:28:00Z" w:initials="SA">
    <w:p w14:paraId="335C61C7" w14:textId="4BE30AD6" w:rsidR="00E1247B" w:rsidRDefault="00E1247B">
      <w:pPr>
        <w:pStyle w:val="CommentText"/>
      </w:pPr>
      <w:r>
        <w:rPr>
          <w:rStyle w:val="CommentReference"/>
        </w:rPr>
        <w:annotationRef/>
      </w:r>
      <w:r>
        <w:t>Perhaps this is discussion and not results?</w:t>
      </w:r>
    </w:p>
  </w:comment>
  <w:comment w:id="714" w:author="Max Lindmark" w:date="2022-07-05T10:24:00Z" w:initials="MOU">
    <w:p w14:paraId="27552F15" w14:textId="77777777" w:rsidR="00E1247B" w:rsidRDefault="00E1247B" w:rsidP="00E1247B">
      <w:r>
        <w:rPr>
          <w:rStyle w:val="CommentReference"/>
        </w:rPr>
        <w:annotationRef/>
      </w:r>
      <w:r>
        <w:rPr>
          <w:sz w:val="20"/>
          <w:szCs w:val="20"/>
        </w:rPr>
        <w:t>Yeah think so too! Though we already say something similar in the opening paragraph of the discussion so I just removed it.</w:t>
      </w:r>
    </w:p>
  </w:comment>
  <w:comment w:id="720" w:author="Forrest, Robyn" w:date="2022-08-03T14:41:00Z" w:initials="FR">
    <w:p w14:paraId="3AD8D742" w14:textId="549A7C25" w:rsidR="001251FC" w:rsidRDefault="001251FC">
      <w:pPr>
        <w:pStyle w:val="CommentText"/>
      </w:pPr>
      <w:r>
        <w:rPr>
          <w:rStyle w:val="CommentReference"/>
        </w:rPr>
        <w:annotationRef/>
      </w:r>
      <w:r w:rsidR="00906859">
        <w:t xml:space="preserve"> I think you s</w:t>
      </w:r>
      <w:r>
        <w:t>hould be calling out each panel in the figs, in order</w:t>
      </w:r>
      <w:r w:rsidR="0029543A">
        <w:t xml:space="preserve">, otherwise why are they </w:t>
      </w:r>
      <w:r w:rsidR="0029543A">
        <w:t>there?</w:t>
      </w:r>
      <w:bookmarkStart w:id="721" w:name="_GoBack"/>
      <w:bookmarkEnd w:id="721"/>
    </w:p>
  </w:comment>
  <w:comment w:id="767" w:author="Max Lindmark" w:date="2022-07-14T15:32:00Z" w:initials="MOU">
    <w:p w14:paraId="3D059251" w14:textId="77777777" w:rsidR="00E1247B" w:rsidRDefault="00E1247B" w:rsidP="00E1247B">
      <w:r>
        <w:rPr>
          <w:rStyle w:val="CommentReference"/>
        </w:rPr>
        <w:annotationRef/>
      </w:r>
      <w:r>
        <w:rPr>
          <w:sz w:val="20"/>
          <w:szCs w:val="20"/>
        </w:rPr>
        <w:t>Since it’s not a log model anymore this is just the coefficient</w:t>
      </w:r>
    </w:p>
  </w:comment>
  <w:comment w:id="766" w:author="Sean Anderson" w:date="2022-07-20T12:30:00Z" w:initials="SA">
    <w:p w14:paraId="3C463919" w14:textId="77777777" w:rsidR="00E1247B" w:rsidRDefault="00E1247B" w:rsidP="00E1247B">
      <w:r>
        <w:rPr>
          <w:rStyle w:val="CommentReference"/>
        </w:rPr>
        <w:annotationRef/>
      </w:r>
      <w:r>
        <w:rPr>
          <w:sz w:val="20"/>
          <w:szCs w:val="20"/>
        </w:rPr>
        <w:t>Given K is modelled with an identity link, doesn't this mean a 0.0045 unit increased in condition factor not %? If so, put the comparison after in the sentence in terms of K units? And K is unitless since it's a ratio... given it's a ratio, remind me why this was not modelled as log(ratio) as the response?</w:t>
      </w:r>
    </w:p>
  </w:comment>
  <w:comment w:id="777" w:author="Sean Anderson" w:date="2022-06-08T15:31:00Z" w:initials="SA">
    <w:p w14:paraId="39822C0D" w14:textId="76881F22" w:rsidR="00E1247B" w:rsidRDefault="00E1247B">
      <w:pPr>
        <w:pStyle w:val="CommentText"/>
      </w:pPr>
      <w:r>
        <w:rPr>
          <w:rStyle w:val="CommentReference"/>
        </w:rPr>
        <w:annotationRef/>
      </w:r>
      <w:r>
        <w:t>Nice wording for cover letter</w:t>
      </w:r>
    </w:p>
  </w:comment>
  <w:comment w:id="778" w:author="Max Lindmark" w:date="2022-07-13T09:27:00Z" w:initials="MOU">
    <w:p w14:paraId="4896AA61" w14:textId="77777777" w:rsidR="00E1247B" w:rsidRDefault="00E1247B" w:rsidP="00E1247B">
      <w:r>
        <w:rPr>
          <w:rStyle w:val="CommentReference"/>
        </w:rPr>
        <w:annotationRef/>
      </w:r>
      <w:r>
        <w:rPr>
          <w:sz w:val="20"/>
          <w:szCs w:val="20"/>
        </w:rPr>
        <w:t>Use that also in the cover letter now</w:t>
      </w:r>
    </w:p>
  </w:comment>
  <w:comment w:id="806" w:author="Michele Casini" w:date="2022-07-04T12:05:00Z" w:initials="MC">
    <w:p w14:paraId="63BACE46" w14:textId="57131890" w:rsidR="00E1247B" w:rsidRDefault="00E1247B">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807" w:author="Max Lindmark" w:date="2022-07-13T10:02:00Z" w:initials="MOU">
    <w:p w14:paraId="38C6CD8E" w14:textId="77777777" w:rsidR="00E1247B" w:rsidRDefault="00E1247B" w:rsidP="00E1247B">
      <w:r>
        <w:rPr>
          <w:rStyle w:val="CommentReference"/>
        </w:rPr>
        <w:annotationRef/>
      </w:r>
      <w:r>
        <w:rPr>
          <w:sz w:val="20"/>
          <w:szCs w:val="20"/>
        </w:rPr>
        <w:t>Done</w:t>
      </w:r>
    </w:p>
  </w:comment>
  <w:comment w:id="814" w:author="Forrest, Robyn" w:date="2022-08-03T14:26:00Z" w:initials="FR">
    <w:p w14:paraId="16EC5CF3" w14:textId="352BA983" w:rsidR="00BA182F" w:rsidRDefault="00BA182F">
      <w:pPr>
        <w:pStyle w:val="CommentText"/>
      </w:pPr>
      <w:r>
        <w:rPr>
          <w:rStyle w:val="CommentReference"/>
        </w:rPr>
        <w:annotationRef/>
      </w:r>
      <w:r>
        <w:t>Generally, don’t call out figs in the Discussion. If this hasn’t previously been presented, it should be moved to the results</w:t>
      </w:r>
    </w:p>
  </w:comment>
  <w:comment w:id="833" w:author="Michele Casini" w:date="2022-07-04T11:47:00Z" w:initials="MC">
    <w:p w14:paraId="7D130D6B" w14:textId="3DC89362" w:rsidR="00E1247B" w:rsidRDefault="00E1247B">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E1247B" w:rsidRDefault="00E1247B">
      <w:pPr>
        <w:pStyle w:val="CommentText"/>
      </w:pPr>
    </w:p>
    <w:p w14:paraId="0F16F21C" w14:textId="577EB9BF" w:rsidR="00E1247B" w:rsidRDefault="00E1247B">
      <w:pPr>
        <w:pStyle w:val="CommentText"/>
      </w:pPr>
      <w:r>
        <w:t>Did you contact Geomar och SMHI to try understand the differences of 1 ml/l? It is tricky comparing quantitatively studies when different raw data are used.</w:t>
      </w:r>
    </w:p>
  </w:comment>
  <w:comment w:id="834" w:author="Max Lindmark" w:date="2022-07-13T10:56:00Z" w:initials="MOU">
    <w:p w14:paraId="3F857A6F" w14:textId="77777777" w:rsidR="00E1247B" w:rsidRDefault="00E1247B" w:rsidP="00E1247B">
      <w:r>
        <w:rPr>
          <w:rStyle w:val="CommentReference"/>
        </w:rPr>
        <w:annotationRef/>
      </w:r>
      <w:r>
        <w:rPr>
          <w:sz w:val="20"/>
          <w:szCs w:val="20"/>
        </w:rPr>
        <w:t>How much does it differ betweenn 40-60 m depth oxygen?</w:t>
      </w:r>
    </w:p>
  </w:comment>
  <w:comment w:id="819" w:author="Max Lindmark" w:date="2022-07-14T20:07:00Z" w:initials="MOU">
    <w:p w14:paraId="22D86C63" w14:textId="77777777" w:rsidR="00E1247B" w:rsidRDefault="00E1247B" w:rsidP="00E1247B">
      <w:r>
        <w:rPr>
          <w:rStyle w:val="CommentReference"/>
        </w:rPr>
        <w:annotationRef/>
      </w:r>
      <w:r>
        <w:rPr>
          <w:sz w:val="20"/>
          <w:szCs w:val="20"/>
        </w:rPr>
        <w:t>I think this is a pretty key point actually. To make it more clear, I changed figure 5 to show the average oxygen in the environment at depths corresponding to the interquartile range (as is commonly done). This more clearly illustrates the difference between the weighted and the unweighted approach.</w:t>
      </w:r>
    </w:p>
  </w:comment>
  <w:comment w:id="875" w:author="Michele Casini" w:date="2022-07-04T11:47:00Z" w:initials="MC">
    <w:p w14:paraId="1508F2FC" w14:textId="1FC36DAB" w:rsidR="00E1247B" w:rsidRDefault="00E1247B" w:rsidP="00662FA0">
      <w:pPr>
        <w:pStyle w:val="CommentText"/>
      </w:pPr>
      <w:r>
        <w:rPr>
          <w:rStyle w:val="CommentReference"/>
        </w:rPr>
        <w:annotationRef/>
      </w:r>
      <w:r>
        <w:t>Can you make this trend also using the data Alessandro used, as a check? Focus on SD25, between 20 m depth (from where we have the cod data) to the seafloor.</w:t>
      </w:r>
    </w:p>
    <w:p w14:paraId="135E63B9" w14:textId="77777777" w:rsidR="00E1247B" w:rsidRDefault="00E1247B" w:rsidP="00662FA0">
      <w:pPr>
        <w:pStyle w:val="CommentText"/>
      </w:pPr>
    </w:p>
    <w:p w14:paraId="27247033" w14:textId="77777777" w:rsidR="00E1247B" w:rsidRDefault="00E1247B" w:rsidP="00662FA0">
      <w:pPr>
        <w:pStyle w:val="CommentText"/>
      </w:pPr>
      <w:r>
        <w:t>Did you contact Geomar och SMHI to try understand the differences of 1 ml/l? It is tricky comparing quantitatively studies when different raw data are used.</w:t>
      </w:r>
    </w:p>
  </w:comment>
  <w:comment w:id="879" w:author="Sean Anderson" w:date="2022-07-20T12:36:00Z" w:initials="SA">
    <w:p w14:paraId="6008D6C8" w14:textId="77777777" w:rsidR="00E1247B" w:rsidRDefault="00E1247B" w:rsidP="00E1247B">
      <w:r>
        <w:rPr>
          <w:rStyle w:val="CommentReference"/>
        </w:rPr>
        <w:annotationRef/>
      </w:r>
      <w:r>
        <w:rPr>
          <w:sz w:val="20"/>
          <w:szCs w:val="20"/>
        </w:rPr>
        <w:t>I'm not sure what this sentence is meant to mean.</w:t>
      </w:r>
    </w:p>
  </w:comment>
  <w:comment w:id="894" w:author="Sean Anderson" w:date="2022-06-08T15:33:00Z" w:initials="SA">
    <w:p w14:paraId="568CFCC5" w14:textId="7E2E1AA1" w:rsidR="00E1247B" w:rsidRDefault="00E1247B">
      <w:pPr>
        <w:pStyle w:val="CommentText"/>
      </w:pPr>
      <w:r>
        <w:rPr>
          <w:rStyle w:val="CommentReference"/>
        </w:rPr>
        <w:annotationRef/>
      </w:r>
      <w:r>
        <w:t xml:space="preserve">Again, nice wording for cover letter, maybe with previous sentence </w:t>
      </w:r>
    </w:p>
  </w:comment>
  <w:comment w:id="901" w:author="Michele Casini" w:date="2022-07-04T11:40:00Z" w:initials="MC">
    <w:p w14:paraId="4CA25809" w14:textId="169D7423" w:rsidR="00E1247B" w:rsidRDefault="00E1247B">
      <w:pPr>
        <w:pStyle w:val="CommentText"/>
      </w:pPr>
      <w:r>
        <w:rPr>
          <w:rStyle w:val="CommentReference"/>
        </w:rPr>
        <w:annotationRef/>
      </w:r>
    </w:p>
  </w:comment>
  <w:comment w:id="897" w:author="Michele Casini" w:date="2022-07-04T11:44:00Z" w:initials="MC">
    <w:p w14:paraId="26D982C8" w14:textId="50A7FB67" w:rsidR="00E1247B" w:rsidRDefault="00E1247B">
      <w:pPr>
        <w:pStyle w:val="CommentText"/>
      </w:pPr>
      <w:r>
        <w:rPr>
          <w:rStyle w:val="CommentReference"/>
        </w:rPr>
        <w:annotationRef/>
      </w:r>
      <w:r>
        <w:t>Delete this, also in the paper Casini et al. 2021 we separate SD25 from the others, and we say that fish moved deeper.</w:t>
      </w:r>
    </w:p>
  </w:comment>
  <w:comment w:id="921" w:author="Max Lindmark" w:date="2022-05-19T19:56:00Z" w:initials="MOU">
    <w:p w14:paraId="14EC8DA7" w14:textId="1F61544D" w:rsidR="00E1247B" w:rsidRDefault="00E1247B" w:rsidP="009A60E2">
      <w:r>
        <w:rPr>
          <w:rStyle w:val="CommentReference"/>
        </w:rPr>
        <w:annotationRef/>
      </w:r>
      <w:r>
        <w:rPr>
          <w:sz w:val="20"/>
          <w:szCs w:val="20"/>
        </w:rPr>
        <w:t>I converted using this site: https://www.loligosystems.com/convert-oxygen-units</w:t>
      </w:r>
    </w:p>
  </w:comment>
  <w:comment w:id="944" w:author="Michele Casini" w:date="2022-07-04T13:05:00Z" w:initials="MC">
    <w:p w14:paraId="154AF5B2" w14:textId="7A3432D4" w:rsidR="00E1247B" w:rsidRDefault="00E1247B">
      <w:pPr>
        <w:pStyle w:val="CommentText"/>
      </w:pPr>
      <w:r>
        <w:rPr>
          <w:rStyle w:val="CommentReference"/>
        </w:rPr>
        <w:annotationRef/>
      </w:r>
      <w:r>
        <w:t>I remember you telling me Max that there are other studies with higher values?</w:t>
      </w:r>
    </w:p>
  </w:comment>
  <w:comment w:id="945" w:author="Max Lindmark" w:date="2022-07-13T10:56:00Z" w:initials="MOU">
    <w:p w14:paraId="41C59447" w14:textId="77777777" w:rsidR="00E1247B" w:rsidRDefault="00E1247B" w:rsidP="00E1247B">
      <w:r>
        <w:rPr>
          <w:rStyle w:val="CommentReference"/>
        </w:rPr>
        <w:annotationRef/>
      </w:r>
      <w:r>
        <w:rPr>
          <w:sz w:val="20"/>
          <w:szCs w:val="20"/>
        </w:rPr>
        <w:t>See comment below about that paper</w:t>
      </w:r>
    </w:p>
  </w:comment>
  <w:comment w:id="960" w:author="Michele Casini" w:date="2022-07-04T11:57:00Z" w:initials="MC">
    <w:p w14:paraId="6183C031" w14:textId="53D62FB9" w:rsidR="00E1247B" w:rsidRDefault="00E1247B">
      <w:pPr>
        <w:pStyle w:val="CommentText"/>
      </w:pPr>
      <w:r>
        <w:rPr>
          <w:rStyle w:val="CommentReference"/>
        </w:rPr>
        <w:annotationRef/>
      </w:r>
      <w:r>
        <w:t>They look at growth or condition in this study? Is it only cod or fish in general?</w:t>
      </w:r>
    </w:p>
  </w:comment>
  <w:comment w:id="961" w:author="Max Lindmark" w:date="2022-07-14T15:49:00Z" w:initials="MOU">
    <w:p w14:paraId="4F218196" w14:textId="77777777" w:rsidR="00E1247B" w:rsidRDefault="00E1247B" w:rsidP="00E1247B">
      <w:r>
        <w:rPr>
          <w:rStyle w:val="CommentReference"/>
        </w:rPr>
        <w:annotationRef/>
      </w:r>
      <w:r>
        <w:rPr>
          <w:sz w:val="20"/>
          <w:szCs w:val="20"/>
        </w:rPr>
        <w:t>Growth and consumption</w:t>
      </w:r>
    </w:p>
  </w:comment>
  <w:comment w:id="941" w:author="Michele Casini" w:date="2022-05-25T10:09:00Z" w:initials="MC">
    <w:p w14:paraId="4F582543" w14:textId="53753740" w:rsidR="00E1247B" w:rsidRDefault="00E1247B">
      <w:pPr>
        <w:pStyle w:val="CommentText"/>
      </w:pPr>
      <w:r>
        <w:rPr>
          <w:rStyle w:val="CommentReference"/>
        </w:rPr>
        <w:annotationRef/>
      </w:r>
      <w:r>
        <w:t>There are other meta-analyses, such as Vaquer-Sunyer and Duarte, where they say in Discussion that for cod is 10.2 mg/l (around 7 ml/l). There is a range of values, more or less conservative. You also Max told me on Zoom last week that it could be such high as 7 ml/l if I recall correctly.</w:t>
      </w:r>
    </w:p>
  </w:comment>
  <w:comment w:id="942" w:author="Max Lindmark" w:date="2022-05-26T14:52:00Z" w:initials="MOU">
    <w:p w14:paraId="5037EAD0" w14:textId="77777777" w:rsidR="00E1247B" w:rsidRDefault="00E1247B" w:rsidP="000943CB">
      <w:r>
        <w:rPr>
          <w:rStyle w:val="CommentReference"/>
        </w:rPr>
        <w:annotationRef/>
      </w:r>
      <w:r>
        <w:rPr>
          <w:sz w:val="20"/>
          <w:szCs w:val="20"/>
        </w:rPr>
        <w:t>I have checked the reference (Saunders 1963 CJFAS) in the Vaquer-Sunyer meta-analysis and I doubt it’s very relevant here based on the abstract (it’s from 1963, no access and it’s not on sci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943" w:author="Sean Anderson" w:date="2022-07-20T12:42:00Z" w:initials="SA">
    <w:p w14:paraId="320E1BA5" w14:textId="77777777" w:rsidR="00E1247B" w:rsidRDefault="00E1247B" w:rsidP="00E1247B">
      <w:r>
        <w:rPr>
          <w:rStyle w:val="CommentReference"/>
        </w:rPr>
        <w:annotationRef/>
      </w:r>
      <w:r>
        <w:rPr>
          <w:sz w:val="20"/>
          <w:szCs w:val="20"/>
        </w:rPr>
        <w:t>Agreed. And I sent you the PDF.</w:t>
      </w:r>
    </w:p>
  </w:comment>
  <w:comment w:id="971" w:author="Forrest, Robyn" w:date="2022-08-03T14:27:00Z" w:initials="FR">
    <w:p w14:paraId="10D94BDF" w14:textId="48D8F06E" w:rsidR="00BA182F" w:rsidRDefault="00BA182F">
      <w:pPr>
        <w:pStyle w:val="CommentText"/>
      </w:pPr>
      <w:r>
        <w:rPr>
          <w:rStyle w:val="CommentReference"/>
        </w:rPr>
        <w:annotationRef/>
      </w:r>
      <w:r>
        <w:t>Was this presented before? Should be in the results if not (or in SI and referred to in results)</w:t>
      </w:r>
    </w:p>
  </w:comment>
  <w:comment w:id="966" w:author="Max Lindmark" w:date="2022-07-14T20:07:00Z" w:initials="MOU">
    <w:p w14:paraId="3E730FEF" w14:textId="22B470E0" w:rsidR="00E1247B" w:rsidRDefault="00E1247B" w:rsidP="00E1247B">
      <w:r>
        <w:rPr>
          <w:rStyle w:val="CommentReference"/>
        </w:rPr>
        <w:annotationRef/>
      </w:r>
      <w:r>
        <w:rPr>
          <w:sz w:val="20"/>
          <w:szCs w:val="20"/>
        </w:rPr>
        <w:t xml:space="preserve">There are differences between oxygen models and oxygen data, and differences in thresholds. </w:t>
      </w:r>
    </w:p>
    <w:p w14:paraId="5F37175E" w14:textId="77777777" w:rsidR="00E1247B" w:rsidRDefault="00E1247B" w:rsidP="00E1247B"/>
    <w:p w14:paraId="5F885F4B" w14:textId="77777777" w:rsidR="00E1247B" w:rsidRDefault="00E1247B" w:rsidP="00E1247B">
      <w:r>
        <w:rPr>
          <w:sz w:val="20"/>
          <w:szCs w:val="20"/>
        </w:rPr>
        <w:t xml:space="preserve">I don’t want to get too caught up on the uncertainty associated with that, I just want to mention it to relate our new weighted estimates to something. </w:t>
      </w:r>
    </w:p>
    <w:p w14:paraId="0DBC9A8A" w14:textId="77777777" w:rsidR="00E1247B" w:rsidRDefault="00E1247B" w:rsidP="00E1247B"/>
    <w:p w14:paraId="17814EE4" w14:textId="77777777" w:rsidR="00E1247B" w:rsidRDefault="00E1247B" w:rsidP="00E1247B">
      <w:r>
        <w:rPr>
          <w:sz w:val="20"/>
          <w:szCs w:val="20"/>
        </w:rPr>
        <w:t>I also think it’s a bit strange to talk about threshold effects when oxygen is modelled as a linear effect. Therefore I ran a new model with an oxygen breakpoint effect, but found the marginal effect not very telling (breakpoint at high oxygen values) and it wasn’t favoured by AIC.</w:t>
      </w:r>
    </w:p>
    <w:p w14:paraId="56BC417D" w14:textId="77777777" w:rsidR="00E1247B" w:rsidRDefault="00E1247B" w:rsidP="00E1247B"/>
    <w:p w14:paraId="0F294F40" w14:textId="77777777" w:rsidR="00E1247B" w:rsidRDefault="00E1247B" w:rsidP="00E1247B">
      <w:r>
        <w:rPr>
          <w:sz w:val="20"/>
          <w:szCs w:val="20"/>
        </w:rPr>
        <w:t>I think this is an important point to make in this context.</w:t>
      </w:r>
    </w:p>
  </w:comment>
  <w:comment w:id="967" w:author="Sean Anderson" w:date="2022-07-20T12:38:00Z" w:initials="SA">
    <w:p w14:paraId="55F4F366" w14:textId="77777777" w:rsidR="00E1247B" w:rsidRDefault="00E1247B" w:rsidP="00E1247B">
      <w:r>
        <w:rPr>
          <w:rStyle w:val="CommentReference"/>
        </w:rPr>
        <w:annotationRef/>
      </w:r>
      <w:r>
        <w:rPr>
          <w:sz w:val="20"/>
          <w:szCs w:val="20"/>
        </w:rPr>
        <w:t>Agreed</w:t>
      </w:r>
    </w:p>
  </w:comment>
  <w:comment w:id="978" w:author="Michele Casini" w:date="2022-05-26T10:17:00Z" w:initials="MC">
    <w:p w14:paraId="446C0CEE" w14:textId="67AFE71E" w:rsidR="00E1247B" w:rsidRDefault="00E1247B">
      <w:pPr>
        <w:pStyle w:val="CommentText"/>
      </w:pPr>
      <w:r>
        <w:rPr>
          <w:rStyle w:val="CommentReference"/>
        </w:rPr>
        <w:annotationRef/>
      </w:r>
      <w:r>
        <w:t>Around 7 ml/l?</w:t>
      </w:r>
    </w:p>
  </w:comment>
  <w:comment w:id="985" w:author="Michele Casini" w:date="2022-05-25T10:44:00Z" w:initials="MC">
    <w:p w14:paraId="1CE4AA3C" w14:textId="2CDF15BA" w:rsidR="00E1247B" w:rsidRDefault="00E1247B">
      <w:pPr>
        <w:pStyle w:val="CommentText"/>
      </w:pPr>
      <w:r>
        <w:rPr>
          <w:rStyle w:val="CommentReference"/>
        </w:rPr>
        <w:annotationRef/>
      </w:r>
      <w:r>
        <w:t>Refer to Vaquer-Sunyer and Duarte, or directly to the references they cite.</w:t>
      </w:r>
    </w:p>
  </w:comment>
  <w:comment w:id="987" w:author="Max Lindmark" w:date="2022-07-05T08:54:00Z" w:initials="MOU">
    <w:p w14:paraId="652C5DF1" w14:textId="77777777" w:rsidR="00E1247B" w:rsidRDefault="00E1247B" w:rsidP="00E1247B">
      <w:r>
        <w:rPr>
          <w:rStyle w:val="CommentReference"/>
        </w:rPr>
        <w:annotationRef/>
      </w:r>
      <w:r>
        <w:rPr>
          <w:sz w:val="20"/>
          <w:szCs w:val="20"/>
        </w:rPr>
        <w:t>Growth, as said, on fish</w:t>
      </w:r>
    </w:p>
  </w:comment>
  <w:comment w:id="1012" w:author="Max Lindmark" w:date="2022-07-13T11:11:00Z" w:initials="MOU">
    <w:p w14:paraId="09E8E54D" w14:textId="77777777" w:rsidR="00E1247B" w:rsidRDefault="00E1247B" w:rsidP="00E1247B">
      <w:r>
        <w:rPr>
          <w:rStyle w:val="CommentReference"/>
        </w:rPr>
        <w:annotationRef/>
      </w:r>
      <w:r>
        <w:rPr>
          <w:sz w:val="20"/>
          <w:szCs w:val="20"/>
        </w:rPr>
        <w:t>I removed these two sentences Mich, because they seemed redundant now (also, what would the mechanism be for why smaller fish are more sensitive to oxygen changes? Typically it’s the larger fishes that are that).</w:t>
      </w:r>
    </w:p>
  </w:comment>
  <w:comment w:id="1034" w:author="Max Lindmark" w:date="2022-05-26T15:28:00Z" w:initials="MOU">
    <w:p w14:paraId="6B9A7316" w14:textId="46B1732B" w:rsidR="00E1247B" w:rsidRDefault="00E1247B" w:rsidP="000943CB">
      <w:r>
        <w:rPr>
          <w:rStyle w:val="CommentReference"/>
        </w:rPr>
        <w:annotationRef/>
      </w:r>
      <w:r>
        <w:rPr>
          <w:sz w:val="20"/>
          <w:szCs w:val="20"/>
        </w:rPr>
        <w:t>This was a super long paragraphs that should have been cut before. What I cut is essentially already said two paragraphs above</w:t>
      </w:r>
    </w:p>
  </w:comment>
  <w:comment w:id="1045" w:author="Michele Casini" w:date="2022-07-04T13:06:00Z" w:initials="MC">
    <w:p w14:paraId="28DF6E8F" w14:textId="314FE931" w:rsidR="00E1247B" w:rsidRDefault="00E1247B">
      <w:pPr>
        <w:pStyle w:val="CommentText"/>
      </w:pPr>
      <w:r>
        <w:rPr>
          <w:rStyle w:val="CommentReference"/>
        </w:rPr>
        <w:annotationRef/>
      </w:r>
      <w:r>
        <w:t>I think you did right deleting this.</w:t>
      </w:r>
    </w:p>
  </w:comment>
  <w:comment w:id="1048" w:author="Forrest, Robyn" w:date="2022-08-03T14:34:00Z" w:initials="FR">
    <w:p w14:paraId="77D4667D" w14:textId="5C92D817" w:rsidR="00E8782B" w:rsidRDefault="00E8782B">
      <w:pPr>
        <w:pStyle w:val="CommentText"/>
      </w:pPr>
      <w:r>
        <w:rPr>
          <w:rStyle w:val="CommentReference"/>
        </w:rPr>
        <w:annotationRef/>
      </w:r>
      <w:r>
        <w:t>What is meant by “other cod”? Should be clarified earlier</w:t>
      </w:r>
    </w:p>
  </w:comment>
  <w:comment w:id="1049" w:author="Forrest, Robyn" w:date="2022-08-03T14:33:00Z" w:initials="FR">
    <w:p w14:paraId="59278B64" w14:textId="08202F47" w:rsidR="00610F56" w:rsidRDefault="00610F56">
      <w:pPr>
        <w:pStyle w:val="CommentText"/>
      </w:pPr>
      <w:r>
        <w:rPr>
          <w:rStyle w:val="CommentReference"/>
        </w:rPr>
        <w:annotationRef/>
      </w:r>
      <w:r>
        <w:t>Habitat contraction for the isopod?</w:t>
      </w:r>
    </w:p>
  </w:comment>
  <w:comment w:id="1061" w:author="Sean Anderson" w:date="2022-07-20T12:45:00Z" w:initials="SA">
    <w:p w14:paraId="5DA94E33" w14:textId="77777777" w:rsidR="00E1247B" w:rsidRDefault="00E1247B" w:rsidP="00E1247B">
      <w:r>
        <w:rPr>
          <w:rStyle w:val="CommentReference"/>
        </w:rPr>
        <w:annotationRef/>
      </w:r>
      <w:r>
        <w:rPr>
          <w:sz w:val="20"/>
          <w:szCs w:val="20"/>
        </w:rPr>
        <w:t>Delete or rework if you want to include. Currently could sound like sprat effects on herring.</w:t>
      </w:r>
    </w:p>
  </w:comment>
  <w:comment w:id="1066" w:author="Sean Anderson" w:date="2022-06-08T15:37:00Z" w:initials="SA">
    <w:p w14:paraId="7829E5C1" w14:textId="59F0A0E7" w:rsidR="00E1247B" w:rsidRDefault="00E1247B">
      <w:pPr>
        <w:pStyle w:val="CommentText"/>
      </w:pPr>
      <w:r>
        <w:rPr>
          <w:rStyle w:val="CommentReference"/>
        </w:rPr>
        <w:annotationRef/>
      </w:r>
      <w:r>
        <w:t>Nice wording</w:t>
      </w:r>
    </w:p>
  </w:comment>
  <w:comment w:id="1068" w:author="Sean Anderson" w:date="2022-07-20T12:47:00Z" w:initials="SA">
    <w:p w14:paraId="756BC219" w14:textId="77777777" w:rsidR="00E1247B" w:rsidRDefault="00E1247B" w:rsidP="00E1247B">
      <w:r>
        <w:rPr>
          <w:rStyle w:val="CommentReference"/>
        </w:rPr>
        <w:annotationRef/>
      </w:r>
      <w:r>
        <w:rPr>
          <w:sz w:val="20"/>
          <w:szCs w:val="20"/>
        </w:rPr>
        <w:t>maybe no longer a truly "latent" variable if we're defining latent as random effect?</w:t>
      </w:r>
    </w:p>
  </w:comment>
  <w:comment w:id="1071" w:author="Michele Casini" w:date="2022-07-04T12:53:00Z" w:initials="MC">
    <w:p w14:paraId="74A5FA99" w14:textId="2E73ED9F" w:rsidR="00E1247B" w:rsidRDefault="00E1247B">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1072" w:author="Max Lindmark" w:date="2022-07-05T08:55:00Z" w:initials="MOU">
    <w:p w14:paraId="307F4F8B" w14:textId="77777777" w:rsidR="00E1247B" w:rsidRDefault="00E1247B" w:rsidP="00E1247B">
      <w:r>
        <w:rPr>
          <w:rStyle w:val="CommentReference"/>
        </w:rPr>
        <w:annotationRef/>
      </w:r>
      <w:r>
        <w:rPr>
          <w:sz w:val="20"/>
          <w:szCs w:val="20"/>
        </w:rPr>
        <w:t>It’s the clearest example of factors that affect cod in poor condition, not good condition</w:t>
      </w:r>
    </w:p>
  </w:comment>
  <w:comment w:id="1079" w:author="Sean Anderson" w:date="2022-06-08T15:20:00Z" w:initials="SA">
    <w:p w14:paraId="1E88D99E" w14:textId="1F1B623D" w:rsidR="00E1247B" w:rsidRDefault="00E1247B">
      <w:pPr>
        <w:pStyle w:val="CommentText"/>
      </w:pPr>
      <w:r>
        <w:rPr>
          <w:rStyle w:val="CommentReference"/>
        </w:rPr>
        <w:annotationRef/>
      </w:r>
      <w:r>
        <w:t>Ideally cram the DOI link into the sdmTMB reference?</w:t>
      </w:r>
    </w:p>
  </w:comment>
  <w:comment w:id="1080" w:author="Max Lindmark" w:date="2022-07-13T09:24:00Z" w:initials="MOU">
    <w:p w14:paraId="5611AA88" w14:textId="77777777" w:rsidR="00E1247B" w:rsidRDefault="00E1247B" w:rsidP="00E1247B">
      <w:r>
        <w:rPr>
          <w:rStyle w:val="CommentReference"/>
        </w:rPr>
        <w:annotationRef/>
      </w:r>
      <w:r>
        <w:rPr>
          <w:sz w:val="20"/>
          <w:szCs w:val="20"/>
        </w:rPr>
        <w:t>Done!</w:t>
      </w:r>
    </w:p>
  </w:comment>
  <w:comment w:id="1081" w:author="Sean Anderson" w:date="2022-07-20T12:51:00Z" w:initials="SA">
    <w:p w14:paraId="0DC895D4" w14:textId="77777777" w:rsidR="00E1247B" w:rsidRDefault="00E1247B" w:rsidP="00E1247B">
      <w:r>
        <w:rPr>
          <w:rStyle w:val="CommentReference"/>
        </w:rPr>
        <w:annotationRef/>
      </w:r>
      <w:r>
        <w:rPr>
          <w:sz w:val="20"/>
          <w:szCs w:val="20"/>
        </w:rPr>
        <w:t>Ideally add "DFO Can. Sci. Advis. Sec. Res. Doc. 2019/041." to the "A reproducible data synopsis for over 100 species of British Columbia groundfish" reference</w:t>
      </w:r>
    </w:p>
  </w:comment>
  <w:comment w:id="1086" w:author="Forrest, Robyn" w:date="2022-08-03T14:15:00Z" w:initials="FR">
    <w:p w14:paraId="4BF810A4" w14:textId="58A69784" w:rsidR="002B76F4" w:rsidRDefault="002B76F4">
      <w:pPr>
        <w:pStyle w:val="CommentText"/>
      </w:pPr>
      <w:r>
        <w:rPr>
          <w:rStyle w:val="CommentReference"/>
        </w:rPr>
        <w:annotationRef/>
      </w:r>
      <w:r>
        <w:t>Wow, very dramatic. It seems a bit odd to have lower values in red. This is probably because lower is “bad”? But intuitively I think the eye is trained to think of red meaning higher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6F4D32" w15:done="0"/>
  <w15:commentEx w15:paraId="20F2D4E3" w15:done="0"/>
  <w15:commentEx w15:paraId="082BFD10" w15:done="0"/>
  <w15:commentEx w15:paraId="0F425CB1" w15:done="0"/>
  <w15:commentEx w15:paraId="28D3EDBA" w15:done="0"/>
  <w15:commentEx w15:paraId="653276AB" w15:done="0"/>
  <w15:commentEx w15:paraId="0F5E71F0" w15:paraIdParent="653276AB" w15:done="0"/>
  <w15:commentEx w15:paraId="762559B6" w15:done="0"/>
  <w15:commentEx w15:paraId="7260CE7A" w15:paraIdParent="762559B6" w15:done="0"/>
  <w15:commentEx w15:paraId="495A2220" w15:done="0"/>
  <w15:commentEx w15:paraId="75A464FA" w15:done="0"/>
  <w15:commentEx w15:paraId="5A67CB30" w15:done="0"/>
  <w15:commentEx w15:paraId="32B356B5" w15:done="0"/>
  <w15:commentEx w15:paraId="40DEE23A" w15:done="0"/>
  <w15:commentEx w15:paraId="28E442EC" w15:done="0"/>
  <w15:commentEx w15:paraId="6152CBA7" w15:done="0"/>
  <w15:commentEx w15:paraId="624B5FE7" w15:done="0"/>
  <w15:commentEx w15:paraId="260AC31A" w15:paraIdParent="624B5FE7" w15:done="0"/>
  <w15:commentEx w15:paraId="50250F55" w15:done="0"/>
  <w15:commentEx w15:paraId="258FB749" w15:paraIdParent="50250F55" w15:done="0"/>
  <w15:commentEx w15:paraId="48543963" w15:paraIdParent="50250F55" w15:done="0"/>
  <w15:commentEx w15:paraId="58175ABF" w15:done="0"/>
  <w15:commentEx w15:paraId="2AD3ED19" w15:done="0"/>
  <w15:commentEx w15:paraId="1B1236EE" w15:paraIdParent="2AD3ED19" w15:done="0"/>
  <w15:commentEx w15:paraId="2836B815" w15:done="0"/>
  <w15:commentEx w15:paraId="1078CE9A" w15:paraIdParent="2836B815" w15:done="0"/>
  <w15:commentEx w15:paraId="37F7A8BF" w15:done="0"/>
  <w15:commentEx w15:paraId="25D34899" w15:done="0"/>
  <w15:commentEx w15:paraId="10CBF707" w15:paraIdParent="25D34899" w15:done="0"/>
  <w15:commentEx w15:paraId="1518B440" w15:done="0"/>
  <w15:commentEx w15:paraId="4A48C9CF" w15:done="0"/>
  <w15:commentEx w15:paraId="24F846D4" w15:done="0"/>
  <w15:commentEx w15:paraId="67C355C4" w15:done="0"/>
  <w15:commentEx w15:paraId="751261C5" w15:done="0"/>
  <w15:commentEx w15:paraId="7E159E54" w15:done="0"/>
  <w15:commentEx w15:paraId="0EEC0099" w15:paraIdParent="7E159E54" w15:done="0"/>
  <w15:commentEx w15:paraId="1B44EF24" w15:done="0"/>
  <w15:commentEx w15:paraId="2F957142" w15:done="0"/>
  <w15:commentEx w15:paraId="4778081B" w15:done="0"/>
  <w15:commentEx w15:paraId="5C356A7B" w15:paraIdParent="4778081B" w15:done="0"/>
  <w15:commentEx w15:paraId="335C61C7" w15:done="0"/>
  <w15:commentEx w15:paraId="27552F15" w15:paraIdParent="335C61C7" w15:done="0"/>
  <w15:commentEx w15:paraId="3AD8D742" w15:done="0"/>
  <w15:commentEx w15:paraId="3D059251" w15:done="0"/>
  <w15:commentEx w15:paraId="3C463919" w15:done="0"/>
  <w15:commentEx w15:paraId="39822C0D" w15:done="0"/>
  <w15:commentEx w15:paraId="4896AA61" w15:paraIdParent="39822C0D" w15:done="0"/>
  <w15:commentEx w15:paraId="63BACE46" w15:done="0"/>
  <w15:commentEx w15:paraId="38C6CD8E" w15:paraIdParent="63BACE46" w15:done="0"/>
  <w15:commentEx w15:paraId="16EC5CF3" w15:done="0"/>
  <w15:commentEx w15:paraId="0F16F21C" w15:done="0"/>
  <w15:commentEx w15:paraId="3F857A6F" w15:done="0"/>
  <w15:commentEx w15:paraId="22D86C63" w15:done="0"/>
  <w15:commentEx w15:paraId="27247033" w15:done="0"/>
  <w15:commentEx w15:paraId="6008D6C8" w15:done="0"/>
  <w15:commentEx w15:paraId="568CFCC5" w15:done="0"/>
  <w15:commentEx w15:paraId="4CA25809" w15:done="0"/>
  <w15:commentEx w15:paraId="26D982C8" w15:done="0"/>
  <w15:commentEx w15:paraId="14EC8DA7" w15:done="0"/>
  <w15:commentEx w15:paraId="154AF5B2" w15:done="0"/>
  <w15:commentEx w15:paraId="41C59447" w15:paraIdParent="154AF5B2" w15:done="0"/>
  <w15:commentEx w15:paraId="6183C031" w15:done="0"/>
  <w15:commentEx w15:paraId="4F218196" w15:paraIdParent="6183C031" w15:done="0"/>
  <w15:commentEx w15:paraId="4F582543" w15:done="0"/>
  <w15:commentEx w15:paraId="5037EAD0" w15:paraIdParent="4F582543" w15:done="0"/>
  <w15:commentEx w15:paraId="320E1BA5" w15:paraIdParent="4F582543" w15:done="0"/>
  <w15:commentEx w15:paraId="10D94BDF" w15:done="0"/>
  <w15:commentEx w15:paraId="0F294F40" w15:done="0"/>
  <w15:commentEx w15:paraId="55F4F366" w15:paraIdParent="0F294F40" w15:done="0"/>
  <w15:commentEx w15:paraId="446C0CEE" w15:done="0"/>
  <w15:commentEx w15:paraId="1CE4AA3C" w15:done="0"/>
  <w15:commentEx w15:paraId="652C5DF1" w15:done="0"/>
  <w15:commentEx w15:paraId="09E8E54D" w15:done="0"/>
  <w15:commentEx w15:paraId="6B9A7316" w15:done="0"/>
  <w15:commentEx w15:paraId="28DF6E8F" w15:done="0"/>
  <w15:commentEx w15:paraId="77D4667D" w15:done="0"/>
  <w15:commentEx w15:paraId="59278B64" w15:done="0"/>
  <w15:commentEx w15:paraId="5DA94E33" w15:done="0"/>
  <w15:commentEx w15:paraId="7829E5C1" w15:done="0"/>
  <w15:commentEx w15:paraId="756BC219" w15:done="0"/>
  <w15:commentEx w15:paraId="74A5FA99" w15:done="0"/>
  <w15:commentEx w15:paraId="307F4F8B" w15:paraIdParent="74A5FA99" w15:done="0"/>
  <w15:commentEx w15:paraId="1E88D99E" w15:done="0"/>
  <w15:commentEx w15:paraId="5611AA88" w15:paraIdParent="1E88D99E" w15:done="0"/>
  <w15:commentEx w15:paraId="0DC895D4" w15:done="0"/>
  <w15:commentEx w15:paraId="4BF810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EFB2" w16cex:dateUtc="2022-07-14T17:40:00Z"/>
  <w16cex:commentExtensible w16cex:durableId="267AF100" w16cex:dateUtc="2022-07-14T17:46:00Z"/>
  <w16cex:commentExtensible w16cex:durableId="26828425" w16cex:dateUtc="2022-07-20T20:39:00Z"/>
  <w16cex:commentExtensible w16cex:durableId="267AF148" w16cex:dateUtc="2022-07-14T17:47:00Z"/>
  <w16cex:commentExtensible w16cex:durableId="264B3939" w16cex:dateUtc="2022-06-08T22:05:00Z"/>
  <w16cex:commentExtensible w16cex:durableId="266E8D60" w16cex:dateUtc="2022-07-05T08:13:00Z"/>
  <w16cex:commentExtensible w16cex:durableId="264B38F3" w16cex:dateUtc="2022-06-08T22:04:00Z"/>
  <w16cex:commentExtensible w16cex:durableId="266E8D90" w16cex:dateUtc="2022-07-05T08:14:00Z"/>
  <w16cex:commentExtensible w16cex:durableId="266E8AB9" w16cex:dateUtc="2022-07-05T08:02:00Z"/>
  <w16cex:commentExtensible w16cex:durableId="26795B3C" w16cex:dateUtc="2022-07-13T12:54:00Z"/>
  <w16cex:commentExtensible w16cex:durableId="26828555" w16cex:dateUtc="2022-07-20T20:44:00Z"/>
  <w16cex:commentExtensible w16cex:durableId="267958EF" w16cex:dateUtc="2022-07-13T12:45:00Z"/>
  <w16cex:commentExtensible w16cex:durableId="2682852A" w16cex:dateUtc="2022-07-20T20:44:00Z"/>
  <w16cex:commentExtensible w16cex:durableId="26792DA4" w16cex:dateUtc="2022-07-13T09:40:00Z"/>
  <w16cex:commentExtensible w16cex:durableId="264B3ADB" w16cex:dateUtc="2022-06-08T22:12:00Z"/>
  <w16cex:commentExtensible w16cex:durableId="266E8DF0" w16cex:dateUtc="2022-07-05T08:16:00Z"/>
  <w16cex:commentExtensible w16cex:durableId="264B3B42" w16cex:dateUtc="2022-06-08T22:14:00Z"/>
  <w16cex:commentExtensible w16cex:durableId="266E8F16" w16cex:dateUtc="2022-07-05T08:21:00Z"/>
  <w16cex:commentExtensible w16cex:durableId="264B3BED" w16cex:dateUtc="2022-06-08T22:17:00Z"/>
  <w16cex:commentExtensible w16cex:durableId="267AA8A6" w16cex:dateUtc="2022-07-14T12:37:00Z"/>
  <w16cex:commentExtensible w16cex:durableId="2682712D" w16cex:dateUtc="2022-07-20T19:18:00Z"/>
  <w16cex:commentExtensible w16cex:durableId="26827156" w16cex:dateUtc="2022-07-20T19:19:00Z"/>
  <w16cex:commentExtensible w16cex:durableId="267AA93D" w16cex:dateUtc="2022-07-14T12:39:00Z"/>
  <w16cex:commentExtensible w16cex:durableId="264B3D31" w16cex:dateUtc="2022-06-08T22:22:00Z"/>
  <w16cex:commentExtensible w16cex:durableId="26790E52" w16cex:dateUtc="2022-07-13T07:26:00Z"/>
  <w16cex:commentExtensible w16cex:durableId="267AAF0E" w16cex:dateUtc="2022-07-14T13:04:00Z"/>
  <w16cex:commentExtensible w16cex:durableId="264B3E69" w16cex:dateUtc="2022-06-08T22:27:00Z"/>
  <w16cex:commentExtensible w16cex:durableId="266E9007" w16cex:dateUtc="2022-07-05T08:25:00Z"/>
  <w16cex:commentExtensible w16cex:durableId="264B3E92" w16cex:dateUtc="2022-06-08T22:28:00Z"/>
  <w16cex:commentExtensible w16cex:durableId="266E8FED" w16cex:dateUtc="2022-07-05T08:24:00Z"/>
  <w16cex:commentExtensible w16cex:durableId="267AB592" w16cex:dateUtc="2022-07-14T13:32:00Z"/>
  <w16cex:commentExtensible w16cex:durableId="268273E6" w16cex:dateUtc="2022-07-20T19:30:00Z"/>
  <w16cex:commentExtensible w16cex:durableId="264B3F5E" w16cex:dateUtc="2022-06-08T22:31:00Z"/>
  <w16cex:commentExtensible w16cex:durableId="26790E77" w16cex:dateUtc="2022-07-13T07:27:00Z"/>
  <w16cex:commentExtensible w16cex:durableId="267916BF" w16cex:dateUtc="2022-07-13T08:02:00Z"/>
  <w16cex:commentExtensible w16cex:durableId="26792342" w16cex:dateUtc="2022-07-13T08:56:00Z"/>
  <w16cex:commentExtensible w16cex:durableId="267AF613" w16cex:dateUtc="2022-07-14T18:07:00Z"/>
  <w16cex:commentExtensible w16cex:durableId="2682754E" w16cex:dateUtc="2022-07-20T19:36:00Z"/>
  <w16cex:commentExtensible w16cex:durableId="264B3FCF" w16cex:dateUtc="2022-06-08T22:33:00Z"/>
  <w16cex:commentExtensible w16cex:durableId="26311F6A" w16cex:dateUtc="2022-05-19T17:56:00Z"/>
  <w16cex:commentExtensible w16cex:durableId="2679236E" w16cex:dateUtc="2022-07-13T08:56:00Z"/>
  <w16cex:commentExtensible w16cex:durableId="267AB99B" w16cex:dateUtc="2022-07-14T13:49:00Z"/>
  <w16cex:commentExtensible w16cex:durableId="263A0D83" w16cex:dateUtc="2022-05-25T08:09:00Z"/>
  <w16cex:commentExtensible w16cex:durableId="263A12AA" w16cex:dateUtc="2022-05-26T12:52:00Z"/>
  <w16cex:commentExtensible w16cex:durableId="268276B3" w16cex:dateUtc="2022-07-20T19:42:00Z"/>
  <w16cex:commentExtensible w16cex:durableId="267AF5ED" w16cex:dateUtc="2022-07-14T18:07:00Z"/>
  <w16cex:commentExtensible w16cex:durableId="268275BF" w16cex:dateUtc="2022-07-20T19:38:00Z"/>
  <w16cex:commentExtensible w16cex:durableId="263A0D84" w16cex:dateUtc="2022-05-26T08:17:00Z"/>
  <w16cex:commentExtensible w16cex:durableId="263A0D85" w16cex:dateUtc="2022-05-25T08:44:00Z"/>
  <w16cex:commentExtensible w16cex:durableId="266E7AC4" w16cex:dateUtc="2022-07-05T06:54:00Z"/>
  <w16cex:commentExtensible w16cex:durableId="267926EC" w16cex:dateUtc="2022-07-13T09:11:00Z"/>
  <w16cex:commentExtensible w16cex:durableId="263A1B10" w16cex:dateUtc="2022-05-26T13:28:00Z"/>
  <w16cex:commentExtensible w16cex:durableId="26827752" w16cex:dateUtc="2022-07-20T19:45:00Z"/>
  <w16cex:commentExtensible w16cex:durableId="264B40B9" w16cex:dateUtc="2022-06-08T22:37:00Z"/>
  <w16cex:commentExtensible w16cex:durableId="268277CE" w16cex:dateUtc="2022-07-20T19:47:00Z"/>
  <w16cex:commentExtensible w16cex:durableId="266E7AF7" w16cex:dateUtc="2022-07-05T06:55:00Z"/>
  <w16cex:commentExtensible w16cex:durableId="264B3CD0" w16cex:dateUtc="2022-06-08T22:20:00Z"/>
  <w16cex:commentExtensible w16cex:durableId="26790DE6" w16cex:dateUtc="2022-07-13T07:24:00Z"/>
  <w16cex:commentExtensible w16cex:durableId="268278BB" w16cex:dateUtc="2022-07-2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F4D32" w16cid:durableId="267AEFB2"/>
  <w16cid:commentId w16cid:paraId="082BFD10" w16cid:durableId="267AF100"/>
  <w16cid:commentId w16cid:paraId="0F425CB1" w16cid:durableId="26828425"/>
  <w16cid:commentId w16cid:paraId="28D3EDBA" w16cid:durableId="267AF148"/>
  <w16cid:commentId w16cid:paraId="653276AB" w16cid:durableId="264B3939"/>
  <w16cid:commentId w16cid:paraId="0F5E71F0" w16cid:durableId="266E8D60"/>
  <w16cid:commentId w16cid:paraId="762559B6" w16cid:durableId="264B38F3"/>
  <w16cid:commentId w16cid:paraId="7260CE7A" w16cid:durableId="266E8D90"/>
  <w16cid:commentId w16cid:paraId="6152CBA7" w16cid:durableId="266E8AB9"/>
  <w16cid:commentId w16cid:paraId="624B5FE7" w16cid:durableId="26795B3C"/>
  <w16cid:commentId w16cid:paraId="260AC31A" w16cid:durableId="26828555"/>
  <w16cid:commentId w16cid:paraId="50250F55" w16cid:durableId="267958EF"/>
  <w16cid:commentId w16cid:paraId="258FB749" w16cid:durableId="2682852A"/>
  <w16cid:commentId w16cid:paraId="58175ABF" w16cid:durableId="26792DA4"/>
  <w16cid:commentId w16cid:paraId="2AD3ED19" w16cid:durableId="264B3ADB"/>
  <w16cid:commentId w16cid:paraId="1B1236EE" w16cid:durableId="266E8DF0"/>
  <w16cid:commentId w16cid:paraId="2836B815" w16cid:durableId="264B3B42"/>
  <w16cid:commentId w16cid:paraId="1078CE9A" w16cid:durableId="266E8F16"/>
  <w16cid:commentId w16cid:paraId="37F7A8BF" w16cid:durableId="264B3BED"/>
  <w16cid:commentId w16cid:paraId="25D34899" w16cid:durableId="267AA8A6"/>
  <w16cid:commentId w16cid:paraId="10CBF707" w16cid:durableId="2682712D"/>
  <w16cid:commentId w16cid:paraId="67C355C4" w16cid:durableId="26827156"/>
  <w16cid:commentId w16cid:paraId="751261C5" w16cid:durableId="267AA93D"/>
  <w16cid:commentId w16cid:paraId="7E159E54" w16cid:durableId="264B3D31"/>
  <w16cid:commentId w16cid:paraId="0EEC0099" w16cid:durableId="26790E52"/>
  <w16cid:commentId w16cid:paraId="2F957142" w16cid:durableId="267AAF0E"/>
  <w16cid:commentId w16cid:paraId="4778081B" w16cid:durableId="264B3E69"/>
  <w16cid:commentId w16cid:paraId="5C356A7B" w16cid:durableId="266E9007"/>
  <w16cid:commentId w16cid:paraId="335C61C7" w16cid:durableId="264B3E92"/>
  <w16cid:commentId w16cid:paraId="27552F15" w16cid:durableId="266E8FED"/>
  <w16cid:commentId w16cid:paraId="3D059251" w16cid:durableId="267AB592"/>
  <w16cid:commentId w16cid:paraId="3C463919" w16cid:durableId="268273E6"/>
  <w16cid:commentId w16cid:paraId="39822C0D" w16cid:durableId="264B3F5E"/>
  <w16cid:commentId w16cid:paraId="4896AA61" w16cid:durableId="26790E77"/>
  <w16cid:commentId w16cid:paraId="63BACE46" w16cid:durableId="266DB609"/>
  <w16cid:commentId w16cid:paraId="38C6CD8E" w16cid:durableId="267916BF"/>
  <w16cid:commentId w16cid:paraId="0F16F21C" w16cid:durableId="266DB60A"/>
  <w16cid:commentId w16cid:paraId="3F857A6F" w16cid:durableId="26792342"/>
  <w16cid:commentId w16cid:paraId="22D86C63" w16cid:durableId="267AF613"/>
  <w16cid:commentId w16cid:paraId="27247033" w16cid:durableId="267AB8FB"/>
  <w16cid:commentId w16cid:paraId="6008D6C8" w16cid:durableId="2682754E"/>
  <w16cid:commentId w16cid:paraId="568CFCC5" w16cid:durableId="264B3FCF"/>
  <w16cid:commentId w16cid:paraId="4CA25809" w16cid:durableId="266DB60C"/>
  <w16cid:commentId w16cid:paraId="26D982C8" w16cid:durableId="266DB60D"/>
  <w16cid:commentId w16cid:paraId="14EC8DA7" w16cid:durableId="26311F6A"/>
  <w16cid:commentId w16cid:paraId="154AF5B2" w16cid:durableId="266DB60F"/>
  <w16cid:commentId w16cid:paraId="41C59447" w16cid:durableId="2679236E"/>
  <w16cid:commentId w16cid:paraId="6183C031" w16cid:durableId="266DB610"/>
  <w16cid:commentId w16cid:paraId="4F218196" w16cid:durableId="267AB99B"/>
  <w16cid:commentId w16cid:paraId="4F582543" w16cid:durableId="263A0D83"/>
  <w16cid:commentId w16cid:paraId="5037EAD0" w16cid:durableId="263A12AA"/>
  <w16cid:commentId w16cid:paraId="320E1BA5" w16cid:durableId="268276B3"/>
  <w16cid:commentId w16cid:paraId="0F294F40" w16cid:durableId="267AF5ED"/>
  <w16cid:commentId w16cid:paraId="55F4F366" w16cid:durableId="268275BF"/>
  <w16cid:commentId w16cid:paraId="446C0CEE" w16cid:durableId="263A0D84"/>
  <w16cid:commentId w16cid:paraId="1CE4AA3C" w16cid:durableId="263A0D85"/>
  <w16cid:commentId w16cid:paraId="652C5DF1" w16cid:durableId="266E7AC4"/>
  <w16cid:commentId w16cid:paraId="09E8E54D" w16cid:durableId="267926EC"/>
  <w16cid:commentId w16cid:paraId="6B9A7316" w16cid:durableId="263A1B10"/>
  <w16cid:commentId w16cid:paraId="28DF6E8F" w16cid:durableId="266DB616"/>
  <w16cid:commentId w16cid:paraId="5DA94E33" w16cid:durableId="26827752"/>
  <w16cid:commentId w16cid:paraId="7829E5C1" w16cid:durableId="264B40B9"/>
  <w16cid:commentId w16cid:paraId="756BC219" w16cid:durableId="268277CE"/>
  <w16cid:commentId w16cid:paraId="74A5FA99" w16cid:durableId="266DB618"/>
  <w16cid:commentId w16cid:paraId="307F4F8B" w16cid:durableId="266E7AF7"/>
  <w16cid:commentId w16cid:paraId="1E88D99E" w16cid:durableId="264B3CD0"/>
  <w16cid:commentId w16cid:paraId="5611AA88" w16cid:durableId="26790DE6"/>
  <w16cid:commentId w16cid:paraId="0DC895D4" w16cid:durableId="268278B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11DAF" w14:textId="77777777" w:rsidR="00D851A8" w:rsidRDefault="00D851A8">
      <w:r>
        <w:separator/>
      </w:r>
    </w:p>
  </w:endnote>
  <w:endnote w:type="continuationSeparator" w:id="0">
    <w:p w14:paraId="54E4B427" w14:textId="77777777" w:rsidR="00D851A8" w:rsidRDefault="00D85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348121"/>
      <w:docPartObj>
        <w:docPartGallery w:val="Page Numbers (Bottom of Page)"/>
        <w:docPartUnique/>
      </w:docPartObj>
    </w:sdtPr>
    <w:sdtContent>
      <w:p w14:paraId="4416EED2" w14:textId="01372C62" w:rsidR="00E1247B" w:rsidRDefault="00E1247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E1247B" w:rsidRDefault="00E1247B"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88041396"/>
      <w:docPartObj>
        <w:docPartGallery w:val="Page Numbers (Bottom of Page)"/>
        <w:docPartUnique/>
      </w:docPartObj>
    </w:sdtPr>
    <w:sdtContent>
      <w:p w14:paraId="0F03278A" w14:textId="504939E7" w:rsidR="00E1247B" w:rsidRDefault="00E1247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9543A">
          <w:rPr>
            <w:rStyle w:val="PageNumber"/>
            <w:noProof/>
          </w:rPr>
          <w:t>22</w:t>
        </w:r>
        <w:r>
          <w:rPr>
            <w:rStyle w:val="PageNumber"/>
          </w:rPr>
          <w:fldChar w:fldCharType="end"/>
        </w:r>
      </w:p>
    </w:sdtContent>
  </w:sdt>
  <w:p w14:paraId="372B30FD" w14:textId="77777777" w:rsidR="00E1247B" w:rsidRDefault="00E1247B"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22751" w14:textId="77777777" w:rsidR="00D851A8" w:rsidRDefault="00D851A8">
      <w:r>
        <w:separator/>
      </w:r>
    </w:p>
  </w:footnote>
  <w:footnote w:type="continuationSeparator" w:id="0">
    <w:p w14:paraId="60765061" w14:textId="77777777" w:rsidR="00D851A8" w:rsidRDefault="00D85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orrest, Robyn">
    <w15:presenceInfo w15:providerId="None" w15:userId="Forrest, Robyn"/>
  </w15:person>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2E9"/>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29D"/>
    <w:rsid w:val="000B154C"/>
    <w:rsid w:val="000B168F"/>
    <w:rsid w:val="000B16D8"/>
    <w:rsid w:val="000B1912"/>
    <w:rsid w:val="000B1AE6"/>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3ED6"/>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4D1"/>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1FC"/>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C4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AE5"/>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49"/>
    <w:rsid w:val="00186675"/>
    <w:rsid w:val="0018675F"/>
    <w:rsid w:val="00186834"/>
    <w:rsid w:val="001869FC"/>
    <w:rsid w:val="00187392"/>
    <w:rsid w:val="00187803"/>
    <w:rsid w:val="0018796C"/>
    <w:rsid w:val="00187984"/>
    <w:rsid w:val="00187D28"/>
    <w:rsid w:val="0019011C"/>
    <w:rsid w:val="0019044E"/>
    <w:rsid w:val="00190C05"/>
    <w:rsid w:val="00190CE2"/>
    <w:rsid w:val="001910CA"/>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1E8"/>
    <w:rsid w:val="001C02C2"/>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1AE"/>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0F6A"/>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615"/>
    <w:rsid w:val="0024189D"/>
    <w:rsid w:val="0024202F"/>
    <w:rsid w:val="002422F8"/>
    <w:rsid w:val="0024254D"/>
    <w:rsid w:val="00242BBD"/>
    <w:rsid w:val="00242DE1"/>
    <w:rsid w:val="0024300D"/>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43A"/>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1E6"/>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AEA"/>
    <w:rsid w:val="002B5E9D"/>
    <w:rsid w:val="002B6083"/>
    <w:rsid w:val="002B608B"/>
    <w:rsid w:val="002B6813"/>
    <w:rsid w:val="002B69F2"/>
    <w:rsid w:val="002B6C04"/>
    <w:rsid w:val="002B6CE8"/>
    <w:rsid w:val="002B71AA"/>
    <w:rsid w:val="002B7562"/>
    <w:rsid w:val="002B76F4"/>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0B1F"/>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4D3"/>
    <w:rsid w:val="0033363A"/>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CE6"/>
    <w:rsid w:val="00350F97"/>
    <w:rsid w:val="003513DC"/>
    <w:rsid w:val="003513F9"/>
    <w:rsid w:val="003514D3"/>
    <w:rsid w:val="00351788"/>
    <w:rsid w:val="003518D0"/>
    <w:rsid w:val="003519C4"/>
    <w:rsid w:val="00351D51"/>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005"/>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4FBE"/>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BBC"/>
    <w:rsid w:val="00404C03"/>
    <w:rsid w:val="00404CB2"/>
    <w:rsid w:val="00404CF8"/>
    <w:rsid w:val="00404FC8"/>
    <w:rsid w:val="0040513A"/>
    <w:rsid w:val="0040580E"/>
    <w:rsid w:val="00405B3F"/>
    <w:rsid w:val="00405F96"/>
    <w:rsid w:val="00406172"/>
    <w:rsid w:val="00406302"/>
    <w:rsid w:val="004068C6"/>
    <w:rsid w:val="00406CD1"/>
    <w:rsid w:val="00407511"/>
    <w:rsid w:val="00407B75"/>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3E7"/>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25E"/>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1FD9"/>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A1B"/>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2F47"/>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4D3"/>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3C"/>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56"/>
    <w:rsid w:val="00610FD3"/>
    <w:rsid w:val="00611465"/>
    <w:rsid w:val="00611890"/>
    <w:rsid w:val="00611F10"/>
    <w:rsid w:val="00612664"/>
    <w:rsid w:val="0061269B"/>
    <w:rsid w:val="00612723"/>
    <w:rsid w:val="00612C1D"/>
    <w:rsid w:val="00612EC6"/>
    <w:rsid w:val="00613054"/>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984"/>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4D2"/>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B50"/>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225"/>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3D1"/>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87"/>
    <w:rsid w:val="006E7181"/>
    <w:rsid w:val="006E7463"/>
    <w:rsid w:val="006E7873"/>
    <w:rsid w:val="006E7A80"/>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1C4"/>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877"/>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997"/>
    <w:rsid w:val="00785E27"/>
    <w:rsid w:val="00785E59"/>
    <w:rsid w:val="007865D8"/>
    <w:rsid w:val="00786877"/>
    <w:rsid w:val="007868D7"/>
    <w:rsid w:val="00786BFB"/>
    <w:rsid w:val="00787189"/>
    <w:rsid w:val="00787223"/>
    <w:rsid w:val="007878B9"/>
    <w:rsid w:val="00787B02"/>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857"/>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0F92"/>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81D"/>
    <w:rsid w:val="00811D5B"/>
    <w:rsid w:val="008122B7"/>
    <w:rsid w:val="00812337"/>
    <w:rsid w:val="0081290D"/>
    <w:rsid w:val="00812A44"/>
    <w:rsid w:val="00812B13"/>
    <w:rsid w:val="0081301A"/>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1FC4"/>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1B5"/>
    <w:rsid w:val="0090664E"/>
    <w:rsid w:val="00906859"/>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ECF"/>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3FF"/>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470"/>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C90"/>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1E94"/>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670"/>
    <w:rsid w:val="00B31778"/>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578"/>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14E"/>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82F"/>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7C3"/>
    <w:rsid w:val="00BB1EDC"/>
    <w:rsid w:val="00BB21C8"/>
    <w:rsid w:val="00BB29DF"/>
    <w:rsid w:val="00BB2C30"/>
    <w:rsid w:val="00BB3012"/>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4F29"/>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482"/>
    <w:rsid w:val="00C007D9"/>
    <w:rsid w:val="00C009D8"/>
    <w:rsid w:val="00C00A58"/>
    <w:rsid w:val="00C00F0E"/>
    <w:rsid w:val="00C0106C"/>
    <w:rsid w:val="00C01404"/>
    <w:rsid w:val="00C01679"/>
    <w:rsid w:val="00C018C8"/>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4D6"/>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75"/>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222"/>
    <w:rsid w:val="00D704E4"/>
    <w:rsid w:val="00D70880"/>
    <w:rsid w:val="00D70925"/>
    <w:rsid w:val="00D70B97"/>
    <w:rsid w:val="00D70F26"/>
    <w:rsid w:val="00D7149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A8"/>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B8C"/>
    <w:rsid w:val="00D94DFD"/>
    <w:rsid w:val="00D950EF"/>
    <w:rsid w:val="00D95637"/>
    <w:rsid w:val="00D956EA"/>
    <w:rsid w:val="00D95703"/>
    <w:rsid w:val="00D9570B"/>
    <w:rsid w:val="00D95F47"/>
    <w:rsid w:val="00D96112"/>
    <w:rsid w:val="00D9638A"/>
    <w:rsid w:val="00D96432"/>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0D68"/>
    <w:rsid w:val="00E113D2"/>
    <w:rsid w:val="00E11553"/>
    <w:rsid w:val="00E11944"/>
    <w:rsid w:val="00E11AF2"/>
    <w:rsid w:val="00E11F78"/>
    <w:rsid w:val="00E12012"/>
    <w:rsid w:val="00E12329"/>
    <w:rsid w:val="00E12341"/>
    <w:rsid w:val="00E1247B"/>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B7D"/>
    <w:rsid w:val="00E14F61"/>
    <w:rsid w:val="00E14FC4"/>
    <w:rsid w:val="00E15894"/>
    <w:rsid w:val="00E15AEA"/>
    <w:rsid w:val="00E15B86"/>
    <w:rsid w:val="00E15E2C"/>
    <w:rsid w:val="00E16311"/>
    <w:rsid w:val="00E16566"/>
    <w:rsid w:val="00E1658D"/>
    <w:rsid w:val="00E1658F"/>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3C"/>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82B"/>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C33"/>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6EA"/>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82"/>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github.com/maxlindmark/cod_condi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modnet.eu/en/bathymetry" TargetMode="Externa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ces.dk/data/data-portals/Pages/DATRAS.aspx"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1C009-4FA4-49B0-85E0-88F760E6D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30</Pages>
  <Words>47535</Words>
  <Characters>270953</Characters>
  <Application>Microsoft Office Word</Application>
  <DocSecurity>0</DocSecurity>
  <Lines>2257</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Forrest, Robyn</cp:lastModifiedBy>
  <cp:revision>16</cp:revision>
  <cp:lastPrinted>2022-05-25T06:50:00Z</cp:lastPrinted>
  <dcterms:created xsi:type="dcterms:W3CDTF">2022-08-03T18:28:00Z</dcterms:created>
  <dcterms:modified xsi:type="dcterms:W3CDTF">2022-08-03T21:42:00Z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id="RxBCV691"/&gt;&lt;style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