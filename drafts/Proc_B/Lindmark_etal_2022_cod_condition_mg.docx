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1F13DB40"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ins w:id="0"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7484F007" w:rsidR="00E44266" w:rsidRDefault="00A26528" w:rsidP="00552801">
      <w:pPr>
        <w:spacing w:line="480" w:lineRule="auto"/>
        <w:contextualSpacing/>
        <w:mirrorIndents/>
        <w:jc w:val="both"/>
      </w:pPr>
      <w:r>
        <w:t>A fish</w:t>
      </w:r>
      <w:del w:id="1" w:author="Mayya Gogina" w:date="2022-04-22T13:37:00Z">
        <w:r w:rsidDel="001C06F1">
          <w:delText>’s</w:delText>
        </w:r>
      </w:del>
      <w:r w:rsidRPr="00C038C3">
        <w:t xml:space="preserve"> </w:t>
      </w:r>
      <w:r w:rsidR="0098719E" w:rsidRPr="00C038C3">
        <w:t xml:space="preserve">body condition </w:t>
      </w:r>
      <w:del w:id="2" w:author="Max Lindmark" w:date="2022-04-22T07:56:00Z">
        <w:r w:rsidDel="00433B47">
          <w:delText>i</w:delText>
        </w:r>
        <w:r w:rsidR="00CD7C98" w:rsidDel="00433B47">
          <w:delText xml:space="preserve">s </w:delText>
        </w:r>
      </w:del>
      <w:r w:rsidR="00CD7C98" w:rsidRPr="00C038C3">
        <w:t>describe</w:t>
      </w:r>
      <w:ins w:id="3" w:author="Max Lindmark" w:date="2022-04-22T07:56:00Z">
        <w:r w:rsidR="00433B47">
          <w:t>s</w:t>
        </w:r>
      </w:ins>
      <w:del w:id="4" w:author="Max Lindmark" w:date="2022-04-22T07:56:00Z">
        <w:r w:rsidR="00CD7C98" w:rsidDel="00433B47">
          <w:delText>d</w:delText>
        </w:r>
      </w:del>
      <w:r w:rsidR="00CD7C98">
        <w:t xml:space="preserve"> </w:t>
      </w:r>
      <w:del w:id="5"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del w:id="6" w:author="Mayya Gogina" w:date="2022-04-22T13:38:00Z">
        <w:r w:rsidR="00EA6B27" w:rsidRPr="00C038C3" w:rsidDel="001C06F1">
          <w:delText xml:space="preserve">weight </w:delText>
        </w:r>
      </w:del>
      <w:ins w:id="7" w:author="Mayya Gogina" w:date="2022-04-22T13:38:00Z">
        <w:r w:rsidR="001C06F1">
          <w:t>mass</w:t>
        </w:r>
        <w:r w:rsidR="001C06F1" w:rsidRPr="00C038C3">
          <w:t xml:space="preserve"> </w:t>
        </w:r>
      </w:ins>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8" w:author="Max Lindmark" w:date="2022-04-21T21:53:00Z">
        <w:r w:rsidR="00385641">
          <w:t xml:space="preserve">The </w:t>
        </w:r>
      </w:ins>
      <w:ins w:id="9"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del w:id="10"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11" w:author="Max Lindmark" w:date="2022-04-21T21:53:00Z">
        <w:r w:rsidR="00385641">
          <w:t xml:space="preserve">declined dramatically </w:t>
        </w:r>
      </w:ins>
      <w:del w:id="12"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3" w:name="_Hlk86229553"/>
      <w:r w:rsidR="00F0548A" w:rsidRPr="00800586">
        <w:t>1990s</w:t>
      </w:r>
      <w:bookmarkEnd w:id="13"/>
      <w:ins w:id="14" w:author="Max Lindmark" w:date="2022-04-22T07:56:00Z">
        <w:r w:rsidR="00433B47">
          <w:t>. T</w:t>
        </w:r>
      </w:ins>
      <w:ins w:id="15" w:author="Max Lindmark" w:date="2022-04-21T22:02:00Z">
        <w:r w:rsidR="00D05411">
          <w:t xml:space="preserve">his has been linked to </w:t>
        </w:r>
      </w:ins>
      <w:del w:id="16"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17"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18" w:author="Max Lindmark" w:date="2022-04-21T22:02:00Z">
        <w:r w:rsidR="00D05411">
          <w:t xml:space="preserve">increased </w:t>
        </w:r>
      </w:ins>
      <w:r w:rsidR="00DB637C" w:rsidRPr="00AB2D73">
        <w:t>competition</w:t>
      </w:r>
      <w:ins w:id="19" w:author="Mayya Gogina" w:date="2022-04-22T13:38:00Z">
        <w:r w:rsidR="001C06F1">
          <w:t>,</w:t>
        </w:r>
      </w:ins>
      <w:ins w:id="20" w:author="Max Lindmark" w:date="2022-04-21T22:04:00Z">
        <w:r w:rsidR="00864E89">
          <w:t xml:space="preserve"> </w:t>
        </w:r>
        <w:del w:id="21" w:author="Mayya Gogina" w:date="2022-04-22T13:38:00Z">
          <w:r w:rsidR="00864E89" w:rsidDel="001C06F1">
            <w:delText xml:space="preserve">and </w:delText>
          </w:r>
        </w:del>
        <w:r w:rsidR="00864E89">
          <w:t>food limitation</w:t>
        </w:r>
        <w:del w:id="22" w:author="Mayya Gogina" w:date="2022-04-22T13:38:00Z">
          <w:r w:rsidR="00864E89" w:rsidDel="001C06F1">
            <w:delText>,</w:delText>
          </w:r>
        </w:del>
        <w:r w:rsidR="00864E89">
          <w:t xml:space="preserve"> and </w:t>
        </w:r>
      </w:ins>
      <w:del w:id="23" w:author="Max Lindmark" w:date="2022-04-21T22:04:00Z">
        <w:r w:rsidR="00DB637C" w:rsidRPr="00AB2D73" w:rsidDel="00864E89">
          <w:delText>, hypoxia</w:delText>
        </w:r>
      </w:del>
      <w:ins w:id="24" w:author="Max Lindmark" w:date="2022-04-21T22:04:00Z">
        <w:r w:rsidR="00864E89">
          <w:t>hypoxia</w:t>
        </w:r>
      </w:ins>
      <w:del w:id="25" w:author="Max Lindmark" w:date="2022-04-21T22:04:00Z">
        <w:r w:rsidR="00DB637C" w:rsidRPr="00AB2D73" w:rsidDel="00864E89">
          <w:delText>, lack of prey</w:delText>
        </w:r>
      </w:del>
      <w:del w:id="26" w:author="Max Lindmark" w:date="2022-04-21T22:02:00Z">
        <w:r w:rsidR="00DB637C" w:rsidRPr="00AB2D73" w:rsidDel="00D05411">
          <w:delText>)</w:delText>
        </w:r>
      </w:del>
      <w:ins w:id="27" w:author="Max Lindmark" w:date="2022-04-21T22:02:00Z">
        <w:r w:rsidR="00D05411">
          <w:t>. How</w:t>
        </w:r>
      </w:ins>
      <w:ins w:id="28" w:author="Max Lindmark" w:date="2022-04-21T22:03:00Z">
        <w:r w:rsidR="00D05411">
          <w:t xml:space="preserve">ever, </w:t>
        </w:r>
      </w:ins>
      <w:ins w:id="29" w:author="Max Lindmark" w:date="2022-04-21T22:05:00Z">
        <w:r w:rsidR="00864E89">
          <w:t xml:space="preserve">the association between </w:t>
        </w:r>
      </w:ins>
      <w:ins w:id="30" w:author="Max Lindmark" w:date="2022-04-21T22:04:00Z">
        <w:r w:rsidR="00864E89">
          <w:t>biotic and abiot</w:t>
        </w:r>
      </w:ins>
      <w:ins w:id="31" w:author="Max Lindmark" w:date="2022-04-21T22:05:00Z">
        <w:r w:rsidR="00864E89">
          <w:t xml:space="preserve">ic variables and body condition </w:t>
        </w:r>
      </w:ins>
      <w:del w:id="32"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33" w:author="Max Lindmark" w:date="2022-04-21T21:54:00Z">
        <w:r w:rsidR="00385641">
          <w:t xml:space="preserve">have not been evaluated </w:t>
        </w:r>
      </w:ins>
      <w:ins w:id="34" w:author="Max Lindmark" w:date="2022-04-21T22:03:00Z">
        <w:r w:rsidR="00D05411">
          <w:t xml:space="preserve">at </w:t>
        </w:r>
      </w:ins>
      <w:del w:id="35"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36" w:author="Max Lindmark" w:date="2022-04-21T21:55:00Z">
        <w:r w:rsidR="00385641">
          <w:t xml:space="preserve">, which is important given </w:t>
        </w:r>
        <w:del w:id="37" w:author="Mayya Gogina" w:date="2022-04-22T13:39:00Z">
          <w:r w:rsidR="00385641" w:rsidDel="001C06F1">
            <w:delText>their</w:delText>
          </w:r>
        </w:del>
      </w:ins>
      <w:ins w:id="38" w:author="Mayya Gogina" w:date="2022-04-22T13:39:00Z">
        <w:r w:rsidR="001C06F1">
          <w:t>the</w:t>
        </w:r>
      </w:ins>
      <w:ins w:id="39" w:author="Max Lindmark" w:date="2022-04-21T21:55:00Z">
        <w:r w:rsidR="00385641">
          <w:t xml:space="preserve"> spatial heterogeneity</w:t>
        </w:r>
      </w:ins>
      <w:del w:id="40" w:author="Max Lindmark" w:date="2022-04-21T21:55:00Z">
        <w:r w:rsidR="00B55BAB" w:rsidDel="00385641">
          <w:delText xml:space="preserve"> as well</w:delText>
        </w:r>
      </w:del>
      <w:r w:rsidR="00B55BAB">
        <w:t>.</w:t>
      </w:r>
      <w:r w:rsidR="00A85590" w:rsidRPr="00800586">
        <w:t xml:space="preserve"> </w:t>
      </w:r>
      <w:ins w:id="41" w:author="Max Lindmark" w:date="2022-04-22T07:53:00Z">
        <w:r w:rsidR="00D313F8">
          <w:t>W</w:t>
        </w:r>
      </w:ins>
      <w:ins w:id="42" w:author="Max Lindmark" w:date="2022-04-21T21:55:00Z">
        <w:r w:rsidR="00385641">
          <w:t xml:space="preserve">e </w:t>
        </w:r>
      </w:ins>
      <w:del w:id="43" w:author="Max Lindmark" w:date="2022-04-21T21:55:00Z">
        <w:r w:rsidR="00DA5CA4" w:rsidRPr="00800586" w:rsidDel="00385641">
          <w:delText xml:space="preserve">By </w:delText>
        </w:r>
      </w:del>
      <w:del w:id="44" w:author="Max Lindmark" w:date="2022-04-21T21:56:00Z">
        <w:r w:rsidR="00DA5CA4" w:rsidRPr="00800586" w:rsidDel="00385641">
          <w:delText>a</w:delText>
        </w:r>
        <w:r w:rsidR="009475CA" w:rsidRPr="00800586" w:rsidDel="00385641">
          <w:delText>pply</w:delText>
        </w:r>
      </w:del>
      <w:del w:id="45" w:author="Max Lindmark" w:date="2022-04-21T21:55:00Z">
        <w:r w:rsidR="009475CA" w:rsidRPr="00800586" w:rsidDel="00385641">
          <w:delText>ing</w:delText>
        </w:r>
      </w:del>
      <w:del w:id="46"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47" w:author="Max Lindmark" w:date="2022-04-21T21:56:00Z">
        <w:r w:rsidR="00385641">
          <w:t xml:space="preserve">evaluate </w:t>
        </w:r>
      </w:ins>
      <w:ins w:id="48" w:author="Max Lindmark" w:date="2022-04-21T21:59:00Z">
        <w:r w:rsidR="00D05411">
          <w:t xml:space="preserve">changes in </w:t>
        </w:r>
        <w:del w:id="49" w:author="Mayya Gogina" w:date="2022-04-22T13:39:00Z">
          <w:r w:rsidR="00D05411" w:rsidDel="001C06F1">
            <w:delText xml:space="preserve">the </w:delText>
          </w:r>
        </w:del>
        <w:r w:rsidR="00D05411">
          <w:t xml:space="preserve">distribution and </w:t>
        </w:r>
      </w:ins>
      <w:ins w:id="50" w:author="Max Lindmark" w:date="2022-04-21T21:56:00Z">
        <w:r w:rsidR="00385641">
          <w:t>individual-level condition of cod in relation to covariates at different spatial scales using geostatisti</w:t>
        </w:r>
      </w:ins>
      <w:ins w:id="51" w:author="Max Lindmark" w:date="2022-04-21T21:57:00Z">
        <w:r w:rsidR="00385641">
          <w:t>cal model</w:t>
        </w:r>
      </w:ins>
      <w:ins w:id="52" w:author="Max Lindmark" w:date="2022-04-21T21:59:00Z">
        <w:r w:rsidR="00D05411">
          <w:t>s</w:t>
        </w:r>
      </w:ins>
      <w:ins w:id="53" w:author="Max Lindmark" w:date="2022-04-21T21:57:00Z">
        <w:r w:rsidR="00385641">
          <w:t xml:space="preserve"> with </w:t>
        </w:r>
      </w:ins>
      <w:del w:id="54"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55" w:author="Max Lindmark" w:date="2022-04-21T21:57:00Z">
        <w:r w:rsidR="00B95282" w:rsidRPr="00800586" w:rsidDel="00385641">
          <w:delText>ly</w:delText>
        </w:r>
      </w:del>
      <w:r w:rsidR="00B95282" w:rsidRPr="00800586">
        <w:t xml:space="preserve"> and </w:t>
      </w:r>
      <w:r w:rsidR="00345D9B" w:rsidRPr="00800586">
        <w:t>spatiotemporal</w:t>
      </w:r>
      <w:del w:id="56" w:author="Max Lindmark" w:date="2022-04-21T21:57:00Z">
        <w:r w:rsidR="00B95282" w:rsidRPr="00800586" w:rsidDel="00385641">
          <w:delText>ly</w:delText>
        </w:r>
      </w:del>
      <w:r w:rsidR="00B95282" w:rsidRPr="00800586">
        <w:t xml:space="preserve"> </w:t>
      </w:r>
      <w:del w:id="57" w:author="Max Lindmark" w:date="2022-04-21T21:57:00Z">
        <w:r w:rsidR="00B95282" w:rsidRPr="00800586" w:rsidDel="00385641">
          <w:delText xml:space="preserve">correlated </w:delText>
        </w:r>
      </w:del>
      <w:r w:rsidR="00345D9B" w:rsidRPr="00800586">
        <w:t>random effects</w:t>
      </w:r>
      <w:del w:id="58" w:author="Max Lindmark" w:date="2022-04-21T21:57:00Z">
        <w:r w:rsidR="00345D9B" w:rsidRPr="00800586" w:rsidDel="00385641">
          <w:delText xml:space="preserve"> using </w:delText>
        </w:r>
        <w:r w:rsidR="00AF2C17" w:rsidRPr="00800586" w:rsidDel="00385641">
          <w:delText>Gaussian Markov random fields</w:delText>
        </w:r>
      </w:del>
      <w:del w:id="59" w:author="Max Lindmark" w:date="2022-04-21T21:55:00Z">
        <w:r w:rsidR="00B93098" w:rsidRPr="00800586" w:rsidDel="00385641">
          <w:delText xml:space="preserve">, </w:delText>
        </w:r>
      </w:del>
      <w:del w:id="60"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61"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62"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63" w:author="Max Lindmark" w:date="2022-04-22T07:53:00Z">
        <w:r w:rsidR="00D313F8">
          <w:t>O</w:t>
        </w:r>
      </w:ins>
      <w:r w:rsidR="00B76958" w:rsidRPr="00C038C3">
        <w:t>xygen</w:t>
      </w:r>
      <w:r w:rsidR="007828A7" w:rsidRPr="00C038C3">
        <w:t xml:space="preserve">, sprat </w:t>
      </w:r>
      <w:r w:rsidR="004971FD">
        <w:t>biomass</w:t>
      </w:r>
      <w:del w:id="64"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65" w:author="Max Lindmark" w:date="2022-04-22T07:55:00Z">
        <w:r w:rsidR="00433B47">
          <w:t xml:space="preserve"> and</w:t>
        </w:r>
      </w:ins>
      <w:del w:id="66" w:author="Max Lindmark" w:date="2022-04-22T07:55:00Z">
        <w:r w:rsidR="00C341ED" w:rsidDel="00433B47">
          <w:delText>,</w:delText>
        </w:r>
      </w:del>
      <w:r w:rsidR="007828A7" w:rsidRPr="00C038C3">
        <w:t xml:space="preserve"> </w:t>
      </w:r>
      <w:del w:id="67" w:author="Max Lindmark" w:date="2022-04-21T21:57:00Z">
        <w:r w:rsidR="00214902" w:rsidDel="00385641">
          <w:delText xml:space="preserve">haul-level </w:delText>
        </w:r>
      </w:del>
      <w:r w:rsidR="00B76958" w:rsidRPr="00C038C3">
        <w:t>temperature</w:t>
      </w:r>
      <w:ins w:id="68" w:author="Max Lindmark" w:date="2022-04-21T22:06:00Z">
        <w:r w:rsidR="00864E89">
          <w:t xml:space="preserve"> </w:t>
        </w:r>
      </w:ins>
      <w:del w:id="69"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 xml:space="preserve">where positively related to condition, </w:t>
      </w:r>
      <w:del w:id="70" w:author="Max Lindmark" w:date="2022-04-22T07:53:00Z">
        <w:r w:rsidR="00482E45" w:rsidRPr="00C038C3" w:rsidDel="00D313F8">
          <w:delText xml:space="preserve">whereas </w:delText>
        </w:r>
      </w:del>
      <w:ins w:id="71" w:author="Max Lindmark" w:date="2022-04-22T07:53:00Z">
        <w:r w:rsidR="00D313F8">
          <w:t xml:space="preserve">while </w:t>
        </w:r>
      </w:ins>
      <w:del w:id="72" w:author="Max Lindmark" w:date="2022-04-21T22:06:00Z">
        <w:r w:rsidR="00541B7C" w:rsidDel="00864E89">
          <w:delText xml:space="preserve">the </w:delText>
        </w:r>
      </w:del>
      <w:del w:id="73" w:author="Max Lindmark" w:date="2022-04-21T21:58:00Z">
        <w:r w:rsidR="00541B7C" w:rsidDel="00385641">
          <w:delText xml:space="preserve">haul-level </w:delText>
        </w:r>
      </w:del>
      <w:del w:id="74"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del w:id="75" w:author="Max Lindmark" w:date="2022-04-21T22:06:00Z">
        <w:r w:rsidR="00424B13" w:rsidRPr="00C038C3" w:rsidDel="00864E89">
          <w:delText xml:space="preserve">were </w:delText>
        </w:r>
      </w:del>
      <w:ins w:id="76" w:author="Max Lindmark" w:date="2022-04-21T22:06:00Z">
        <w:del w:id="77" w:author="Mayya Gogina" w:date="2022-04-22T13:41:00Z">
          <w:r w:rsidR="00864E89" w:rsidDel="001C06F1">
            <w:delText>was</w:delText>
          </w:r>
        </w:del>
      </w:ins>
      <w:ins w:id="78" w:author="Mayya Gogina" w:date="2022-04-22T13:41:00Z">
        <w:r w:rsidR="001C06F1">
          <w:t>showed</w:t>
        </w:r>
      </w:ins>
      <w:ins w:id="79" w:author="Max Lindmark" w:date="2022-04-21T22:06:00Z">
        <w:r w:rsidR="00864E89" w:rsidRPr="00C038C3">
          <w:t xml:space="preserve"> </w:t>
        </w:r>
      </w:ins>
      <w:r w:rsidR="00424B13" w:rsidRPr="00C038C3">
        <w:t>negative</w:t>
      </w:r>
      <w:del w:id="80" w:author="Mayya Gogina" w:date="2022-04-22T13:41:00Z">
        <w:r w:rsidR="00424B13" w:rsidRPr="00C038C3" w:rsidDel="001C06F1">
          <w:delText>ly</w:delText>
        </w:r>
      </w:del>
      <w:r w:rsidR="00424B13" w:rsidRPr="00C038C3">
        <w:t xml:space="preserve"> associat</w:t>
      </w:r>
      <w:ins w:id="81" w:author="Mayya Gogina" w:date="2022-04-22T13:41:00Z">
        <w:r w:rsidR="001C06F1">
          <w:t>ion</w:t>
        </w:r>
      </w:ins>
      <w:del w:id="82" w:author="Mayya Gogina" w:date="2022-04-22T13:41:00Z">
        <w:r w:rsidR="00424B13" w:rsidRPr="00C038C3" w:rsidDel="001C06F1">
          <w:delText>ed with condition</w:delText>
        </w:r>
      </w:del>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83" w:author="Max Lindmark" w:date="2022-04-22T07:55:00Z">
        <w:r w:rsidR="00433B47">
          <w:t>; e</w:t>
        </w:r>
      </w:ins>
      <w:del w:id="84"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85"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86" w:author="Max Lindmark" w:date="2022-04-22T07:54:00Z">
        <w:r w:rsidR="00D313F8">
          <w:t>in condition</w:t>
        </w:r>
      </w:ins>
      <w:r w:rsidR="00C43479" w:rsidRPr="00C038C3">
        <w:t xml:space="preserve">. </w:t>
      </w:r>
      <w:r w:rsidR="00F72AC1" w:rsidRPr="00C038C3">
        <w:t xml:space="preserve">In fact, </w:t>
      </w:r>
      <w:del w:id="87"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del w:id="88"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r w:rsidR="00B02EB2">
        <w:t>random effects</w:t>
      </w:r>
      <w:ins w:id="89" w:author="Max Lindmark" w:date="2022-04-22T07:55:00Z">
        <w:r w:rsidR="00D313F8">
          <w:t xml:space="preserve"> </w:t>
        </w:r>
      </w:ins>
      <w:del w:id="90" w:author="Max Lindmark" w:date="2022-04-21T22:00:00Z">
        <w:r w:rsidR="00B02EB2" w:rsidDel="00D05411">
          <w:delText xml:space="preserve"> </w:delText>
        </w:r>
      </w:del>
      <w:r w:rsidR="00B02EB2">
        <w:t xml:space="preserve">explained 6.5 times more variation than </w:t>
      </w:r>
      <w:del w:id="91" w:author="Max Lindmark" w:date="2022-04-21T22:07:00Z">
        <w:r w:rsidR="00B02EB2" w:rsidDel="00864E89">
          <w:delText xml:space="preserve">all </w:delText>
        </w:r>
      </w:del>
      <w:r w:rsidR="00B02EB2">
        <w:t>fixed effects.</w:t>
      </w:r>
      <w:ins w:id="92"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w:t>
        </w:r>
      </w:ins>
      <w:ins w:id="93" w:author="Mayya Gogina" w:date="2022-04-22T13:43:00Z">
        <w:r w:rsidR="001C06F1">
          <w:t xml:space="preserve">to foresee </w:t>
        </w:r>
      </w:ins>
      <w:ins w:id="94" w:author="Mayya Gogina" w:date="2022-04-22T13:46:00Z">
        <w:r w:rsidR="001C06F1">
          <w:t xml:space="preserve">the </w:t>
        </w:r>
      </w:ins>
      <w:ins w:id="95" w:author="Mayya Gogina" w:date="2022-04-22T13:43:00Z">
        <w:r w:rsidR="001C06F1">
          <w:t>responses to</w:t>
        </w:r>
      </w:ins>
      <w:ins w:id="96" w:author="Max Lindmark" w:date="2022-04-22T07:52:00Z">
        <w:del w:id="97" w:author="Mayya Gogina" w:date="2022-04-22T13:43:00Z">
          <w:r w:rsidR="00D313F8" w:rsidRPr="00C038C3" w:rsidDel="001C06F1">
            <w:delText xml:space="preserve">for </w:delText>
          </w:r>
          <w:r w:rsidR="00D313F8" w:rsidDel="001C06F1">
            <w:delText>identifying</w:delText>
          </w:r>
          <w:r w:rsidR="00D313F8" w:rsidRPr="00C038C3" w:rsidDel="001C06F1">
            <w:delText xml:space="preserve"> impacts of</w:delText>
          </w:r>
        </w:del>
        <w:r w:rsidR="00D313F8" w:rsidRPr="00C038C3">
          <w:t xml:space="preserve"> environmental change and </w:t>
        </w:r>
        <w:del w:id="98" w:author="Mayya Gogina" w:date="2022-04-22T13:43:00Z">
          <w:r w:rsidR="00D313F8" w:rsidRPr="00C038C3" w:rsidDel="001C06F1">
            <w:delText>for</w:delText>
          </w:r>
        </w:del>
      </w:ins>
      <w:ins w:id="99" w:author="Mayya Gogina" w:date="2022-04-22T13:43:00Z">
        <w:r w:rsidR="001C06F1">
          <w:t>to develop efficient</w:t>
        </w:r>
      </w:ins>
      <w:ins w:id="100" w:author="Max Lindmark" w:date="2022-04-22T07:52:00Z">
        <w:r w:rsidR="00D313F8" w:rsidRPr="00C038C3">
          <w:t xml:space="preserve"> </w:t>
        </w:r>
      </w:ins>
      <w:ins w:id="101" w:author="Max Lindmark" w:date="2022-04-22T07:54:00Z">
        <w:r w:rsidR="00D313F8">
          <w:t xml:space="preserve">fishery </w:t>
        </w:r>
      </w:ins>
      <w:ins w:id="102" w:author="Max Lindmark" w:date="2022-04-22T07:52:00Z">
        <w:r w:rsidR="00D313F8" w:rsidRPr="00C038C3">
          <w:t>management</w:t>
        </w:r>
      </w:ins>
      <w:ins w:id="103" w:author="Max Lindmark" w:date="2022-04-22T07:54:00Z">
        <w:r w:rsidR="00D313F8">
          <w:t>;</w:t>
        </w:r>
      </w:ins>
      <w:ins w:id="104" w:author="Max Lindmark" w:date="2022-04-22T07:52:00Z">
        <w:r w:rsidR="00D313F8">
          <w:t xml:space="preserve"> yet </w:t>
        </w:r>
      </w:ins>
      <w:ins w:id="105" w:author="Max Lindmark" w:date="2022-04-22T07:54:00Z">
        <w:r w:rsidR="00D313F8">
          <w:t xml:space="preserve">there are </w:t>
        </w:r>
      </w:ins>
      <w:ins w:id="106" w:author="Max Lindmark" w:date="2022-04-22T07:52:00Z">
        <w:r w:rsidR="00D313F8">
          <w:t xml:space="preserve">challenges linking this important trait </w:t>
        </w:r>
      </w:ins>
      <w:del w:id="107" w:author="Max Lindmark" w:date="2022-04-22T07:52:00Z">
        <w:r w:rsidR="00B02EB2" w:rsidDel="00D313F8">
          <w:delText xml:space="preserve"> </w:delText>
        </w:r>
      </w:del>
      <w:ins w:id="108" w:author="Max Lindmark" w:date="2022-04-22T07:51:00Z">
        <w:r w:rsidR="00D313F8">
          <w:t>to biotic and abiotic variables</w:t>
        </w:r>
      </w:ins>
      <w:ins w:id="109" w:author="Max Lindmark" w:date="2022-04-22T07:52:00Z">
        <w:r w:rsidR="00D313F8">
          <w:t xml:space="preserve"> using </w:t>
        </w:r>
      </w:ins>
      <w:ins w:id="110" w:author="Max Lindmark" w:date="2022-04-22T07:54:00Z">
        <w:r w:rsidR="00D313F8">
          <w:t>com</w:t>
        </w:r>
      </w:ins>
      <w:ins w:id="111" w:author="Max Lindmark" w:date="2022-04-22T07:55:00Z">
        <w:r w:rsidR="00D313F8">
          <w:t xml:space="preserve">mon </w:t>
        </w:r>
      </w:ins>
      <w:ins w:id="112" w:author="Max Lindmark" w:date="2022-04-22T07:52:00Z">
        <w:r w:rsidR="00D313F8">
          <w:t>observational data.</w:t>
        </w:r>
      </w:ins>
      <w:del w:id="113"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114"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115" w:author="Max Lindmark" w:date="2022-04-21T22:07:00Z">
        <w:r w:rsidR="00A85C31" w:rsidDel="00864E89">
          <w:delText xml:space="preserve"> and fisheri</w:delText>
        </w:r>
        <w:r w:rsidR="00F747CB" w:rsidRPr="00C038C3" w:rsidDel="00864E89">
          <w:delText>es</w:delText>
        </w:r>
      </w:del>
      <w:del w:id="116"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117" w:name="_kmo410o1ovwf" w:colFirst="0" w:colLast="0"/>
      <w:bookmarkStart w:id="118" w:name="_v4bo7gucfsoa" w:colFirst="0" w:colLast="0"/>
      <w:bookmarkEnd w:id="117"/>
      <w:bookmarkEnd w:id="118"/>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4669CA49"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354A9D">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4E42F688"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7D61EAB8"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and its availability in standard 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CD4AF78"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119" w:name="_Hlk92971131"/>
      <w:r w:rsidR="00134288">
        <w:t xml:space="preserve">important </w:t>
      </w:r>
      <w:r w:rsidR="00D61D28">
        <w:t xml:space="preserve">benthic </w:t>
      </w:r>
      <w:r w:rsidR="00134288">
        <w:t xml:space="preserve">prey </w:t>
      </w:r>
      <w:bookmarkEnd w:id="119"/>
      <w:r w:rsidR="00134288" w:rsidRPr="003F095D">
        <w:rPr>
          <w:i/>
          <w:iCs/>
        </w:rPr>
        <w:t xml:space="preserve">Saduria </w:t>
      </w:r>
      <w:proofErr w:type="spellStart"/>
      <w:r w:rsidR="00134288" w:rsidRPr="003F095D">
        <w:rPr>
          <w:i/>
          <w:iCs/>
        </w:rPr>
        <w:t>entomon</w:t>
      </w:r>
      <w:proofErr w:type="spellEnd"/>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16B65">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40846793"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2729229A"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9"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570C9A25"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2B608B">
        <w:t xml:space="preserve">index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xml:space="preserve">, and the predicted weight. </w:t>
      </w:r>
      <w:proofErr w:type="gramStart"/>
      <w:r w:rsidR="005A1260" w:rsidRPr="005A1260">
        <w:t>The predicted weight</w:t>
      </w:r>
      <w:r w:rsidR="004D3D40" w:rsidRPr="00190CE2">
        <w:t>,</w:t>
      </w:r>
      <w:proofErr w:type="gramEnd"/>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r w:rsidR="007E004C" w:rsidRPr="00DA7BA3">
        <w:t xml:space="preserve">index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050B5123"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5F336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5F336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5F336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5F336C"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5F336C"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5F336C"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5F336C"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condition factor </w:t>
      </w:r>
      <w:r w:rsidR="001C370B" w:rsidRPr="00D657E6">
        <w:t xml:space="preserve">at space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 xml:space="preserve">Saduria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proofErr w:type="spellStart"/>
      <w:r w:rsidRPr="00C038C3">
        <w:rPr>
          <w:iCs/>
        </w:rPr>
        <w:t>n</w:t>
      </w:r>
      <w:proofErr w:type="spellEnd"/>
      <w:r w:rsidRPr="00C038C3">
        <w:rPr>
          <w:iCs/>
        </w:rPr>
        <w:t xml:space="preserve">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5F336C"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5F336C"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4ABC4070"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354A9D">
        <w:instrText xml:space="preserve"> ADDIN ZOTERO_ITEM CSL_CITATION {"citationID":"8YzFlDq5","properties":{"formattedCitation":"(46)","plainCitation":"(46)","noteIndex":0},"citationItems":[{"id":3053,"uris":["http://zotero.org/users/6116610/items/W4SBK67Y"],"itemData":{"id":3053,"type":"report","genre":"DTU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354A9D">
        <w:rPr>
          <w:lang w:val="en-GB"/>
        </w:rPr>
        <w:t>(46)</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354A9D">
        <w:instrText xml:space="preserve"> ADDIN ZOTERO_ITEM CSL_CITATION {"citationID":"61XjaemH","properties":{"formattedCitation":"(47\\uc0\\u8211{}49)","plainCitation":"(47–49)","noteIndex":0},"citationItems":[{"id":2625,"uris":["http://zotero.org/users/6116610/items/XQYSVHPA"],"itemData":{"id":2625,"type":"article-journal","abstract":"Oxygen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354A9D" w:rsidRPr="00354A9D">
        <w:rPr>
          <w:lang w:val="en-GB"/>
        </w:rPr>
        <w:t>(47–49)</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0"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354A9D">
        <w:instrText xml:space="preserve"> ADDIN ZOTERO_ITEM CSL_CITATION {"citationID":"oorDX5OP","properties":{"formattedCitation":"(50,51)","plainCitation":"(50,51)","noteIndex":0},"citationItems":[{"id":2353,"uris":["http://zotero.org/users/6116610/items/E2I6JQ83"],"itemData":{"id":2353,"type":"article-journal","abstract":"Abstract.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354A9D">
        <w:rPr>
          <w:lang w:val="en-GB"/>
        </w:rPr>
        <w:t>(50,51)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5000BFB1"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354A9D">
        <w:instrText xml:space="preserve"> ADDIN ZOTERO_ITEM CSL_CITATION {"citationID":"LlfVu6ws","properties":{"formattedCitation":"(e.g., 52)","plainCitation":"(e.g., 52)","noteIndex":0},"citationItems":[{"id":2912,"uris":["http://zotero.org/users/6116610/items/HHYSXMIZ"],"itemData":{"id":2912,"type":"article-journal","abstract":"1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354A9D">
        <w:rPr>
          <w:lang w:val="en-GB"/>
        </w:rPr>
        <w:t>(e.g., 52)</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5730546A"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354A9D">
        <w:instrText xml:space="preserve"> ADDIN ZOTERO_ITEM CSL_CITATION {"citationID":"jQ1brLvL","properties":{"formattedCitation":"(53,54)","plainCitation":"(53,54)","noteIndex":0},"citationItems":[{"id":2637,"uris":["http://zotero.org/users/6116610/items/GQSDVIPK"],"itemData":{"id":2637,"type":"article-journal","abstract":"Many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354A9D">
        <w:t>(53,54)</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-means clustering algorithm (with a fixed seed for reproducibility), which minimizes the total distance between data points and knots. As the knot random effects are projected to the locations of the observati</w:t>
      </w:r>
      <w:proofErr w:type="spellStart"/>
      <w:r w:rsidRPr="00C038C3">
        <w:t>ons</w:t>
      </w:r>
      <w:proofErr w:type="spellEnd"/>
      <w:r w:rsidRPr="00C038C3">
        <w:t xml:space="preserve">,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354A9D">
        <w:instrText xml:space="preserve"> ADDIN ZOTERO_ITEM CSL_CITATION {"citationID":"4fXN3RdQ","properties":{"formattedCitation":"(55)","plainCitation":"(55)","noteIndex":0},"citationItems":[{"id":2518,"uris":["http://zotero.org/users/6116610/items/QWDJNAAS"],"itemData":{"id":2518,"type":"article-journal","container-title":"Journal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354A9D">
        <w:t>(55)</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354A9D">
        <w:instrText xml:space="preserve"> ADDIN ZOTERO_ITEM CSL_CITATION {"citationID":"0WqKRC2W","properties":{"formattedCitation":"(56)","plainCitation":"(56)","noteIndex":0},"citationItems":[{"id":3401,"uris":["http://zotero.org/users/6116610/items/F9SSIRUI"],"itemData":{"id":3401,"type":"article-journal","abstract":"Geostatistical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354A9D">
        <w:rPr>
          <w:lang w:val="en-GB"/>
        </w:rPr>
        <w:t>(56)</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354A9D">
        <w:instrText xml:space="preserve"> ADDIN ZOTERO_ITEM CSL_CITATION {"citationID":"vAwAJark","properties":{"formattedCitation":"(57)","plainCitation":"(57)","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354A9D">
        <w:t>(57)</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44317AF4"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proofErr w:type="gramStart"/>
      <w:r w:rsidR="00C7134E" w:rsidRPr="00C038C3">
        <w:t>flounder</w:t>
      </w:r>
      <w:proofErr w:type="gramEnd"/>
      <w:r w:rsidR="00066990">
        <w:t xml:space="preserve"> and </w:t>
      </w:r>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354A9D">
        <w:instrText xml:space="preserve"> ADDIN ZOTERO_ITEM CSL_CITATION {"citationID":"SSHBQW4t","properties":{"formattedCitation":"(58)","plainCitation":"(58)","noteIndex":0},"citationItems":[{"id":3203,"uris":["http://zotero.org/users/6116610/items/4EV3E6YD"],"itemData":{"id":3203,"type":"article-journal","abstract":"The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354A9D">
        <w:rPr>
          <w:noProof/>
        </w:rPr>
        <w:t>(58)</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p>
    <w:p w14:paraId="7D6C2F60" w14:textId="4B435E18"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oxygen concentration </w:t>
      </w:r>
      <w:r w:rsidR="000332F2" w:rsidRPr="009F65F5">
        <w:t xml:space="preserve">in the </w:t>
      </w:r>
      <w:r w:rsidR="00FA3485" w:rsidRPr="009F65F5">
        <w:t xml:space="preserve">environment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proofErr w:type="gramStart"/>
      <w:r w:rsidR="006A1B34" w:rsidRPr="009F65F5">
        <w:t>approximately</w:t>
      </w:r>
      <w:proofErr w:type="gramEnd"/>
      <w:r w:rsidR="006A1B34" w:rsidRPr="009F65F5">
        <w:t xml:space="preserve">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C4C367"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proofErr w:type="gramStart"/>
      <w:r w:rsidR="004A405B">
        <w:t xml:space="preserve">the majority </w:t>
      </w:r>
      <w:r w:rsidR="0004344F">
        <w:t>of</w:t>
      </w:r>
      <w:proofErr w:type="gramEnd"/>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034EA9E7" w14:textId="3174BA1D" w:rsidR="00F34832"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354A9D">
        <w:instrText xml:space="preserve"> ADDIN ZOTERO_ITEM CSL_CITATION {"citationID":"ovqLF5J7","properties":{"formattedCitation":"(59,60)","plainCitation":"(59,60)","noteIndex":0},"citationItems":[{"id":2361,"uris":["http://zotero.org/users/6116610/items/7VRRX5L2"],"itemData":{"id":2361,"type":"article-journal","abstract":"Deoxygenation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354A9D">
        <w:t>(59,60)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354A9D">
        <w:instrText xml:space="preserve"> ADDIN ZOTERO_ITEM CSL_CITATION {"citationID":"atpNmSQH","properties":{"formattedCitation":"(34,39)","plainCitation":"(34,39)","noteIndex":0},"citationItems":[{"id":967,"uris":["http://zotero.org/users/6116610/items/K43P9JFL"],"itemData":{"id":967,"type":"article-journal","abstract":"Five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354A9D">
        <w:rPr>
          <w:lang w:val="en-GB"/>
        </w:rPr>
        <w:t>(34,39)</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w:t>
      </w:r>
      <w:r w:rsidR="003A6E5B" w:rsidRPr="00C038C3">
        <w:lastRenderedPageBreak/>
        <w:t>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 xml:space="preserve">cod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C16B65">
        <w:instrText xml:space="preserve"> ADDIN ZOTERO_ITEM CSL_CITATION {"citationID":"FH0e2t6k","properties":{"formattedCitation":"(15,60)","plainCitation":"(15,60)","noteIndex":0},"citationItems":[{"id":2337,"uris":["http://zotero.org/users/6116610/items/V22SSVC6"],"itemData":{"id":2337,"type":"article-journal","abstract":"Abstract.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354A9D">
        <w:t>(15,60)</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oxygen in the 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p>
    <w:p w14:paraId="60C58254" w14:textId="6847B390" w:rsidR="00506BCC" w:rsidRDefault="003E2249" w:rsidP="00552801">
      <w:pPr>
        <w:spacing w:line="480" w:lineRule="auto"/>
        <w:ind w:firstLine="284"/>
        <w:contextualSpacing/>
        <w:mirrorIndents/>
        <w:jc w:val="both"/>
      </w:pPr>
      <w:ins w:id="120" w:author="Max Lindmark" w:date="2022-05-19T19:49:00Z">
        <w:r>
          <w:t>In an experiment by</w:t>
        </w:r>
        <w:r w:rsidR="00C16B65">
          <w:t xml:space="preserve"> </w:t>
        </w:r>
      </w:ins>
      <w:ins w:id="121" w:author="Max Lindmark" w:date="2022-05-19T19:50:00Z">
        <w:r w:rsidR="00C16B65">
          <w:t xml:space="preserve">Chabot &amp; </w:t>
        </w:r>
        <w:proofErr w:type="spellStart"/>
        <w:r w:rsidR="00C16B65">
          <w:t>Dutil</w:t>
        </w:r>
      </w:ins>
      <w:proofErr w:type="spellEnd"/>
      <w:ins w:id="122" w:author="Max Lindmark" w:date="2022-05-19T19:49:00Z">
        <w:r w:rsidR="005745D5">
          <w:t xml:space="preserve"> </w:t>
        </w:r>
      </w:ins>
      <w:r w:rsidR="00C16B65">
        <w:fldChar w:fldCharType="begin"/>
      </w:r>
      <w:r w:rsidR="00C16B65">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C16B65">
        <w:rPr>
          <w:noProof/>
        </w:rPr>
        <w:t>(21)</w:t>
      </w:r>
      <w:r w:rsidR="00C16B65">
        <w:fldChar w:fldCharType="end"/>
      </w:r>
      <w:ins w:id="123" w:author="Max Lindmark" w:date="2022-05-19T19:50:00Z">
        <w:r w:rsidR="00C16B65">
          <w:t xml:space="preserve">, </w:t>
        </w:r>
      </w:ins>
      <w:ins w:id="124" w:author="Max Lindmark" w:date="2022-05-19T19:48:00Z">
        <w:r w:rsidR="000E1FA2">
          <w:t>5</w:t>
        </w:r>
      </w:ins>
      <w:del w:id="125" w:author="Max Lindmark" w:date="2022-05-19T19:48:00Z">
        <w:r w:rsidR="00BD5BFE" w:rsidRPr="00C038C3" w:rsidDel="000E1FA2">
          <w:delText>4.</w:delText>
        </w:r>
        <w:r w:rsidR="00BD5BFE" w:rsidDel="000E1FA2">
          <w:delText>3</w:delText>
        </w:r>
        <w:r w:rsidR="00BD5BFE" w:rsidRPr="00C038C3" w:rsidDel="000E1FA2">
          <w:delText xml:space="preserve"> </w:delText>
        </w:r>
      </w:del>
      <w:ins w:id="126" w:author="Max Lindmark" w:date="2022-05-19T19:48:00Z">
        <w:r w:rsidR="001D4BDC">
          <w:t xml:space="preserve"> </w:t>
        </w:r>
      </w:ins>
      <w:r w:rsidR="00BD5BFE" w:rsidRPr="00C038C3">
        <w:t>ml/L</w:t>
      </w:r>
      <w:ins w:id="127" w:author="Max Lindmark" w:date="2022-05-19T19:50:00Z">
        <w:r w:rsidR="00C16B65">
          <w:t xml:space="preserve"> </w:t>
        </w:r>
        <w:commentRangeStart w:id="128"/>
        <w:r w:rsidR="00C16B65">
          <w:t>(converted from 73% O</w:t>
        </w:r>
        <w:r w:rsidR="00C16B65" w:rsidRPr="00C16B65">
          <w:rPr>
            <w:vertAlign w:val="subscript"/>
            <w:rPrChange w:id="129" w:author="Max Lindmark" w:date="2022-05-19T19:50:00Z">
              <w:rPr/>
            </w:rPrChange>
          </w:rPr>
          <w:t>2</w:t>
        </w:r>
        <w:r w:rsidR="00C16B65">
          <w:t xml:space="preserve"> sa</w:t>
        </w:r>
      </w:ins>
      <w:ins w:id="130" w:author="Max Lindmark" w:date="2022-05-19T19:51:00Z">
        <w:r w:rsidR="00C16B65">
          <w:t>turation at 10</w:t>
        </w:r>
      </w:ins>
      <m:oMath>
        <m:r>
          <w:ins w:id="131" w:author="Max Lindmark" w:date="2022-05-19T19:51:00Z">
            <w:rPr>
              <w:rFonts w:ascii="Cambria Math" w:hAnsi="Cambria Math"/>
            </w:rPr>
            <m:t>℃</m:t>
          </w:ins>
        </m:r>
      </m:oMath>
      <w:ins w:id="132" w:author="Max Lindmark" w:date="2022-05-19T19:54:00Z">
        <w:r w:rsidR="008365F2">
          <w:t xml:space="preserve">, </w:t>
        </w:r>
      </w:ins>
      <w:ins w:id="133" w:author="Max Lindmark" w:date="2022-05-19T19:51:00Z">
        <w:r w:rsidR="0078001C">
          <w:t>28</w:t>
        </w:r>
      </w:ins>
      <m:oMath>
        <m:r>
          <w:ins w:id="134" w:author="Max Lindmark" w:date="2022-05-19T19:53:00Z">
            <w:rPr>
              <w:rFonts w:ascii="Cambria Math" w:hAnsi="Cambria Math"/>
            </w:rPr>
            <m:t>‰</m:t>
          </w:ins>
        </m:r>
      </m:oMath>
      <w:ins w:id="135" w:author="Max Lindmark" w:date="2022-05-19T19:54:00Z">
        <w:r w:rsidR="00A75027">
          <w:t xml:space="preserve">, and </w:t>
        </w:r>
        <w:r w:rsidR="00A75027" w:rsidRPr="00A75027">
          <w:t>1013</w:t>
        </w:r>
      </w:ins>
      <w:ins w:id="136" w:author="Max Lindmark" w:date="2022-05-19T19:56:00Z">
        <w:r w:rsidR="005C0B63">
          <w:t>.</w:t>
        </w:r>
      </w:ins>
      <w:ins w:id="137" w:author="Max Lindmark" w:date="2022-05-19T19:54:00Z">
        <w:r w:rsidR="00A75027" w:rsidRPr="00A75027">
          <w:t>25</w:t>
        </w:r>
        <w:r w:rsidR="00A75027">
          <w:t xml:space="preserve"> </w:t>
        </w:r>
      </w:ins>
      <m:oMath>
        <m:r>
          <w:ins w:id="138" w:author="Max Lindmark" w:date="2022-05-19T19:54:00Z">
            <m:rPr>
              <m:sty m:val="p"/>
            </m:rPr>
            <w:rPr>
              <w:rFonts w:ascii="Cambria Math" w:hAnsi="Cambria Math"/>
            </w:rPr>
            <m:t>hPa</m:t>
          </w:ins>
        </m:r>
      </m:oMath>
      <w:ins w:id="139" w:author="Max Lindmark" w:date="2022-05-19T19:54:00Z">
        <w:r w:rsidR="00294E75">
          <w:rPr>
            <w:iCs/>
          </w:rPr>
          <w:t>)</w:t>
        </w:r>
      </w:ins>
      <w:commentRangeEnd w:id="128"/>
      <w:ins w:id="140" w:author="Max Lindmark" w:date="2022-05-19T19:56:00Z">
        <w:r w:rsidR="005C0B63">
          <w:rPr>
            <w:rStyle w:val="CommentReference"/>
          </w:rPr>
          <w:commentReference w:id="128"/>
        </w:r>
        <w:r w:rsidR="00B272C4">
          <w:rPr>
            <w:iCs/>
          </w:rPr>
          <w:t xml:space="preserve"> </w:t>
        </w:r>
        <w:r w:rsidR="00A81DAC">
          <w:rPr>
            <w:iCs/>
          </w:rPr>
          <w:t xml:space="preserve">was estimated to be a </w:t>
        </w:r>
        <w:r w:rsidR="00A81DAC">
          <w:t xml:space="preserve">critical value </w:t>
        </w:r>
      </w:ins>
      <w:ins w:id="141" w:author="Max Lindmark" w:date="2022-05-19T19:57:00Z">
        <w:r w:rsidR="00B67DA8">
          <w:t xml:space="preserve">concentration beyond which </w:t>
        </w:r>
      </w:ins>
      <w:ins w:id="142" w:author="Max Lindmark" w:date="2022-05-19T19:56:00Z">
        <w:r w:rsidR="00A81DAC">
          <w:t xml:space="preserve">negative </w:t>
        </w:r>
      </w:ins>
      <w:ins w:id="143" w:author="Max Lindmark" w:date="2022-05-19T19:57:00Z">
        <w:r w:rsidR="00B67DA8">
          <w:t xml:space="preserve">effects on </w:t>
        </w:r>
      </w:ins>
      <w:ins w:id="144" w:author="Max Lindmark" w:date="2022-05-19T19:56:00Z">
        <w:r w:rsidR="00A81DAC">
          <w:t xml:space="preserve">growth and condition </w:t>
        </w:r>
      </w:ins>
      <w:ins w:id="145" w:author="Max Lindmark" w:date="2022-05-19T19:57:00Z">
        <w:r w:rsidR="00B55D94">
          <w:t>were observed</w:t>
        </w:r>
      </w:ins>
      <w:del w:id="146" w:author="Max Lindmark" w:date="2022-05-19T19:53:00Z">
        <w:r w:rsidR="00F93F69" w:rsidDel="00F93F69">
          <w:rPr>
            <w:b/>
            <w:bCs/>
          </w:rPr>
          <w:delText xml:space="preserve"> </w:delText>
        </w:r>
      </w:del>
      <w:del w:id="147" w:author="Max Lindmark" w:date="2022-05-19T19:55:00Z">
        <w:r w:rsidR="00BD5BFE" w:rsidRPr="00C038C3" w:rsidDel="00D332D4">
          <w:delText xml:space="preserve"> has been proposed as a threshold for negative but sub-lethal physiological impacts, including, but not limited to, reduced feeding rates </w:delText>
        </w:r>
      </w:del>
      <w:del w:id="148"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149" w:author="Max Lindmark" w:date="2022-05-19T19:57:00Z">
        <w:r w:rsidR="00AD5E5B">
          <w:t xml:space="preserve"> This value is </w:t>
        </w:r>
      </w:ins>
      <w:ins w:id="150" w:author="Max Lindmark" w:date="2022-05-19T20:28:00Z">
        <w:r w:rsidR="00CA3F39">
          <w:t xml:space="preserve">higher than a meta-analytic estimate </w:t>
        </w:r>
        <w:r w:rsidR="006556D3">
          <w:t xml:space="preserve">of </w:t>
        </w:r>
      </w:ins>
      <w:ins w:id="151" w:author="Max Lindmark" w:date="2022-05-19T20:31:00Z">
        <w:r w:rsidR="00C93132">
          <w:t xml:space="preserve">a threshold at </w:t>
        </w:r>
      </w:ins>
      <w:ins w:id="152" w:author="Max Lindmark" w:date="2022-05-19T20:30:00Z">
        <w:r w:rsidR="00437E56">
          <w:t>3.15 ml/L</w:t>
        </w:r>
      </w:ins>
      <w:ins w:id="153" w:author="Max Lindmark" w:date="2022-05-19T20:31:00Z">
        <w:r w:rsidR="00C93132">
          <w:t xml:space="preserve">, below which </w:t>
        </w:r>
      </w:ins>
      <w:ins w:id="154" w:author="Max Lindmark" w:date="2022-05-19T20:28:00Z">
        <w:r w:rsidR="006556D3">
          <w:t xml:space="preserve">negative effects </w:t>
        </w:r>
      </w:ins>
      <w:ins w:id="155" w:author="Max Lindmark" w:date="2022-05-19T20:31:00Z">
        <w:r w:rsidR="00C93132">
          <w:t xml:space="preserve">on fish growth occur </w:t>
        </w:r>
      </w:ins>
      <w:r w:rsidR="00437E56">
        <w:fldChar w:fldCharType="begin"/>
      </w:r>
      <w:r w:rsidR="00437E56">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437E56">
        <w:rPr>
          <w:noProof/>
        </w:rPr>
        <w:t>(23)</w:t>
      </w:r>
      <w:r w:rsidR="00437E56">
        <w:fldChar w:fldCharType="end"/>
      </w:r>
      <w:del w:id="156" w:author="Max Lindmark" w:date="2022-05-19T20:28:00Z">
        <w:r w:rsidR="00BD5BFE" w:rsidRPr="00C038C3" w:rsidDel="006556D3">
          <w:delText xml:space="preserve"> </w:delText>
        </w:r>
      </w:del>
      <w:ins w:id="157" w:author="Max Lindmark" w:date="2022-05-19T20:28:00Z">
        <w:r w:rsidR="006556D3">
          <w:t xml:space="preserve">. </w:t>
        </w:r>
      </w:ins>
      <w:r w:rsidR="00BD5BFE">
        <w:t xml:space="preserve">Despite the median oxygen concentrations experienced by the population in our study is above </w:t>
      </w:r>
      <w:del w:id="158" w:author="Max Lindmark" w:date="2022-05-19T20:31:00Z">
        <w:r w:rsidR="00BD5BFE" w:rsidDel="003A556E">
          <w:delText xml:space="preserve">this </w:delText>
        </w:r>
      </w:del>
      <w:ins w:id="159" w:author="Max Lindmark" w:date="2022-05-19T20:31:00Z">
        <w:r w:rsidR="003A556E">
          <w:t xml:space="preserve">likely </w:t>
        </w:r>
      </w:ins>
      <w:r w:rsidR="00BD5BFE">
        <w:t>threshold</w:t>
      </w:r>
      <w:ins w:id="160" w:author="Max Lindmark" w:date="2022-05-19T20:31:00Z">
        <w:r w:rsidR="003A556E">
          <w:t>s for negative effects</w:t>
        </w:r>
      </w:ins>
      <w:r w:rsidR="00BD5BFE">
        <w:t xml:space="preserve">, </w:t>
      </w:r>
      <w:r w:rsidR="00BD5BFE" w:rsidRPr="00C038C3">
        <w:t>we still find a positive effect of oxygen</w:t>
      </w:r>
      <w:r w:rsidR="00BD5BFE">
        <w:t xml:space="preserve">, in line with previous studies showing that exposure to low-oxygen areas is associated with low condition </w:t>
      </w:r>
      <w:del w:id="161" w:author="Max Lindmark" w:date="2022-05-19T20:31:00Z">
        <w:r w:rsidR="00293A46" w:rsidRPr="00FF0653" w:rsidDel="00D03D55">
          <w:delText xml:space="preserve"> </w:delText>
        </w:r>
      </w:del>
      <w:r w:rsidR="00FF0653">
        <w:rPr>
          <w:lang w:val="sv-SE"/>
        </w:rPr>
        <w:fldChar w:fldCharType="begin"/>
      </w:r>
      <w:r w:rsidR="00C16B65">
        <w:instrText xml:space="preserve"> ADDIN ZOTERO_ITEM CSL_CITATION {"citationID":"s1T7JyF6","properties":{"formattedCitation":"(15,59)","plainCitation":"(15,59)","noteIndex":0},"citationItems":[{"id":2361,"uris":["http://zotero.org/users/6116610/items/7VRRX5L2"],"itemData":{"id":2361,"type":"article-journal","abstract":"Deoxygenation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354A9D">
        <w:rPr>
          <w:lang w:val="en-GB"/>
        </w:rPr>
        <w:t>(15,59)</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w:t>
      </w:r>
      <w:proofErr w:type="spellStart"/>
      <w:r w:rsidR="00552B39" w:rsidRPr="00CB48D5">
        <w:t>Casini</w:t>
      </w:r>
      <w:proofErr w:type="spellEnd"/>
      <w:r w:rsidR="00552B39" w:rsidRPr="00CB48D5">
        <w:t xml:space="preserve"> </w:t>
      </w:r>
      <w:r w:rsidR="00552B39" w:rsidRPr="00CB48D5">
        <w:rPr>
          <w:i/>
          <w:iCs/>
        </w:rPr>
        <w:t>et al</w:t>
      </w:r>
      <w:r w:rsidR="00552B39" w:rsidRPr="00CB48D5">
        <w:t xml:space="preserve">. (2021). </w:t>
      </w:r>
    </w:p>
    <w:p w14:paraId="4BCC2276" w14:textId="73878154" w:rsidR="001B273E" w:rsidRPr="00C038C3" w:rsidRDefault="00552B39" w:rsidP="001B273E">
      <w:pPr>
        <w:spacing w:line="480" w:lineRule="auto"/>
        <w:ind w:firstLine="284"/>
        <w:contextualSpacing/>
        <w:mirrorIndents/>
        <w:jc w:val="both"/>
      </w:pPr>
      <w:r w:rsidRPr="00CB48D5">
        <w:t>However, despite this positive association</w:t>
      </w:r>
      <w:r w:rsidR="00506BCC">
        <w:t xml:space="preserve"> between oxygen experienced and condition</w:t>
      </w:r>
      <w:r w:rsidRPr="00CB48D5">
        <w:t xml:space="preserve">, the trends per subdivision are mixed. For instance, the experienced oxygen concentrations were stable in subdivision 27 and 28, despite declines in in the environment (Fig. S19-S20). By </w:t>
      </w:r>
      <w:r w:rsidRPr="00CB48D5">
        <w:lastRenderedPageBreak/>
        <w:t xml:space="preserve">contrast, the oxygen in the environment was </w:t>
      </w:r>
      <w:r w:rsidR="00BD5BFE">
        <w:t xml:space="preserve">more </w:t>
      </w:r>
      <w:r w:rsidRPr="00CB48D5">
        <w:t>stable in subdivision 25</w:t>
      </w:r>
      <w:r w:rsidR="00CB48D5">
        <w:t xml:space="preserve">. </w:t>
      </w:r>
      <w:r w:rsidRPr="00CB48D5">
        <w:t xml:space="preserve">However, when </w:t>
      </w:r>
      <w:r w:rsidR="00FF0653" w:rsidRPr="00FF0653">
        <w:t>considering</w:t>
      </w:r>
      <w:r w:rsidRPr="00CB48D5">
        <w:t xml:space="preserve"> changes in the distribution of cod, the oxygen concentration experience</w:t>
      </w:r>
      <w:r w:rsidR="00BD5BFE">
        <w:t>d</w:t>
      </w:r>
      <w:r w:rsidRPr="00CB48D5">
        <w:t xml:space="preserve"> by cod in subdivision 25 decline</w:t>
      </w:r>
      <w:r w:rsidR="001779ED">
        <w:t>d</w:t>
      </w:r>
      <w:r w:rsidRPr="00CB48D5">
        <w:t xml:space="preserve"> with 1.5 ml/L over the study period</w:t>
      </w:r>
      <w:r w:rsidR="00BD5BFE">
        <w:t xml:space="preserve">, </w:t>
      </w:r>
      <w:r w:rsidR="00CA0747">
        <w:t>partly</w:t>
      </w:r>
      <w:r w:rsidR="00506BCC">
        <w:t xml:space="preserve"> due to the fact</w:t>
      </w:r>
      <w:r w:rsidR="00BD5BFE">
        <w:t xml:space="preserve"> </w:t>
      </w:r>
      <w:r w:rsidR="00506BCC" w:rsidRPr="00506BCC">
        <w:t>that</w:t>
      </w:r>
      <w:r w:rsidR="00BD5BFE" w:rsidRPr="00506BCC">
        <w:t xml:space="preserve"> cod moved to deeper waters, as found in </w:t>
      </w:r>
      <w:proofErr w:type="spellStart"/>
      <w:r w:rsidR="00BD5BFE" w:rsidRPr="00506BCC">
        <w:t>Casini</w:t>
      </w:r>
      <w:proofErr w:type="spellEnd"/>
      <w:r w:rsidR="00BD5BFE" w:rsidRPr="00506BCC">
        <w:t xml:space="preserve"> </w:t>
      </w:r>
      <w:r w:rsidR="00BD5BFE" w:rsidRPr="00506BCC">
        <w:rPr>
          <w:i/>
          <w:iCs/>
        </w:rPr>
        <w:t>et al.</w:t>
      </w:r>
      <w:r w:rsidR="00BD5BFE" w:rsidRPr="00506BCC">
        <w:t xml:space="preserve"> </w:t>
      </w:r>
      <w:r w:rsidR="00BD5BFE" w:rsidRPr="001779ED">
        <w:fldChar w:fldCharType="begin"/>
      </w:r>
      <w:r w:rsidR="00354A9D">
        <w:instrText xml:space="preserve"> ADDIN ZOTERO_ITEM CSL_CITATION {"citationID":"vWYWD48m","properties":{"formattedCitation":"(61)","plainCitation":"(61)","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instrText>
      </w:r>
      <w:r w:rsidR="00BD5BFE" w:rsidRPr="001779ED">
        <w:fldChar w:fldCharType="separate"/>
      </w:r>
      <w:r w:rsidR="00354A9D">
        <w:rPr>
          <w:noProof/>
        </w:rPr>
        <w:t>(61)</w:t>
      </w:r>
      <w:r w:rsidR="00BD5BFE" w:rsidRPr="001779ED">
        <w:fldChar w:fldCharType="end"/>
      </w:r>
      <w:r w:rsidRPr="001779ED">
        <w:t xml:space="preserve">. This highlights the need to incorporate changes in the distribution when assessing changes in the environmental conditions </w:t>
      </w:r>
      <w:r w:rsidR="00506BCC">
        <w:t xml:space="preserve">that </w:t>
      </w:r>
      <w:r w:rsidRPr="001779ED">
        <w:t xml:space="preserve">cod experience. </w:t>
      </w:r>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C16B65">
        <w:instrText xml:space="preserve"> ADDIN ZOTERO_ITEM CSL_CITATION {"citationID":"U6k13WPq","properties":{"formattedCitation":"(14,15,33,62)","plainCitation":"(14,15,33,62)","noteIndex":0},"citationItems":[{"id":794,"uris":["http://zotero.org/users/6116610/items/39XLSPWN"],"itemData":{"id":794,"type":"article-journal","abstract":"Investigating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354A9D">
        <w:rPr>
          <w:lang w:val="en-GB"/>
        </w:rPr>
        <w:t>(14,15,33,62)</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r w:rsidR="00A71C5E">
        <w:t xml:space="preserve">also </w:t>
      </w:r>
      <w:r w:rsidR="007A03D6">
        <w:t>in line with</w:t>
      </w:r>
      <w:r w:rsidR="00C17F3B">
        <w:t xml:space="preserve"> predictions</w:t>
      </w:r>
      <w:r w:rsidR="007A03D6">
        <w:t xml:space="preserve"> </w:t>
      </w:r>
      <w:r w:rsidR="007C63B8" w:rsidRPr="00C038C3">
        <w:fldChar w:fldCharType="begin"/>
      </w:r>
      <w:r w:rsidR="00354A9D">
        <w:instrText xml:space="preserve"> ADDIN ZOTERO_ITEM CSL_CITATION {"citationID":"BSMruUZ4","properties":{"formattedCitation":"(63)","plainCitation":"(63)","noteIndex":0},"citationItems":[{"id":156,"uris":["http://zotero.org/users/6116610/items/IDYQ34SF"],"itemData":{"id":156,"type":"article-journal","abstract":"Over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354A9D">
        <w:t>(63)</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The effect of </w:t>
      </w:r>
      <w:r w:rsidR="00DE2A29" w:rsidRPr="00F65414">
        <w:rPr>
          <w:i/>
        </w:rPr>
        <w:t xml:space="preserve">S. </w:t>
      </w:r>
      <w:proofErr w:type="spellStart"/>
      <w:r w:rsidR="00DE2A29" w:rsidRPr="00F65414">
        <w:rPr>
          <w:i/>
        </w:rPr>
        <w:t>entomon</w:t>
      </w:r>
      <w:proofErr w:type="spellEnd"/>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The</w:t>
      </w:r>
      <w:r w:rsidR="0010008E">
        <w:t>se</w:t>
      </w:r>
      <w:r w:rsidR="00F6786B">
        <w:t xml:space="preserve"> lack of clear signals of competition </w:t>
      </w:r>
      <w:r w:rsidR="00C52FD9">
        <w:t xml:space="preserve">could be because </w:t>
      </w:r>
      <w:r w:rsidR="00147955" w:rsidRPr="00C038C3">
        <w:t xml:space="preserve">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5D8">
        <w:t xml:space="preserve">. </w:t>
      </w:r>
      <w:r w:rsidR="005F24FB">
        <w:t xml:space="preserve">It could also be because the biomass of both cod and flounder </w:t>
      </w:r>
      <w:r w:rsidR="001C3838">
        <w:t xml:space="preserve">have been </w:t>
      </w:r>
      <w:r w:rsidR="005F24FB">
        <w:t xml:space="preserve">at relatively low levels </w:t>
      </w:r>
      <w:r w:rsidR="001C3838">
        <w:t xml:space="preserve">during the past three decades </w:t>
      </w:r>
      <w:r w:rsidR="005F24FB">
        <w:t xml:space="preserve">from a historical perspective </w:t>
      </w:r>
      <w:r w:rsidR="005F24FB">
        <w:fldChar w:fldCharType="begin"/>
      </w:r>
      <w:r w:rsidR="00354A9D">
        <w:instrText xml:space="preserve"> ADDIN ZOTERO_ITEM CSL_CITATION {"citationID":"tl2X0AU6","properties":{"formattedCitation":"(64)","plainCitation":"(64)","noteIndex":0},"citationItems":[{"id":3511,"uris":["http://zotero.org/users/6116610/items/WFH2R2NM"],"itemData":{"id":3511,"type":"article-journal","abstract":"The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5F24FB">
        <w:fldChar w:fldCharType="separate"/>
      </w:r>
      <w:r w:rsidR="00354A9D">
        <w:rPr>
          <w:lang w:val="en-GB"/>
        </w:rPr>
        <w:t>(64)</w:t>
      </w:r>
      <w:r w:rsidR="005F24FB">
        <w:fldChar w:fldCharType="end"/>
      </w:r>
      <w:r w:rsidR="00B3742D">
        <w:t>.</w:t>
      </w:r>
    </w:p>
    <w:p w14:paraId="155BA261" w14:textId="362D3095"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354A9D">
        <w:instrText xml:space="preserve"> ADDIN ZOTERO_ITEM CSL_CITATION {"citationID":"MFikyO4b","properties":{"formattedCitation":"(14,34,65)","plainCitation":"(14,34,65)","noteIndex":0},"citationItems":[{"id":810,"uris":["http://zotero.org/users/6116610/items/SJT7RQU9"],"itemData":{"id":810,"type":"article-journal","container-title":"Philosophical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354A9D">
        <w:rPr>
          <w:lang w:val="en-GB"/>
        </w:rPr>
        <w:t>(14,34,65)</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w:t>
      </w:r>
      <w:r w:rsidR="00F77110">
        <w:lastRenderedPageBreak/>
        <w:t xml:space="preserve">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308BB2BD"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w:t>
      </w:r>
      <w:proofErr w:type="gramStart"/>
      <w:r w:rsidR="005D659D">
        <w:t>time period</w:t>
      </w:r>
      <w:proofErr w:type="gramEnd"/>
      <w:r w:rsidR="005D659D">
        <w:t xml:space="preserve">,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r w:rsidR="00320A2D" w:rsidRPr="00320A2D">
        <w:t xml:space="preserve">, </w:t>
      </w:r>
      <w:r w:rsidR="00651DF4">
        <w:t xml:space="preserve">or using </w:t>
      </w:r>
      <w:r w:rsidR="00DE6DC2">
        <w:t>“life-time recorders”</w:t>
      </w:r>
      <w:r w:rsidR="00651DF4">
        <w:t xml:space="preserve"> such as otoliths</w:t>
      </w:r>
      <w:r w:rsidR="003F5ABA">
        <w:t xml:space="preserve"> </w:t>
      </w:r>
      <w:r w:rsidR="00A226A3">
        <w:fldChar w:fldCharType="begin"/>
      </w:r>
      <w:r w:rsidR="00A226A3">
        <w:instrText xml:space="preserve"> ADDIN ZOTERO_ITEM CSL_CITATION {"citationID":"TG14MLva","properties":{"formattedCitation":"(59)","plainCitation":"(59)","noteIndex":0},"citationItems":[{"id":2361,"uris":["http://zotero.org/users/6116610/items/7VRRX5L2"],"itemData":{"id":2361,"type":"article-journal","abstract":"Deoxygenation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A226A3">
        <w:rPr>
          <w:noProof/>
        </w:rPr>
        <w:t>(59)</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354A9D">
        <w:instrText xml:space="preserve"> ADDIN ZOTERO_ITEM CSL_CITATION {"citationID":"Wv4A4aG9","properties":{"formattedCitation":"(64)","plainCitation":"(64)","noteIndex":0},"citationItems":[{"id":3511,"uris":["http://zotero.org/users/6116610/items/WFH2R2NM"],"itemData":{"id":3511,"type":"article-journal","abstract":"The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354A9D">
        <w:rPr>
          <w:lang w:val="en-GB"/>
        </w:rPr>
        <w:t>(64)</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354A9D">
        <w:instrText xml:space="preserve"> ADDIN ZOTERO_ITEM CSL_CITATION {"citationID":"cNqp2e2a","properties":{"formattedCitation":"(66)","plainCitation":"(66)","noteIndex":0},"citationItems":[{"id":2393,"uris":["http://zotero.org/users/6116610/items/EA2S8AK6"],"itemData":{"id":2393,"type":"article-journal","abstract":"The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354A9D">
        <w:rPr>
          <w:lang w:val="en-GB"/>
        </w:rPr>
        <w:t>(66)</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 xml:space="preserve">not predicted to grow even in </w:t>
      </w:r>
      <w:r w:rsidR="00D177DA" w:rsidRPr="00C038C3">
        <w:lastRenderedPageBreak/>
        <w:t>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354A9D">
        <w:instrText xml:space="preserve"> ADDIN ZOTERO_ITEM CSL_CITATION {"citationID":"2fHrpl7J","properties":{"formattedCitation":"(67)","plainCitation":"(67)","noteIndex":0},"citationItems":[{"id":2390,"uris":["http://zotero.org/users/6116610/items/PXK4RX42"],"itemData":{"id":2390,"type":"article-journal","abstract":"Eastern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354A9D">
        <w:t>(67)</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w:t>
      </w:r>
      <w:proofErr w:type="gramStart"/>
      <w:r w:rsidR="00701230" w:rsidRPr="00701230">
        <w:t>Radtke</w:t>
      </w:r>
      <w:proofErr w:type="gramEnd"/>
      <w:r w:rsidR="00701230" w:rsidRPr="00701230">
        <w:t xml:space="preserv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162" w:name="_jwygf3u2rl9s" w:colFirst="0" w:colLast="0"/>
      <w:bookmarkEnd w:id="162"/>
      <w:r w:rsidRPr="00C038C3">
        <w:rPr>
          <w:b/>
          <w:sz w:val="28"/>
          <w:szCs w:val="28"/>
        </w:rPr>
        <w:t>Literature cited</w:t>
      </w:r>
    </w:p>
    <w:p w14:paraId="186D054E" w14:textId="77777777" w:rsidR="00437E56" w:rsidRPr="00437E56" w:rsidRDefault="00C70AF8" w:rsidP="00437E56">
      <w:pPr>
        <w:pStyle w:val="Bibliography"/>
        <w:rPr>
          <w:lang w:val="en-GB"/>
        </w:rPr>
      </w:pPr>
      <w:r>
        <w:rPr>
          <w:lang w:val="en-GB"/>
        </w:rPr>
        <w:lastRenderedPageBreak/>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437E56" w:rsidRPr="00437E56">
        <w:rPr>
          <w:lang w:val="en-GB"/>
        </w:rPr>
        <w:t xml:space="preserve">1. </w:t>
      </w:r>
      <w:r w:rsidR="00437E56" w:rsidRPr="00437E56">
        <w:rPr>
          <w:lang w:val="en-GB"/>
        </w:rPr>
        <w:tab/>
        <w:t xml:space="preserve">Nash R, Valencia A, Geffen A. The origin of </w:t>
      </w:r>
      <w:proofErr w:type="spellStart"/>
      <w:r w:rsidR="00437E56" w:rsidRPr="00437E56">
        <w:rPr>
          <w:lang w:val="en-GB"/>
        </w:rPr>
        <w:t>fulton’s</w:t>
      </w:r>
      <w:proofErr w:type="spellEnd"/>
      <w:r w:rsidR="00437E56" w:rsidRPr="00437E56">
        <w:rPr>
          <w:lang w:val="en-GB"/>
        </w:rPr>
        <w:t xml:space="preserve"> condition </w:t>
      </w:r>
      <w:proofErr w:type="gramStart"/>
      <w:r w:rsidR="00437E56" w:rsidRPr="00437E56">
        <w:rPr>
          <w:lang w:val="en-GB"/>
        </w:rPr>
        <w:t>factor :</w:t>
      </w:r>
      <w:proofErr w:type="gramEnd"/>
      <w:r w:rsidR="00437E56" w:rsidRPr="00437E56">
        <w:rPr>
          <w:lang w:val="en-GB"/>
        </w:rPr>
        <w:t xml:space="preserve"> Setting the record straight. Fisheries. 2006;31(5):236–8. </w:t>
      </w:r>
    </w:p>
    <w:p w14:paraId="29712D9F" w14:textId="77777777" w:rsidR="00437E56" w:rsidRPr="00437E56" w:rsidRDefault="00437E56" w:rsidP="00437E56">
      <w:pPr>
        <w:pStyle w:val="Bibliography"/>
        <w:rPr>
          <w:lang w:val="en-GB"/>
        </w:rPr>
      </w:pPr>
      <w:r w:rsidRPr="00437E56">
        <w:rPr>
          <w:lang w:val="en-GB"/>
        </w:rPr>
        <w:t xml:space="preserve">2. </w:t>
      </w:r>
      <w:r w:rsidRPr="00437E56">
        <w:rPr>
          <w:lang w:val="en-GB"/>
        </w:rPr>
        <w:tab/>
        <w:t xml:space="preserve">Thorson JT. </w:t>
      </w:r>
      <w:proofErr w:type="spellStart"/>
      <w:r w:rsidRPr="00437E56">
        <w:rPr>
          <w:lang w:val="en-GB"/>
        </w:rPr>
        <w:t>Spatio</w:t>
      </w:r>
      <w:proofErr w:type="spellEnd"/>
      <w:r w:rsidRPr="00437E56">
        <w:rPr>
          <w:lang w:val="en-GB"/>
        </w:rPr>
        <w:t xml:space="preserve">-temporal variation in fish condition is not consistently explained by density, temperature, or season for California Current </w:t>
      </w:r>
      <w:proofErr w:type="spellStart"/>
      <w:r w:rsidRPr="00437E56">
        <w:rPr>
          <w:lang w:val="en-GB"/>
        </w:rPr>
        <w:t>groundfishes</w:t>
      </w:r>
      <w:proofErr w:type="spellEnd"/>
      <w:r w:rsidRPr="00437E56">
        <w:rPr>
          <w:lang w:val="en-GB"/>
        </w:rPr>
        <w:t xml:space="preserve">. Marine Ecology Progress Series. 2015 Apr </w:t>
      </w:r>
      <w:proofErr w:type="gramStart"/>
      <w:r w:rsidRPr="00437E56">
        <w:rPr>
          <w:lang w:val="en-GB"/>
        </w:rPr>
        <w:t>22;526:101</w:t>
      </w:r>
      <w:proofErr w:type="gramEnd"/>
      <w:r w:rsidRPr="00437E56">
        <w:rPr>
          <w:lang w:val="en-GB"/>
        </w:rPr>
        <w:t xml:space="preserve">–12. </w:t>
      </w:r>
    </w:p>
    <w:p w14:paraId="75EFEDA6" w14:textId="77777777" w:rsidR="00437E56" w:rsidRPr="00437E56" w:rsidRDefault="00437E56" w:rsidP="00437E56">
      <w:pPr>
        <w:pStyle w:val="Bibliography"/>
        <w:rPr>
          <w:lang w:val="en-GB"/>
        </w:rPr>
      </w:pPr>
      <w:r w:rsidRPr="00437E56">
        <w:rPr>
          <w:lang w:val="en-GB"/>
        </w:rPr>
        <w:t xml:space="preserve">3. </w:t>
      </w:r>
      <w:r w:rsidRPr="00437E56">
        <w:rPr>
          <w:lang w:val="en-GB"/>
        </w:rPr>
        <w:tab/>
        <w:t xml:space="preserve">Morgan MJ, Rideout RM, </w:t>
      </w:r>
      <w:proofErr w:type="spellStart"/>
      <w:r w:rsidRPr="00437E56">
        <w:rPr>
          <w:lang w:val="en-GB"/>
        </w:rPr>
        <w:t>Colbourne</w:t>
      </w:r>
      <w:proofErr w:type="spellEnd"/>
      <w:r w:rsidRPr="00437E56">
        <w:rPr>
          <w:lang w:val="en-GB"/>
        </w:rPr>
        <w:t xml:space="preserve"> EB. Impact of environmental temperature on Atlantic cod Gadus </w:t>
      </w:r>
      <w:proofErr w:type="spellStart"/>
      <w:r w:rsidRPr="00437E56">
        <w:rPr>
          <w:lang w:val="en-GB"/>
        </w:rPr>
        <w:t>morhua</w:t>
      </w:r>
      <w:proofErr w:type="spellEnd"/>
      <w:r w:rsidRPr="00437E56">
        <w:rPr>
          <w:lang w:val="en-GB"/>
        </w:rPr>
        <w:t xml:space="preserve"> energy allocation to growth, </w:t>
      </w:r>
      <w:proofErr w:type="gramStart"/>
      <w:r w:rsidRPr="00437E56">
        <w:rPr>
          <w:lang w:val="en-GB"/>
        </w:rPr>
        <w:t>condition</w:t>
      </w:r>
      <w:proofErr w:type="gramEnd"/>
      <w:r w:rsidRPr="00437E56">
        <w:rPr>
          <w:lang w:val="en-GB"/>
        </w:rPr>
        <w:t xml:space="preserve"> and reproduction. Marine Ecology Progress Series. 2010 Apr </w:t>
      </w:r>
      <w:proofErr w:type="gramStart"/>
      <w:r w:rsidRPr="00437E56">
        <w:rPr>
          <w:lang w:val="en-GB"/>
        </w:rPr>
        <w:t>8;404:185</w:t>
      </w:r>
      <w:proofErr w:type="gramEnd"/>
      <w:r w:rsidRPr="00437E56">
        <w:rPr>
          <w:lang w:val="en-GB"/>
        </w:rPr>
        <w:t xml:space="preserve">–95. </w:t>
      </w:r>
    </w:p>
    <w:p w14:paraId="107CDEB0" w14:textId="77777777" w:rsidR="00437E56" w:rsidRPr="00437E56" w:rsidRDefault="00437E56" w:rsidP="00437E56">
      <w:pPr>
        <w:pStyle w:val="Bibliography"/>
        <w:rPr>
          <w:lang w:val="en-GB"/>
        </w:rPr>
      </w:pPr>
      <w:r w:rsidRPr="00437E56">
        <w:rPr>
          <w:lang w:val="en-GB"/>
        </w:rPr>
        <w:t xml:space="preserve">4. </w:t>
      </w:r>
      <w:r w:rsidRPr="00437E56">
        <w:rPr>
          <w:lang w:val="en-GB"/>
        </w:rPr>
        <w:tab/>
        <w:t xml:space="preserve">Hislop JRG, Robb AP, </w:t>
      </w:r>
      <w:proofErr w:type="spellStart"/>
      <w:r w:rsidRPr="00437E56">
        <w:rPr>
          <w:lang w:val="en-GB"/>
        </w:rPr>
        <w:t>Gauld</w:t>
      </w:r>
      <w:proofErr w:type="spellEnd"/>
      <w:r w:rsidRPr="00437E56">
        <w:rPr>
          <w:lang w:val="en-GB"/>
        </w:rPr>
        <w:t xml:space="preserve"> JA. Observations on effects of feeding level on growth and reproduction in haddock, Melanogrammus aeglefinus (L.) in captivity. Journal of Fish Biology. 1978;13(1):85–98. </w:t>
      </w:r>
    </w:p>
    <w:p w14:paraId="2177B046" w14:textId="77777777" w:rsidR="00437E56" w:rsidRPr="00437E56" w:rsidRDefault="00437E56" w:rsidP="00437E56">
      <w:pPr>
        <w:pStyle w:val="Bibliography"/>
        <w:rPr>
          <w:lang w:val="en-GB"/>
        </w:rPr>
      </w:pPr>
      <w:r w:rsidRPr="00437E56">
        <w:rPr>
          <w:lang w:val="en-GB"/>
        </w:rPr>
        <w:t xml:space="preserve">5. </w:t>
      </w:r>
      <w:r w:rsidRPr="00437E56">
        <w:rPr>
          <w:lang w:val="en-GB"/>
        </w:rPr>
        <w:tab/>
        <w:t xml:space="preserve">Marshall CT, Frank KT. The effect of interannual variation in growth and condition on haddock recruitment. Can J Fish </w:t>
      </w:r>
      <w:proofErr w:type="spellStart"/>
      <w:r w:rsidRPr="00437E56">
        <w:rPr>
          <w:lang w:val="en-GB"/>
        </w:rPr>
        <w:t>Aquat</w:t>
      </w:r>
      <w:proofErr w:type="spellEnd"/>
      <w:r w:rsidRPr="00437E56">
        <w:rPr>
          <w:lang w:val="en-GB"/>
        </w:rPr>
        <w:t xml:space="preserve"> Sci. 1999 Mar 1;56(3):347–55. </w:t>
      </w:r>
    </w:p>
    <w:p w14:paraId="07B238F6" w14:textId="77777777" w:rsidR="00437E56" w:rsidRPr="00437E56" w:rsidRDefault="00437E56" w:rsidP="00437E56">
      <w:pPr>
        <w:pStyle w:val="Bibliography"/>
        <w:rPr>
          <w:lang w:val="en-GB"/>
        </w:rPr>
      </w:pPr>
      <w:r w:rsidRPr="00437E56">
        <w:rPr>
          <w:lang w:val="en-GB"/>
        </w:rPr>
        <w:t xml:space="preserve">6. </w:t>
      </w:r>
      <w:r w:rsidRPr="00437E56">
        <w:rPr>
          <w:lang w:val="en-GB"/>
        </w:rPr>
        <w:tab/>
      </w:r>
      <w:proofErr w:type="spellStart"/>
      <w:r w:rsidRPr="00437E56">
        <w:rPr>
          <w:lang w:val="en-GB"/>
        </w:rPr>
        <w:t>Jørgensen</w:t>
      </w:r>
      <w:proofErr w:type="spellEnd"/>
      <w:r w:rsidRPr="00437E56">
        <w:rPr>
          <w:lang w:val="en-GB"/>
        </w:rPr>
        <w:t xml:space="preserve"> C, </w:t>
      </w:r>
      <w:proofErr w:type="spellStart"/>
      <w:r w:rsidRPr="00437E56">
        <w:rPr>
          <w:lang w:val="en-GB"/>
        </w:rPr>
        <w:t>Ernande</w:t>
      </w:r>
      <w:proofErr w:type="spellEnd"/>
      <w:r w:rsidRPr="00437E56">
        <w:rPr>
          <w:lang w:val="en-GB"/>
        </w:rPr>
        <w:t xml:space="preserve"> B, </w:t>
      </w:r>
      <w:proofErr w:type="spellStart"/>
      <w:r w:rsidRPr="00437E56">
        <w:rPr>
          <w:lang w:val="en-GB"/>
        </w:rPr>
        <w:t>Fiksen</w:t>
      </w:r>
      <w:proofErr w:type="spellEnd"/>
      <w:r w:rsidRPr="00437E56">
        <w:rPr>
          <w:lang w:val="en-GB"/>
        </w:rPr>
        <w:t xml:space="preserve"> Ø, </w:t>
      </w:r>
      <w:proofErr w:type="spellStart"/>
      <w:r w:rsidRPr="00437E56">
        <w:rPr>
          <w:lang w:val="en-GB"/>
        </w:rPr>
        <w:t>Dieckmann</w:t>
      </w:r>
      <w:proofErr w:type="spellEnd"/>
      <w:r w:rsidRPr="00437E56">
        <w:rPr>
          <w:lang w:val="en-GB"/>
        </w:rPr>
        <w:t xml:space="preserve"> U. The logic of skipped spawning in fish. Can J Fish </w:t>
      </w:r>
      <w:proofErr w:type="spellStart"/>
      <w:r w:rsidRPr="00437E56">
        <w:rPr>
          <w:lang w:val="en-GB"/>
        </w:rPr>
        <w:t>Aquat</w:t>
      </w:r>
      <w:proofErr w:type="spellEnd"/>
      <w:r w:rsidRPr="00437E56">
        <w:rPr>
          <w:lang w:val="en-GB"/>
        </w:rPr>
        <w:t xml:space="preserve"> Sci. 2006 Jan 1;63(1):200–11. </w:t>
      </w:r>
    </w:p>
    <w:p w14:paraId="5B3FEC70" w14:textId="77777777" w:rsidR="00437E56" w:rsidRPr="00437E56" w:rsidRDefault="00437E56" w:rsidP="00437E56">
      <w:pPr>
        <w:pStyle w:val="Bibliography"/>
        <w:rPr>
          <w:lang w:val="en-GB"/>
        </w:rPr>
      </w:pPr>
      <w:r w:rsidRPr="00437E56">
        <w:rPr>
          <w:lang w:val="en-GB"/>
        </w:rPr>
        <w:t xml:space="preserve">7. </w:t>
      </w:r>
      <w:r w:rsidRPr="00437E56">
        <w:rPr>
          <w:lang w:val="en-GB"/>
        </w:rPr>
        <w:tab/>
      </w:r>
      <w:proofErr w:type="spellStart"/>
      <w:r w:rsidRPr="00437E56">
        <w:rPr>
          <w:lang w:val="en-GB"/>
        </w:rPr>
        <w:t>Mion</w:t>
      </w:r>
      <w:proofErr w:type="spellEnd"/>
      <w:r w:rsidRPr="00437E56">
        <w:rPr>
          <w:lang w:val="en-GB"/>
        </w:rPr>
        <w:t xml:space="preserve"> M, Thorsen A, Vitale F, Dierking J, Herrmann JP, </w:t>
      </w:r>
      <w:proofErr w:type="spellStart"/>
      <w:r w:rsidRPr="00437E56">
        <w:rPr>
          <w:lang w:val="en-GB"/>
        </w:rPr>
        <w:t>Huwer</w:t>
      </w:r>
      <w:proofErr w:type="spellEnd"/>
      <w:r w:rsidRPr="00437E56">
        <w:rPr>
          <w:lang w:val="en-GB"/>
        </w:rPr>
        <w:t xml:space="preserve"> B, et al. Effect of fish length and nutritional condition on the fecundity of distressed Atlantic cod </w:t>
      </w:r>
      <w:r w:rsidRPr="00437E56">
        <w:rPr>
          <w:i/>
          <w:iCs/>
          <w:lang w:val="en-GB"/>
        </w:rPr>
        <w:t xml:space="preserve">Gadus </w:t>
      </w:r>
      <w:proofErr w:type="spellStart"/>
      <w:r w:rsidRPr="00437E56">
        <w:rPr>
          <w:i/>
          <w:iCs/>
          <w:lang w:val="en-GB"/>
        </w:rPr>
        <w:t>morhua</w:t>
      </w:r>
      <w:proofErr w:type="spellEnd"/>
      <w:r w:rsidRPr="00437E56">
        <w:rPr>
          <w:lang w:val="en-GB"/>
        </w:rPr>
        <w:t xml:space="preserve"> from the Baltic Sea: POTENTIAL FECUNDITY OF BALTIC </w:t>
      </w:r>
      <w:r w:rsidRPr="00437E56">
        <w:rPr>
          <w:i/>
          <w:iCs/>
          <w:lang w:val="en-GB"/>
        </w:rPr>
        <w:t>G. MORHUA</w:t>
      </w:r>
      <w:r w:rsidRPr="00437E56">
        <w:rPr>
          <w:lang w:val="en-GB"/>
        </w:rPr>
        <w:t xml:space="preserve">. Journal of Fish Biology. 2018 Apr;92(4):1016–34. </w:t>
      </w:r>
    </w:p>
    <w:p w14:paraId="3E5E71EF" w14:textId="77777777" w:rsidR="00437E56" w:rsidRPr="00437E56" w:rsidRDefault="00437E56" w:rsidP="00437E56">
      <w:pPr>
        <w:pStyle w:val="Bibliography"/>
        <w:rPr>
          <w:lang w:val="en-GB"/>
        </w:rPr>
      </w:pPr>
      <w:r w:rsidRPr="00437E56">
        <w:rPr>
          <w:lang w:val="en-GB"/>
        </w:rPr>
        <w:t xml:space="preserve">8. </w:t>
      </w:r>
      <w:r w:rsidRPr="00437E56">
        <w:rPr>
          <w:lang w:val="en-GB"/>
        </w:rPr>
        <w:tab/>
      </w:r>
      <w:proofErr w:type="spellStart"/>
      <w:r w:rsidRPr="00437E56">
        <w:rPr>
          <w:lang w:val="en-GB"/>
        </w:rPr>
        <w:t>Dutil</w:t>
      </w:r>
      <w:proofErr w:type="spellEnd"/>
      <w:r w:rsidRPr="00437E56">
        <w:rPr>
          <w:lang w:val="en-GB"/>
        </w:rPr>
        <w:t xml:space="preserve"> JD, Lambert Y. Natural mortality from poor condition in Atlantic cod (Gadus </w:t>
      </w:r>
      <w:proofErr w:type="spellStart"/>
      <w:r w:rsidRPr="00437E56">
        <w:rPr>
          <w:lang w:val="en-GB"/>
        </w:rPr>
        <w:t>morhua</w:t>
      </w:r>
      <w:proofErr w:type="spellEnd"/>
      <w:r w:rsidRPr="00437E56">
        <w:rPr>
          <w:lang w:val="en-GB"/>
        </w:rPr>
        <w:t>). Canadian Journal of Fisheries and Aquatic Sciences [Internet]. 2000 [cited 2020 Oct 8]; Available from: https://cdnsciencepub.com/doi/abs/10.1139/f00-023</w:t>
      </w:r>
    </w:p>
    <w:p w14:paraId="4845B138" w14:textId="77777777" w:rsidR="00437E56" w:rsidRPr="00437E56" w:rsidRDefault="00437E56" w:rsidP="00437E56">
      <w:pPr>
        <w:pStyle w:val="Bibliography"/>
        <w:rPr>
          <w:lang w:val="en-GB"/>
        </w:rPr>
      </w:pPr>
      <w:r w:rsidRPr="00437E56">
        <w:rPr>
          <w:lang w:val="en-GB"/>
        </w:rPr>
        <w:t xml:space="preserve">9. </w:t>
      </w:r>
      <w:r w:rsidRPr="00437E56">
        <w:rPr>
          <w:lang w:val="en-GB"/>
        </w:rPr>
        <w:tab/>
      </w:r>
      <w:proofErr w:type="spellStart"/>
      <w:r w:rsidRPr="00437E56">
        <w:rPr>
          <w:lang w:val="en-GB"/>
        </w:rPr>
        <w:t>Casini</w:t>
      </w:r>
      <w:proofErr w:type="spellEnd"/>
      <w:r w:rsidRPr="00437E56">
        <w:rPr>
          <w:lang w:val="en-GB"/>
        </w:rPr>
        <w:t xml:space="preserve"> M, </w:t>
      </w:r>
      <w:proofErr w:type="spellStart"/>
      <w:r w:rsidRPr="00437E56">
        <w:rPr>
          <w:lang w:val="en-GB"/>
        </w:rPr>
        <w:t>Eero</w:t>
      </w:r>
      <w:proofErr w:type="spellEnd"/>
      <w:r w:rsidRPr="00437E56">
        <w:rPr>
          <w:lang w:val="en-GB"/>
        </w:rPr>
        <w:t xml:space="preserve"> M, </w:t>
      </w:r>
      <w:proofErr w:type="spellStart"/>
      <w:r w:rsidRPr="00437E56">
        <w:rPr>
          <w:lang w:val="en-GB"/>
        </w:rPr>
        <w:t>Carlshamre</w:t>
      </w:r>
      <w:proofErr w:type="spellEnd"/>
      <w:r w:rsidRPr="00437E56">
        <w:rPr>
          <w:lang w:val="en-GB"/>
        </w:rPr>
        <w:t xml:space="preserve"> S, </w:t>
      </w:r>
      <w:proofErr w:type="spellStart"/>
      <w:r w:rsidRPr="00437E56">
        <w:rPr>
          <w:lang w:val="en-GB"/>
        </w:rPr>
        <w:t>Lövgren</w:t>
      </w:r>
      <w:proofErr w:type="spellEnd"/>
      <w:r w:rsidRPr="00437E56">
        <w:rPr>
          <w:lang w:val="en-GB"/>
        </w:rPr>
        <w:t xml:space="preserve"> J. Using alternative biological information in stock assessment: condition-corrected natural mortality of Eastern Baltic cod. ICES J Mar Sci. 2016 Nov 1;73(10):2625–31. </w:t>
      </w:r>
    </w:p>
    <w:p w14:paraId="34AC918D" w14:textId="77777777" w:rsidR="00437E56" w:rsidRPr="00437E56" w:rsidRDefault="00437E56" w:rsidP="00437E56">
      <w:pPr>
        <w:pStyle w:val="Bibliography"/>
        <w:rPr>
          <w:lang w:val="en-GB"/>
        </w:rPr>
      </w:pPr>
      <w:r w:rsidRPr="00437E56">
        <w:rPr>
          <w:lang w:val="en-GB"/>
        </w:rPr>
        <w:t xml:space="preserve">10. </w:t>
      </w:r>
      <w:r w:rsidRPr="00437E56">
        <w:rPr>
          <w:lang w:val="en-GB"/>
        </w:rPr>
        <w:tab/>
      </w:r>
      <w:proofErr w:type="spellStart"/>
      <w:r w:rsidRPr="00437E56">
        <w:rPr>
          <w:lang w:val="en-GB"/>
        </w:rPr>
        <w:t>Grüss</w:t>
      </w:r>
      <w:proofErr w:type="spellEnd"/>
      <w:r w:rsidRPr="00437E56">
        <w:rPr>
          <w:lang w:val="en-GB"/>
        </w:rPr>
        <w:t xml:space="preserve"> A, Gao J, Thorson J, </w:t>
      </w:r>
      <w:proofErr w:type="spellStart"/>
      <w:r w:rsidRPr="00437E56">
        <w:rPr>
          <w:lang w:val="en-GB"/>
        </w:rPr>
        <w:t>Rooper</w:t>
      </w:r>
      <w:proofErr w:type="spellEnd"/>
      <w:r w:rsidRPr="00437E56">
        <w:rPr>
          <w:lang w:val="en-GB"/>
        </w:rPr>
        <w:t xml:space="preserve"> C, Thompson G, Boldt J, et al. Estimating synchronous changes in condition and density in eastern Bering Sea fishes. Mar </w:t>
      </w:r>
      <w:proofErr w:type="spellStart"/>
      <w:r w:rsidRPr="00437E56">
        <w:rPr>
          <w:lang w:val="en-GB"/>
        </w:rPr>
        <w:t>Ecol</w:t>
      </w:r>
      <w:proofErr w:type="spellEnd"/>
      <w:r w:rsidRPr="00437E56">
        <w:rPr>
          <w:lang w:val="en-GB"/>
        </w:rPr>
        <w:t xml:space="preserve"> Prog Ser. 2020 Feb </w:t>
      </w:r>
      <w:proofErr w:type="gramStart"/>
      <w:r w:rsidRPr="00437E56">
        <w:rPr>
          <w:lang w:val="en-GB"/>
        </w:rPr>
        <w:t>6;635:169</w:t>
      </w:r>
      <w:proofErr w:type="gramEnd"/>
      <w:r w:rsidRPr="00437E56">
        <w:rPr>
          <w:lang w:val="en-GB"/>
        </w:rPr>
        <w:t xml:space="preserve">–85. </w:t>
      </w:r>
    </w:p>
    <w:p w14:paraId="5B58B0C1" w14:textId="77777777" w:rsidR="00437E56" w:rsidRPr="00437E56" w:rsidRDefault="00437E56" w:rsidP="00437E56">
      <w:pPr>
        <w:pStyle w:val="Bibliography"/>
        <w:rPr>
          <w:lang w:val="en-GB"/>
        </w:rPr>
      </w:pPr>
      <w:r w:rsidRPr="00437E56">
        <w:rPr>
          <w:lang w:val="en-GB"/>
        </w:rPr>
        <w:t xml:space="preserve">11. </w:t>
      </w:r>
      <w:r w:rsidRPr="00437E56">
        <w:rPr>
          <w:lang w:val="en-GB"/>
        </w:rPr>
        <w:tab/>
        <w:t xml:space="preserve">Cardinale M, Arrhenius F. Decreasing weight-at-age of Atlantic herring (Clupea </w:t>
      </w:r>
      <w:proofErr w:type="spellStart"/>
      <w:r w:rsidRPr="00437E56">
        <w:rPr>
          <w:lang w:val="en-GB"/>
        </w:rPr>
        <w:t>harengus</w:t>
      </w:r>
      <w:proofErr w:type="spellEnd"/>
      <w:r w:rsidRPr="00437E56">
        <w:rPr>
          <w:lang w:val="en-GB"/>
        </w:rPr>
        <w:t xml:space="preserve">) from the Baltic Sea between 1986 and 1996: a statistical analysis. ICES J Mar Sci. 2000 Aug 1;57(4):882–93. </w:t>
      </w:r>
    </w:p>
    <w:p w14:paraId="7481B07B" w14:textId="77777777" w:rsidR="00437E56" w:rsidRPr="00437E56" w:rsidRDefault="00437E56" w:rsidP="00437E56">
      <w:pPr>
        <w:pStyle w:val="Bibliography"/>
        <w:rPr>
          <w:lang w:val="sv-SE"/>
          <w:rPrChange w:id="163" w:author="Max Lindmark" w:date="2022-05-19T20:29:00Z">
            <w:rPr>
              <w:lang w:val="en-GB"/>
            </w:rPr>
          </w:rPrChange>
        </w:rPr>
      </w:pPr>
      <w:r w:rsidRPr="00437E56">
        <w:rPr>
          <w:lang w:val="en-GB"/>
        </w:rPr>
        <w:t xml:space="preserve">12. </w:t>
      </w:r>
      <w:r w:rsidRPr="00437E56">
        <w:rPr>
          <w:lang w:val="en-GB"/>
        </w:rPr>
        <w:tab/>
      </w:r>
      <w:proofErr w:type="spellStart"/>
      <w:r w:rsidRPr="00437E56">
        <w:rPr>
          <w:lang w:val="en-GB"/>
        </w:rPr>
        <w:t>Casini</w:t>
      </w:r>
      <w:proofErr w:type="spellEnd"/>
      <w:r w:rsidRPr="00437E56">
        <w:rPr>
          <w:lang w:val="en-GB"/>
        </w:rPr>
        <w:t xml:space="preserve"> M, Cardinale M, </w:t>
      </w:r>
      <w:proofErr w:type="spellStart"/>
      <w:r w:rsidRPr="00437E56">
        <w:rPr>
          <w:lang w:val="en-GB"/>
        </w:rPr>
        <w:t>Hjelm</w:t>
      </w:r>
      <w:proofErr w:type="spellEnd"/>
      <w:r w:rsidRPr="00437E56">
        <w:rPr>
          <w:lang w:val="en-GB"/>
        </w:rPr>
        <w:t xml:space="preserve"> J. Inter-annual variation in herring, Clupea </w:t>
      </w:r>
      <w:proofErr w:type="spellStart"/>
      <w:r w:rsidRPr="00437E56">
        <w:rPr>
          <w:lang w:val="en-GB"/>
        </w:rPr>
        <w:t>harengus</w:t>
      </w:r>
      <w:proofErr w:type="spellEnd"/>
      <w:r w:rsidRPr="00437E56">
        <w:rPr>
          <w:lang w:val="en-GB"/>
        </w:rPr>
        <w:t xml:space="preserve">, and sprat, Sprattus </w:t>
      </w:r>
      <w:proofErr w:type="spellStart"/>
      <w:r w:rsidRPr="00437E56">
        <w:rPr>
          <w:lang w:val="en-GB"/>
        </w:rPr>
        <w:t>sprattus</w:t>
      </w:r>
      <w:proofErr w:type="spellEnd"/>
      <w:r w:rsidRPr="00437E56">
        <w:rPr>
          <w:lang w:val="en-GB"/>
        </w:rPr>
        <w:t xml:space="preserve">, condition in the central Baltic Sea: what gives the tune? Oikos. </w:t>
      </w:r>
      <w:r w:rsidRPr="00437E56">
        <w:rPr>
          <w:lang w:val="sv-SE"/>
          <w:rPrChange w:id="164" w:author="Max Lindmark" w:date="2022-05-19T20:29:00Z">
            <w:rPr>
              <w:lang w:val="en-GB"/>
            </w:rPr>
          </w:rPrChange>
        </w:rPr>
        <w:t xml:space="preserve">2006;112(3):638–50. </w:t>
      </w:r>
    </w:p>
    <w:p w14:paraId="2E5C4CC1" w14:textId="77777777" w:rsidR="00437E56" w:rsidRPr="00437E56" w:rsidRDefault="00437E56" w:rsidP="00437E56">
      <w:pPr>
        <w:pStyle w:val="Bibliography"/>
        <w:rPr>
          <w:lang w:val="en-GB"/>
        </w:rPr>
      </w:pPr>
      <w:r w:rsidRPr="00437E56">
        <w:rPr>
          <w:lang w:val="sv-SE"/>
          <w:rPrChange w:id="165" w:author="Max Lindmark" w:date="2022-05-19T20:29:00Z">
            <w:rPr>
              <w:lang w:val="en-GB"/>
            </w:rPr>
          </w:rPrChange>
        </w:rPr>
        <w:t xml:space="preserve">13. </w:t>
      </w:r>
      <w:r w:rsidRPr="00437E56">
        <w:rPr>
          <w:lang w:val="sv-SE"/>
          <w:rPrChange w:id="166" w:author="Max Lindmark" w:date="2022-05-19T20:29:00Z">
            <w:rPr>
              <w:lang w:val="en-GB"/>
            </w:rPr>
          </w:rPrChange>
        </w:rPr>
        <w:tab/>
      </w:r>
      <w:proofErr w:type="spellStart"/>
      <w:r w:rsidRPr="00437E56">
        <w:rPr>
          <w:lang w:val="sv-SE"/>
          <w:rPrChange w:id="167" w:author="Max Lindmark" w:date="2022-05-19T20:29:00Z">
            <w:rPr>
              <w:lang w:val="en-GB"/>
            </w:rPr>
          </w:rPrChange>
        </w:rPr>
        <w:t>Möllmann</w:t>
      </w:r>
      <w:proofErr w:type="spellEnd"/>
      <w:r w:rsidRPr="00437E56">
        <w:rPr>
          <w:lang w:val="sv-SE"/>
          <w:rPrChange w:id="168" w:author="Max Lindmark" w:date="2022-05-19T20:29:00Z">
            <w:rPr>
              <w:lang w:val="en-GB"/>
            </w:rPr>
          </w:rPrChange>
        </w:rPr>
        <w:t xml:space="preserve"> C, </w:t>
      </w:r>
      <w:proofErr w:type="spellStart"/>
      <w:r w:rsidRPr="00437E56">
        <w:rPr>
          <w:lang w:val="sv-SE"/>
          <w:rPrChange w:id="169" w:author="Max Lindmark" w:date="2022-05-19T20:29:00Z">
            <w:rPr>
              <w:lang w:val="en-GB"/>
            </w:rPr>
          </w:rPrChange>
        </w:rPr>
        <w:t>Kornilovs</w:t>
      </w:r>
      <w:proofErr w:type="spellEnd"/>
      <w:r w:rsidRPr="00437E56">
        <w:rPr>
          <w:lang w:val="sv-SE"/>
          <w:rPrChange w:id="170" w:author="Max Lindmark" w:date="2022-05-19T20:29:00Z">
            <w:rPr>
              <w:lang w:val="en-GB"/>
            </w:rPr>
          </w:rPrChange>
        </w:rPr>
        <w:t xml:space="preserve"> G, Fetter M, </w:t>
      </w:r>
      <w:proofErr w:type="spellStart"/>
      <w:r w:rsidRPr="00437E56">
        <w:rPr>
          <w:lang w:val="sv-SE"/>
          <w:rPrChange w:id="171" w:author="Max Lindmark" w:date="2022-05-19T20:29:00Z">
            <w:rPr>
              <w:lang w:val="en-GB"/>
            </w:rPr>
          </w:rPrChange>
        </w:rPr>
        <w:t>Köster</w:t>
      </w:r>
      <w:proofErr w:type="spellEnd"/>
      <w:r w:rsidRPr="00437E56">
        <w:rPr>
          <w:lang w:val="sv-SE"/>
          <w:rPrChange w:id="172" w:author="Max Lindmark" w:date="2022-05-19T20:29:00Z">
            <w:rPr>
              <w:lang w:val="en-GB"/>
            </w:rPr>
          </w:rPrChange>
        </w:rPr>
        <w:t xml:space="preserve"> FW, </w:t>
      </w:r>
      <w:proofErr w:type="spellStart"/>
      <w:r w:rsidRPr="00437E56">
        <w:rPr>
          <w:lang w:val="sv-SE"/>
          <w:rPrChange w:id="173" w:author="Max Lindmark" w:date="2022-05-19T20:29:00Z">
            <w:rPr>
              <w:lang w:val="en-GB"/>
            </w:rPr>
          </w:rPrChange>
        </w:rPr>
        <w:t>Hinrichsen</w:t>
      </w:r>
      <w:proofErr w:type="spellEnd"/>
      <w:r w:rsidRPr="00437E56">
        <w:rPr>
          <w:lang w:val="sv-SE"/>
          <w:rPrChange w:id="174" w:author="Max Lindmark" w:date="2022-05-19T20:29:00Z">
            <w:rPr>
              <w:lang w:val="en-GB"/>
            </w:rPr>
          </w:rPrChange>
        </w:rPr>
        <w:t xml:space="preserve"> HH. </w:t>
      </w:r>
      <w:r w:rsidRPr="00437E56">
        <w:rPr>
          <w:lang w:val="en-GB"/>
        </w:rPr>
        <w:t xml:space="preserve">The marine copepod, </w:t>
      </w:r>
      <w:proofErr w:type="spellStart"/>
      <w:r w:rsidRPr="00437E56">
        <w:rPr>
          <w:lang w:val="en-GB"/>
        </w:rPr>
        <w:t>Pseudocalanus</w:t>
      </w:r>
      <w:proofErr w:type="spellEnd"/>
      <w:r w:rsidRPr="00437E56">
        <w:rPr>
          <w:lang w:val="en-GB"/>
        </w:rPr>
        <w:t xml:space="preserve"> elongatus, as a mediator between climate variability and fisheries in the Central Baltic Sea. Fisheries Oceanography. 2003;12(4–5):360–8. </w:t>
      </w:r>
    </w:p>
    <w:p w14:paraId="25F95B83" w14:textId="77777777" w:rsidR="00437E56" w:rsidRPr="00437E56" w:rsidRDefault="00437E56" w:rsidP="00437E56">
      <w:pPr>
        <w:pStyle w:val="Bibliography"/>
        <w:rPr>
          <w:lang w:val="en-GB"/>
        </w:rPr>
      </w:pPr>
      <w:r w:rsidRPr="00437E56">
        <w:rPr>
          <w:lang w:val="en-GB"/>
        </w:rPr>
        <w:lastRenderedPageBreak/>
        <w:t xml:space="preserve">14. </w:t>
      </w:r>
      <w:r w:rsidRPr="00437E56">
        <w:rPr>
          <w:lang w:val="en-GB"/>
        </w:rPr>
        <w:tab/>
      </w:r>
      <w:proofErr w:type="spellStart"/>
      <w:r w:rsidRPr="00437E56">
        <w:rPr>
          <w:lang w:val="en-GB"/>
        </w:rPr>
        <w:t>Casini</w:t>
      </w:r>
      <w:proofErr w:type="spellEnd"/>
      <w:r w:rsidRPr="00437E56">
        <w:rPr>
          <w:lang w:val="en-GB"/>
        </w:rPr>
        <w:t xml:space="preserve"> M, </w:t>
      </w:r>
      <w:proofErr w:type="spellStart"/>
      <w:r w:rsidRPr="00437E56">
        <w:rPr>
          <w:lang w:val="en-GB"/>
        </w:rPr>
        <w:t>Käll</w:t>
      </w:r>
      <w:proofErr w:type="spellEnd"/>
      <w:r w:rsidRPr="00437E56">
        <w:rPr>
          <w:lang w:val="en-GB"/>
        </w:rPr>
        <w:t xml:space="preserve"> F, Hansson M, </w:t>
      </w:r>
      <w:proofErr w:type="spellStart"/>
      <w:r w:rsidRPr="00437E56">
        <w:rPr>
          <w:lang w:val="en-GB"/>
        </w:rPr>
        <w:t>Plikshs</w:t>
      </w:r>
      <w:proofErr w:type="spellEnd"/>
      <w:r w:rsidRPr="00437E56">
        <w:rPr>
          <w:lang w:val="en-GB"/>
        </w:rPr>
        <w:t xml:space="preserve"> M, Baranova T, Karlsson O, et al. Hypoxic areas, density-</w:t>
      </w:r>
      <w:proofErr w:type="gramStart"/>
      <w:r w:rsidRPr="00437E56">
        <w:rPr>
          <w:lang w:val="en-GB"/>
        </w:rPr>
        <w:t>dependence</w:t>
      </w:r>
      <w:proofErr w:type="gramEnd"/>
      <w:r w:rsidRPr="00437E56">
        <w:rPr>
          <w:lang w:val="en-GB"/>
        </w:rPr>
        <w:t xml:space="preserve"> and food limitation drive the body condition of a heavily exploited marine fish predator. Royal Society Open Science. 2016;3(10):160416. </w:t>
      </w:r>
    </w:p>
    <w:p w14:paraId="6A386A6F" w14:textId="77777777" w:rsidR="00437E56" w:rsidRPr="00437E56" w:rsidRDefault="00437E56" w:rsidP="00437E56">
      <w:pPr>
        <w:pStyle w:val="Bibliography"/>
        <w:rPr>
          <w:lang w:val="en-GB"/>
        </w:rPr>
      </w:pPr>
      <w:r w:rsidRPr="00437E56">
        <w:rPr>
          <w:lang w:val="en-GB"/>
        </w:rPr>
        <w:t xml:space="preserve">15. </w:t>
      </w:r>
      <w:r w:rsidRPr="00437E56">
        <w:rPr>
          <w:lang w:val="en-GB"/>
        </w:rPr>
        <w:tab/>
      </w:r>
      <w:proofErr w:type="spellStart"/>
      <w:r w:rsidRPr="00437E56">
        <w:rPr>
          <w:lang w:val="en-GB"/>
        </w:rPr>
        <w:t>Casini</w:t>
      </w:r>
      <w:proofErr w:type="spellEnd"/>
      <w:r w:rsidRPr="00437E56">
        <w:rPr>
          <w:lang w:val="en-GB"/>
        </w:rPr>
        <w:t xml:space="preserve"> M, Martin Hansson, Orio A, Limburg K. Changes in population depth distribution and oxygen stratification are involved in the current low condition of the eastern Baltic Sea cod (</w:t>
      </w:r>
      <w:r w:rsidRPr="00437E56">
        <w:rPr>
          <w:i/>
          <w:iCs/>
          <w:lang w:val="en-GB"/>
        </w:rPr>
        <w:t xml:space="preserve">Gadus </w:t>
      </w:r>
      <w:proofErr w:type="spellStart"/>
      <w:r w:rsidRPr="00437E56">
        <w:rPr>
          <w:i/>
          <w:iCs/>
          <w:lang w:val="en-GB"/>
        </w:rPr>
        <w:t>morhua</w:t>
      </w:r>
      <w:proofErr w:type="spellEnd"/>
      <w:r w:rsidRPr="00437E56">
        <w:rPr>
          <w:lang w:val="en-GB"/>
        </w:rPr>
        <w:t xml:space="preserve">). </w:t>
      </w:r>
      <w:proofErr w:type="spellStart"/>
      <w:r w:rsidRPr="00437E56">
        <w:rPr>
          <w:lang w:val="en-GB"/>
        </w:rPr>
        <w:t>Biogeosciences</w:t>
      </w:r>
      <w:proofErr w:type="spellEnd"/>
      <w:r w:rsidRPr="00437E56">
        <w:rPr>
          <w:lang w:val="en-GB"/>
        </w:rPr>
        <w:t xml:space="preserve">. 2021 Feb 22;18(4):1321–31. </w:t>
      </w:r>
    </w:p>
    <w:p w14:paraId="115806DC" w14:textId="77777777" w:rsidR="00437E56" w:rsidRPr="00437E56" w:rsidRDefault="00437E56" w:rsidP="00437E56">
      <w:pPr>
        <w:pStyle w:val="Bibliography"/>
        <w:rPr>
          <w:lang w:val="en-GB"/>
        </w:rPr>
      </w:pPr>
      <w:r w:rsidRPr="00437E56">
        <w:rPr>
          <w:lang w:val="en-GB"/>
        </w:rPr>
        <w:t xml:space="preserve">16. </w:t>
      </w:r>
      <w:r w:rsidRPr="00437E56">
        <w:rPr>
          <w:lang w:val="en-GB"/>
        </w:rPr>
        <w:tab/>
        <w:t xml:space="preserve">Diaz RJ. Overview of Hypoxia around the World. Journal of Environmental Quality. 2001;30(2):275–81. </w:t>
      </w:r>
    </w:p>
    <w:p w14:paraId="790BD3ED" w14:textId="77777777" w:rsidR="00437E56" w:rsidRPr="00437E56" w:rsidRDefault="00437E56" w:rsidP="00437E56">
      <w:pPr>
        <w:pStyle w:val="Bibliography"/>
        <w:rPr>
          <w:lang w:val="en-GB"/>
        </w:rPr>
      </w:pPr>
      <w:r w:rsidRPr="00437E56">
        <w:rPr>
          <w:lang w:val="en-GB"/>
        </w:rPr>
        <w:t xml:space="preserve">17. </w:t>
      </w:r>
      <w:r w:rsidRPr="00437E56">
        <w:rPr>
          <w:lang w:val="en-GB"/>
        </w:rPr>
        <w:tab/>
      </w:r>
      <w:proofErr w:type="spellStart"/>
      <w:r w:rsidRPr="00437E56">
        <w:rPr>
          <w:lang w:val="en-GB"/>
        </w:rPr>
        <w:t>Breitburg</w:t>
      </w:r>
      <w:proofErr w:type="spellEnd"/>
      <w:r w:rsidRPr="00437E56">
        <w:rPr>
          <w:lang w:val="en-GB"/>
        </w:rPr>
        <w:t xml:space="preserve"> D. Effects of hypoxia, and the balance between hypoxia and enrichment, on coastal fishes and fisheries. Estuaries. 2002 Aug 1;25(4):767–81. </w:t>
      </w:r>
    </w:p>
    <w:p w14:paraId="55CE192B" w14:textId="77777777" w:rsidR="00437E56" w:rsidRPr="00437E56" w:rsidRDefault="00437E56" w:rsidP="00437E56">
      <w:pPr>
        <w:pStyle w:val="Bibliography"/>
        <w:rPr>
          <w:lang w:val="en-GB"/>
        </w:rPr>
      </w:pPr>
      <w:r w:rsidRPr="00437E56">
        <w:rPr>
          <w:lang w:val="en-GB"/>
        </w:rPr>
        <w:t xml:space="preserve">18. </w:t>
      </w:r>
      <w:r w:rsidRPr="00437E56">
        <w:rPr>
          <w:lang w:val="en-GB"/>
        </w:rPr>
        <w:tab/>
        <w:t xml:space="preserve">Diaz RJ, Rosenberg R. Spreading Dead </w:t>
      </w:r>
      <w:proofErr w:type="gramStart"/>
      <w:r w:rsidRPr="00437E56">
        <w:rPr>
          <w:lang w:val="en-GB"/>
        </w:rPr>
        <w:t>Zones</w:t>
      </w:r>
      <w:proofErr w:type="gramEnd"/>
      <w:r w:rsidRPr="00437E56">
        <w:rPr>
          <w:lang w:val="en-GB"/>
        </w:rPr>
        <w:t xml:space="preserve"> and Consequences for Marine Ecosystems. Science. 2008 Aug 15;321(5891):926–9. </w:t>
      </w:r>
    </w:p>
    <w:p w14:paraId="5EA85A04" w14:textId="77777777" w:rsidR="00437E56" w:rsidRPr="00437E56" w:rsidRDefault="00437E56" w:rsidP="00437E56">
      <w:pPr>
        <w:pStyle w:val="Bibliography"/>
        <w:rPr>
          <w:lang w:val="en-GB"/>
        </w:rPr>
      </w:pPr>
      <w:r w:rsidRPr="00437E56">
        <w:rPr>
          <w:lang w:val="en-GB"/>
        </w:rPr>
        <w:t xml:space="preserve">19. </w:t>
      </w:r>
      <w:r w:rsidRPr="00437E56">
        <w:rPr>
          <w:lang w:val="en-GB"/>
        </w:rPr>
        <w:tab/>
        <w:t xml:space="preserve">Carstensen J, Andersen JH, Gustafsson BG, Conley DJ. Deoxygenation of the Baltic Sea during the last century. PNAS. 2014 Apr 15;111(15):5628–33. </w:t>
      </w:r>
    </w:p>
    <w:p w14:paraId="7B922BA8" w14:textId="77777777" w:rsidR="00437E56" w:rsidRPr="00437E56" w:rsidRDefault="00437E56" w:rsidP="00437E56">
      <w:pPr>
        <w:pStyle w:val="Bibliography"/>
        <w:rPr>
          <w:lang w:val="en-GB"/>
        </w:rPr>
      </w:pPr>
      <w:r w:rsidRPr="00437E56">
        <w:rPr>
          <w:lang w:val="en-GB"/>
        </w:rPr>
        <w:t xml:space="preserve">20. </w:t>
      </w:r>
      <w:r w:rsidRPr="00437E56">
        <w:rPr>
          <w:lang w:val="en-GB"/>
        </w:rPr>
        <w:tab/>
        <w:t xml:space="preserve">Kramer DL. Dissolved oxygen and fish </w:t>
      </w:r>
      <w:proofErr w:type="spellStart"/>
      <w:r w:rsidRPr="00437E56">
        <w:rPr>
          <w:lang w:val="en-GB"/>
        </w:rPr>
        <w:t>behavior</w:t>
      </w:r>
      <w:proofErr w:type="spellEnd"/>
      <w:r w:rsidRPr="00437E56">
        <w:rPr>
          <w:lang w:val="en-GB"/>
        </w:rPr>
        <w:t xml:space="preserve">. Environ </w:t>
      </w:r>
      <w:proofErr w:type="spellStart"/>
      <w:r w:rsidRPr="00437E56">
        <w:rPr>
          <w:lang w:val="en-GB"/>
        </w:rPr>
        <w:t>Biol</w:t>
      </w:r>
      <w:proofErr w:type="spellEnd"/>
      <w:r w:rsidRPr="00437E56">
        <w:rPr>
          <w:lang w:val="en-GB"/>
        </w:rPr>
        <w:t xml:space="preserve"> Fish. 1987 Feb 1;18(2):81–92. </w:t>
      </w:r>
    </w:p>
    <w:p w14:paraId="31A1D4ED" w14:textId="77777777" w:rsidR="00437E56" w:rsidRPr="00437E56" w:rsidRDefault="00437E56" w:rsidP="00437E56">
      <w:pPr>
        <w:pStyle w:val="Bibliography"/>
        <w:rPr>
          <w:lang w:val="en-GB"/>
        </w:rPr>
      </w:pPr>
      <w:r w:rsidRPr="00437E56">
        <w:rPr>
          <w:lang w:val="en-GB"/>
        </w:rPr>
        <w:t xml:space="preserve">21. </w:t>
      </w:r>
      <w:r w:rsidRPr="00437E56">
        <w:rPr>
          <w:lang w:val="en-GB"/>
        </w:rPr>
        <w:tab/>
        <w:t xml:space="preserve">Chabot D, </w:t>
      </w:r>
      <w:proofErr w:type="spellStart"/>
      <w:r w:rsidRPr="00437E56">
        <w:rPr>
          <w:lang w:val="en-GB"/>
        </w:rPr>
        <w:t>Dutil</w:t>
      </w:r>
      <w:proofErr w:type="spellEnd"/>
      <w:r w:rsidRPr="00437E56">
        <w:rPr>
          <w:lang w:val="en-GB"/>
        </w:rPr>
        <w:t xml:space="preserve"> JD. Reduced growth of Atlantic cod in non-lethal hypoxic conditions. Journal of Fish Biology. 1999;55(3):472–91. </w:t>
      </w:r>
    </w:p>
    <w:p w14:paraId="28725C8B" w14:textId="77777777" w:rsidR="00437E56" w:rsidRPr="00437E56" w:rsidRDefault="00437E56" w:rsidP="00437E56">
      <w:pPr>
        <w:pStyle w:val="Bibliography"/>
        <w:rPr>
          <w:lang w:val="en-GB"/>
        </w:rPr>
      </w:pPr>
      <w:r w:rsidRPr="00437E56">
        <w:rPr>
          <w:lang w:val="en-GB"/>
        </w:rPr>
        <w:t xml:space="preserve">22. </w:t>
      </w:r>
      <w:r w:rsidRPr="00437E56">
        <w:rPr>
          <w:lang w:val="en-GB"/>
        </w:rPr>
        <w:tab/>
      </w:r>
      <w:proofErr w:type="spellStart"/>
      <w:r w:rsidRPr="00437E56">
        <w:rPr>
          <w:lang w:val="en-GB"/>
        </w:rPr>
        <w:t>Claireaux</w:t>
      </w:r>
      <w:proofErr w:type="spellEnd"/>
      <w:r w:rsidRPr="00437E56">
        <w:rPr>
          <w:lang w:val="en-GB"/>
        </w:rPr>
        <w:t xml:space="preserve"> G, Webber DM, </w:t>
      </w:r>
      <w:proofErr w:type="spellStart"/>
      <w:r w:rsidRPr="00437E56">
        <w:rPr>
          <w:lang w:val="en-GB"/>
        </w:rPr>
        <w:t>Lagardère</w:t>
      </w:r>
      <w:proofErr w:type="spellEnd"/>
      <w:r w:rsidRPr="00437E56">
        <w:rPr>
          <w:lang w:val="en-GB"/>
        </w:rPr>
        <w:t xml:space="preserve"> JP, Kerr SR. Influence of water temperature and oxygenation on the aerobic metabolic scope of Atlantic cod (Gadus </w:t>
      </w:r>
      <w:proofErr w:type="spellStart"/>
      <w:r w:rsidRPr="00437E56">
        <w:rPr>
          <w:lang w:val="en-GB"/>
        </w:rPr>
        <w:t>morhua</w:t>
      </w:r>
      <w:proofErr w:type="spellEnd"/>
      <w:r w:rsidRPr="00437E56">
        <w:rPr>
          <w:lang w:val="en-GB"/>
        </w:rPr>
        <w:t xml:space="preserve">). Journal of Sea Research. 2000 Dec 1;44(3):257–65. </w:t>
      </w:r>
    </w:p>
    <w:p w14:paraId="46550F2C" w14:textId="77777777" w:rsidR="00437E56" w:rsidRPr="00437E56" w:rsidRDefault="00437E56" w:rsidP="00437E56">
      <w:pPr>
        <w:pStyle w:val="Bibliography"/>
        <w:rPr>
          <w:lang w:val="en-GB"/>
        </w:rPr>
      </w:pPr>
      <w:r w:rsidRPr="00437E56">
        <w:rPr>
          <w:lang w:val="en-GB"/>
        </w:rPr>
        <w:t xml:space="preserve">23. </w:t>
      </w:r>
      <w:r w:rsidRPr="00437E56">
        <w:rPr>
          <w:lang w:val="en-GB"/>
        </w:rPr>
        <w:tab/>
      </w:r>
      <w:proofErr w:type="spellStart"/>
      <w:r w:rsidRPr="00437E56">
        <w:rPr>
          <w:lang w:val="en-GB"/>
        </w:rPr>
        <w:t>Hrycik</w:t>
      </w:r>
      <w:proofErr w:type="spellEnd"/>
      <w:r w:rsidRPr="00437E56">
        <w:rPr>
          <w:lang w:val="en-GB"/>
        </w:rPr>
        <w:t xml:space="preserve"> AR, Almeida LZ, </w:t>
      </w:r>
      <w:proofErr w:type="spellStart"/>
      <w:r w:rsidRPr="00437E56">
        <w:rPr>
          <w:lang w:val="en-GB"/>
        </w:rPr>
        <w:t>Höök</w:t>
      </w:r>
      <w:proofErr w:type="spellEnd"/>
      <w:r w:rsidRPr="00437E56">
        <w:rPr>
          <w:lang w:val="en-GB"/>
        </w:rPr>
        <w:t xml:space="preserve"> TO. Sub-lethal effects on fish provide insight into a </w:t>
      </w:r>
      <w:proofErr w:type="gramStart"/>
      <w:r w:rsidRPr="00437E56">
        <w:rPr>
          <w:lang w:val="en-GB"/>
        </w:rPr>
        <w:t>biologically-relevant</w:t>
      </w:r>
      <w:proofErr w:type="gramEnd"/>
      <w:r w:rsidRPr="00437E56">
        <w:rPr>
          <w:lang w:val="en-GB"/>
        </w:rPr>
        <w:t xml:space="preserve"> threshold of hypoxia. Oikos. 2017;126(3):307–17. </w:t>
      </w:r>
    </w:p>
    <w:p w14:paraId="4833DA2F" w14:textId="77777777" w:rsidR="00437E56" w:rsidRPr="00437E56" w:rsidRDefault="00437E56" w:rsidP="00437E56">
      <w:pPr>
        <w:pStyle w:val="Bibliography"/>
        <w:rPr>
          <w:lang w:val="en-GB"/>
        </w:rPr>
      </w:pPr>
      <w:r w:rsidRPr="00437E56">
        <w:rPr>
          <w:lang w:val="en-GB"/>
        </w:rPr>
        <w:t xml:space="preserve">24. </w:t>
      </w:r>
      <w:r w:rsidRPr="00437E56">
        <w:rPr>
          <w:lang w:val="en-GB"/>
        </w:rPr>
        <w:tab/>
        <w:t xml:space="preserve">Sampaio E, Santos C, Rosa IC, Ferreira V, </w:t>
      </w:r>
      <w:proofErr w:type="spellStart"/>
      <w:r w:rsidRPr="00437E56">
        <w:rPr>
          <w:lang w:val="en-GB"/>
        </w:rPr>
        <w:t>Pörtner</w:t>
      </w:r>
      <w:proofErr w:type="spellEnd"/>
      <w:r w:rsidRPr="00437E56">
        <w:rPr>
          <w:lang w:val="en-GB"/>
        </w:rPr>
        <w:t xml:space="preserve"> HO, Duarte CM, et al. Impacts of hypoxic events surpass those of future ocean warming and acidification. Nature Ecology &amp; Evolution. 2021 Jan 11;1–11. </w:t>
      </w:r>
    </w:p>
    <w:p w14:paraId="084616B1" w14:textId="77777777" w:rsidR="00437E56" w:rsidRPr="00437E56" w:rsidRDefault="00437E56" w:rsidP="00437E56">
      <w:pPr>
        <w:pStyle w:val="Bibliography"/>
        <w:rPr>
          <w:lang w:val="en-GB"/>
        </w:rPr>
      </w:pPr>
      <w:r w:rsidRPr="00437E56">
        <w:rPr>
          <w:lang w:val="en-GB"/>
        </w:rPr>
        <w:t xml:space="preserve">25. </w:t>
      </w:r>
      <w:r w:rsidRPr="00437E56">
        <w:rPr>
          <w:lang w:val="en-GB"/>
        </w:rPr>
        <w:tab/>
        <w:t xml:space="preserve">Thorson JT, Shelton AO, Ward EJ, </w:t>
      </w:r>
      <w:proofErr w:type="spellStart"/>
      <w:r w:rsidRPr="00437E56">
        <w:rPr>
          <w:lang w:val="en-GB"/>
        </w:rPr>
        <w:t>Skaug</w:t>
      </w:r>
      <w:proofErr w:type="spellEnd"/>
      <w:r w:rsidRPr="00437E56">
        <w:rPr>
          <w:lang w:val="en-GB"/>
        </w:rPr>
        <w:t xml:space="preserve"> HJ. Geostatistical delta-generalized linear mixed models improve precision for estimated abundance indices for West Coast </w:t>
      </w:r>
      <w:proofErr w:type="spellStart"/>
      <w:r w:rsidRPr="00437E56">
        <w:rPr>
          <w:lang w:val="en-GB"/>
        </w:rPr>
        <w:t>groundfishes</w:t>
      </w:r>
      <w:proofErr w:type="spellEnd"/>
      <w:r w:rsidRPr="00437E56">
        <w:rPr>
          <w:lang w:val="en-GB"/>
        </w:rPr>
        <w:t xml:space="preserve">. ICES J Mar Sci. 2015 Jun 1;72(5):1297–310. </w:t>
      </w:r>
    </w:p>
    <w:p w14:paraId="03E14112" w14:textId="77777777" w:rsidR="00437E56" w:rsidRPr="00437E56" w:rsidRDefault="00437E56" w:rsidP="00437E56">
      <w:pPr>
        <w:pStyle w:val="Bibliography"/>
        <w:rPr>
          <w:lang w:val="en-GB"/>
        </w:rPr>
      </w:pPr>
      <w:r w:rsidRPr="00437E56">
        <w:rPr>
          <w:lang w:val="en-GB"/>
        </w:rPr>
        <w:t xml:space="preserve">26. </w:t>
      </w:r>
      <w:r w:rsidRPr="00437E56">
        <w:rPr>
          <w:lang w:val="en-GB"/>
        </w:rPr>
        <w:tab/>
        <w:t xml:space="preserve">Thorson JT, </w:t>
      </w:r>
      <w:proofErr w:type="spellStart"/>
      <w:r w:rsidRPr="00437E56">
        <w:rPr>
          <w:lang w:val="en-GB"/>
        </w:rPr>
        <w:t>Scheuerell</w:t>
      </w:r>
      <w:proofErr w:type="spellEnd"/>
      <w:r w:rsidRPr="00437E56">
        <w:rPr>
          <w:lang w:val="en-GB"/>
        </w:rPr>
        <w:t xml:space="preserve"> MD, Shelton AO, See KE, </w:t>
      </w:r>
      <w:proofErr w:type="spellStart"/>
      <w:r w:rsidRPr="00437E56">
        <w:rPr>
          <w:lang w:val="en-GB"/>
        </w:rPr>
        <w:t>Skaug</w:t>
      </w:r>
      <w:proofErr w:type="spellEnd"/>
      <w:r w:rsidRPr="00437E56">
        <w:rPr>
          <w:lang w:val="en-GB"/>
        </w:rPr>
        <w:t xml:space="preserve"> HJ, Kristensen K. Spatial factor analysis: a new tool for estimating joint species distributions and correlations in species range. Methods in Ecology and Evolution. 2015 Jun 1;6(6):627–37. </w:t>
      </w:r>
    </w:p>
    <w:p w14:paraId="738A0EED" w14:textId="77777777" w:rsidR="00437E56" w:rsidRPr="00437E56" w:rsidRDefault="00437E56" w:rsidP="00437E56">
      <w:pPr>
        <w:pStyle w:val="Bibliography"/>
        <w:rPr>
          <w:lang w:val="en-GB"/>
        </w:rPr>
      </w:pPr>
      <w:r w:rsidRPr="00437E56">
        <w:rPr>
          <w:lang w:val="en-GB"/>
        </w:rPr>
        <w:t xml:space="preserve">27. </w:t>
      </w:r>
      <w:r w:rsidRPr="00437E56">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126B8D91" w14:textId="77777777" w:rsidR="00437E56" w:rsidRPr="00437E56" w:rsidRDefault="00437E56" w:rsidP="00437E56">
      <w:pPr>
        <w:pStyle w:val="Bibliography"/>
        <w:rPr>
          <w:lang w:val="en-GB"/>
        </w:rPr>
      </w:pPr>
      <w:r w:rsidRPr="00437E56">
        <w:rPr>
          <w:lang w:val="en-GB"/>
        </w:rPr>
        <w:t xml:space="preserve">28. </w:t>
      </w:r>
      <w:r w:rsidRPr="00437E56">
        <w:rPr>
          <w:lang w:val="en-GB"/>
        </w:rPr>
        <w:tab/>
        <w:t xml:space="preserve">Lindgren F, Rue H, </w:t>
      </w:r>
      <w:proofErr w:type="spellStart"/>
      <w:r w:rsidRPr="00437E56">
        <w:rPr>
          <w:lang w:val="en-GB"/>
        </w:rPr>
        <w:t>Lindström</w:t>
      </w:r>
      <w:proofErr w:type="spellEnd"/>
      <w:r w:rsidRPr="00437E56">
        <w:rPr>
          <w:lang w:val="en-GB"/>
        </w:rPr>
        <w:t xml:space="preserve"> J. An explicit link between Gaussian fields and Gaussian Markov random fields: the stochastic partial differential equation approach. Journal of the Royal Statistical Society: Series B (Statistical Methodology). 2011;73(4):423–98. </w:t>
      </w:r>
    </w:p>
    <w:p w14:paraId="4322A3B4" w14:textId="77777777" w:rsidR="00437E56" w:rsidRPr="00437E56" w:rsidRDefault="00437E56" w:rsidP="00437E56">
      <w:pPr>
        <w:pStyle w:val="Bibliography"/>
        <w:rPr>
          <w:lang w:val="en-GB"/>
        </w:rPr>
      </w:pPr>
      <w:r w:rsidRPr="00437E56">
        <w:rPr>
          <w:lang w:val="en-GB"/>
        </w:rPr>
        <w:lastRenderedPageBreak/>
        <w:t xml:space="preserve">29. </w:t>
      </w:r>
      <w:r w:rsidRPr="00437E56">
        <w:rPr>
          <w:lang w:val="en-GB"/>
        </w:rPr>
        <w:tab/>
      </w:r>
      <w:proofErr w:type="spellStart"/>
      <w:r w:rsidRPr="00437E56">
        <w:rPr>
          <w:lang w:val="en-GB"/>
        </w:rPr>
        <w:t>Reusch</w:t>
      </w:r>
      <w:proofErr w:type="spellEnd"/>
      <w:r w:rsidRPr="00437E56">
        <w:rPr>
          <w:lang w:val="en-GB"/>
        </w:rPr>
        <w:t xml:space="preserve"> TBH, Dierking J, Andersson HC, </w:t>
      </w:r>
      <w:proofErr w:type="spellStart"/>
      <w:r w:rsidRPr="00437E56">
        <w:rPr>
          <w:lang w:val="en-GB"/>
        </w:rPr>
        <w:t>Bonsdorff</w:t>
      </w:r>
      <w:proofErr w:type="spellEnd"/>
      <w:r w:rsidRPr="00437E56">
        <w:rPr>
          <w:lang w:val="en-GB"/>
        </w:rPr>
        <w:t xml:space="preserve"> E, Carstensen J, </w:t>
      </w:r>
      <w:proofErr w:type="spellStart"/>
      <w:r w:rsidRPr="00437E56">
        <w:rPr>
          <w:lang w:val="en-GB"/>
        </w:rPr>
        <w:t>Casini</w:t>
      </w:r>
      <w:proofErr w:type="spellEnd"/>
      <w:r w:rsidRPr="00437E56">
        <w:rPr>
          <w:lang w:val="en-GB"/>
        </w:rPr>
        <w:t xml:space="preserve"> M, et al. The Baltic Sea as a time machine for the future coastal ocean. Science Advances [Internet]. 2018 May [cited 2021 Sep 1]; Available from: https://www.science.org/doi/abs/10.1126/sciadv.aar8195</w:t>
      </w:r>
    </w:p>
    <w:p w14:paraId="22EF1ACA" w14:textId="77777777" w:rsidR="00437E56" w:rsidRPr="00437E56" w:rsidRDefault="00437E56" w:rsidP="00437E56">
      <w:pPr>
        <w:pStyle w:val="Bibliography"/>
        <w:rPr>
          <w:lang w:val="en-GB"/>
        </w:rPr>
      </w:pPr>
      <w:r w:rsidRPr="00437E56">
        <w:rPr>
          <w:lang w:val="sv-SE"/>
          <w:rPrChange w:id="175" w:author="Max Lindmark" w:date="2022-05-19T20:29:00Z">
            <w:rPr>
              <w:lang w:val="en-GB"/>
            </w:rPr>
          </w:rPrChange>
        </w:rPr>
        <w:t xml:space="preserve">30. </w:t>
      </w:r>
      <w:r w:rsidRPr="00437E56">
        <w:rPr>
          <w:lang w:val="sv-SE"/>
          <w:rPrChange w:id="176" w:author="Max Lindmark" w:date="2022-05-19T20:29:00Z">
            <w:rPr>
              <w:lang w:val="en-GB"/>
            </w:rPr>
          </w:rPrChange>
        </w:rPr>
        <w:tab/>
      </w:r>
      <w:proofErr w:type="spellStart"/>
      <w:r w:rsidRPr="00437E56">
        <w:rPr>
          <w:lang w:val="sv-SE"/>
          <w:rPrChange w:id="177" w:author="Max Lindmark" w:date="2022-05-19T20:29:00Z">
            <w:rPr>
              <w:lang w:val="en-GB"/>
            </w:rPr>
          </w:rPrChange>
        </w:rPr>
        <w:t>Mion</w:t>
      </w:r>
      <w:proofErr w:type="spellEnd"/>
      <w:r w:rsidRPr="00437E56">
        <w:rPr>
          <w:lang w:val="sv-SE"/>
          <w:rPrChange w:id="178" w:author="Max Lindmark" w:date="2022-05-19T20:29:00Z">
            <w:rPr>
              <w:lang w:val="en-GB"/>
            </w:rPr>
          </w:rPrChange>
        </w:rPr>
        <w:t xml:space="preserve"> M, </w:t>
      </w:r>
      <w:proofErr w:type="spellStart"/>
      <w:r w:rsidRPr="00437E56">
        <w:rPr>
          <w:lang w:val="sv-SE"/>
          <w:rPrChange w:id="179" w:author="Max Lindmark" w:date="2022-05-19T20:29:00Z">
            <w:rPr>
              <w:lang w:val="en-GB"/>
            </w:rPr>
          </w:rPrChange>
        </w:rPr>
        <w:t>Haase</w:t>
      </w:r>
      <w:proofErr w:type="spellEnd"/>
      <w:r w:rsidRPr="00437E56">
        <w:rPr>
          <w:lang w:val="sv-SE"/>
          <w:rPrChange w:id="180" w:author="Max Lindmark" w:date="2022-05-19T20:29:00Z">
            <w:rPr>
              <w:lang w:val="en-GB"/>
            </w:rPr>
          </w:rPrChange>
        </w:rPr>
        <w:t xml:space="preserve"> S, Hemmer‐Hansen J, </w:t>
      </w:r>
      <w:proofErr w:type="spellStart"/>
      <w:r w:rsidRPr="00437E56">
        <w:rPr>
          <w:lang w:val="sv-SE"/>
          <w:rPrChange w:id="181" w:author="Max Lindmark" w:date="2022-05-19T20:29:00Z">
            <w:rPr>
              <w:lang w:val="en-GB"/>
            </w:rPr>
          </w:rPrChange>
        </w:rPr>
        <w:t>Hilvarsson</w:t>
      </w:r>
      <w:proofErr w:type="spellEnd"/>
      <w:r w:rsidRPr="00437E56">
        <w:rPr>
          <w:lang w:val="sv-SE"/>
          <w:rPrChange w:id="182" w:author="Max Lindmark" w:date="2022-05-19T20:29:00Z">
            <w:rPr>
              <w:lang w:val="en-GB"/>
            </w:rPr>
          </w:rPrChange>
        </w:rPr>
        <w:t xml:space="preserve"> A, </w:t>
      </w:r>
      <w:proofErr w:type="spellStart"/>
      <w:r w:rsidRPr="00437E56">
        <w:rPr>
          <w:lang w:val="sv-SE"/>
          <w:rPrChange w:id="183" w:author="Max Lindmark" w:date="2022-05-19T20:29:00Z">
            <w:rPr>
              <w:lang w:val="en-GB"/>
            </w:rPr>
          </w:rPrChange>
        </w:rPr>
        <w:t>Hüssy</w:t>
      </w:r>
      <w:proofErr w:type="spellEnd"/>
      <w:r w:rsidRPr="00437E56">
        <w:rPr>
          <w:lang w:val="sv-SE"/>
          <w:rPrChange w:id="184" w:author="Max Lindmark" w:date="2022-05-19T20:29:00Z">
            <w:rPr>
              <w:lang w:val="en-GB"/>
            </w:rPr>
          </w:rPrChange>
        </w:rPr>
        <w:t xml:space="preserve"> K, Krüger‐Johnsen M, et al. </w:t>
      </w:r>
      <w:r w:rsidRPr="00437E56">
        <w:rPr>
          <w:lang w:val="en-GB"/>
        </w:rPr>
        <w:t xml:space="preserve">Multidecadal changes in fish growth rates estimated from tagging data: A case study from the Eastern Baltic cod (Gadus </w:t>
      </w:r>
      <w:proofErr w:type="spellStart"/>
      <w:r w:rsidRPr="00437E56">
        <w:rPr>
          <w:lang w:val="en-GB"/>
        </w:rPr>
        <w:t>morhua</w:t>
      </w:r>
      <w:proofErr w:type="spellEnd"/>
      <w:r w:rsidRPr="00437E56">
        <w:rPr>
          <w:lang w:val="en-GB"/>
        </w:rPr>
        <w:t xml:space="preserve">, </w:t>
      </w:r>
      <w:proofErr w:type="spellStart"/>
      <w:r w:rsidRPr="00437E56">
        <w:rPr>
          <w:lang w:val="en-GB"/>
        </w:rPr>
        <w:t>Gadidae</w:t>
      </w:r>
      <w:proofErr w:type="spellEnd"/>
      <w:r w:rsidRPr="00437E56">
        <w:rPr>
          <w:lang w:val="en-GB"/>
        </w:rPr>
        <w:t xml:space="preserve">). Fish and Fisheries. 2021;22(2):413–27. </w:t>
      </w:r>
    </w:p>
    <w:p w14:paraId="49E38E86" w14:textId="77777777" w:rsidR="00437E56" w:rsidRPr="00437E56" w:rsidRDefault="00437E56" w:rsidP="00437E56">
      <w:pPr>
        <w:pStyle w:val="Bibliography"/>
        <w:rPr>
          <w:lang w:val="en-GB"/>
        </w:rPr>
      </w:pPr>
      <w:r w:rsidRPr="00437E56">
        <w:rPr>
          <w:lang w:val="en-GB"/>
        </w:rPr>
        <w:t xml:space="preserve">31. </w:t>
      </w:r>
      <w:r w:rsidRPr="00437E56">
        <w:rPr>
          <w:lang w:val="en-GB"/>
        </w:rPr>
        <w:tab/>
        <w:t xml:space="preserve">ICES. Cod </w:t>
      </w:r>
      <w:r w:rsidRPr="00437E56">
        <w:rPr>
          <w:i/>
          <w:iCs/>
          <w:lang w:val="en-GB"/>
        </w:rPr>
        <w:t xml:space="preserve">(Gadus </w:t>
      </w:r>
      <w:proofErr w:type="spellStart"/>
      <w:r w:rsidRPr="00437E56">
        <w:rPr>
          <w:i/>
          <w:iCs/>
          <w:lang w:val="en-GB"/>
        </w:rPr>
        <w:t>morhua</w:t>
      </w:r>
      <w:proofErr w:type="spellEnd"/>
      <w:r w:rsidRPr="00437E56">
        <w:rPr>
          <w:i/>
          <w:iCs/>
          <w:lang w:val="en-GB"/>
        </w:rPr>
        <w:t>)</w:t>
      </w:r>
      <w:r w:rsidRPr="00437E56">
        <w:rPr>
          <w:lang w:val="en-GB"/>
        </w:rPr>
        <w:t xml:space="preserve"> in subdivisions 24-32, eastern Baltic stock (eastern Baltic Sea). </w:t>
      </w:r>
      <w:r w:rsidRPr="00437E56">
        <w:rPr>
          <w:i/>
          <w:iCs/>
          <w:lang w:val="en-GB"/>
        </w:rPr>
        <w:t>In</w:t>
      </w:r>
      <w:r w:rsidRPr="00437E56">
        <w:rPr>
          <w:lang w:val="en-GB"/>
        </w:rPr>
        <w:t xml:space="preserve"> Report of the ICES Advisory Committee [Internet]. 2021. (ICES ADVICE 2021 cod.27.24-32). Available from: https://doi.org/10.17895/ices.advice.7745</w:t>
      </w:r>
    </w:p>
    <w:p w14:paraId="39DF8E09" w14:textId="77777777" w:rsidR="00437E56" w:rsidRPr="00437E56" w:rsidRDefault="00437E56" w:rsidP="00437E56">
      <w:pPr>
        <w:pStyle w:val="Bibliography"/>
        <w:rPr>
          <w:lang w:val="en-GB"/>
        </w:rPr>
      </w:pPr>
      <w:r w:rsidRPr="00437E56">
        <w:rPr>
          <w:lang w:val="en-GB"/>
        </w:rPr>
        <w:t xml:space="preserve">32. </w:t>
      </w:r>
      <w:r w:rsidRPr="00437E56">
        <w:rPr>
          <w:lang w:val="en-GB"/>
        </w:rPr>
        <w:tab/>
        <w:t>ICES. Report of the Baltic Fisheries Assessment Working Group (WGBFAS) [Internet]. 2021 p. 717 pp. Report No.: 3:53. Available from: https://doi.org/10.17895/ices.pub.8187</w:t>
      </w:r>
    </w:p>
    <w:p w14:paraId="5058C390" w14:textId="77777777" w:rsidR="00437E56" w:rsidRPr="00437E56" w:rsidRDefault="00437E56" w:rsidP="00437E56">
      <w:pPr>
        <w:pStyle w:val="Bibliography"/>
        <w:rPr>
          <w:lang w:val="sv-SE"/>
          <w:rPrChange w:id="185" w:author="Max Lindmark" w:date="2022-05-19T20:29:00Z">
            <w:rPr>
              <w:lang w:val="en-GB"/>
            </w:rPr>
          </w:rPrChange>
        </w:rPr>
      </w:pPr>
      <w:r w:rsidRPr="00437E56">
        <w:rPr>
          <w:lang w:val="en-GB"/>
        </w:rPr>
        <w:t xml:space="preserve">33. </w:t>
      </w:r>
      <w:r w:rsidRPr="00437E56">
        <w:rPr>
          <w:lang w:val="en-GB"/>
        </w:rPr>
        <w:tab/>
      </w:r>
      <w:proofErr w:type="spellStart"/>
      <w:r w:rsidRPr="00437E56">
        <w:rPr>
          <w:lang w:val="en-GB"/>
        </w:rPr>
        <w:t>Haase</w:t>
      </w:r>
      <w:proofErr w:type="spellEnd"/>
      <w:r w:rsidRPr="00437E56">
        <w:rPr>
          <w:lang w:val="en-GB"/>
        </w:rPr>
        <w:t xml:space="preserve"> K, Orio A, Pawlak J, </w:t>
      </w:r>
      <w:proofErr w:type="spellStart"/>
      <w:r w:rsidRPr="00437E56">
        <w:rPr>
          <w:lang w:val="en-GB"/>
        </w:rPr>
        <w:t>Pachur</w:t>
      </w:r>
      <w:proofErr w:type="spellEnd"/>
      <w:r w:rsidRPr="00437E56">
        <w:rPr>
          <w:lang w:val="en-GB"/>
        </w:rPr>
        <w:t xml:space="preserve"> M, </w:t>
      </w:r>
      <w:proofErr w:type="spellStart"/>
      <w:r w:rsidRPr="00437E56">
        <w:rPr>
          <w:lang w:val="en-GB"/>
        </w:rPr>
        <w:t>Casini</w:t>
      </w:r>
      <w:proofErr w:type="spellEnd"/>
      <w:r w:rsidRPr="00437E56">
        <w:rPr>
          <w:lang w:val="en-GB"/>
        </w:rPr>
        <w:t xml:space="preserve"> M. Diet of dominant demersal fish species in the Baltic Sea: Is flounder stealing benthic food from cod? </w:t>
      </w:r>
      <w:r w:rsidRPr="00437E56">
        <w:rPr>
          <w:lang w:val="sv-SE"/>
          <w:rPrChange w:id="186" w:author="Max Lindmark" w:date="2022-05-19T20:29:00Z">
            <w:rPr>
              <w:lang w:val="en-GB"/>
            </w:rPr>
          </w:rPrChange>
        </w:rPr>
        <w:t xml:space="preserve">Mar </w:t>
      </w:r>
      <w:proofErr w:type="spellStart"/>
      <w:r w:rsidRPr="00437E56">
        <w:rPr>
          <w:lang w:val="sv-SE"/>
          <w:rPrChange w:id="187" w:author="Max Lindmark" w:date="2022-05-19T20:29:00Z">
            <w:rPr>
              <w:lang w:val="en-GB"/>
            </w:rPr>
          </w:rPrChange>
        </w:rPr>
        <w:t>Ecol</w:t>
      </w:r>
      <w:proofErr w:type="spellEnd"/>
      <w:r w:rsidRPr="00437E56">
        <w:rPr>
          <w:lang w:val="sv-SE"/>
          <w:rPrChange w:id="188" w:author="Max Lindmark" w:date="2022-05-19T20:29:00Z">
            <w:rPr>
              <w:lang w:val="en-GB"/>
            </w:rPr>
          </w:rPrChange>
        </w:rPr>
        <w:t xml:space="preserve"> </w:t>
      </w:r>
      <w:proofErr w:type="spellStart"/>
      <w:r w:rsidRPr="00437E56">
        <w:rPr>
          <w:lang w:val="sv-SE"/>
          <w:rPrChange w:id="189" w:author="Max Lindmark" w:date="2022-05-19T20:29:00Z">
            <w:rPr>
              <w:lang w:val="en-GB"/>
            </w:rPr>
          </w:rPrChange>
        </w:rPr>
        <w:t>Prog</w:t>
      </w:r>
      <w:proofErr w:type="spellEnd"/>
      <w:r w:rsidRPr="00437E56">
        <w:rPr>
          <w:lang w:val="sv-SE"/>
          <w:rPrChange w:id="190" w:author="Max Lindmark" w:date="2022-05-19T20:29:00Z">
            <w:rPr>
              <w:lang w:val="en-GB"/>
            </w:rPr>
          </w:rPrChange>
        </w:rPr>
        <w:t xml:space="preserve"> Ser. 2020 Jul </w:t>
      </w:r>
      <w:proofErr w:type="gramStart"/>
      <w:r w:rsidRPr="00437E56">
        <w:rPr>
          <w:lang w:val="sv-SE"/>
          <w:rPrChange w:id="191" w:author="Max Lindmark" w:date="2022-05-19T20:29:00Z">
            <w:rPr>
              <w:lang w:val="en-GB"/>
            </w:rPr>
          </w:rPrChange>
        </w:rPr>
        <w:t>9;645:159</w:t>
      </w:r>
      <w:proofErr w:type="gramEnd"/>
      <w:r w:rsidRPr="00437E56">
        <w:rPr>
          <w:lang w:val="sv-SE"/>
          <w:rPrChange w:id="192" w:author="Max Lindmark" w:date="2022-05-19T20:29:00Z">
            <w:rPr>
              <w:lang w:val="en-GB"/>
            </w:rPr>
          </w:rPrChange>
        </w:rPr>
        <w:t xml:space="preserve">–70. </w:t>
      </w:r>
    </w:p>
    <w:p w14:paraId="78535269" w14:textId="77777777" w:rsidR="00437E56" w:rsidRPr="00437E56" w:rsidRDefault="00437E56" w:rsidP="00437E56">
      <w:pPr>
        <w:pStyle w:val="Bibliography"/>
        <w:rPr>
          <w:lang w:val="en-GB"/>
        </w:rPr>
      </w:pPr>
      <w:r w:rsidRPr="00437E56">
        <w:rPr>
          <w:lang w:val="sv-SE"/>
          <w:rPrChange w:id="193" w:author="Max Lindmark" w:date="2022-05-19T20:29:00Z">
            <w:rPr>
              <w:lang w:val="en-GB"/>
            </w:rPr>
          </w:rPrChange>
        </w:rPr>
        <w:t xml:space="preserve">34. </w:t>
      </w:r>
      <w:r w:rsidRPr="00437E56">
        <w:rPr>
          <w:lang w:val="sv-SE"/>
          <w:rPrChange w:id="194" w:author="Max Lindmark" w:date="2022-05-19T20:29:00Z">
            <w:rPr>
              <w:lang w:val="en-GB"/>
            </w:rPr>
          </w:rPrChange>
        </w:rPr>
        <w:tab/>
      </w:r>
      <w:proofErr w:type="spellStart"/>
      <w:r w:rsidRPr="00437E56">
        <w:rPr>
          <w:lang w:val="sv-SE"/>
          <w:rPrChange w:id="195" w:author="Max Lindmark" w:date="2022-05-19T20:29:00Z">
            <w:rPr>
              <w:lang w:val="en-GB"/>
            </w:rPr>
          </w:rPrChange>
        </w:rPr>
        <w:t>Neuenfeldt</w:t>
      </w:r>
      <w:proofErr w:type="spellEnd"/>
      <w:r w:rsidRPr="00437E56">
        <w:rPr>
          <w:lang w:val="sv-SE"/>
          <w:rPrChange w:id="196" w:author="Max Lindmark" w:date="2022-05-19T20:29:00Z">
            <w:rPr>
              <w:lang w:val="en-GB"/>
            </w:rPr>
          </w:rPrChange>
        </w:rPr>
        <w:t xml:space="preserve"> S, </w:t>
      </w:r>
      <w:proofErr w:type="spellStart"/>
      <w:r w:rsidRPr="00437E56">
        <w:rPr>
          <w:lang w:val="sv-SE"/>
          <w:rPrChange w:id="197" w:author="Max Lindmark" w:date="2022-05-19T20:29:00Z">
            <w:rPr>
              <w:lang w:val="en-GB"/>
            </w:rPr>
          </w:rPrChange>
        </w:rPr>
        <w:t>Bartolino</w:t>
      </w:r>
      <w:proofErr w:type="spellEnd"/>
      <w:r w:rsidRPr="00437E56">
        <w:rPr>
          <w:lang w:val="sv-SE"/>
          <w:rPrChange w:id="198" w:author="Max Lindmark" w:date="2022-05-19T20:29:00Z">
            <w:rPr>
              <w:lang w:val="en-GB"/>
            </w:rPr>
          </w:rPrChange>
        </w:rPr>
        <w:t xml:space="preserve"> V, </w:t>
      </w:r>
      <w:proofErr w:type="spellStart"/>
      <w:r w:rsidRPr="00437E56">
        <w:rPr>
          <w:lang w:val="sv-SE"/>
          <w:rPrChange w:id="199" w:author="Max Lindmark" w:date="2022-05-19T20:29:00Z">
            <w:rPr>
              <w:lang w:val="en-GB"/>
            </w:rPr>
          </w:rPrChange>
        </w:rPr>
        <w:t>Orio</w:t>
      </w:r>
      <w:proofErr w:type="spellEnd"/>
      <w:r w:rsidRPr="00437E56">
        <w:rPr>
          <w:lang w:val="sv-SE"/>
          <w:rPrChange w:id="200" w:author="Max Lindmark" w:date="2022-05-19T20:29:00Z">
            <w:rPr>
              <w:lang w:val="en-GB"/>
            </w:rPr>
          </w:rPrChange>
        </w:rPr>
        <w:t xml:space="preserve"> A, Andersen KH, Andersen NG, Niiranen S, et al. </w:t>
      </w:r>
      <w:r w:rsidRPr="00437E56">
        <w:rPr>
          <w:lang w:val="en-GB"/>
        </w:rPr>
        <w:t>Feeding and growth of Atlantic cod (</w:t>
      </w:r>
      <w:r w:rsidRPr="00437E56">
        <w:rPr>
          <w:i/>
          <w:iCs/>
          <w:lang w:val="en-GB"/>
        </w:rPr>
        <w:t xml:space="preserve">Gadus </w:t>
      </w:r>
      <w:proofErr w:type="spellStart"/>
      <w:r w:rsidRPr="00437E56">
        <w:rPr>
          <w:i/>
          <w:iCs/>
          <w:lang w:val="en-GB"/>
        </w:rPr>
        <w:t>morhua</w:t>
      </w:r>
      <w:proofErr w:type="spellEnd"/>
      <w:r w:rsidRPr="00437E56">
        <w:rPr>
          <w:lang w:val="en-GB"/>
        </w:rPr>
        <w:t xml:space="preserve"> L.) in the eastern Baltic Sea under environmental change. </w:t>
      </w:r>
      <w:proofErr w:type="spellStart"/>
      <w:r w:rsidRPr="00437E56">
        <w:rPr>
          <w:lang w:val="en-GB"/>
        </w:rPr>
        <w:t>Ojaveer</w:t>
      </w:r>
      <w:proofErr w:type="spellEnd"/>
      <w:r w:rsidRPr="00437E56">
        <w:rPr>
          <w:lang w:val="en-GB"/>
        </w:rPr>
        <w:t xml:space="preserve"> H, editor. ICES Journal of Marine Science. 2020;77(2):624–32. </w:t>
      </w:r>
    </w:p>
    <w:p w14:paraId="2F8D83F3" w14:textId="77777777" w:rsidR="00437E56" w:rsidRPr="00437E56" w:rsidRDefault="00437E56" w:rsidP="00437E56">
      <w:pPr>
        <w:pStyle w:val="Bibliography"/>
        <w:rPr>
          <w:lang w:val="en-GB"/>
        </w:rPr>
      </w:pPr>
      <w:r w:rsidRPr="00437E56">
        <w:rPr>
          <w:lang w:val="en-GB"/>
        </w:rPr>
        <w:t xml:space="preserve">35. </w:t>
      </w:r>
      <w:r w:rsidRPr="00437E56">
        <w:rPr>
          <w:lang w:val="en-GB"/>
        </w:rPr>
        <w:tab/>
        <w:t xml:space="preserve">Orio A, Florin AB, </w:t>
      </w:r>
      <w:proofErr w:type="spellStart"/>
      <w:r w:rsidRPr="00437E56">
        <w:rPr>
          <w:lang w:val="en-GB"/>
        </w:rPr>
        <w:t>Bergström</w:t>
      </w:r>
      <w:proofErr w:type="spellEnd"/>
      <w:r w:rsidRPr="00437E56">
        <w:rPr>
          <w:lang w:val="en-GB"/>
        </w:rPr>
        <w:t xml:space="preserve"> U, </w:t>
      </w:r>
      <w:proofErr w:type="spellStart"/>
      <w:r w:rsidRPr="00437E56">
        <w:rPr>
          <w:lang w:val="en-GB"/>
        </w:rPr>
        <w:t>Šics</w:t>
      </w:r>
      <w:proofErr w:type="spellEnd"/>
      <w:r w:rsidRPr="00437E56">
        <w:rPr>
          <w:lang w:val="en-GB"/>
        </w:rPr>
        <w:t xml:space="preserve"> I, Baranova T, </w:t>
      </w:r>
      <w:proofErr w:type="spellStart"/>
      <w:r w:rsidRPr="00437E56">
        <w:rPr>
          <w:lang w:val="en-GB"/>
        </w:rPr>
        <w:t>Casini</w:t>
      </w:r>
      <w:proofErr w:type="spellEnd"/>
      <w:r w:rsidRPr="00437E56">
        <w:rPr>
          <w:lang w:val="en-GB"/>
        </w:rPr>
        <w:t xml:space="preserve"> M. Modelling indices of abundance and size-based indicators of cod and flounder stocks in the Baltic Sea using newly standardized trawl survey data. ICES J Mar Sci. 2017 May 1;74(5):1322–33. </w:t>
      </w:r>
    </w:p>
    <w:p w14:paraId="630BDA37" w14:textId="77777777" w:rsidR="00437E56" w:rsidRPr="00437E56" w:rsidRDefault="00437E56" w:rsidP="00437E56">
      <w:pPr>
        <w:pStyle w:val="Bibliography"/>
        <w:rPr>
          <w:lang w:val="en-GB"/>
        </w:rPr>
      </w:pPr>
      <w:r w:rsidRPr="00437E56">
        <w:rPr>
          <w:lang w:val="en-GB"/>
        </w:rPr>
        <w:t xml:space="preserve">36. </w:t>
      </w:r>
      <w:r w:rsidRPr="00437E56">
        <w:rPr>
          <w:lang w:val="en-GB"/>
        </w:rPr>
        <w:tab/>
      </w:r>
      <w:proofErr w:type="spellStart"/>
      <w:r w:rsidRPr="00437E56">
        <w:rPr>
          <w:lang w:val="en-GB"/>
        </w:rPr>
        <w:t>Casini</w:t>
      </w:r>
      <w:proofErr w:type="spellEnd"/>
      <w:r w:rsidRPr="00437E56">
        <w:rPr>
          <w:lang w:val="en-GB"/>
        </w:rPr>
        <w:t xml:space="preserve"> M, </w:t>
      </w:r>
      <w:proofErr w:type="spellStart"/>
      <w:r w:rsidRPr="00437E56">
        <w:rPr>
          <w:lang w:val="en-GB"/>
        </w:rPr>
        <w:t>Kornilovs</w:t>
      </w:r>
      <w:proofErr w:type="spellEnd"/>
      <w:r w:rsidRPr="00437E56">
        <w:rPr>
          <w:lang w:val="en-GB"/>
        </w:rPr>
        <w:t xml:space="preserve"> G, Cardinale M, </w:t>
      </w:r>
      <w:proofErr w:type="spellStart"/>
      <w:r w:rsidRPr="00437E56">
        <w:rPr>
          <w:lang w:val="en-GB"/>
        </w:rPr>
        <w:t>Möllmann</w:t>
      </w:r>
      <w:proofErr w:type="spellEnd"/>
      <w:r w:rsidRPr="00437E56">
        <w:rPr>
          <w:lang w:val="en-GB"/>
        </w:rPr>
        <w:t xml:space="preserve"> C, </w:t>
      </w:r>
      <w:proofErr w:type="spellStart"/>
      <w:r w:rsidRPr="00437E56">
        <w:rPr>
          <w:lang w:val="en-GB"/>
        </w:rPr>
        <w:t>Grygiel</w:t>
      </w:r>
      <w:proofErr w:type="spellEnd"/>
      <w:r w:rsidRPr="00437E56">
        <w:rPr>
          <w:lang w:val="en-GB"/>
        </w:rPr>
        <w:t xml:space="preserve"> W, Jonsson P, et al. Spatial and temporal density dependence regulates the condition of central Baltic Sea clupeids: compelling evidence using an extensive international acoustic survey. Population Ecology. 2011 Oct;53(4):511–23. </w:t>
      </w:r>
    </w:p>
    <w:p w14:paraId="58BF611F" w14:textId="77777777" w:rsidR="00437E56" w:rsidRPr="00437E56" w:rsidRDefault="00437E56" w:rsidP="00437E56">
      <w:pPr>
        <w:pStyle w:val="Bibliography"/>
        <w:rPr>
          <w:lang w:val="en-GB"/>
        </w:rPr>
      </w:pPr>
      <w:r w:rsidRPr="00437E56">
        <w:rPr>
          <w:lang w:val="en-GB"/>
        </w:rPr>
        <w:t xml:space="preserve">37. </w:t>
      </w:r>
      <w:r w:rsidRPr="00437E56">
        <w:rPr>
          <w:lang w:val="en-GB"/>
        </w:rPr>
        <w:tab/>
      </w:r>
      <w:proofErr w:type="spellStart"/>
      <w:r w:rsidRPr="00437E56">
        <w:rPr>
          <w:lang w:val="en-GB"/>
        </w:rPr>
        <w:t>Eero</w:t>
      </w:r>
      <w:proofErr w:type="spellEnd"/>
      <w:r w:rsidRPr="00437E56">
        <w:rPr>
          <w:lang w:val="en-GB"/>
        </w:rPr>
        <w:t xml:space="preserve"> M, </w:t>
      </w:r>
      <w:proofErr w:type="spellStart"/>
      <w:r w:rsidRPr="00437E56">
        <w:rPr>
          <w:lang w:val="en-GB"/>
        </w:rPr>
        <w:t>Vinther</w:t>
      </w:r>
      <w:proofErr w:type="spellEnd"/>
      <w:r w:rsidRPr="00437E56">
        <w:rPr>
          <w:lang w:val="en-GB"/>
        </w:rPr>
        <w:t xml:space="preserve"> M, </w:t>
      </w:r>
      <w:proofErr w:type="spellStart"/>
      <w:r w:rsidRPr="00437E56">
        <w:rPr>
          <w:lang w:val="en-GB"/>
        </w:rPr>
        <w:t>Haslob</w:t>
      </w:r>
      <w:proofErr w:type="spellEnd"/>
      <w:r w:rsidRPr="00437E56">
        <w:rPr>
          <w:lang w:val="en-GB"/>
        </w:rPr>
        <w:t xml:space="preserve"> H, </w:t>
      </w:r>
      <w:proofErr w:type="spellStart"/>
      <w:r w:rsidRPr="00437E56">
        <w:rPr>
          <w:lang w:val="en-GB"/>
        </w:rPr>
        <w:t>Huwer</w:t>
      </w:r>
      <w:proofErr w:type="spellEnd"/>
      <w:r w:rsidRPr="00437E56">
        <w:rPr>
          <w:lang w:val="en-GB"/>
        </w:rPr>
        <w:t xml:space="preserve"> B, </w:t>
      </w:r>
      <w:proofErr w:type="spellStart"/>
      <w:r w:rsidRPr="00437E56">
        <w:rPr>
          <w:lang w:val="en-GB"/>
        </w:rPr>
        <w:t>Casini</w:t>
      </w:r>
      <w:proofErr w:type="spellEnd"/>
      <w:r w:rsidRPr="00437E56">
        <w:rPr>
          <w:lang w:val="en-GB"/>
        </w:rPr>
        <w:t xml:space="preserve"> M, </w:t>
      </w:r>
      <w:proofErr w:type="spellStart"/>
      <w:r w:rsidRPr="00437E56">
        <w:rPr>
          <w:lang w:val="en-GB"/>
        </w:rPr>
        <w:t>Storr</w:t>
      </w:r>
      <w:proofErr w:type="spellEnd"/>
      <w:r w:rsidRPr="00437E56">
        <w:rPr>
          <w:lang w:val="en-GB"/>
        </w:rPr>
        <w:t xml:space="preserve">-Paulsen M, et al. Spatial management of marine resources can enhance the recovery of predators and avoid local depletion of forage fish. Conservation Letters. 2012;5(6):486–92. </w:t>
      </w:r>
    </w:p>
    <w:p w14:paraId="40FDC6BE" w14:textId="77777777" w:rsidR="00437E56" w:rsidRPr="00437E56" w:rsidRDefault="00437E56" w:rsidP="00437E56">
      <w:pPr>
        <w:pStyle w:val="Bibliography"/>
        <w:rPr>
          <w:lang w:val="en-GB"/>
        </w:rPr>
      </w:pPr>
      <w:r w:rsidRPr="00437E56">
        <w:rPr>
          <w:lang w:val="en-GB"/>
        </w:rPr>
        <w:t xml:space="preserve">38. </w:t>
      </w:r>
      <w:r w:rsidRPr="00437E56">
        <w:rPr>
          <w:lang w:val="en-GB"/>
        </w:rPr>
        <w:tab/>
        <w:t xml:space="preserve">Belkin IM. Rapid warming of large marine ecosystems. Progress in Oceanography. 2009;81(1):207–13. </w:t>
      </w:r>
    </w:p>
    <w:p w14:paraId="62BE30C0" w14:textId="77777777" w:rsidR="00437E56" w:rsidRPr="00437E56" w:rsidRDefault="00437E56" w:rsidP="00437E56">
      <w:pPr>
        <w:pStyle w:val="Bibliography"/>
        <w:rPr>
          <w:lang w:val="en-GB"/>
        </w:rPr>
      </w:pPr>
      <w:r w:rsidRPr="00437E56">
        <w:rPr>
          <w:lang w:val="en-GB"/>
        </w:rPr>
        <w:t xml:space="preserve">39. </w:t>
      </w:r>
      <w:r w:rsidRPr="00437E56">
        <w:rPr>
          <w:lang w:val="en-GB"/>
        </w:rPr>
        <w:tab/>
        <w:t xml:space="preserve">Orio A, </w:t>
      </w:r>
      <w:proofErr w:type="spellStart"/>
      <w:r w:rsidRPr="00437E56">
        <w:rPr>
          <w:lang w:val="en-GB"/>
        </w:rPr>
        <w:t>Bergström</w:t>
      </w:r>
      <w:proofErr w:type="spellEnd"/>
      <w:r w:rsidRPr="00437E56">
        <w:rPr>
          <w:lang w:val="en-GB"/>
        </w:rPr>
        <w:t xml:space="preserve"> U, Florin AB, </w:t>
      </w:r>
      <w:proofErr w:type="spellStart"/>
      <w:r w:rsidRPr="00437E56">
        <w:rPr>
          <w:lang w:val="en-GB"/>
        </w:rPr>
        <w:t>Šics</w:t>
      </w:r>
      <w:proofErr w:type="spellEnd"/>
      <w:r w:rsidRPr="00437E56">
        <w:rPr>
          <w:lang w:val="en-GB"/>
        </w:rPr>
        <w:t xml:space="preserve"> I, </w:t>
      </w:r>
      <w:proofErr w:type="spellStart"/>
      <w:r w:rsidRPr="00437E56">
        <w:rPr>
          <w:lang w:val="en-GB"/>
        </w:rPr>
        <w:t>Casini</w:t>
      </w:r>
      <w:proofErr w:type="spellEnd"/>
      <w:r w:rsidRPr="00437E56">
        <w:rPr>
          <w:lang w:val="en-GB"/>
        </w:rPr>
        <w:t xml:space="preserve"> M. Long-term changes in spatial overlap </w:t>
      </w:r>
      <w:proofErr w:type="spellStart"/>
      <w:r w:rsidRPr="00437E56">
        <w:rPr>
          <w:lang w:val="en-GB"/>
        </w:rPr>
        <w:t>betweeninteracting</w:t>
      </w:r>
      <w:proofErr w:type="spellEnd"/>
      <w:r w:rsidRPr="00437E56">
        <w:rPr>
          <w:lang w:val="en-GB"/>
        </w:rPr>
        <w:t xml:space="preserve"> cod and flounder in the Baltic Sea. </w:t>
      </w:r>
      <w:proofErr w:type="spellStart"/>
      <w:r w:rsidRPr="00437E56">
        <w:rPr>
          <w:lang w:val="en-GB"/>
        </w:rPr>
        <w:t>Hydrobiologia</w:t>
      </w:r>
      <w:proofErr w:type="spellEnd"/>
      <w:r w:rsidRPr="00437E56">
        <w:rPr>
          <w:lang w:val="en-GB"/>
        </w:rPr>
        <w:t xml:space="preserve">. 2020 Jun 1;847(11):2541–53. </w:t>
      </w:r>
    </w:p>
    <w:p w14:paraId="35612BC3" w14:textId="77777777" w:rsidR="00437E56" w:rsidRPr="00437E56" w:rsidRDefault="00437E56" w:rsidP="00437E56">
      <w:pPr>
        <w:pStyle w:val="Bibliography"/>
        <w:rPr>
          <w:lang w:val="en-GB"/>
        </w:rPr>
      </w:pPr>
      <w:r w:rsidRPr="00437E56">
        <w:rPr>
          <w:lang w:val="en-GB"/>
        </w:rPr>
        <w:t xml:space="preserve">40. </w:t>
      </w:r>
      <w:r w:rsidRPr="00437E56">
        <w:rPr>
          <w:lang w:val="en-GB"/>
        </w:rPr>
        <w:tab/>
      </w:r>
      <w:proofErr w:type="spellStart"/>
      <w:r w:rsidRPr="00437E56">
        <w:rPr>
          <w:lang w:val="en-GB"/>
        </w:rPr>
        <w:t>Aro</w:t>
      </w:r>
      <w:proofErr w:type="spellEnd"/>
      <w:r w:rsidRPr="00437E56">
        <w:rPr>
          <w:lang w:val="en-GB"/>
        </w:rPr>
        <w:t xml:space="preserve"> E. A review of fish migration patterns in the Baltic. Rap Proc-verb Re Cons Int </w:t>
      </w:r>
      <w:proofErr w:type="spellStart"/>
      <w:r w:rsidRPr="00437E56">
        <w:rPr>
          <w:lang w:val="en-GB"/>
        </w:rPr>
        <w:t>Explor</w:t>
      </w:r>
      <w:proofErr w:type="spellEnd"/>
      <w:r w:rsidRPr="00437E56">
        <w:rPr>
          <w:lang w:val="en-GB"/>
        </w:rPr>
        <w:t xml:space="preserve"> Mer. </w:t>
      </w:r>
      <w:proofErr w:type="gramStart"/>
      <w:r w:rsidRPr="00437E56">
        <w:rPr>
          <w:lang w:val="en-GB"/>
        </w:rPr>
        <w:t>1989;190:72</w:t>
      </w:r>
      <w:proofErr w:type="gramEnd"/>
      <w:r w:rsidRPr="00437E56">
        <w:rPr>
          <w:lang w:val="en-GB"/>
        </w:rPr>
        <w:t xml:space="preserve">–96. </w:t>
      </w:r>
    </w:p>
    <w:p w14:paraId="6BD8B4E6" w14:textId="77777777" w:rsidR="00437E56" w:rsidRPr="00437E56" w:rsidRDefault="00437E56" w:rsidP="00437E56">
      <w:pPr>
        <w:pStyle w:val="Bibliography"/>
        <w:rPr>
          <w:lang w:val="en-GB"/>
        </w:rPr>
      </w:pPr>
      <w:r w:rsidRPr="00437E56">
        <w:rPr>
          <w:lang w:val="en-GB"/>
        </w:rPr>
        <w:lastRenderedPageBreak/>
        <w:t xml:space="preserve">41. </w:t>
      </w:r>
      <w:r w:rsidRPr="00437E56">
        <w:rPr>
          <w:lang w:val="en-GB"/>
        </w:rPr>
        <w:tab/>
        <w:t>Le Cren ED. The Length-Weight Relationship and Seasonal Cycle in Gonad Weight and Condition in the Perch (</w:t>
      </w:r>
      <w:proofErr w:type="spellStart"/>
      <w:r w:rsidRPr="00437E56">
        <w:rPr>
          <w:lang w:val="en-GB"/>
        </w:rPr>
        <w:t>Perca</w:t>
      </w:r>
      <w:proofErr w:type="spellEnd"/>
      <w:r w:rsidRPr="00437E56">
        <w:rPr>
          <w:lang w:val="en-GB"/>
        </w:rPr>
        <w:t xml:space="preserve"> </w:t>
      </w:r>
      <w:proofErr w:type="spellStart"/>
      <w:r w:rsidRPr="00437E56">
        <w:rPr>
          <w:lang w:val="en-GB"/>
        </w:rPr>
        <w:t>fluviatilis</w:t>
      </w:r>
      <w:proofErr w:type="spellEnd"/>
      <w:r w:rsidRPr="00437E56">
        <w:rPr>
          <w:lang w:val="en-GB"/>
        </w:rPr>
        <w:t xml:space="preserve">). Journal of Animal Ecology. 1951;20(2):201–19. </w:t>
      </w:r>
    </w:p>
    <w:p w14:paraId="73A0CC52" w14:textId="77777777" w:rsidR="00437E56" w:rsidRPr="00437E56" w:rsidRDefault="00437E56" w:rsidP="00437E56">
      <w:pPr>
        <w:pStyle w:val="Bibliography"/>
        <w:rPr>
          <w:lang w:val="en-GB"/>
        </w:rPr>
      </w:pPr>
      <w:r w:rsidRPr="00437E56">
        <w:rPr>
          <w:lang w:val="en-GB"/>
        </w:rPr>
        <w:t xml:space="preserve">42. </w:t>
      </w:r>
      <w:r w:rsidRPr="00437E56">
        <w:rPr>
          <w:lang w:val="en-GB"/>
        </w:rPr>
        <w:tab/>
      </w:r>
      <w:proofErr w:type="spellStart"/>
      <w:r w:rsidRPr="00437E56">
        <w:rPr>
          <w:lang w:val="en-GB"/>
        </w:rPr>
        <w:t>Cressie</w:t>
      </w:r>
      <w:proofErr w:type="spellEnd"/>
      <w:r w:rsidRPr="00437E56">
        <w:rPr>
          <w:lang w:val="en-GB"/>
        </w:rPr>
        <w:t xml:space="preserve"> N, </w:t>
      </w:r>
      <w:proofErr w:type="spellStart"/>
      <w:r w:rsidRPr="00437E56">
        <w:rPr>
          <w:lang w:val="en-GB"/>
        </w:rPr>
        <w:t>Wikle</w:t>
      </w:r>
      <w:proofErr w:type="spellEnd"/>
      <w:r w:rsidRPr="00437E56">
        <w:rPr>
          <w:lang w:val="en-GB"/>
        </w:rPr>
        <w:t xml:space="preserve"> CK. Statistics for </w:t>
      </w:r>
      <w:proofErr w:type="spellStart"/>
      <w:r w:rsidRPr="00437E56">
        <w:rPr>
          <w:lang w:val="en-GB"/>
        </w:rPr>
        <w:t>Spatio</w:t>
      </w:r>
      <w:proofErr w:type="spellEnd"/>
      <w:r w:rsidRPr="00437E56">
        <w:rPr>
          <w:lang w:val="en-GB"/>
        </w:rPr>
        <w:t xml:space="preserve">-Temporal Data. John Wiley &amp; Sons; 2015. 612 p. </w:t>
      </w:r>
    </w:p>
    <w:p w14:paraId="7ACB4DDC" w14:textId="77777777" w:rsidR="00437E56" w:rsidRPr="00437E56" w:rsidRDefault="00437E56" w:rsidP="00437E56">
      <w:pPr>
        <w:pStyle w:val="Bibliography"/>
        <w:rPr>
          <w:lang w:val="en-GB"/>
        </w:rPr>
      </w:pPr>
      <w:r w:rsidRPr="00437E56">
        <w:rPr>
          <w:lang w:val="en-GB"/>
        </w:rPr>
        <w:t xml:space="preserve">43. </w:t>
      </w:r>
      <w:r w:rsidRPr="00437E56">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6476FCA9" w14:textId="77777777" w:rsidR="00437E56" w:rsidRPr="00437E56" w:rsidRDefault="00437E56" w:rsidP="00437E56">
      <w:pPr>
        <w:pStyle w:val="Bibliography"/>
        <w:rPr>
          <w:lang w:val="en-GB"/>
        </w:rPr>
      </w:pPr>
      <w:r w:rsidRPr="00437E56">
        <w:rPr>
          <w:lang w:val="en-GB"/>
        </w:rPr>
        <w:t xml:space="preserve">44. </w:t>
      </w:r>
      <w:r w:rsidRPr="00437E56">
        <w:rPr>
          <w:lang w:val="en-GB"/>
        </w:rPr>
        <w:tab/>
      </w:r>
      <w:proofErr w:type="spellStart"/>
      <w:r w:rsidRPr="00437E56">
        <w:rPr>
          <w:lang w:val="en-GB"/>
        </w:rPr>
        <w:t>Shono</w:t>
      </w:r>
      <w:proofErr w:type="spellEnd"/>
      <w:r w:rsidRPr="00437E56">
        <w:rPr>
          <w:lang w:val="en-GB"/>
        </w:rPr>
        <w:t xml:space="preserve"> H. Application of the Tweedie distribution to zero-catch data in CPUE analysis. Fisheries Research. 2008 Sep 1;93(1):154–62. </w:t>
      </w:r>
    </w:p>
    <w:p w14:paraId="43C7D675" w14:textId="77777777" w:rsidR="00437E56" w:rsidRPr="00437E56" w:rsidRDefault="00437E56" w:rsidP="00437E56">
      <w:pPr>
        <w:pStyle w:val="Bibliography"/>
        <w:rPr>
          <w:lang w:val="en-GB"/>
        </w:rPr>
      </w:pPr>
      <w:r w:rsidRPr="00437E56">
        <w:rPr>
          <w:lang w:val="en-GB"/>
        </w:rPr>
        <w:t xml:space="preserve">45. </w:t>
      </w:r>
      <w:r w:rsidRPr="00437E56">
        <w:rPr>
          <w:lang w:val="en-GB"/>
        </w:rPr>
        <w:tab/>
        <w:t xml:space="preserve">Anderson SC, Keppel EA, Edwards AM. A reproducible data synopsis for over 100 species of British Columbia groundfish [Internet]. DFO Can. Sci. </w:t>
      </w:r>
      <w:proofErr w:type="spellStart"/>
      <w:r w:rsidRPr="00437E56">
        <w:rPr>
          <w:lang w:val="en-GB"/>
        </w:rPr>
        <w:t>Advis</w:t>
      </w:r>
      <w:proofErr w:type="spellEnd"/>
      <w:r w:rsidRPr="00437E56">
        <w:rPr>
          <w:lang w:val="en-GB"/>
        </w:rPr>
        <w:t>. Sec. Res.; 2019. Report No.: Doc. 2019/041. Available from: &lt;www.dfo-mpo.gc.ca/csas-sccs/Publications/ResDocs-DocRech/2019/2019_041-eng.html&gt;</w:t>
      </w:r>
    </w:p>
    <w:p w14:paraId="647B1208" w14:textId="77777777" w:rsidR="00437E56" w:rsidRPr="00437E56" w:rsidRDefault="00437E56" w:rsidP="00437E56">
      <w:pPr>
        <w:pStyle w:val="Bibliography"/>
        <w:rPr>
          <w:lang w:val="en-GB"/>
        </w:rPr>
      </w:pPr>
      <w:r w:rsidRPr="00437E56">
        <w:rPr>
          <w:lang w:val="en-GB"/>
        </w:rPr>
        <w:t xml:space="preserve">46. </w:t>
      </w:r>
      <w:r w:rsidRPr="00437E56">
        <w:rPr>
          <w:lang w:val="en-GB"/>
        </w:rPr>
        <w:tab/>
      </w:r>
      <w:proofErr w:type="spellStart"/>
      <w:r w:rsidRPr="00437E56">
        <w:rPr>
          <w:lang w:val="en-GB"/>
        </w:rPr>
        <w:t>Hüssy</w:t>
      </w:r>
      <w:proofErr w:type="spellEnd"/>
      <w:r w:rsidRPr="00437E56">
        <w:rPr>
          <w:lang w:val="en-GB"/>
        </w:rPr>
        <w:t xml:space="preserve"> K, </w:t>
      </w:r>
      <w:proofErr w:type="spellStart"/>
      <w:r w:rsidRPr="00437E56">
        <w:rPr>
          <w:lang w:val="en-GB"/>
        </w:rPr>
        <w:t>Casini</w:t>
      </w:r>
      <w:proofErr w:type="spellEnd"/>
      <w:r w:rsidRPr="00437E56">
        <w:rPr>
          <w:lang w:val="en-GB"/>
        </w:rPr>
        <w:t xml:space="preserve"> M, </w:t>
      </w:r>
      <w:proofErr w:type="spellStart"/>
      <w:r w:rsidRPr="00437E56">
        <w:rPr>
          <w:lang w:val="en-GB"/>
        </w:rPr>
        <w:t>Haase</w:t>
      </w:r>
      <w:proofErr w:type="spellEnd"/>
      <w:r w:rsidRPr="00437E56">
        <w:rPr>
          <w:lang w:val="en-GB"/>
        </w:rPr>
        <w:t xml:space="preserve"> S, </w:t>
      </w:r>
      <w:proofErr w:type="spellStart"/>
      <w:r w:rsidRPr="00437E56">
        <w:rPr>
          <w:lang w:val="en-GB"/>
        </w:rPr>
        <w:t>Hilvarsson</w:t>
      </w:r>
      <w:proofErr w:type="spellEnd"/>
      <w:r w:rsidRPr="00437E56">
        <w:rPr>
          <w:lang w:val="en-GB"/>
        </w:rPr>
        <w:t xml:space="preserve"> A, </w:t>
      </w:r>
      <w:proofErr w:type="spellStart"/>
      <w:r w:rsidRPr="00437E56">
        <w:rPr>
          <w:lang w:val="en-GB"/>
        </w:rPr>
        <w:t>Horbowy</w:t>
      </w:r>
      <w:proofErr w:type="spellEnd"/>
      <w:r w:rsidRPr="00437E56">
        <w:rPr>
          <w:lang w:val="en-GB"/>
        </w:rPr>
        <w:t xml:space="preserve"> J, </w:t>
      </w:r>
      <w:proofErr w:type="spellStart"/>
      <w:r w:rsidRPr="00437E56">
        <w:rPr>
          <w:lang w:val="en-GB"/>
        </w:rPr>
        <w:t>Krüger</w:t>
      </w:r>
      <w:proofErr w:type="spellEnd"/>
      <w:r w:rsidRPr="00437E56">
        <w:rPr>
          <w:lang w:val="en-GB"/>
        </w:rPr>
        <w:t>-Johnsen M, et al. Tagging Baltic Cod – TABACOD. Eastern Baltic cod: Solving the ageing and stock assessment problems with combined state-of-the-art tagging me-</w:t>
      </w:r>
      <w:proofErr w:type="spellStart"/>
      <w:r w:rsidRPr="00437E56">
        <w:rPr>
          <w:lang w:val="en-GB"/>
        </w:rPr>
        <w:t>thods</w:t>
      </w:r>
      <w:proofErr w:type="spellEnd"/>
      <w:r w:rsidRPr="00437E56">
        <w:rPr>
          <w:lang w:val="en-GB"/>
        </w:rPr>
        <w:t xml:space="preserve">. National Institute of Aquatic Resources, </w:t>
      </w:r>
      <w:proofErr w:type="spellStart"/>
      <w:r w:rsidRPr="00437E56">
        <w:rPr>
          <w:lang w:val="en-GB"/>
        </w:rPr>
        <w:t>Kemitorvet</w:t>
      </w:r>
      <w:proofErr w:type="spellEnd"/>
      <w:r w:rsidRPr="00437E56">
        <w:rPr>
          <w:lang w:val="en-GB"/>
        </w:rPr>
        <w:t xml:space="preserve">, 2800 Kgs. Lyngby, Den-mark; 2020 p. 64 pp. + appendices. Report No.: 368–2020. </w:t>
      </w:r>
    </w:p>
    <w:p w14:paraId="606F9A57" w14:textId="77777777" w:rsidR="00437E56" w:rsidRPr="00437E56" w:rsidRDefault="00437E56" w:rsidP="00437E56">
      <w:pPr>
        <w:pStyle w:val="Bibliography"/>
        <w:rPr>
          <w:lang w:val="en-GB"/>
        </w:rPr>
      </w:pPr>
      <w:r w:rsidRPr="00437E56">
        <w:rPr>
          <w:lang w:val="en-GB"/>
        </w:rPr>
        <w:t xml:space="preserve">47. </w:t>
      </w:r>
      <w:r w:rsidRPr="00437E56">
        <w:rPr>
          <w:lang w:val="en-GB"/>
        </w:rPr>
        <w:tab/>
      </w:r>
      <w:proofErr w:type="spellStart"/>
      <w:r w:rsidRPr="00437E56">
        <w:rPr>
          <w:lang w:val="en-GB"/>
        </w:rPr>
        <w:t>Eilola</w:t>
      </w:r>
      <w:proofErr w:type="spellEnd"/>
      <w:r w:rsidRPr="00437E56">
        <w:rPr>
          <w:lang w:val="en-GB"/>
        </w:rPr>
        <w:t xml:space="preserve"> K, Meier HEM, </w:t>
      </w:r>
      <w:proofErr w:type="spellStart"/>
      <w:r w:rsidRPr="00437E56">
        <w:rPr>
          <w:lang w:val="en-GB"/>
        </w:rPr>
        <w:t>Almroth</w:t>
      </w:r>
      <w:proofErr w:type="spellEnd"/>
      <w:r w:rsidRPr="00437E56">
        <w:rPr>
          <w:lang w:val="en-GB"/>
        </w:rPr>
        <w:t xml:space="preserve"> E. On the dynamics of oxygen, </w:t>
      </w:r>
      <w:proofErr w:type="gramStart"/>
      <w:r w:rsidRPr="00437E56">
        <w:rPr>
          <w:lang w:val="en-GB"/>
        </w:rPr>
        <w:t>phosphorus</w:t>
      </w:r>
      <w:proofErr w:type="gramEnd"/>
      <w:r w:rsidRPr="00437E56">
        <w:rPr>
          <w:lang w:val="en-GB"/>
        </w:rPr>
        <w:t xml:space="preserve"> and cyanobacteria in the Baltic Sea; A model study. Journal of Marine Systems. 2009 Jan 1;75(1):163–84. </w:t>
      </w:r>
    </w:p>
    <w:p w14:paraId="3480E8DA" w14:textId="77777777" w:rsidR="00437E56" w:rsidRPr="00437E56" w:rsidRDefault="00437E56" w:rsidP="00437E56">
      <w:pPr>
        <w:pStyle w:val="Bibliography"/>
        <w:rPr>
          <w:lang w:val="en-GB"/>
        </w:rPr>
      </w:pPr>
      <w:r w:rsidRPr="00437E56">
        <w:rPr>
          <w:lang w:val="en-GB"/>
        </w:rPr>
        <w:t xml:space="preserve">48. </w:t>
      </w:r>
      <w:r w:rsidRPr="00437E56">
        <w:rPr>
          <w:lang w:val="en-GB"/>
        </w:rPr>
        <w:tab/>
      </w:r>
      <w:proofErr w:type="spellStart"/>
      <w:r w:rsidRPr="00437E56">
        <w:rPr>
          <w:lang w:val="en-GB"/>
        </w:rPr>
        <w:t>Almroth-Rosell</w:t>
      </w:r>
      <w:proofErr w:type="spellEnd"/>
      <w:r w:rsidRPr="00437E56">
        <w:rPr>
          <w:lang w:val="en-GB"/>
        </w:rPr>
        <w:t xml:space="preserve"> E, </w:t>
      </w:r>
      <w:proofErr w:type="spellStart"/>
      <w:r w:rsidRPr="00437E56">
        <w:rPr>
          <w:lang w:val="en-GB"/>
        </w:rPr>
        <w:t>Eilola</w:t>
      </w:r>
      <w:proofErr w:type="spellEnd"/>
      <w:r w:rsidRPr="00437E56">
        <w:rPr>
          <w:lang w:val="en-GB"/>
        </w:rPr>
        <w:t xml:space="preserve"> K, </w:t>
      </w:r>
      <w:proofErr w:type="spellStart"/>
      <w:r w:rsidRPr="00437E56">
        <w:rPr>
          <w:lang w:val="en-GB"/>
        </w:rPr>
        <w:t>Hordoir</w:t>
      </w:r>
      <w:proofErr w:type="spellEnd"/>
      <w:r w:rsidRPr="00437E56">
        <w:rPr>
          <w:lang w:val="en-GB"/>
        </w:rPr>
        <w:t xml:space="preserve"> R, Meier HEM, Hall POJ. Transport of fresh and resuspended particulate organic material in the Baltic Sea — a model study. Journal of Marine Systems. 2011 Jul 1;87(1):1–12. </w:t>
      </w:r>
    </w:p>
    <w:p w14:paraId="5071C697" w14:textId="77777777" w:rsidR="00437E56" w:rsidRPr="00437E56" w:rsidRDefault="00437E56" w:rsidP="00437E56">
      <w:pPr>
        <w:pStyle w:val="Bibliography"/>
        <w:rPr>
          <w:lang w:val="sv-SE"/>
          <w:rPrChange w:id="201" w:author="Max Lindmark" w:date="2022-05-19T20:29:00Z">
            <w:rPr>
              <w:lang w:val="en-GB"/>
            </w:rPr>
          </w:rPrChange>
        </w:rPr>
      </w:pPr>
      <w:r w:rsidRPr="00437E56">
        <w:rPr>
          <w:lang w:val="en-GB"/>
        </w:rPr>
        <w:t xml:space="preserve">49. </w:t>
      </w:r>
      <w:r w:rsidRPr="00437E56">
        <w:rPr>
          <w:lang w:val="en-GB"/>
        </w:rPr>
        <w:tab/>
      </w:r>
      <w:proofErr w:type="spellStart"/>
      <w:r w:rsidRPr="00437E56">
        <w:rPr>
          <w:lang w:val="en-GB"/>
        </w:rPr>
        <w:t>Hordoir</w:t>
      </w:r>
      <w:proofErr w:type="spellEnd"/>
      <w:r w:rsidRPr="00437E56">
        <w:rPr>
          <w:lang w:val="en-GB"/>
        </w:rPr>
        <w:t xml:space="preserve"> R, </w:t>
      </w:r>
      <w:proofErr w:type="spellStart"/>
      <w:r w:rsidRPr="00437E56">
        <w:rPr>
          <w:lang w:val="en-GB"/>
        </w:rPr>
        <w:t>Axell</w:t>
      </w:r>
      <w:proofErr w:type="spellEnd"/>
      <w:r w:rsidRPr="00437E56">
        <w:rPr>
          <w:lang w:val="en-GB"/>
        </w:rPr>
        <w:t xml:space="preserve"> L, </w:t>
      </w:r>
      <w:proofErr w:type="spellStart"/>
      <w:r w:rsidRPr="00437E56">
        <w:rPr>
          <w:lang w:val="en-GB"/>
        </w:rPr>
        <w:t>Höglund</w:t>
      </w:r>
      <w:proofErr w:type="spellEnd"/>
      <w:r w:rsidRPr="00437E56">
        <w:rPr>
          <w:lang w:val="en-GB"/>
        </w:rPr>
        <w:t xml:space="preserve"> A, Dieterich C, </w:t>
      </w:r>
      <w:proofErr w:type="spellStart"/>
      <w:r w:rsidRPr="00437E56">
        <w:rPr>
          <w:lang w:val="en-GB"/>
        </w:rPr>
        <w:t>Fransner</w:t>
      </w:r>
      <w:proofErr w:type="spellEnd"/>
      <w:r w:rsidRPr="00437E56">
        <w:rPr>
          <w:lang w:val="en-GB"/>
        </w:rPr>
        <w:t xml:space="preserve"> F, </w:t>
      </w:r>
      <w:proofErr w:type="spellStart"/>
      <w:r w:rsidRPr="00437E56">
        <w:rPr>
          <w:lang w:val="en-GB"/>
        </w:rPr>
        <w:t>Gröger</w:t>
      </w:r>
      <w:proofErr w:type="spellEnd"/>
      <w:r w:rsidRPr="00437E56">
        <w:rPr>
          <w:lang w:val="en-GB"/>
        </w:rPr>
        <w:t xml:space="preserve"> M, et al. Nemo-Nordic 1.0: a NEMO-based ocean model for the Baltic and North seas – research and operational applications. Geoscientific Model Development. </w:t>
      </w:r>
      <w:r w:rsidRPr="00437E56">
        <w:rPr>
          <w:lang w:val="sv-SE"/>
          <w:rPrChange w:id="202" w:author="Max Lindmark" w:date="2022-05-19T20:29:00Z">
            <w:rPr>
              <w:lang w:val="en-GB"/>
            </w:rPr>
          </w:rPrChange>
        </w:rPr>
        <w:t xml:space="preserve">2019 Jan 21;12(1):363–86. </w:t>
      </w:r>
    </w:p>
    <w:p w14:paraId="37DC6F10" w14:textId="77777777" w:rsidR="00437E56" w:rsidRPr="00437E56" w:rsidRDefault="00437E56" w:rsidP="00437E56">
      <w:pPr>
        <w:pStyle w:val="Bibliography"/>
        <w:rPr>
          <w:lang w:val="sv-SE"/>
          <w:rPrChange w:id="203" w:author="Max Lindmark" w:date="2022-05-19T20:29:00Z">
            <w:rPr>
              <w:lang w:val="en-GB"/>
            </w:rPr>
          </w:rPrChange>
        </w:rPr>
      </w:pPr>
      <w:r w:rsidRPr="00437E56">
        <w:rPr>
          <w:lang w:val="sv-SE"/>
          <w:rPrChange w:id="204" w:author="Max Lindmark" w:date="2022-05-19T20:29:00Z">
            <w:rPr>
              <w:lang w:val="en-GB"/>
            </w:rPr>
          </w:rPrChange>
        </w:rPr>
        <w:t xml:space="preserve">50. </w:t>
      </w:r>
      <w:r w:rsidRPr="00437E56">
        <w:rPr>
          <w:lang w:val="sv-SE"/>
          <w:rPrChange w:id="205" w:author="Max Lindmark" w:date="2022-05-19T20:29:00Z">
            <w:rPr>
              <w:lang w:val="en-GB"/>
            </w:rPr>
          </w:rPrChange>
        </w:rPr>
        <w:tab/>
      </w:r>
      <w:proofErr w:type="spellStart"/>
      <w:r w:rsidRPr="00437E56">
        <w:rPr>
          <w:lang w:val="sv-SE"/>
          <w:rPrChange w:id="206" w:author="Max Lindmark" w:date="2022-05-19T20:29:00Z">
            <w:rPr>
              <w:lang w:val="en-GB"/>
            </w:rPr>
          </w:rPrChange>
        </w:rPr>
        <w:t>Gogina</w:t>
      </w:r>
      <w:proofErr w:type="spellEnd"/>
      <w:r w:rsidRPr="00437E56">
        <w:rPr>
          <w:lang w:val="sv-SE"/>
          <w:rPrChange w:id="207" w:author="Max Lindmark" w:date="2022-05-19T20:29:00Z">
            <w:rPr>
              <w:lang w:val="en-GB"/>
            </w:rPr>
          </w:rPrChange>
        </w:rPr>
        <w:t xml:space="preserve"> M, </w:t>
      </w:r>
      <w:proofErr w:type="spellStart"/>
      <w:r w:rsidRPr="00437E56">
        <w:rPr>
          <w:lang w:val="sv-SE"/>
          <w:rPrChange w:id="208" w:author="Max Lindmark" w:date="2022-05-19T20:29:00Z">
            <w:rPr>
              <w:lang w:val="en-GB"/>
            </w:rPr>
          </w:rPrChange>
        </w:rPr>
        <w:t>Zettler</w:t>
      </w:r>
      <w:proofErr w:type="spellEnd"/>
      <w:r w:rsidRPr="00437E56">
        <w:rPr>
          <w:lang w:val="sv-SE"/>
          <w:rPrChange w:id="209" w:author="Max Lindmark" w:date="2022-05-19T20:29:00Z">
            <w:rPr>
              <w:lang w:val="en-GB"/>
            </w:rPr>
          </w:rPrChange>
        </w:rPr>
        <w:t xml:space="preserve"> ML, Wåhlström I, Andersson H, </w:t>
      </w:r>
      <w:proofErr w:type="spellStart"/>
      <w:r w:rsidRPr="00437E56">
        <w:rPr>
          <w:lang w:val="sv-SE"/>
          <w:rPrChange w:id="210" w:author="Max Lindmark" w:date="2022-05-19T20:29:00Z">
            <w:rPr>
              <w:lang w:val="en-GB"/>
            </w:rPr>
          </w:rPrChange>
        </w:rPr>
        <w:t>Radtke</w:t>
      </w:r>
      <w:proofErr w:type="spellEnd"/>
      <w:r w:rsidRPr="00437E56">
        <w:rPr>
          <w:lang w:val="sv-SE"/>
          <w:rPrChange w:id="211" w:author="Max Lindmark" w:date="2022-05-19T20:29:00Z">
            <w:rPr>
              <w:lang w:val="en-GB"/>
            </w:rPr>
          </w:rPrChange>
        </w:rPr>
        <w:t xml:space="preserve"> H, Kuznetsov I, et al. </w:t>
      </w:r>
      <w:r w:rsidRPr="00437E56">
        <w:rPr>
          <w:lang w:val="en-GB"/>
        </w:rPr>
        <w:t xml:space="preserve">A combination of species distribution and ocean-biogeochemical models suggests that climate change overrides eutrophication as the driver of future distributions of a key benthic crustacean in the estuarine ecosystem of the Baltic Sea. </w:t>
      </w:r>
      <w:r w:rsidRPr="00437E56">
        <w:rPr>
          <w:lang w:val="sv-SE"/>
          <w:rPrChange w:id="212" w:author="Max Lindmark" w:date="2022-05-19T20:29:00Z">
            <w:rPr>
              <w:lang w:val="en-GB"/>
            </w:rPr>
          </w:rPrChange>
        </w:rPr>
        <w:t xml:space="preserve">ICES J Mar </w:t>
      </w:r>
      <w:proofErr w:type="spellStart"/>
      <w:r w:rsidRPr="00437E56">
        <w:rPr>
          <w:lang w:val="sv-SE"/>
          <w:rPrChange w:id="213" w:author="Max Lindmark" w:date="2022-05-19T20:29:00Z">
            <w:rPr>
              <w:lang w:val="en-GB"/>
            </w:rPr>
          </w:rPrChange>
        </w:rPr>
        <w:t>Sci</w:t>
      </w:r>
      <w:proofErr w:type="spellEnd"/>
      <w:r w:rsidRPr="00437E56">
        <w:rPr>
          <w:lang w:val="sv-SE"/>
          <w:rPrChange w:id="214" w:author="Max Lindmark" w:date="2022-05-19T20:29:00Z">
            <w:rPr>
              <w:lang w:val="en-GB"/>
            </w:rPr>
          </w:rPrChange>
        </w:rPr>
        <w:t xml:space="preserve">. 2020;77(6):2089–105. </w:t>
      </w:r>
    </w:p>
    <w:p w14:paraId="1E9D9B58" w14:textId="77777777" w:rsidR="00437E56" w:rsidRPr="00437E56" w:rsidRDefault="00437E56" w:rsidP="00437E56">
      <w:pPr>
        <w:pStyle w:val="Bibliography"/>
        <w:rPr>
          <w:lang w:val="en-GB"/>
        </w:rPr>
      </w:pPr>
      <w:r w:rsidRPr="00437E56">
        <w:rPr>
          <w:lang w:val="sv-SE"/>
          <w:rPrChange w:id="215" w:author="Max Lindmark" w:date="2022-05-19T20:29:00Z">
            <w:rPr>
              <w:lang w:val="en-GB"/>
            </w:rPr>
          </w:rPrChange>
        </w:rPr>
        <w:t xml:space="preserve">51. </w:t>
      </w:r>
      <w:r w:rsidRPr="00437E56">
        <w:rPr>
          <w:lang w:val="sv-SE"/>
          <w:rPrChange w:id="216" w:author="Max Lindmark" w:date="2022-05-19T20:29:00Z">
            <w:rPr>
              <w:lang w:val="en-GB"/>
            </w:rPr>
          </w:rPrChange>
        </w:rPr>
        <w:tab/>
        <w:t xml:space="preserve">Neumann T, Koponen S, Attila J, </w:t>
      </w:r>
      <w:proofErr w:type="spellStart"/>
      <w:r w:rsidRPr="00437E56">
        <w:rPr>
          <w:lang w:val="sv-SE"/>
          <w:rPrChange w:id="217" w:author="Max Lindmark" w:date="2022-05-19T20:29:00Z">
            <w:rPr>
              <w:lang w:val="en-GB"/>
            </w:rPr>
          </w:rPrChange>
        </w:rPr>
        <w:t>Brockmann</w:t>
      </w:r>
      <w:proofErr w:type="spellEnd"/>
      <w:r w:rsidRPr="00437E56">
        <w:rPr>
          <w:lang w:val="sv-SE"/>
          <w:rPrChange w:id="218" w:author="Max Lindmark" w:date="2022-05-19T20:29:00Z">
            <w:rPr>
              <w:lang w:val="en-GB"/>
            </w:rPr>
          </w:rPrChange>
        </w:rPr>
        <w:t xml:space="preserve"> C, Kallio K, </w:t>
      </w:r>
      <w:proofErr w:type="spellStart"/>
      <w:r w:rsidRPr="00437E56">
        <w:rPr>
          <w:lang w:val="sv-SE"/>
          <w:rPrChange w:id="219" w:author="Max Lindmark" w:date="2022-05-19T20:29:00Z">
            <w:rPr>
              <w:lang w:val="en-GB"/>
            </w:rPr>
          </w:rPrChange>
        </w:rPr>
        <w:t>Kervinen</w:t>
      </w:r>
      <w:proofErr w:type="spellEnd"/>
      <w:r w:rsidRPr="00437E56">
        <w:rPr>
          <w:lang w:val="sv-SE"/>
          <w:rPrChange w:id="220" w:author="Max Lindmark" w:date="2022-05-19T20:29:00Z">
            <w:rPr>
              <w:lang w:val="en-GB"/>
            </w:rPr>
          </w:rPrChange>
        </w:rPr>
        <w:t xml:space="preserve"> M, et al. </w:t>
      </w:r>
      <w:r w:rsidRPr="00437E56">
        <w:rPr>
          <w:lang w:val="en-GB"/>
        </w:rPr>
        <w:t xml:space="preserve">Optical model for the Baltic Sea with an explicit CDOM state variable: a case study with Model ERGOM (version 1.2). Geoscientific Model Development. 2021 Aug 13;14(8):5049–62. </w:t>
      </w:r>
    </w:p>
    <w:p w14:paraId="1F5D5357" w14:textId="77777777" w:rsidR="00437E56" w:rsidRPr="00437E56" w:rsidRDefault="00437E56" w:rsidP="00437E56">
      <w:pPr>
        <w:pStyle w:val="Bibliography"/>
        <w:rPr>
          <w:lang w:val="en-GB"/>
        </w:rPr>
      </w:pPr>
      <w:r w:rsidRPr="00437E56">
        <w:rPr>
          <w:lang w:val="en-GB"/>
        </w:rPr>
        <w:t xml:space="preserve">52. </w:t>
      </w:r>
      <w:r w:rsidRPr="00437E56">
        <w:rPr>
          <w:lang w:val="en-GB"/>
        </w:rPr>
        <w:tab/>
        <w:t xml:space="preserve">Whittingham MJ, Stephens PA, Bradbury RB, </w:t>
      </w:r>
      <w:proofErr w:type="spellStart"/>
      <w:r w:rsidRPr="00437E56">
        <w:rPr>
          <w:lang w:val="en-GB"/>
        </w:rPr>
        <w:t>Freckleton</w:t>
      </w:r>
      <w:proofErr w:type="spellEnd"/>
      <w:r w:rsidRPr="00437E56">
        <w:rPr>
          <w:lang w:val="en-GB"/>
        </w:rPr>
        <w:t xml:space="preserve"> RP. Why do we still use stepwise modelling in ecology and behaviour? Journal of Animal Ecology. 2006;75(5):1182–9. </w:t>
      </w:r>
    </w:p>
    <w:p w14:paraId="5A52F850" w14:textId="77777777" w:rsidR="00437E56" w:rsidRPr="00437E56" w:rsidRDefault="00437E56" w:rsidP="00437E56">
      <w:pPr>
        <w:pStyle w:val="Bibliography"/>
        <w:rPr>
          <w:lang w:val="en-GB"/>
        </w:rPr>
      </w:pPr>
      <w:r w:rsidRPr="00437E56">
        <w:rPr>
          <w:lang w:val="en-GB"/>
        </w:rPr>
        <w:lastRenderedPageBreak/>
        <w:t xml:space="preserve">53. </w:t>
      </w:r>
      <w:r w:rsidRPr="00437E56">
        <w:rPr>
          <w:lang w:val="en-GB"/>
        </w:rPr>
        <w:tab/>
        <w:t xml:space="preserve">Latimer AM, Banerjee S, Jr HS, Mosher ES, Jr JAS. Hierarchical models facilitate spatial analysis of large data sets: a case study on invasive plant species in the </w:t>
      </w:r>
      <w:proofErr w:type="spellStart"/>
      <w:r w:rsidRPr="00437E56">
        <w:rPr>
          <w:lang w:val="en-GB"/>
        </w:rPr>
        <w:t>northeastern</w:t>
      </w:r>
      <w:proofErr w:type="spellEnd"/>
      <w:r w:rsidRPr="00437E56">
        <w:rPr>
          <w:lang w:val="en-GB"/>
        </w:rPr>
        <w:t xml:space="preserve"> United States. Ecology Letters. 2009;12(2):144–54. </w:t>
      </w:r>
    </w:p>
    <w:p w14:paraId="3C0CE862" w14:textId="77777777" w:rsidR="00437E56" w:rsidRPr="00437E56" w:rsidRDefault="00437E56" w:rsidP="00437E56">
      <w:pPr>
        <w:pStyle w:val="Bibliography"/>
        <w:rPr>
          <w:lang w:val="sv-SE"/>
          <w:rPrChange w:id="221" w:author="Max Lindmark" w:date="2022-05-19T20:29:00Z">
            <w:rPr>
              <w:lang w:val="en-GB"/>
            </w:rPr>
          </w:rPrChange>
        </w:rPr>
      </w:pPr>
      <w:r w:rsidRPr="00437E56">
        <w:rPr>
          <w:lang w:val="en-GB"/>
        </w:rPr>
        <w:t xml:space="preserve">54. </w:t>
      </w:r>
      <w:r w:rsidRPr="00437E56">
        <w:rPr>
          <w:lang w:val="en-GB"/>
        </w:rPr>
        <w:tab/>
        <w:t xml:space="preserve">Anderson SC, Ward EJ. Black swans in space: </w:t>
      </w:r>
      <w:proofErr w:type="spellStart"/>
      <w:r w:rsidRPr="00437E56">
        <w:rPr>
          <w:lang w:val="en-GB"/>
        </w:rPr>
        <w:t>modeling</w:t>
      </w:r>
      <w:proofErr w:type="spellEnd"/>
      <w:r w:rsidRPr="00437E56">
        <w:rPr>
          <w:lang w:val="en-GB"/>
        </w:rPr>
        <w:t xml:space="preserve"> spatiotemporal processes with extremes. </w:t>
      </w:r>
      <w:proofErr w:type="spellStart"/>
      <w:r w:rsidRPr="00437E56">
        <w:rPr>
          <w:lang w:val="sv-SE"/>
          <w:rPrChange w:id="222" w:author="Max Lindmark" w:date="2022-05-19T20:29:00Z">
            <w:rPr>
              <w:lang w:val="en-GB"/>
            </w:rPr>
          </w:rPrChange>
        </w:rPr>
        <w:t>Ecology</w:t>
      </w:r>
      <w:proofErr w:type="spellEnd"/>
      <w:r w:rsidRPr="00437E56">
        <w:rPr>
          <w:lang w:val="sv-SE"/>
          <w:rPrChange w:id="223" w:author="Max Lindmark" w:date="2022-05-19T20:29:00Z">
            <w:rPr>
              <w:lang w:val="en-GB"/>
            </w:rPr>
          </w:rPrChange>
        </w:rPr>
        <w:t>. 2019;100(</w:t>
      </w:r>
      <w:proofErr w:type="gramStart"/>
      <w:r w:rsidRPr="00437E56">
        <w:rPr>
          <w:lang w:val="sv-SE"/>
          <w:rPrChange w:id="224" w:author="Max Lindmark" w:date="2022-05-19T20:29:00Z">
            <w:rPr>
              <w:lang w:val="en-GB"/>
            </w:rPr>
          </w:rPrChange>
        </w:rPr>
        <w:t>1):e</w:t>
      </w:r>
      <w:proofErr w:type="gramEnd"/>
      <w:r w:rsidRPr="00437E56">
        <w:rPr>
          <w:lang w:val="sv-SE"/>
          <w:rPrChange w:id="225" w:author="Max Lindmark" w:date="2022-05-19T20:29:00Z">
            <w:rPr>
              <w:lang w:val="en-GB"/>
            </w:rPr>
          </w:rPrChange>
        </w:rPr>
        <w:t xml:space="preserve">02403. </w:t>
      </w:r>
    </w:p>
    <w:p w14:paraId="563BD0D7" w14:textId="77777777" w:rsidR="00437E56" w:rsidRPr="00437E56" w:rsidRDefault="00437E56" w:rsidP="00437E56">
      <w:pPr>
        <w:pStyle w:val="Bibliography"/>
        <w:rPr>
          <w:lang w:val="en-GB"/>
        </w:rPr>
      </w:pPr>
      <w:r w:rsidRPr="00437E56">
        <w:rPr>
          <w:lang w:val="sv-SE"/>
          <w:rPrChange w:id="226" w:author="Max Lindmark" w:date="2022-05-19T20:29:00Z">
            <w:rPr>
              <w:lang w:val="en-GB"/>
            </w:rPr>
          </w:rPrChange>
        </w:rPr>
        <w:t xml:space="preserve">55. </w:t>
      </w:r>
      <w:r w:rsidRPr="00437E56">
        <w:rPr>
          <w:lang w:val="sv-SE"/>
          <w:rPrChange w:id="227" w:author="Max Lindmark" w:date="2022-05-19T20:29:00Z">
            <w:rPr>
              <w:lang w:val="en-GB"/>
            </w:rPr>
          </w:rPrChange>
        </w:rPr>
        <w:tab/>
        <w:t xml:space="preserve">Kristensen K, Nielsen A, Berg CW, </w:t>
      </w:r>
      <w:proofErr w:type="spellStart"/>
      <w:r w:rsidRPr="00437E56">
        <w:rPr>
          <w:lang w:val="sv-SE"/>
          <w:rPrChange w:id="228" w:author="Max Lindmark" w:date="2022-05-19T20:29:00Z">
            <w:rPr>
              <w:lang w:val="en-GB"/>
            </w:rPr>
          </w:rPrChange>
        </w:rPr>
        <w:t>Skaug</w:t>
      </w:r>
      <w:proofErr w:type="spellEnd"/>
      <w:r w:rsidRPr="00437E56">
        <w:rPr>
          <w:lang w:val="sv-SE"/>
          <w:rPrChange w:id="229" w:author="Max Lindmark" w:date="2022-05-19T20:29:00Z">
            <w:rPr>
              <w:lang w:val="en-GB"/>
            </w:rPr>
          </w:rPrChange>
        </w:rPr>
        <w:t xml:space="preserve"> H, Bell BM. </w:t>
      </w:r>
      <w:r w:rsidRPr="00437E56">
        <w:rPr>
          <w:lang w:val="en-GB"/>
        </w:rPr>
        <w:t xml:space="preserve">TMB: Automatic Differentiation and Laplace Approximation. Journal of Statistical Software. 2016 Apr 4;70(1):1–21. </w:t>
      </w:r>
    </w:p>
    <w:p w14:paraId="4FC7AEC2" w14:textId="77777777" w:rsidR="00437E56" w:rsidRPr="00437E56" w:rsidRDefault="00437E56" w:rsidP="00437E56">
      <w:pPr>
        <w:pStyle w:val="Bibliography"/>
        <w:rPr>
          <w:lang w:val="en-GB"/>
        </w:rPr>
      </w:pPr>
      <w:r w:rsidRPr="00437E56">
        <w:rPr>
          <w:lang w:val="en-GB"/>
        </w:rPr>
        <w:t xml:space="preserve">56. </w:t>
      </w:r>
      <w:r w:rsidRPr="00437E56">
        <w:rPr>
          <w:lang w:val="en-GB"/>
        </w:rPr>
        <w:tab/>
        <w:t xml:space="preserve">Anderson SC, Ward EJ, English PA, Barnett LAK. </w:t>
      </w:r>
      <w:proofErr w:type="spellStart"/>
      <w:r w:rsidRPr="00437E56">
        <w:rPr>
          <w:lang w:val="en-GB"/>
        </w:rPr>
        <w:t>sdmTMB</w:t>
      </w:r>
      <w:proofErr w:type="spellEnd"/>
      <w:r w:rsidRPr="00437E56">
        <w:rPr>
          <w:lang w:val="en-GB"/>
        </w:rPr>
        <w:t xml:space="preserve">: an R package for fast, flexible, and user-friendly generalized linear mixed effects models with spatial and spatiotemporal random fields. </w:t>
      </w:r>
      <w:proofErr w:type="spellStart"/>
      <w:r w:rsidRPr="00437E56">
        <w:rPr>
          <w:lang w:val="en-GB"/>
        </w:rPr>
        <w:t>bioRxiv</w:t>
      </w:r>
      <w:proofErr w:type="spellEnd"/>
      <w:r w:rsidRPr="00437E56">
        <w:rPr>
          <w:lang w:val="en-GB"/>
        </w:rPr>
        <w:t xml:space="preserve">. 2022. p. 2022.03.24.485545. </w:t>
      </w:r>
    </w:p>
    <w:p w14:paraId="3A881C79" w14:textId="77777777" w:rsidR="00437E56" w:rsidRPr="00437E56" w:rsidRDefault="00437E56" w:rsidP="00437E56">
      <w:pPr>
        <w:pStyle w:val="Bibliography"/>
        <w:rPr>
          <w:lang w:val="en-GB"/>
        </w:rPr>
      </w:pPr>
      <w:r w:rsidRPr="00437E56">
        <w:rPr>
          <w:lang w:val="en-GB"/>
        </w:rPr>
        <w:t xml:space="preserve">57. </w:t>
      </w:r>
      <w:r w:rsidRPr="00437E56">
        <w:rPr>
          <w:lang w:val="en-GB"/>
        </w:rPr>
        <w:tab/>
        <w:t xml:space="preserve">Wickham H, </w:t>
      </w:r>
      <w:proofErr w:type="spellStart"/>
      <w:r w:rsidRPr="00437E56">
        <w:rPr>
          <w:lang w:val="en-GB"/>
        </w:rPr>
        <w:t>Averick</w:t>
      </w:r>
      <w:proofErr w:type="spellEnd"/>
      <w:r w:rsidRPr="00437E56">
        <w:rPr>
          <w:lang w:val="en-GB"/>
        </w:rPr>
        <w:t xml:space="preserve"> M, Bryan J, Chang W, D’Agostino McGowan L, François R, et al. Welcome to the </w:t>
      </w:r>
      <w:proofErr w:type="spellStart"/>
      <w:r w:rsidRPr="00437E56">
        <w:rPr>
          <w:lang w:val="en-GB"/>
        </w:rPr>
        <w:t>tidyverse</w:t>
      </w:r>
      <w:proofErr w:type="spellEnd"/>
      <w:r w:rsidRPr="00437E56">
        <w:rPr>
          <w:lang w:val="en-GB"/>
        </w:rPr>
        <w:t xml:space="preserve">. Journal of </w:t>
      </w:r>
      <w:proofErr w:type="gramStart"/>
      <w:r w:rsidRPr="00437E56">
        <w:rPr>
          <w:lang w:val="en-GB"/>
        </w:rPr>
        <w:t>Open Source</w:t>
      </w:r>
      <w:proofErr w:type="gramEnd"/>
      <w:r w:rsidRPr="00437E56">
        <w:rPr>
          <w:lang w:val="en-GB"/>
        </w:rPr>
        <w:t xml:space="preserve"> Software. 2019;1686. </w:t>
      </w:r>
    </w:p>
    <w:p w14:paraId="12B91930" w14:textId="77777777" w:rsidR="00437E56" w:rsidRPr="00437E56" w:rsidRDefault="00437E56" w:rsidP="00437E56">
      <w:pPr>
        <w:pStyle w:val="Bibliography"/>
        <w:rPr>
          <w:lang w:val="en-GB"/>
        </w:rPr>
      </w:pPr>
      <w:r w:rsidRPr="00437E56">
        <w:rPr>
          <w:lang w:val="en-GB"/>
        </w:rPr>
        <w:t xml:space="preserve">58. </w:t>
      </w:r>
      <w:r w:rsidRPr="00437E56">
        <w:rPr>
          <w:lang w:val="en-GB"/>
        </w:rPr>
        <w:tab/>
        <w:t xml:space="preserve">Nakagawa S, </w:t>
      </w:r>
      <w:proofErr w:type="spellStart"/>
      <w:r w:rsidRPr="00437E56">
        <w:rPr>
          <w:lang w:val="en-GB"/>
        </w:rPr>
        <w:t>Schielzeth</w:t>
      </w:r>
      <w:proofErr w:type="spellEnd"/>
      <w:r w:rsidRPr="00437E56">
        <w:rPr>
          <w:lang w:val="en-GB"/>
        </w:rPr>
        <w:t xml:space="preserve"> H. A general and simple method for obtaining R2 from generalized linear mixed-effects models. Methods in Ecology and Evolution. 2013;4(2):133–42. </w:t>
      </w:r>
    </w:p>
    <w:p w14:paraId="620807FF" w14:textId="77777777" w:rsidR="00437E56" w:rsidRPr="00437E56" w:rsidRDefault="00437E56" w:rsidP="00437E56">
      <w:pPr>
        <w:pStyle w:val="Bibliography"/>
        <w:rPr>
          <w:lang w:val="en-GB"/>
        </w:rPr>
      </w:pPr>
      <w:r w:rsidRPr="00437E56">
        <w:rPr>
          <w:lang w:val="en-GB"/>
        </w:rPr>
        <w:t xml:space="preserve">59. </w:t>
      </w:r>
      <w:r w:rsidRPr="00437E56">
        <w:rPr>
          <w:lang w:val="en-GB"/>
        </w:rPr>
        <w:tab/>
        <w:t xml:space="preserve">Limburg KE, </w:t>
      </w:r>
      <w:proofErr w:type="spellStart"/>
      <w:r w:rsidRPr="00437E56">
        <w:rPr>
          <w:lang w:val="en-GB"/>
        </w:rPr>
        <w:t>Casini</w:t>
      </w:r>
      <w:proofErr w:type="spellEnd"/>
      <w:r w:rsidRPr="00437E56">
        <w:rPr>
          <w:lang w:val="en-GB"/>
        </w:rPr>
        <w:t xml:space="preserve"> M. Otolith chemistry indicates recent worsened Baltic cod condition is linked to hypoxia exposure. Biology Letters. 2019 Dec 24;15(12):20190352. </w:t>
      </w:r>
    </w:p>
    <w:p w14:paraId="6927BF5D" w14:textId="77777777" w:rsidR="00437E56" w:rsidRPr="00437E56" w:rsidRDefault="00437E56" w:rsidP="00437E56">
      <w:pPr>
        <w:pStyle w:val="Bibliography"/>
        <w:rPr>
          <w:lang w:val="en-GB"/>
        </w:rPr>
      </w:pPr>
      <w:r w:rsidRPr="00437E56">
        <w:rPr>
          <w:lang w:val="en-GB"/>
        </w:rPr>
        <w:t xml:space="preserve">60. </w:t>
      </w:r>
      <w:r w:rsidRPr="00437E56">
        <w:rPr>
          <w:lang w:val="en-GB"/>
        </w:rPr>
        <w:tab/>
        <w:t xml:space="preserve">Brander K. Reduced growth in Baltic Sea cod may be due to mild hypoxia. ICES J Mar Sci. 2020 Sep 1;77(5):2003–5. </w:t>
      </w:r>
    </w:p>
    <w:p w14:paraId="34E54B0C" w14:textId="77777777" w:rsidR="00437E56" w:rsidRPr="00437E56" w:rsidRDefault="00437E56" w:rsidP="00437E56">
      <w:pPr>
        <w:pStyle w:val="Bibliography"/>
        <w:rPr>
          <w:lang w:val="en-GB"/>
        </w:rPr>
      </w:pPr>
      <w:r w:rsidRPr="00437E56">
        <w:rPr>
          <w:lang w:val="en-GB"/>
        </w:rPr>
        <w:t xml:space="preserve">61. </w:t>
      </w:r>
      <w:r w:rsidRPr="00437E56">
        <w:rPr>
          <w:lang w:val="en-GB"/>
        </w:rPr>
        <w:tab/>
      </w:r>
      <w:proofErr w:type="spellStart"/>
      <w:r w:rsidRPr="00437E56">
        <w:rPr>
          <w:lang w:val="en-GB"/>
        </w:rPr>
        <w:t>Casini</w:t>
      </w:r>
      <w:proofErr w:type="spellEnd"/>
      <w:r w:rsidRPr="00437E56">
        <w:rPr>
          <w:lang w:val="en-GB"/>
        </w:rPr>
        <w:t xml:space="preserve"> M, Hansson M, Orio A, Limburg K. Changes in population depth distribution and oxygen stratification explain the current low condition of the Eastern Baltic Sea cod (</w:t>
      </w:r>
      <w:r w:rsidRPr="00437E56">
        <w:rPr>
          <w:i/>
          <w:iCs/>
          <w:lang w:val="en-GB"/>
        </w:rPr>
        <w:t xml:space="preserve">Gadus </w:t>
      </w:r>
      <w:proofErr w:type="spellStart"/>
      <w:r w:rsidRPr="00437E56">
        <w:rPr>
          <w:i/>
          <w:iCs/>
          <w:lang w:val="en-GB"/>
        </w:rPr>
        <w:t>morhua</w:t>
      </w:r>
      <w:proofErr w:type="spellEnd"/>
      <w:r w:rsidRPr="00437E56">
        <w:rPr>
          <w:lang w:val="en-GB"/>
        </w:rPr>
        <w:t xml:space="preserve">). </w:t>
      </w:r>
      <w:proofErr w:type="spellStart"/>
      <w:r w:rsidRPr="00437E56">
        <w:rPr>
          <w:lang w:val="en-GB"/>
        </w:rPr>
        <w:t>Biogeosciences</w:t>
      </w:r>
      <w:proofErr w:type="spellEnd"/>
      <w:r w:rsidRPr="00437E56">
        <w:rPr>
          <w:lang w:val="en-GB"/>
        </w:rPr>
        <w:t xml:space="preserve"> Discussions. 2020 Mar 13;1–28. </w:t>
      </w:r>
    </w:p>
    <w:p w14:paraId="5B7CD34A" w14:textId="77777777" w:rsidR="00437E56" w:rsidRPr="00437E56" w:rsidRDefault="00437E56" w:rsidP="00437E56">
      <w:pPr>
        <w:pStyle w:val="Bibliography"/>
        <w:rPr>
          <w:lang w:val="en-GB"/>
        </w:rPr>
      </w:pPr>
      <w:r w:rsidRPr="00437E56">
        <w:rPr>
          <w:lang w:val="en-GB"/>
        </w:rPr>
        <w:t xml:space="preserve">62. </w:t>
      </w:r>
      <w:r w:rsidRPr="00437E56">
        <w:rPr>
          <w:lang w:val="en-GB"/>
        </w:rPr>
        <w:tab/>
        <w:t xml:space="preserve">Orio A, </w:t>
      </w:r>
      <w:proofErr w:type="spellStart"/>
      <w:r w:rsidRPr="00437E56">
        <w:rPr>
          <w:lang w:val="en-GB"/>
        </w:rPr>
        <w:t>Bergström</w:t>
      </w:r>
      <w:proofErr w:type="spellEnd"/>
      <w:r w:rsidRPr="00437E56">
        <w:rPr>
          <w:lang w:val="en-GB"/>
        </w:rPr>
        <w:t xml:space="preserve"> U, Florin AB, Lehmann A, </w:t>
      </w:r>
      <w:proofErr w:type="spellStart"/>
      <w:r w:rsidRPr="00437E56">
        <w:rPr>
          <w:lang w:val="en-GB"/>
        </w:rPr>
        <w:t>Šics</w:t>
      </w:r>
      <w:proofErr w:type="spellEnd"/>
      <w:r w:rsidRPr="00437E56">
        <w:rPr>
          <w:lang w:val="en-GB"/>
        </w:rPr>
        <w:t xml:space="preserve"> I, </w:t>
      </w:r>
      <w:proofErr w:type="spellStart"/>
      <w:r w:rsidRPr="00437E56">
        <w:rPr>
          <w:lang w:val="en-GB"/>
        </w:rPr>
        <w:t>Casini</w:t>
      </w:r>
      <w:proofErr w:type="spellEnd"/>
      <w:r w:rsidRPr="00437E56">
        <w:rPr>
          <w:lang w:val="en-GB"/>
        </w:rPr>
        <w:t xml:space="preserve"> M. Spatial contraction of demersal fish populations in a large marine ecosystem. Journal of Biogeography. 2019 Mar 1;46(3):633–45. </w:t>
      </w:r>
    </w:p>
    <w:p w14:paraId="5EC2A61B" w14:textId="77777777" w:rsidR="00437E56" w:rsidRPr="00437E56" w:rsidRDefault="00437E56" w:rsidP="00437E56">
      <w:pPr>
        <w:pStyle w:val="Bibliography"/>
        <w:rPr>
          <w:lang w:val="en-GB"/>
        </w:rPr>
      </w:pPr>
      <w:r w:rsidRPr="00437E56">
        <w:rPr>
          <w:lang w:val="en-GB"/>
        </w:rPr>
        <w:t xml:space="preserve">63. </w:t>
      </w:r>
      <w:r w:rsidRPr="00437E56">
        <w:rPr>
          <w:lang w:val="en-GB"/>
        </w:rPr>
        <w:tab/>
      </w:r>
      <w:proofErr w:type="spellStart"/>
      <w:r w:rsidRPr="00437E56">
        <w:rPr>
          <w:lang w:val="en-GB"/>
        </w:rPr>
        <w:t>Svedäng</w:t>
      </w:r>
      <w:proofErr w:type="spellEnd"/>
      <w:r w:rsidRPr="00437E56">
        <w:rPr>
          <w:lang w:val="en-GB"/>
        </w:rPr>
        <w:t xml:space="preserve"> H, </w:t>
      </w:r>
      <w:proofErr w:type="spellStart"/>
      <w:r w:rsidRPr="00437E56">
        <w:rPr>
          <w:lang w:val="en-GB"/>
        </w:rPr>
        <w:t>Hornborg</w:t>
      </w:r>
      <w:proofErr w:type="spellEnd"/>
      <w:r w:rsidRPr="00437E56">
        <w:rPr>
          <w:lang w:val="en-GB"/>
        </w:rPr>
        <w:t xml:space="preserve"> S. Selective fishing induces density-dependent growth. Nature Communications. </w:t>
      </w:r>
      <w:proofErr w:type="gramStart"/>
      <w:r w:rsidRPr="00437E56">
        <w:rPr>
          <w:lang w:val="en-GB"/>
        </w:rPr>
        <w:t>2014;5:4152</w:t>
      </w:r>
      <w:proofErr w:type="gramEnd"/>
      <w:r w:rsidRPr="00437E56">
        <w:rPr>
          <w:lang w:val="en-GB"/>
        </w:rPr>
        <w:t xml:space="preserve">. </w:t>
      </w:r>
    </w:p>
    <w:p w14:paraId="6C6B4D0C" w14:textId="77777777" w:rsidR="00437E56" w:rsidRPr="00437E56" w:rsidRDefault="00437E56" w:rsidP="00437E56">
      <w:pPr>
        <w:pStyle w:val="Bibliography"/>
        <w:rPr>
          <w:lang w:val="en-GB"/>
        </w:rPr>
      </w:pPr>
      <w:r w:rsidRPr="00437E56">
        <w:rPr>
          <w:lang w:val="en-GB"/>
        </w:rPr>
        <w:t xml:space="preserve">64. </w:t>
      </w:r>
      <w:r w:rsidRPr="00437E56">
        <w:rPr>
          <w:lang w:val="en-GB"/>
        </w:rPr>
        <w:tab/>
        <w:t>Tomczak MT, Müller-</w:t>
      </w:r>
      <w:proofErr w:type="spellStart"/>
      <w:r w:rsidRPr="00437E56">
        <w:rPr>
          <w:lang w:val="en-GB"/>
        </w:rPr>
        <w:t>Karulis</w:t>
      </w:r>
      <w:proofErr w:type="spellEnd"/>
      <w:r w:rsidRPr="00437E56">
        <w:rPr>
          <w:lang w:val="en-GB"/>
        </w:rPr>
        <w:t xml:space="preserve"> B, </w:t>
      </w:r>
      <w:proofErr w:type="spellStart"/>
      <w:r w:rsidRPr="00437E56">
        <w:rPr>
          <w:lang w:val="en-GB"/>
        </w:rPr>
        <w:t>Blenckner</w:t>
      </w:r>
      <w:proofErr w:type="spellEnd"/>
      <w:r w:rsidRPr="00437E56">
        <w:rPr>
          <w:lang w:val="en-GB"/>
        </w:rPr>
        <w:t xml:space="preserve"> T, </w:t>
      </w:r>
      <w:proofErr w:type="spellStart"/>
      <w:r w:rsidRPr="00437E56">
        <w:rPr>
          <w:lang w:val="en-GB"/>
        </w:rPr>
        <w:t>Ehrnsten</w:t>
      </w:r>
      <w:proofErr w:type="spellEnd"/>
      <w:r w:rsidRPr="00437E56">
        <w:rPr>
          <w:lang w:val="en-GB"/>
        </w:rPr>
        <w:t xml:space="preserve"> E, </w:t>
      </w:r>
      <w:proofErr w:type="spellStart"/>
      <w:r w:rsidRPr="00437E56">
        <w:rPr>
          <w:lang w:val="en-GB"/>
        </w:rPr>
        <w:t>Eero</w:t>
      </w:r>
      <w:proofErr w:type="spellEnd"/>
      <w:r w:rsidRPr="00437E56">
        <w:rPr>
          <w:lang w:val="en-GB"/>
        </w:rPr>
        <w:t xml:space="preserve"> M, Gustafsson B, et al. Reference state, structure, regime shifts, and regulatory drivers in a coastal sea over the last century: The Central Baltic Sea case. Limnology and Oceanography. 2022;67(S1</w:t>
      </w:r>
      <w:proofErr w:type="gramStart"/>
      <w:r w:rsidRPr="00437E56">
        <w:rPr>
          <w:lang w:val="en-GB"/>
        </w:rPr>
        <w:t>):S</w:t>
      </w:r>
      <w:proofErr w:type="gramEnd"/>
      <w:r w:rsidRPr="00437E56">
        <w:rPr>
          <w:lang w:val="en-GB"/>
        </w:rPr>
        <w:t xml:space="preserve">266–84. </w:t>
      </w:r>
    </w:p>
    <w:p w14:paraId="6B77AD22" w14:textId="77777777" w:rsidR="00437E56" w:rsidRPr="00437E56" w:rsidRDefault="00437E56" w:rsidP="00437E56">
      <w:pPr>
        <w:pStyle w:val="Bibliography"/>
        <w:rPr>
          <w:lang w:val="sv-SE"/>
          <w:rPrChange w:id="230" w:author="Max Lindmark" w:date="2022-05-19T20:29:00Z">
            <w:rPr>
              <w:lang w:val="en-GB"/>
            </w:rPr>
          </w:rPrChange>
        </w:rPr>
      </w:pPr>
      <w:r w:rsidRPr="00437E56">
        <w:rPr>
          <w:lang w:val="en-GB"/>
        </w:rPr>
        <w:t xml:space="preserve">65. </w:t>
      </w:r>
      <w:r w:rsidRPr="00437E56">
        <w:rPr>
          <w:lang w:val="en-GB"/>
        </w:rPr>
        <w:tab/>
      </w:r>
      <w:proofErr w:type="spellStart"/>
      <w:r w:rsidRPr="00437E56">
        <w:rPr>
          <w:lang w:val="en-GB"/>
        </w:rPr>
        <w:t>Gårdmark</w:t>
      </w:r>
      <w:proofErr w:type="spellEnd"/>
      <w:r w:rsidRPr="00437E56">
        <w:rPr>
          <w:lang w:val="en-GB"/>
        </w:rPr>
        <w:t xml:space="preserve"> A, </w:t>
      </w:r>
      <w:proofErr w:type="spellStart"/>
      <w:r w:rsidRPr="00437E56">
        <w:rPr>
          <w:lang w:val="en-GB"/>
        </w:rPr>
        <w:t>Casini</w:t>
      </w:r>
      <w:proofErr w:type="spellEnd"/>
      <w:r w:rsidRPr="00437E56">
        <w:rPr>
          <w:lang w:val="en-GB"/>
        </w:rPr>
        <w:t xml:space="preserve"> M, Huss M, van Leeuwen A, </w:t>
      </w:r>
      <w:proofErr w:type="spellStart"/>
      <w:r w:rsidRPr="00437E56">
        <w:rPr>
          <w:lang w:val="en-GB"/>
        </w:rPr>
        <w:t>Hjelm</w:t>
      </w:r>
      <w:proofErr w:type="spellEnd"/>
      <w:r w:rsidRPr="00437E56">
        <w:rPr>
          <w:lang w:val="en-GB"/>
        </w:rPr>
        <w:t xml:space="preserve"> J, Persson L, et al. Regime shifts in exploited marine food webs: detecting mechanisms underlying alternative stable states using size-structured community dynamics theory. </w:t>
      </w:r>
      <w:r w:rsidRPr="00437E56">
        <w:rPr>
          <w:lang w:val="sv-SE"/>
          <w:rPrChange w:id="231" w:author="Max Lindmark" w:date="2022-05-19T20:29:00Z">
            <w:rPr>
              <w:lang w:val="en-GB"/>
            </w:rPr>
          </w:rPrChange>
        </w:rPr>
        <w:t xml:space="preserve">Phil Trans R </w:t>
      </w:r>
      <w:proofErr w:type="spellStart"/>
      <w:r w:rsidRPr="00437E56">
        <w:rPr>
          <w:lang w:val="sv-SE"/>
          <w:rPrChange w:id="232" w:author="Max Lindmark" w:date="2022-05-19T20:29:00Z">
            <w:rPr>
              <w:lang w:val="en-GB"/>
            </w:rPr>
          </w:rPrChange>
        </w:rPr>
        <w:t>Soc</w:t>
      </w:r>
      <w:proofErr w:type="spellEnd"/>
      <w:r w:rsidRPr="00437E56">
        <w:rPr>
          <w:lang w:val="sv-SE"/>
          <w:rPrChange w:id="233" w:author="Max Lindmark" w:date="2022-05-19T20:29:00Z">
            <w:rPr>
              <w:lang w:val="en-GB"/>
            </w:rPr>
          </w:rPrChange>
        </w:rPr>
        <w:t xml:space="preserve"> B. 2015 Jan 5;370(1659):</w:t>
      </w:r>
      <w:proofErr w:type="gramStart"/>
      <w:r w:rsidRPr="00437E56">
        <w:rPr>
          <w:lang w:val="sv-SE"/>
          <w:rPrChange w:id="234" w:author="Max Lindmark" w:date="2022-05-19T20:29:00Z">
            <w:rPr>
              <w:lang w:val="en-GB"/>
            </w:rPr>
          </w:rPrChange>
        </w:rPr>
        <w:t>20130262</w:t>
      </w:r>
      <w:proofErr w:type="gramEnd"/>
      <w:r w:rsidRPr="00437E56">
        <w:rPr>
          <w:lang w:val="sv-SE"/>
          <w:rPrChange w:id="235" w:author="Max Lindmark" w:date="2022-05-19T20:29:00Z">
            <w:rPr>
              <w:lang w:val="en-GB"/>
            </w:rPr>
          </w:rPrChange>
        </w:rPr>
        <w:t xml:space="preserve">. </w:t>
      </w:r>
    </w:p>
    <w:p w14:paraId="6939E138" w14:textId="77777777" w:rsidR="00437E56" w:rsidRPr="00437E56" w:rsidRDefault="00437E56" w:rsidP="00437E56">
      <w:pPr>
        <w:pStyle w:val="Bibliography"/>
        <w:rPr>
          <w:lang w:val="en-GB"/>
        </w:rPr>
      </w:pPr>
      <w:r w:rsidRPr="00437E56">
        <w:rPr>
          <w:lang w:val="sv-SE"/>
          <w:rPrChange w:id="236" w:author="Max Lindmark" w:date="2022-05-19T20:29:00Z">
            <w:rPr>
              <w:lang w:val="en-GB"/>
            </w:rPr>
          </w:rPrChange>
        </w:rPr>
        <w:t xml:space="preserve">66. </w:t>
      </w:r>
      <w:r w:rsidRPr="00437E56">
        <w:rPr>
          <w:lang w:val="sv-SE"/>
          <w:rPrChange w:id="237" w:author="Max Lindmark" w:date="2022-05-19T20:29:00Z">
            <w:rPr>
              <w:lang w:val="en-GB"/>
            </w:rPr>
          </w:rPrChange>
        </w:rPr>
        <w:tab/>
        <w:t xml:space="preserve">Ryberg MP, Skov PV, </w:t>
      </w:r>
      <w:proofErr w:type="spellStart"/>
      <w:r w:rsidRPr="00437E56">
        <w:rPr>
          <w:lang w:val="sv-SE"/>
          <w:rPrChange w:id="238" w:author="Max Lindmark" w:date="2022-05-19T20:29:00Z">
            <w:rPr>
              <w:lang w:val="en-GB"/>
            </w:rPr>
          </w:rPrChange>
        </w:rPr>
        <w:t>Vendramin</w:t>
      </w:r>
      <w:proofErr w:type="spellEnd"/>
      <w:r w:rsidRPr="00437E56">
        <w:rPr>
          <w:lang w:val="sv-SE"/>
          <w:rPrChange w:id="239" w:author="Max Lindmark" w:date="2022-05-19T20:29:00Z">
            <w:rPr>
              <w:lang w:val="en-GB"/>
            </w:rPr>
          </w:rPrChange>
        </w:rPr>
        <w:t xml:space="preserve"> N, </w:t>
      </w:r>
      <w:proofErr w:type="spellStart"/>
      <w:r w:rsidRPr="00437E56">
        <w:rPr>
          <w:lang w:val="sv-SE"/>
          <w:rPrChange w:id="240" w:author="Max Lindmark" w:date="2022-05-19T20:29:00Z">
            <w:rPr>
              <w:lang w:val="en-GB"/>
            </w:rPr>
          </w:rPrChange>
        </w:rPr>
        <w:t>Buchmann</w:t>
      </w:r>
      <w:proofErr w:type="spellEnd"/>
      <w:r w:rsidRPr="00437E56">
        <w:rPr>
          <w:lang w:val="sv-SE"/>
          <w:rPrChange w:id="241" w:author="Max Lindmark" w:date="2022-05-19T20:29:00Z">
            <w:rPr>
              <w:lang w:val="en-GB"/>
            </w:rPr>
          </w:rPrChange>
        </w:rPr>
        <w:t xml:space="preserve"> K, Nielsen A, </w:t>
      </w:r>
      <w:proofErr w:type="spellStart"/>
      <w:r w:rsidRPr="00437E56">
        <w:rPr>
          <w:lang w:val="sv-SE"/>
          <w:rPrChange w:id="242" w:author="Max Lindmark" w:date="2022-05-19T20:29:00Z">
            <w:rPr>
              <w:lang w:val="en-GB"/>
            </w:rPr>
          </w:rPrChange>
        </w:rPr>
        <w:t>Behrens</w:t>
      </w:r>
      <w:proofErr w:type="spellEnd"/>
      <w:r w:rsidRPr="00437E56">
        <w:rPr>
          <w:lang w:val="sv-SE"/>
          <w:rPrChange w:id="243" w:author="Max Lindmark" w:date="2022-05-19T20:29:00Z">
            <w:rPr>
              <w:lang w:val="en-GB"/>
            </w:rPr>
          </w:rPrChange>
        </w:rPr>
        <w:t xml:space="preserve"> JW. </w:t>
      </w:r>
      <w:r w:rsidRPr="00437E56">
        <w:rPr>
          <w:lang w:val="en-GB"/>
        </w:rPr>
        <w:t xml:space="preserve">Physiological condition of Eastern Baltic cod, Gadus </w:t>
      </w:r>
      <w:proofErr w:type="spellStart"/>
      <w:r w:rsidRPr="00437E56">
        <w:rPr>
          <w:lang w:val="en-GB"/>
        </w:rPr>
        <w:t>morhua</w:t>
      </w:r>
      <w:proofErr w:type="spellEnd"/>
      <w:r w:rsidRPr="00437E56">
        <w:rPr>
          <w:lang w:val="en-GB"/>
        </w:rPr>
        <w:t xml:space="preserve">, infected with the parasitic </w:t>
      </w:r>
      <w:r w:rsidRPr="00437E56">
        <w:rPr>
          <w:lang w:val="en-GB"/>
        </w:rPr>
        <w:lastRenderedPageBreak/>
        <w:t xml:space="preserve">nematode </w:t>
      </w:r>
      <w:proofErr w:type="spellStart"/>
      <w:r w:rsidRPr="00437E56">
        <w:rPr>
          <w:lang w:val="en-GB"/>
        </w:rPr>
        <w:t>Contracaecum</w:t>
      </w:r>
      <w:proofErr w:type="spellEnd"/>
      <w:r w:rsidRPr="00437E56">
        <w:rPr>
          <w:lang w:val="en-GB"/>
        </w:rPr>
        <w:t xml:space="preserve"> </w:t>
      </w:r>
      <w:proofErr w:type="spellStart"/>
      <w:r w:rsidRPr="00437E56">
        <w:rPr>
          <w:lang w:val="en-GB"/>
        </w:rPr>
        <w:t>osculatum</w:t>
      </w:r>
      <w:proofErr w:type="spellEnd"/>
      <w:r w:rsidRPr="00437E56">
        <w:rPr>
          <w:lang w:val="en-GB"/>
        </w:rPr>
        <w:t xml:space="preserve">. </w:t>
      </w:r>
      <w:proofErr w:type="spellStart"/>
      <w:r w:rsidRPr="00437E56">
        <w:rPr>
          <w:lang w:val="en-GB"/>
        </w:rPr>
        <w:t>Conserv</w:t>
      </w:r>
      <w:proofErr w:type="spellEnd"/>
      <w:r w:rsidRPr="00437E56">
        <w:rPr>
          <w:lang w:val="en-GB"/>
        </w:rPr>
        <w:t xml:space="preserve"> </w:t>
      </w:r>
      <w:proofErr w:type="spellStart"/>
      <w:r w:rsidRPr="00437E56">
        <w:rPr>
          <w:lang w:val="en-GB"/>
        </w:rPr>
        <w:t>Physiol</w:t>
      </w:r>
      <w:proofErr w:type="spellEnd"/>
      <w:r w:rsidRPr="00437E56">
        <w:rPr>
          <w:lang w:val="en-GB"/>
        </w:rPr>
        <w:t xml:space="preserve"> [Internet]. 2020 Jan 1 [cited 2020 Nov 13];8(1). Available from: https://academic.oup.com/conphys/article/8/1/coaa093/5909674</w:t>
      </w:r>
    </w:p>
    <w:p w14:paraId="6C820286" w14:textId="77777777" w:rsidR="00437E56" w:rsidRPr="00437E56" w:rsidRDefault="00437E56" w:rsidP="00437E56">
      <w:pPr>
        <w:pStyle w:val="Bibliography"/>
        <w:rPr>
          <w:lang w:val="en-GB"/>
        </w:rPr>
      </w:pPr>
      <w:r w:rsidRPr="00437E56">
        <w:rPr>
          <w:lang w:val="en-GB"/>
        </w:rPr>
        <w:t xml:space="preserve">67. </w:t>
      </w:r>
      <w:r w:rsidRPr="00437E56">
        <w:rPr>
          <w:lang w:val="en-GB"/>
        </w:rPr>
        <w:tab/>
      </w:r>
      <w:proofErr w:type="spellStart"/>
      <w:r w:rsidRPr="00437E56">
        <w:rPr>
          <w:lang w:val="en-GB"/>
        </w:rPr>
        <w:t>Eero</w:t>
      </w:r>
      <w:proofErr w:type="spellEnd"/>
      <w:r w:rsidRPr="00437E56">
        <w:rPr>
          <w:lang w:val="en-GB"/>
        </w:rPr>
        <w:t xml:space="preserve"> M, Cardinale M, </w:t>
      </w:r>
      <w:proofErr w:type="spellStart"/>
      <w:r w:rsidRPr="00437E56">
        <w:rPr>
          <w:lang w:val="en-GB"/>
        </w:rPr>
        <w:t>Storr</w:t>
      </w:r>
      <w:proofErr w:type="spellEnd"/>
      <w:r w:rsidRPr="00437E56">
        <w:rPr>
          <w:lang w:val="en-GB"/>
        </w:rPr>
        <w:t xml:space="preserve">-Paulsen M. Emerging challenges for resource management under ecosystem change: Example of cod in the Baltic Sea. Ocean &amp; Coastal Management. 2020 Dec </w:t>
      </w:r>
      <w:proofErr w:type="gramStart"/>
      <w:r w:rsidRPr="00437E56">
        <w:rPr>
          <w:lang w:val="en-GB"/>
        </w:rPr>
        <w:t>1;198:105314</w:t>
      </w:r>
      <w:proofErr w:type="gramEnd"/>
      <w:r w:rsidRPr="00437E56">
        <w:rPr>
          <w:lang w:val="en-GB"/>
        </w:rPr>
        <w:t xml:space="preserve">. </w:t>
      </w:r>
    </w:p>
    <w:p w14:paraId="2A4665D7" w14:textId="6530524B"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D57AD9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C25311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48B3650"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19D87932"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244" w:name="_qea8h0e4kq36" w:colFirst="0" w:colLast="0"/>
      <w:bookmarkEnd w:id="244"/>
      <w:r>
        <w:rPr>
          <w:b/>
          <w:bCs/>
          <w:noProof/>
          <w:lang w:val="en-GB"/>
        </w:rPr>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lang w:val="en-GB"/>
        </w:rPr>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lang w:val="en-GB"/>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en-GB"/>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en-GB"/>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8" w:author="Max Lindmark" w:date="2022-05-19T19:56:00Z" w:initials="MOU">
    <w:p w14:paraId="14EC8DA7" w14:textId="77777777" w:rsidR="005C0B63" w:rsidRDefault="005C0B63" w:rsidP="00736C43">
      <w:r>
        <w:rPr>
          <w:rStyle w:val="CommentReference"/>
        </w:rPr>
        <w:annotationRef/>
      </w:r>
      <w:r>
        <w:rPr>
          <w:sz w:val="20"/>
          <w:szCs w:val="20"/>
        </w:rPr>
        <w:t>I converted using this site: https://www.loligosystems.com/convert-oxygen-units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EC8D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1F6A" w16cex:dateUtc="2022-05-19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EC8DA7" w16cid:durableId="26311F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2D375" w14:textId="77777777" w:rsidR="005F336C" w:rsidRDefault="005F336C">
      <w:r>
        <w:separator/>
      </w:r>
    </w:p>
  </w:endnote>
  <w:endnote w:type="continuationSeparator" w:id="0">
    <w:p w14:paraId="4E297541" w14:textId="77777777" w:rsidR="005F336C" w:rsidRDefault="005F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4E704A" w:rsidRDefault="004E704A"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705FD96C"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C06F1">
          <w:rPr>
            <w:rStyle w:val="PageNumber"/>
            <w:noProof/>
          </w:rPr>
          <w:t>2</w:t>
        </w:r>
        <w:r>
          <w:rPr>
            <w:rStyle w:val="PageNumber"/>
          </w:rPr>
          <w:fldChar w:fldCharType="end"/>
        </w:r>
      </w:p>
    </w:sdtContent>
  </w:sdt>
  <w:p w14:paraId="372B30FD" w14:textId="77777777" w:rsidR="004E704A" w:rsidRDefault="004E704A"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9519D" w14:textId="77777777" w:rsidR="005F336C" w:rsidRDefault="005F336C">
      <w:r>
        <w:separator/>
      </w:r>
    </w:p>
  </w:footnote>
  <w:footnote w:type="continuationSeparator" w:id="0">
    <w:p w14:paraId="2E27EDD3" w14:textId="77777777" w:rsidR="005F336C" w:rsidRDefault="005F3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290843">
    <w:abstractNumId w:val="0"/>
  </w:num>
  <w:num w:numId="2" w16cid:durableId="405609868">
    <w:abstractNumId w:val="1"/>
  </w:num>
  <w:num w:numId="3" w16cid:durableId="544565937">
    <w:abstractNumId w:val="3"/>
  </w:num>
  <w:num w:numId="4" w16cid:durableId="44182238">
    <w:abstractNumId w:val="5"/>
  </w:num>
  <w:num w:numId="5" w16cid:durableId="1168600481">
    <w:abstractNumId w:val="2"/>
  </w:num>
  <w:num w:numId="6" w16cid:durableId="20868810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5D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37FA3"/>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C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openxmlformats.org/officeDocument/2006/relationships/hyperlink" Target="https://www.emodnet.eu/en/bathymetry"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ices.dk/data/data-portals/Pages/DATRAS.aspx" TargetMode="External"/><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46CC6-714C-4C4E-AC34-0EBFB5ADD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27</Pages>
  <Words>41881</Words>
  <Characters>238726</Characters>
  <Application>Microsoft Office Word</Application>
  <DocSecurity>0</DocSecurity>
  <Lines>1989</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42</cp:revision>
  <cp:lastPrinted>2021-12-20T17:03:00Z</cp:lastPrinted>
  <dcterms:created xsi:type="dcterms:W3CDTF">2022-04-22T11:47:00Z</dcterms:created>
  <dcterms:modified xsi:type="dcterms:W3CDTF">2022-05-19T18:31:00Z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zotero-version="6.0.7"&gt;&lt;session id="c5qSx5Cy"/&gt;&lt;style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