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07FB46EF" w:rsidR="00736FF5" w:rsidRDefault="00401B29" w:rsidP="001D341E">
      <w:pPr>
        <w:pStyle w:val="Title"/>
        <w:keepNext w:val="0"/>
        <w:keepLines w:val="0"/>
        <w:spacing w:after="0" w:line="480" w:lineRule="auto"/>
        <w:contextualSpacing/>
        <w:mirrorIndents/>
        <w:jc w:val="both"/>
        <w:rPr>
          <w:sz w:val="36"/>
          <w:szCs w:val="36"/>
        </w:rPr>
      </w:pPr>
      <w:r w:rsidRPr="00C038C3">
        <w:rPr>
          <w:sz w:val="36"/>
          <w:szCs w:val="36"/>
        </w:rPr>
        <w:t xml:space="preserve">Evaluating drivers of spatiotemporal </w:t>
      </w:r>
      <w:r w:rsidR="004D3D40">
        <w:rPr>
          <w:sz w:val="36"/>
          <w:szCs w:val="36"/>
        </w:rPr>
        <w:t xml:space="preserve">individual condition </w:t>
      </w:r>
      <w:r w:rsidRPr="00C038C3">
        <w:rPr>
          <w:sz w:val="36"/>
          <w:szCs w:val="36"/>
        </w:rPr>
        <w:t xml:space="preserve">of </w:t>
      </w:r>
      <w:r w:rsidR="00635045">
        <w:rPr>
          <w:sz w:val="36"/>
          <w:szCs w:val="36"/>
        </w:rPr>
        <w:t xml:space="preserve">a </w:t>
      </w:r>
      <w:r w:rsidR="00635045" w:rsidRPr="00635045">
        <w:rPr>
          <w:sz w:val="36"/>
          <w:szCs w:val="36"/>
        </w:rPr>
        <w:t>bottom-associated marine fish</w:t>
      </w:r>
    </w:p>
    <w:p w14:paraId="56BA390C" w14:textId="77777777" w:rsidR="001D341E" w:rsidRPr="001D341E" w:rsidRDefault="001D341E" w:rsidP="00FF081F">
      <w:pPr>
        <w:spacing w:line="480" w:lineRule="auto"/>
        <w:contextualSpacing/>
        <w:rPr>
          <w:lang w:val="en-GB"/>
        </w:rPr>
      </w:pPr>
    </w:p>
    <w:p w14:paraId="4A1B9DEA" w14:textId="6EDA6CEB" w:rsidR="00736FF5" w:rsidRPr="00C038C3" w:rsidRDefault="00401B29" w:rsidP="001D341E">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r w:rsidR="00297164" w:rsidRPr="00C038C3">
        <w:t>Anderson</w:t>
      </w:r>
      <w:r w:rsidR="003508D1" w:rsidRPr="00C038C3">
        <w:rPr>
          <w:vertAlign w:val="superscript"/>
        </w:rPr>
        <w:t>b</w:t>
      </w:r>
      <w:r w:rsidR="008620C7">
        <w:rPr>
          <w:vertAlign w:val="superscript"/>
        </w:rPr>
        <w:t>,c</w:t>
      </w:r>
      <w:r w:rsidR="00297164" w:rsidRPr="00C038C3">
        <w:t xml:space="preserve">, </w:t>
      </w:r>
      <w:r w:rsidR="009D3BCC">
        <w:t>Mayya Gogina</w:t>
      </w:r>
      <w:r w:rsidR="00FB5A52">
        <w:rPr>
          <w:vertAlign w:val="superscript"/>
        </w:rPr>
        <w:t>d</w:t>
      </w:r>
      <w:r w:rsidR="009D3BCC">
        <w:t xml:space="preserve">, </w:t>
      </w:r>
      <w:r w:rsidRPr="00C038C3">
        <w:t>Michele Casini</w:t>
      </w:r>
      <w:r w:rsidRPr="00C038C3">
        <w:rPr>
          <w:vertAlign w:val="superscript"/>
        </w:rPr>
        <w:t>a</w:t>
      </w:r>
      <w:r w:rsidR="00C13494">
        <w:rPr>
          <w:vertAlign w:val="superscript"/>
        </w:rPr>
        <w:t>,</w:t>
      </w:r>
      <w:r w:rsidR="00FB5A52">
        <w:rPr>
          <w:vertAlign w:val="superscript"/>
        </w:rPr>
        <w:t>e</w:t>
      </w:r>
    </w:p>
    <w:p w14:paraId="2085F63F" w14:textId="04FEF14B" w:rsidR="00736FF5" w:rsidRPr="00C038C3" w:rsidRDefault="00401B29" w:rsidP="001D341E">
      <w:pPr>
        <w:spacing w:line="480" w:lineRule="auto"/>
        <w:contextualSpacing/>
        <w:mirrorIndents/>
        <w:jc w:val="both"/>
      </w:pPr>
      <w:r w:rsidRPr="00C038C3">
        <w:rPr>
          <w:vertAlign w:val="superscript"/>
        </w:rPr>
        <w:t xml:space="preserve">a </w:t>
      </w:r>
      <w:r w:rsidRPr="00C038C3">
        <w:t>Swedish University of Agricultural Sciences, Department of Aquatic Resources, Institute of Marine Research, Turistgatan 5, 453 30 Lysekil, Sweden</w:t>
      </w:r>
    </w:p>
    <w:p w14:paraId="7C1D7F69" w14:textId="65E55499" w:rsidR="00121E20" w:rsidRDefault="00121E20" w:rsidP="001D341E">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39544596" w:rsidR="008620C7" w:rsidRDefault="00170235" w:rsidP="001D341E">
      <w:pPr>
        <w:spacing w:line="480" w:lineRule="auto"/>
        <w:contextualSpacing/>
        <w:mirrorIndents/>
        <w:jc w:val="both"/>
      </w:pPr>
      <w:r w:rsidRPr="00261869">
        <w:rPr>
          <w:vertAlign w:val="superscript"/>
        </w:rPr>
        <w:t>c</w:t>
      </w:r>
      <w:r>
        <w:rPr>
          <w:vertAlign w:val="superscript"/>
        </w:rPr>
        <w:t xml:space="preserve"> </w:t>
      </w:r>
      <w:r w:rsidR="008A3A8F" w:rsidRPr="00170235">
        <w:t xml:space="preserve">Simon Fraser University, </w:t>
      </w:r>
      <w:r w:rsidRPr="00170235">
        <w:t xml:space="preserve">Department of Mathematics,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Leibniz Institute for Baltic Sea Research, Seestraße 15, 18119 Rostock, Germany</w:t>
      </w:r>
    </w:p>
    <w:p w14:paraId="5C995520" w14:textId="5E3E7C0A" w:rsidR="005B73F1" w:rsidRPr="00C038C3" w:rsidRDefault="006511E6" w:rsidP="00552801">
      <w:pPr>
        <w:spacing w:line="480" w:lineRule="auto"/>
        <w:contextualSpacing/>
        <w:mirrorIndents/>
        <w:jc w:val="both"/>
      </w:pPr>
      <w:r>
        <w:rPr>
          <w:vertAlign w:val="superscript"/>
        </w:rPr>
        <w:t>e</w:t>
      </w:r>
      <w:r w:rsidR="005B73F1" w:rsidRPr="00C038C3">
        <w:rPr>
          <w:vertAlign w:val="superscript"/>
        </w:rPr>
        <w:t xml:space="preserve"> </w:t>
      </w:r>
      <w:r w:rsidR="005B73F1" w:rsidRPr="00C038C3">
        <w:t>University of Bologna, Department of Biological, Geological and Environmental Sciences, Via Selmi 3, 40126 Bologna, Italy</w:t>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DE532B1" w:rsidR="00736FF5"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Turistgatan 5, 453 30 Lysekil, Sweden, Tel.: +46(0)104784137, email: </w:t>
      </w:r>
      <w:hyperlink r:id="rId8" w:history="1">
        <w:r w:rsidR="00FA116C" w:rsidRPr="008603FF">
          <w:rPr>
            <w:rStyle w:val="Hyperlink"/>
          </w:rPr>
          <w:t>max.lindmark@slu.se</w:t>
        </w:r>
      </w:hyperlink>
    </w:p>
    <w:p w14:paraId="5AB5E999" w14:textId="77777777" w:rsidR="00FA116C" w:rsidRPr="00C038C3" w:rsidRDefault="00FA116C" w:rsidP="00552801">
      <w:pPr>
        <w:spacing w:line="480" w:lineRule="auto"/>
        <w:contextualSpacing/>
        <w:mirrorIndents/>
        <w:jc w:val="both"/>
      </w:pPr>
    </w:p>
    <w:p w14:paraId="32897476" w14:textId="77777777" w:rsidR="005B1E9D" w:rsidRDefault="005B1E9D" w:rsidP="00310E82">
      <w:pPr>
        <w:spacing w:line="480" w:lineRule="auto"/>
        <w:contextualSpacing/>
        <w:mirrorIndents/>
        <w:jc w:val="both"/>
        <w:rPr>
          <w:b/>
          <w:sz w:val="28"/>
          <w:szCs w:val="28"/>
        </w:rPr>
      </w:pPr>
    </w:p>
    <w:p w14:paraId="3FC94550" w14:textId="77777777" w:rsidR="005B1E9D" w:rsidRDefault="005B1E9D" w:rsidP="00310E82">
      <w:pPr>
        <w:spacing w:line="480" w:lineRule="auto"/>
        <w:contextualSpacing/>
        <w:mirrorIndents/>
        <w:jc w:val="both"/>
        <w:rPr>
          <w:b/>
          <w:sz w:val="28"/>
          <w:szCs w:val="28"/>
        </w:rPr>
      </w:pPr>
    </w:p>
    <w:p w14:paraId="62EFE454" w14:textId="77777777" w:rsidR="005B1E9D" w:rsidRDefault="005B1E9D" w:rsidP="00310E82">
      <w:pPr>
        <w:spacing w:line="480" w:lineRule="auto"/>
        <w:contextualSpacing/>
        <w:mirrorIndents/>
        <w:jc w:val="both"/>
        <w:rPr>
          <w:b/>
          <w:sz w:val="28"/>
          <w:szCs w:val="28"/>
        </w:rPr>
      </w:pPr>
    </w:p>
    <w:p w14:paraId="2C7D7D4C" w14:textId="77777777" w:rsidR="005B1E9D" w:rsidRDefault="005B1E9D" w:rsidP="00310E82">
      <w:pPr>
        <w:spacing w:line="480" w:lineRule="auto"/>
        <w:contextualSpacing/>
        <w:mirrorIndents/>
        <w:jc w:val="both"/>
        <w:rPr>
          <w:b/>
          <w:sz w:val="28"/>
          <w:szCs w:val="28"/>
        </w:rPr>
      </w:pPr>
    </w:p>
    <w:p w14:paraId="31D333A1" w14:textId="66A6EA75"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57676A57" w:rsidR="00B21FFF" w:rsidRDefault="009F2F3E" w:rsidP="00552801">
      <w:pPr>
        <w:spacing w:line="480" w:lineRule="auto"/>
        <w:contextualSpacing/>
        <w:mirrorIndents/>
        <w:jc w:val="both"/>
        <w:rPr>
          <w:bCs/>
        </w:rPr>
      </w:pPr>
      <w:r w:rsidRPr="00C038C3">
        <w:rPr>
          <w:bCs/>
        </w:rPr>
        <w:t>Le Cren</w:t>
      </w:r>
      <w:r w:rsidR="005015D2">
        <w:rPr>
          <w:bCs/>
        </w:rPr>
        <w:t>’s</w:t>
      </w:r>
      <w:r w:rsidRPr="00C038C3">
        <w:rPr>
          <w:bCs/>
        </w:rPr>
        <w:t xml:space="preserve"> </w:t>
      </w:r>
      <w:r w:rsidR="0086395A" w:rsidRPr="00C038C3">
        <w:rPr>
          <w:bCs/>
        </w:rPr>
        <w:t>c</w:t>
      </w:r>
      <w:r w:rsidR="00310E82" w:rsidRPr="00C038C3">
        <w:rPr>
          <w:bCs/>
        </w:rPr>
        <w:t>ondition</w:t>
      </w:r>
      <w:r w:rsidRPr="00C038C3">
        <w:rPr>
          <w:bCs/>
        </w:rPr>
        <w:t xml:space="preserve"> </w:t>
      </w:r>
      <w:del w:id="0" w:author="Max Lindmark" w:date="2022-05-26T14:39:00Z">
        <w:r w:rsidR="005015D2" w:rsidDel="006E5502">
          <w:rPr>
            <w:bCs/>
          </w:rPr>
          <w:delText>index</w:delText>
        </w:r>
      </w:del>
      <w:ins w:id="1" w:author="Max Lindmark" w:date="2022-05-26T14:39:00Z">
        <w:r w:rsidR="006E5502">
          <w:rPr>
            <w:bCs/>
          </w:rPr>
          <w:t>factor</w:t>
        </w:r>
      </w:ins>
      <w:r w:rsidR="00310E82" w:rsidRPr="00C038C3">
        <w:rPr>
          <w:bCs/>
        </w:rPr>
        <w:t xml:space="preserve">, </w:t>
      </w:r>
      <w:r w:rsidR="00162A5D" w:rsidRPr="00C038C3">
        <w:rPr>
          <w:bCs/>
        </w:rPr>
        <w:t xml:space="preserve">Spatial analysis, </w:t>
      </w:r>
      <w:r w:rsidR="00310E82" w:rsidRPr="00C038C3">
        <w:rPr>
          <w:bCs/>
        </w:rPr>
        <w:t>Spatio-temporal models, Density dependence, Deoxygenation</w:t>
      </w:r>
      <w:ins w:id="2" w:author="Max Lindmark" w:date="2022-04-22T07:58:00Z">
        <w:r w:rsidR="009F1128">
          <w:rPr>
            <w:bCs/>
          </w:rPr>
          <w:t>, species distribution models</w:t>
        </w:r>
      </w:ins>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7C50B899" w:rsidR="00E44266" w:rsidRDefault="00A26528" w:rsidP="00552801">
      <w:pPr>
        <w:spacing w:line="480" w:lineRule="auto"/>
        <w:contextualSpacing/>
        <w:mirrorIndents/>
        <w:jc w:val="both"/>
      </w:pPr>
      <w:r>
        <w:t>A fish</w:t>
      </w:r>
      <w:del w:id="3" w:author="Mayya Gogina" w:date="2022-04-22T13:37:00Z">
        <w:r w:rsidDel="001C06F1">
          <w:delText>’s</w:delText>
        </w:r>
      </w:del>
      <w:r w:rsidRPr="00C038C3">
        <w:t xml:space="preserve"> </w:t>
      </w:r>
      <w:r w:rsidR="0098719E" w:rsidRPr="00C038C3">
        <w:t xml:space="preserve">body condition </w:t>
      </w:r>
      <w:del w:id="4" w:author="Max Lindmark" w:date="2022-04-22T07:56:00Z">
        <w:r w:rsidDel="00433B47">
          <w:delText>i</w:delText>
        </w:r>
        <w:r w:rsidR="00CD7C98" w:rsidDel="00433B47">
          <w:delText xml:space="preserve">s </w:delText>
        </w:r>
      </w:del>
      <w:r w:rsidR="00CD7C98" w:rsidRPr="00C038C3">
        <w:t>describe</w:t>
      </w:r>
      <w:ins w:id="5" w:author="Max Lindmark" w:date="2022-04-22T07:56:00Z">
        <w:r w:rsidR="00433B47">
          <w:t>s</w:t>
        </w:r>
      </w:ins>
      <w:del w:id="6" w:author="Max Lindmark" w:date="2022-04-22T07:56:00Z">
        <w:r w:rsidR="00CD7C98" w:rsidDel="00433B47">
          <w:delText>d</w:delText>
        </w:r>
      </w:del>
      <w:r w:rsidR="00CD7C98">
        <w:t xml:space="preserve"> </w:t>
      </w:r>
      <w:del w:id="7" w:author="Max Lindmark" w:date="2022-04-22T07:56:00Z">
        <w:r w:rsidR="00CD7C98" w:rsidDel="00433B47">
          <w:delText>by</w:delText>
        </w:r>
        <w:r w:rsidR="00CD7C98" w:rsidRPr="00C038C3" w:rsidDel="00433B47">
          <w:delText xml:space="preserve"> </w:delText>
        </w:r>
      </w:del>
      <w:r w:rsidR="007865D8">
        <w:t>its</w:t>
      </w:r>
      <w:r w:rsidR="007865D8" w:rsidRPr="00C038C3">
        <w:t xml:space="preserve"> </w:t>
      </w:r>
      <w:del w:id="8" w:author="Mayya Gogina" w:date="2022-04-22T13:38:00Z">
        <w:r w:rsidR="00EA6B27" w:rsidRPr="00C038C3" w:rsidDel="001C06F1">
          <w:delText xml:space="preserve">weight </w:delText>
        </w:r>
      </w:del>
      <w:ins w:id="9" w:author="Mayya Gogina" w:date="2022-04-22T13:38:00Z">
        <w:r w:rsidR="001C06F1">
          <w:t>mass</w:t>
        </w:r>
        <w:r w:rsidR="001C06F1" w:rsidRPr="00C038C3">
          <w:t xml:space="preserve"> </w:t>
        </w:r>
      </w:ins>
      <w:r w:rsidR="00A201FA" w:rsidRPr="00C038C3">
        <w:t xml:space="preserve">given </w:t>
      </w:r>
      <w:r w:rsidR="00800586">
        <w:t>its</w:t>
      </w:r>
      <w:r w:rsidR="00A201FA" w:rsidRPr="00C038C3">
        <w:t xml:space="preserve"> </w:t>
      </w:r>
      <w:r w:rsidR="0098719E"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0098719E" w:rsidRPr="00C038C3">
        <w:t>positively associated with fitness</w:t>
      </w:r>
      <w:r w:rsidR="00BB430F" w:rsidRPr="00C038C3">
        <w:t>.</w:t>
      </w:r>
      <w:r w:rsidR="0014711D" w:rsidRPr="00C038C3">
        <w:t xml:space="preserve"> </w:t>
      </w:r>
      <w:ins w:id="10" w:author="Max Lindmark" w:date="2022-04-21T21:53:00Z">
        <w:r w:rsidR="00385641">
          <w:t xml:space="preserve">The </w:t>
        </w:r>
      </w:ins>
      <w:ins w:id="11" w:author="Max Lindmark" w:date="2022-04-21T22:01:00Z">
        <w:r w:rsidR="00D05411">
          <w:t xml:space="preserve">condition of </w:t>
        </w:r>
      </w:ins>
      <w:r w:rsidR="005A24B3" w:rsidRPr="00C038C3">
        <w:t>Atlantic c</w:t>
      </w:r>
      <w:r w:rsidR="008C2DA6" w:rsidRPr="00C038C3">
        <w:t xml:space="preserve">od </w:t>
      </w:r>
      <w:r w:rsidR="00E14B7D" w:rsidRPr="00C038C3">
        <w:t>(</w:t>
      </w:r>
      <w:r w:rsidR="00E14B7D" w:rsidRPr="00C038C3">
        <w:rPr>
          <w:i/>
        </w:rPr>
        <w:t>Gadus morhua</w:t>
      </w:r>
      <w:r w:rsidR="00E14B7D" w:rsidRPr="00C038C3">
        <w:t xml:space="preserve">) </w:t>
      </w:r>
      <w:r w:rsidR="008C2DA6" w:rsidRPr="00C038C3">
        <w:t xml:space="preserve">in </w:t>
      </w:r>
      <w:r w:rsidR="008C2DA6" w:rsidRPr="00800586">
        <w:t xml:space="preserve">the </w:t>
      </w:r>
      <w:del w:id="12" w:author="Max Lindmark" w:date="2022-04-21T21:53:00Z">
        <w:r w:rsidR="007F6589" w:rsidRPr="00800586" w:rsidDel="00385641">
          <w:delText>south-eastern</w:delText>
        </w:r>
        <w:r w:rsidR="008C2DA6" w:rsidRPr="00800586" w:rsidDel="00385641">
          <w:delText xml:space="preserve"> </w:delText>
        </w:r>
      </w:del>
      <w:r w:rsidR="008C2DA6" w:rsidRPr="00800586">
        <w:t xml:space="preserve">Baltic Sea </w:t>
      </w:r>
      <w:r w:rsidR="00775B15" w:rsidRPr="00800586">
        <w:t xml:space="preserve">has </w:t>
      </w:r>
      <w:ins w:id="13" w:author="Max Lindmark" w:date="2022-04-21T21:53:00Z">
        <w:r w:rsidR="00385641">
          <w:t xml:space="preserve">declined dramatically </w:t>
        </w:r>
      </w:ins>
      <w:del w:id="14" w:author="Max Lindmark" w:date="2022-04-21T21:53:00Z">
        <w:r w:rsidR="00775B15" w:rsidRPr="00800586" w:rsidDel="00385641">
          <w:delText xml:space="preserve">experienced a drastic </w:delText>
        </w:r>
        <w:r w:rsidR="00E82A0A" w:rsidRPr="00800586" w:rsidDel="00385641">
          <w:delText>deteriorat</w:delText>
        </w:r>
        <w:r w:rsidR="00775B15" w:rsidRPr="00800586" w:rsidDel="00385641">
          <w:delText xml:space="preserve">ion of its physiological status </w:delText>
        </w:r>
      </w:del>
      <w:r w:rsidR="00775B15" w:rsidRPr="00800586">
        <w:t xml:space="preserve">since </w:t>
      </w:r>
      <w:r w:rsidR="00F0548A" w:rsidRPr="00800586">
        <w:t xml:space="preserve">the early </w:t>
      </w:r>
      <w:bookmarkStart w:id="15" w:name="_Hlk86229553"/>
      <w:r w:rsidR="00F0548A" w:rsidRPr="00800586">
        <w:t>1990s</w:t>
      </w:r>
      <w:bookmarkEnd w:id="15"/>
      <w:ins w:id="16" w:author="Max Lindmark" w:date="2022-04-22T07:56:00Z">
        <w:r w:rsidR="00433B47">
          <w:t>. T</w:t>
        </w:r>
      </w:ins>
      <w:ins w:id="17" w:author="Max Lindmark" w:date="2022-04-21T22:02:00Z">
        <w:r w:rsidR="00D05411">
          <w:t xml:space="preserve">his has been linked to </w:t>
        </w:r>
      </w:ins>
      <w:del w:id="18" w:author="Max Lindmark" w:date="2022-04-21T22:01:00Z">
        <w:r w:rsidR="009079AF" w:rsidRPr="00800586" w:rsidDel="00D05411">
          <w:delText xml:space="preserve"> </w:delText>
        </w:r>
        <w:r w:rsidR="004E7CE8" w:rsidRPr="00800586" w:rsidDel="00D05411">
          <w:delText xml:space="preserve">to levels that compromise the </w:delText>
        </w:r>
        <w:r w:rsidR="00E10932" w:rsidRPr="00800586" w:rsidDel="00D05411">
          <w:delText>growth</w:delText>
        </w:r>
        <w:r w:rsidR="00CD7C98" w:rsidRPr="00800586" w:rsidDel="00D05411">
          <w:delText xml:space="preserve"> or even survival</w:delText>
        </w:r>
        <w:r w:rsidR="00E10932" w:rsidRPr="00800586" w:rsidDel="00D05411">
          <w:delText xml:space="preserve"> of the population</w:delText>
        </w:r>
      </w:del>
      <w:del w:id="19" w:author="Max Lindmark" w:date="2022-04-21T22:02:00Z">
        <w:r w:rsidR="00E10932" w:rsidRPr="00800586" w:rsidDel="00D05411">
          <w:delText xml:space="preserve">. </w:delText>
        </w:r>
        <w:r w:rsidR="00DB637C" w:rsidRPr="00D35123" w:rsidDel="00D05411">
          <w:delText>Several h</w:delText>
        </w:r>
        <w:r w:rsidR="00DB637C" w:rsidRPr="00AB2D73" w:rsidDel="00D05411">
          <w:delText>ypotheses have been proposed (</w:delText>
        </w:r>
        <w:r w:rsidR="00C26D74" w:rsidDel="00D05411">
          <w:delText xml:space="preserve">e.g., </w:delText>
        </w:r>
      </w:del>
      <w:ins w:id="20" w:author="Max Lindmark" w:date="2022-04-21T22:02:00Z">
        <w:r w:rsidR="00D05411">
          <w:t xml:space="preserve">increased </w:t>
        </w:r>
      </w:ins>
      <w:r w:rsidR="00DB637C" w:rsidRPr="00AB2D73">
        <w:t>competition</w:t>
      </w:r>
      <w:ins w:id="21" w:author="Mayya Gogina" w:date="2022-04-22T13:38:00Z">
        <w:r w:rsidR="001C06F1">
          <w:t>,</w:t>
        </w:r>
      </w:ins>
      <w:ins w:id="22" w:author="Max Lindmark" w:date="2022-04-21T22:04:00Z">
        <w:r w:rsidR="00864E89">
          <w:t xml:space="preserve"> </w:t>
        </w:r>
        <w:del w:id="23" w:author="Mayya Gogina" w:date="2022-04-22T13:38:00Z">
          <w:r w:rsidR="00864E89" w:rsidDel="001C06F1">
            <w:delText xml:space="preserve">and </w:delText>
          </w:r>
        </w:del>
        <w:r w:rsidR="00864E89">
          <w:t>food limitation</w:t>
        </w:r>
        <w:del w:id="24" w:author="Mayya Gogina" w:date="2022-04-22T13:38:00Z">
          <w:r w:rsidR="00864E89" w:rsidDel="001C06F1">
            <w:delText>,</w:delText>
          </w:r>
        </w:del>
        <w:r w:rsidR="00864E89">
          <w:t xml:space="preserve"> and </w:t>
        </w:r>
      </w:ins>
      <w:del w:id="25" w:author="Max Lindmark" w:date="2022-04-21T22:04:00Z">
        <w:r w:rsidR="00DB637C" w:rsidRPr="00AB2D73" w:rsidDel="00864E89">
          <w:delText>, hypoxia</w:delText>
        </w:r>
      </w:del>
      <w:ins w:id="26" w:author="Max Lindmark" w:date="2022-04-21T22:04:00Z">
        <w:r w:rsidR="00864E89">
          <w:t>hypoxia</w:t>
        </w:r>
      </w:ins>
      <w:del w:id="27" w:author="Max Lindmark" w:date="2022-04-21T22:04:00Z">
        <w:r w:rsidR="00DB637C" w:rsidRPr="00AB2D73" w:rsidDel="00864E89">
          <w:delText>, lack of prey</w:delText>
        </w:r>
      </w:del>
      <w:del w:id="28" w:author="Max Lindmark" w:date="2022-04-21T22:02:00Z">
        <w:r w:rsidR="00DB637C" w:rsidRPr="00AB2D73" w:rsidDel="00D05411">
          <w:delText>)</w:delText>
        </w:r>
      </w:del>
      <w:ins w:id="29" w:author="Max Lindmark" w:date="2022-04-21T22:02:00Z">
        <w:r w:rsidR="00D05411">
          <w:t>. How</w:t>
        </w:r>
      </w:ins>
      <w:ins w:id="30" w:author="Max Lindmark" w:date="2022-04-21T22:03:00Z">
        <w:r w:rsidR="00D05411">
          <w:t xml:space="preserve">ever, </w:t>
        </w:r>
      </w:ins>
      <w:ins w:id="31" w:author="Max Lindmark" w:date="2022-04-21T22:05:00Z">
        <w:r w:rsidR="00864E89">
          <w:t xml:space="preserve">the association between </w:t>
        </w:r>
      </w:ins>
      <w:ins w:id="32" w:author="Max Lindmark" w:date="2022-04-21T22:04:00Z">
        <w:r w:rsidR="00864E89">
          <w:t>biotic and abiot</w:t>
        </w:r>
      </w:ins>
      <w:ins w:id="33" w:author="Max Lindmark" w:date="2022-04-21T22:05:00Z">
        <w:r w:rsidR="00864E89">
          <w:t xml:space="preserve">ic variables and body condition </w:t>
        </w:r>
      </w:ins>
      <w:del w:id="34" w:author="Max Lindmark" w:date="2022-04-21T21:54:00Z">
        <w:r w:rsidR="00FF2512" w:rsidDel="00385641">
          <w:delText xml:space="preserve"> and evaluated temporally using averages over large spatial scales </w:delText>
        </w:r>
        <w:r w:rsidR="00FF2512" w:rsidRPr="00800586" w:rsidDel="00385641">
          <w:delText>(basin or population level).</w:delText>
        </w:r>
        <w:r w:rsidR="00FF2512" w:rsidDel="00385641">
          <w:delText xml:space="preserve"> </w:delText>
        </w:r>
        <w:r w:rsidR="00BC73A7" w:rsidRPr="00AB2D73" w:rsidDel="00385641">
          <w:delText>H</w:delText>
        </w:r>
        <w:r w:rsidR="00DB637C" w:rsidRPr="00AB2D73" w:rsidDel="00385641">
          <w:delText xml:space="preserve">owever, </w:delText>
        </w:r>
        <w:r w:rsidR="00BE032A" w:rsidDel="00385641">
          <w:delText xml:space="preserve">as </w:delText>
        </w:r>
      </w:del>
      <w:ins w:id="35" w:author="Max Lindmark" w:date="2022-04-21T21:54:00Z">
        <w:r w:rsidR="00385641">
          <w:t xml:space="preserve">have not been evaluated </w:t>
        </w:r>
      </w:ins>
      <w:ins w:id="36" w:author="Max Lindmark" w:date="2022-04-21T22:03:00Z">
        <w:r w:rsidR="00D05411">
          <w:t xml:space="preserve">at </w:t>
        </w:r>
      </w:ins>
      <w:del w:id="37" w:author="Max Lindmark" w:date="2022-04-21T21:54:00Z">
        <w:r w:rsidR="00BE032A" w:rsidDel="00385641">
          <w:delText xml:space="preserve">these variables </w:delText>
        </w:r>
        <w:r w:rsidR="00DB637C" w:rsidRPr="00AB2D73" w:rsidDel="00385641">
          <w:delText>operat</w:delText>
        </w:r>
        <w:r w:rsidR="00BE032A" w:rsidDel="00385641">
          <w:delText>e</w:delText>
        </w:r>
        <w:r w:rsidR="00DB637C" w:rsidRPr="00AB2D73" w:rsidDel="00385641">
          <w:delText xml:space="preserve"> </w:delText>
        </w:r>
        <w:r w:rsidR="00591BCD" w:rsidDel="00385641">
          <w:delText>at local</w:delText>
        </w:r>
        <w:r w:rsidR="00DB637C" w:rsidRPr="00AB2D73" w:rsidDel="00385641">
          <w:delText xml:space="preserve"> spatial scales</w:delText>
        </w:r>
        <w:r w:rsidR="00B55BAB" w:rsidDel="00385641">
          <w:delText xml:space="preserve"> and are heterogenous in space</w:delText>
        </w:r>
        <w:r w:rsidR="00DB637C" w:rsidRPr="00AB2D73" w:rsidDel="00385641">
          <w:delText xml:space="preserve">, </w:delText>
        </w:r>
        <w:r w:rsidR="00B55BAB" w:rsidDel="00385641">
          <w:delText xml:space="preserve">it is important to evaluate the link between body condition and covariates on </w:delText>
        </w:r>
      </w:del>
      <w:r w:rsidR="001D341E">
        <w:t xml:space="preserve">local </w:t>
      </w:r>
      <w:r w:rsidR="00B55BAB">
        <w:t>scales</w:t>
      </w:r>
      <w:ins w:id="38" w:author="Max Lindmark" w:date="2022-04-21T21:55:00Z">
        <w:r w:rsidR="00385641">
          <w:t xml:space="preserve">, which is important given </w:t>
        </w:r>
        <w:del w:id="39" w:author="Mayya Gogina" w:date="2022-04-22T13:39:00Z">
          <w:r w:rsidR="00385641" w:rsidDel="001C06F1">
            <w:delText>their</w:delText>
          </w:r>
        </w:del>
      </w:ins>
      <w:ins w:id="40" w:author="Mayya Gogina" w:date="2022-04-22T13:39:00Z">
        <w:r w:rsidR="001C06F1">
          <w:t>the</w:t>
        </w:r>
      </w:ins>
      <w:ins w:id="41" w:author="Max Lindmark" w:date="2022-04-21T21:55:00Z">
        <w:r w:rsidR="00385641">
          <w:t xml:space="preserve"> spatial heterogeneity</w:t>
        </w:r>
      </w:ins>
      <w:del w:id="42" w:author="Max Lindmark" w:date="2022-04-21T21:55:00Z">
        <w:r w:rsidR="00B55BAB" w:rsidDel="00385641">
          <w:delText xml:space="preserve"> as well</w:delText>
        </w:r>
      </w:del>
      <w:r w:rsidR="00B55BAB">
        <w:t>.</w:t>
      </w:r>
      <w:r w:rsidR="00A85590" w:rsidRPr="00800586">
        <w:t xml:space="preserve"> </w:t>
      </w:r>
      <w:ins w:id="43" w:author="Max Lindmark" w:date="2022-04-22T07:53:00Z">
        <w:r w:rsidR="00D313F8">
          <w:t>W</w:t>
        </w:r>
      </w:ins>
      <w:ins w:id="44" w:author="Max Lindmark" w:date="2022-04-21T21:55:00Z">
        <w:r w:rsidR="00385641">
          <w:t xml:space="preserve">e </w:t>
        </w:r>
      </w:ins>
      <w:del w:id="45" w:author="Max Lindmark" w:date="2022-04-21T21:55:00Z">
        <w:r w:rsidR="00DA5CA4" w:rsidRPr="00800586" w:rsidDel="00385641">
          <w:delText xml:space="preserve">By </w:delText>
        </w:r>
      </w:del>
      <w:del w:id="46" w:author="Max Lindmark" w:date="2022-04-21T21:56:00Z">
        <w:r w:rsidR="00DA5CA4" w:rsidRPr="00800586" w:rsidDel="00385641">
          <w:delText>a</w:delText>
        </w:r>
        <w:r w:rsidR="009475CA" w:rsidRPr="00800586" w:rsidDel="00385641">
          <w:delText>pply</w:delText>
        </w:r>
      </w:del>
      <w:del w:id="47" w:author="Max Lindmark" w:date="2022-04-21T21:55:00Z">
        <w:r w:rsidR="009475CA" w:rsidRPr="00800586" w:rsidDel="00385641">
          <w:delText>ing</w:delText>
        </w:r>
      </w:del>
      <w:del w:id="48" w:author="Max Lindmark" w:date="2022-04-21T21:56:00Z">
        <w:r w:rsidR="001A633C" w:rsidRPr="00800586" w:rsidDel="00385641">
          <w:delText xml:space="preserve"> a </w:delText>
        </w:r>
        <w:r w:rsidR="009A4347" w:rsidRPr="00800586" w:rsidDel="00385641">
          <w:delText>geostatistical</w:delText>
        </w:r>
        <w:r w:rsidR="00AF2C17" w:rsidRPr="00800586" w:rsidDel="00385641">
          <w:delText xml:space="preserve"> </w:delText>
        </w:r>
        <w:r w:rsidR="00345D9B" w:rsidRPr="00800586" w:rsidDel="00385641">
          <w:delText>model</w:delText>
        </w:r>
        <w:r w:rsidR="00B95282" w:rsidRPr="00800586" w:rsidDel="00385641">
          <w:delText xml:space="preserve"> </w:delText>
        </w:r>
      </w:del>
      <w:ins w:id="49" w:author="Max Lindmark" w:date="2022-04-21T21:56:00Z">
        <w:r w:rsidR="00385641">
          <w:t xml:space="preserve">evaluate </w:t>
        </w:r>
      </w:ins>
      <w:ins w:id="50" w:author="Max Lindmark" w:date="2022-04-21T21:59:00Z">
        <w:r w:rsidR="00D05411">
          <w:t xml:space="preserve">changes in </w:t>
        </w:r>
        <w:del w:id="51" w:author="Mayya Gogina" w:date="2022-04-22T13:39:00Z">
          <w:r w:rsidR="00D05411" w:rsidDel="001C06F1">
            <w:delText xml:space="preserve">the </w:delText>
          </w:r>
        </w:del>
        <w:r w:rsidR="00D05411">
          <w:t xml:space="preserve">distribution and </w:t>
        </w:r>
      </w:ins>
      <w:ins w:id="52" w:author="Max Lindmark" w:date="2022-04-21T21:56:00Z">
        <w:r w:rsidR="00385641">
          <w:t>individual-level condition of cod in relation to covariates at different spatial scales using geostatisti</w:t>
        </w:r>
      </w:ins>
      <w:ins w:id="53" w:author="Max Lindmark" w:date="2022-04-21T21:57:00Z">
        <w:r w:rsidR="00385641">
          <w:t>cal model</w:t>
        </w:r>
      </w:ins>
      <w:ins w:id="54" w:author="Max Lindmark" w:date="2022-04-21T21:59:00Z">
        <w:r w:rsidR="00D05411">
          <w:t>s</w:t>
        </w:r>
      </w:ins>
      <w:ins w:id="55" w:author="Max Lindmark" w:date="2022-04-21T21:57:00Z">
        <w:r w:rsidR="00385641">
          <w:t xml:space="preserve"> with </w:t>
        </w:r>
      </w:ins>
      <w:del w:id="56" w:author="Max Lindmark" w:date="2022-04-21T21:57:00Z">
        <w:r w:rsidR="00B95282" w:rsidRPr="00800586" w:rsidDel="00385641">
          <w:delText>that includes</w:delText>
        </w:r>
        <w:r w:rsidR="00345D9B" w:rsidRPr="00800586" w:rsidDel="00385641">
          <w:delText xml:space="preserve"> </w:delText>
        </w:r>
      </w:del>
      <w:r w:rsidR="00B95282" w:rsidRPr="00800586">
        <w:t>spatial</w:t>
      </w:r>
      <w:del w:id="57" w:author="Max Lindmark" w:date="2022-04-21T21:57:00Z">
        <w:r w:rsidR="00B95282" w:rsidRPr="00800586" w:rsidDel="00385641">
          <w:delText>ly</w:delText>
        </w:r>
      </w:del>
      <w:r w:rsidR="00B95282" w:rsidRPr="00800586">
        <w:t xml:space="preserve"> and </w:t>
      </w:r>
      <w:r w:rsidR="00345D9B" w:rsidRPr="00800586">
        <w:t>spatiotemporal</w:t>
      </w:r>
      <w:del w:id="58" w:author="Max Lindmark" w:date="2022-04-21T21:57:00Z">
        <w:r w:rsidR="00B95282" w:rsidRPr="00800586" w:rsidDel="00385641">
          <w:delText>ly</w:delText>
        </w:r>
      </w:del>
      <w:r w:rsidR="00B95282" w:rsidRPr="00800586">
        <w:t xml:space="preserve"> </w:t>
      </w:r>
      <w:del w:id="59" w:author="Max Lindmark" w:date="2022-04-21T21:57:00Z">
        <w:r w:rsidR="00B95282" w:rsidRPr="00800586" w:rsidDel="00385641">
          <w:delText xml:space="preserve">correlated </w:delText>
        </w:r>
      </w:del>
      <w:r w:rsidR="00345D9B" w:rsidRPr="00800586">
        <w:t>random effects</w:t>
      </w:r>
      <w:del w:id="60" w:author="Max Lindmark" w:date="2022-04-21T21:57:00Z">
        <w:r w:rsidR="00345D9B" w:rsidRPr="00800586" w:rsidDel="00385641">
          <w:delText xml:space="preserve"> using </w:delText>
        </w:r>
        <w:r w:rsidR="00AF2C17" w:rsidRPr="00800586" w:rsidDel="00385641">
          <w:delText>Gaussian Markov random fields</w:delText>
        </w:r>
      </w:del>
      <w:del w:id="61" w:author="Max Lindmark" w:date="2022-04-21T21:55:00Z">
        <w:r w:rsidR="00B93098" w:rsidRPr="00800586" w:rsidDel="00385641">
          <w:delText xml:space="preserve">, </w:delText>
        </w:r>
      </w:del>
      <w:del w:id="62" w:author="Max Lindmark" w:date="2022-04-21T21:57:00Z">
        <w:r w:rsidR="00B93098" w:rsidRPr="00800586" w:rsidDel="00385641">
          <w:delText xml:space="preserve">we </w:delText>
        </w:r>
        <w:r w:rsidR="00F55796" w:rsidRPr="00800586" w:rsidDel="00385641">
          <w:delText>analy</w:delText>
        </w:r>
        <w:r w:rsidR="00B95282" w:rsidRPr="00800586" w:rsidDel="00385641">
          <w:delText>z</w:delText>
        </w:r>
        <w:r w:rsidR="00F55796" w:rsidRPr="00800586" w:rsidDel="00385641">
          <w:delText xml:space="preserve">e </w:delText>
        </w:r>
        <w:r w:rsidR="00146B81" w:rsidDel="00385641">
          <w:delText xml:space="preserve">the </w:delText>
        </w:r>
        <w:r w:rsidR="004B099A" w:rsidDel="00385641">
          <w:delText xml:space="preserve">body </w:delText>
        </w:r>
        <w:r w:rsidR="00F55796" w:rsidRPr="00800586" w:rsidDel="00385641">
          <w:delText xml:space="preserve">condition </w:delText>
        </w:r>
        <w:r w:rsidR="004B099A" w:rsidDel="00385641">
          <w:delText>of cod</w:delText>
        </w:r>
        <w:r w:rsidR="00591BCD" w:rsidDel="00385641">
          <w:delText xml:space="preserve"> in the autumn (main feeding season)</w:delText>
        </w:r>
        <w:r w:rsidR="004B099A" w:rsidDel="00385641">
          <w:delText xml:space="preserve"> </w:delText>
        </w:r>
        <w:r w:rsidR="00B74349" w:rsidRPr="00800586" w:rsidDel="00385641">
          <w:delText xml:space="preserve">in relation to biotic and abiotic covariates at different </w:delText>
        </w:r>
        <w:r w:rsidR="00882BDE" w:rsidDel="00385641">
          <w:delText xml:space="preserve">spatial </w:delText>
        </w:r>
        <w:r w:rsidR="00B74349" w:rsidRPr="00800586" w:rsidDel="00385641">
          <w:delText xml:space="preserve">scales </w:delText>
        </w:r>
        <w:r w:rsidR="00EF6567" w:rsidRPr="00800586" w:rsidDel="00385641">
          <w:delText xml:space="preserve">and </w:delText>
        </w:r>
        <w:r w:rsidR="00B74349" w:rsidRPr="00800586" w:rsidDel="00385641">
          <w:delText xml:space="preserve">their </w:delText>
        </w:r>
        <w:r w:rsidR="00CC43F9" w:rsidRPr="00800586" w:rsidDel="00385641">
          <w:delText>spatiotemporal</w:delText>
        </w:r>
        <w:r w:rsidR="00693868" w:rsidDel="00385641">
          <w:delText xml:space="preserve"> dynamics</w:delText>
        </w:r>
      </w:del>
      <w:r w:rsidR="006D3C58" w:rsidRPr="00800586">
        <w:t>.</w:t>
      </w:r>
      <w:r w:rsidR="0014478E" w:rsidRPr="00800586">
        <w:t xml:space="preserve"> </w:t>
      </w:r>
      <w:del w:id="63" w:author="Max Lindmark" w:date="2022-04-22T07:53:00Z">
        <w:r w:rsidR="0014478E" w:rsidRPr="00800586" w:rsidDel="00D313F8">
          <w:delText>We find</w:delText>
        </w:r>
        <w:r w:rsidR="006D3C58" w:rsidRPr="00800586" w:rsidDel="00D313F8">
          <w:delText xml:space="preserve"> </w:delText>
        </w:r>
        <w:r w:rsidR="0014478E" w:rsidRPr="00800586" w:rsidDel="00D313F8">
          <w:delText xml:space="preserve">that </w:delText>
        </w:r>
      </w:del>
      <w:del w:id="64" w:author="Max Lindmark" w:date="2022-04-21T22:03:00Z">
        <w:r w:rsidR="009E1B57" w:rsidRPr="00800586" w:rsidDel="00864E89">
          <w:delText xml:space="preserve">body condition declined </w:delText>
        </w:r>
        <w:r w:rsidR="00CC189C" w:rsidDel="00864E89">
          <w:delText>over</w:delText>
        </w:r>
        <w:r w:rsidR="00E6394C" w:rsidRPr="00800586" w:rsidDel="00864E89">
          <w:delText xml:space="preserve"> the whole domain </w:delText>
        </w:r>
        <w:r w:rsidR="009E1B57" w:rsidRPr="00800586" w:rsidDel="00864E89">
          <w:delText>until 200</w:delText>
        </w:r>
        <w:r w:rsidR="00C95853" w:rsidRPr="00800586" w:rsidDel="00864E89">
          <w:delText>8</w:delText>
        </w:r>
        <w:r w:rsidR="009E1B57" w:rsidRPr="00800586" w:rsidDel="00864E89">
          <w:delText>, after which a plateau was reached</w:delText>
        </w:r>
        <w:r w:rsidR="000675FC" w:rsidDel="00864E89">
          <w:delText>.</w:delText>
        </w:r>
        <w:r w:rsidR="009E1B57" w:rsidRPr="00C038C3" w:rsidDel="00864E89">
          <w:delText xml:space="preserve"> </w:delText>
        </w:r>
        <w:r w:rsidR="00C341ED" w:rsidDel="00864E89">
          <w:delText>O</w:delText>
        </w:r>
      </w:del>
      <w:ins w:id="65" w:author="Max Lindmark" w:date="2022-04-22T07:53:00Z">
        <w:r w:rsidR="00D313F8">
          <w:t>O</w:t>
        </w:r>
      </w:ins>
      <w:r w:rsidR="00B76958" w:rsidRPr="00C038C3">
        <w:t>xygen</w:t>
      </w:r>
      <w:r w:rsidR="007828A7" w:rsidRPr="00C038C3">
        <w:t xml:space="preserve">, sprat </w:t>
      </w:r>
      <w:r w:rsidR="004971FD">
        <w:t>biomass</w:t>
      </w:r>
      <w:del w:id="66" w:author="Max Lindmark" w:date="2022-04-21T21:57:00Z">
        <w:r w:rsidR="004971FD" w:rsidDel="00385641">
          <w:delText xml:space="preserve"> </w:delText>
        </w:r>
        <w:r w:rsidR="00DD6FC4" w:rsidDel="00385641">
          <w:delText>(</w:delText>
        </w:r>
        <w:r w:rsidR="007828A7" w:rsidRPr="00C038C3" w:rsidDel="00385641">
          <w:delText>at the subdivision level</w:delText>
        </w:r>
        <w:r w:rsidR="00DD6FC4" w:rsidDel="00385641">
          <w:delText>)</w:delText>
        </w:r>
      </w:del>
      <w:ins w:id="67" w:author="Max Lindmark" w:date="2022-04-22T07:55:00Z">
        <w:r w:rsidR="00433B47">
          <w:t xml:space="preserve"> and</w:t>
        </w:r>
      </w:ins>
      <w:del w:id="68" w:author="Max Lindmark" w:date="2022-04-22T07:55:00Z">
        <w:r w:rsidR="00C341ED" w:rsidDel="00433B47">
          <w:delText>,</w:delText>
        </w:r>
      </w:del>
      <w:r w:rsidR="007828A7" w:rsidRPr="00C038C3">
        <w:t xml:space="preserve"> </w:t>
      </w:r>
      <w:del w:id="69" w:author="Max Lindmark" w:date="2022-04-21T21:57:00Z">
        <w:r w:rsidR="00214902" w:rsidDel="00385641">
          <w:delText xml:space="preserve">haul-level </w:delText>
        </w:r>
      </w:del>
      <w:r w:rsidR="00B76958" w:rsidRPr="00C038C3">
        <w:t>temperature</w:t>
      </w:r>
      <w:ins w:id="70" w:author="Max Lindmark" w:date="2022-04-21T22:06:00Z">
        <w:r w:rsidR="00864E89">
          <w:t xml:space="preserve"> </w:t>
        </w:r>
      </w:ins>
      <w:del w:id="71" w:author="Max Lindmark" w:date="2022-04-21T22:06:00Z">
        <w:r w:rsidR="008E7758" w:rsidDel="00864E89">
          <w:delText>,</w:delText>
        </w:r>
        <w:r w:rsidR="00482E45" w:rsidRPr="00C038C3" w:rsidDel="00864E89">
          <w:delText xml:space="preserve"> </w:delText>
        </w:r>
        <w:r w:rsidR="00087184" w:rsidDel="00864E89">
          <w:delText xml:space="preserve">and </w:delText>
        </w:r>
        <w:r w:rsidR="0000553A" w:rsidDel="00864E89">
          <w:delText xml:space="preserve">the biomass of the benthic isopod </w:delText>
        </w:r>
        <w:r w:rsidR="00522AFD" w:rsidRPr="00591BCD" w:rsidDel="00864E89">
          <w:rPr>
            <w:i/>
          </w:rPr>
          <w:delText>S</w:delText>
        </w:r>
        <w:r w:rsidR="00087184" w:rsidRPr="00591BCD" w:rsidDel="00864E89">
          <w:rPr>
            <w:i/>
          </w:rPr>
          <w:delText xml:space="preserve">aduria </w:delText>
        </w:r>
        <w:r w:rsidR="00522AFD" w:rsidRPr="00591BCD" w:rsidDel="00864E89">
          <w:rPr>
            <w:i/>
          </w:rPr>
          <w:delText>entomon</w:delText>
        </w:r>
        <w:r w:rsidR="008E7758" w:rsidDel="00864E89">
          <w:delText xml:space="preserve"> </w:delText>
        </w:r>
        <w:r w:rsidR="00087184" w:rsidDel="00864E89">
          <w:delText xml:space="preserve">(to a lesser extent) </w:delText>
        </w:r>
      </w:del>
      <w:r w:rsidR="00482E45" w:rsidRPr="00C038C3">
        <w:t xml:space="preserve">where positively related to condition, </w:t>
      </w:r>
      <w:del w:id="72" w:author="Max Lindmark" w:date="2022-04-22T07:53:00Z">
        <w:r w:rsidR="00482E45" w:rsidRPr="00C038C3" w:rsidDel="00D313F8">
          <w:delText xml:space="preserve">whereas </w:delText>
        </w:r>
      </w:del>
      <w:ins w:id="73" w:author="Max Lindmark" w:date="2022-04-22T07:53:00Z">
        <w:r w:rsidR="00D313F8">
          <w:t xml:space="preserve">while </w:t>
        </w:r>
      </w:ins>
      <w:del w:id="74" w:author="Max Lindmark" w:date="2022-04-21T22:06:00Z">
        <w:r w:rsidR="00541B7C" w:rsidDel="00864E89">
          <w:delText xml:space="preserve">the </w:delText>
        </w:r>
      </w:del>
      <w:del w:id="75" w:author="Max Lindmark" w:date="2022-04-21T21:58:00Z">
        <w:r w:rsidR="00541B7C" w:rsidDel="00385641">
          <w:delText xml:space="preserve">haul-level </w:delText>
        </w:r>
      </w:del>
      <w:del w:id="76" w:author="Max Lindmark" w:date="2022-04-21T22:06:00Z">
        <w:r w:rsidR="00196334" w:rsidRPr="00C038C3" w:rsidDel="00864E89">
          <w:delText xml:space="preserve">density </w:delText>
        </w:r>
        <w:r w:rsidR="00123798" w:rsidRPr="00C038C3" w:rsidDel="00864E89">
          <w:delText xml:space="preserve">of cod </w:delText>
        </w:r>
        <w:r w:rsidR="00424B13" w:rsidRPr="00C038C3" w:rsidDel="00864E89">
          <w:delText xml:space="preserve">and </w:delText>
        </w:r>
      </w:del>
      <w:r w:rsidR="00424B13" w:rsidRPr="00C038C3">
        <w:t>depth</w:t>
      </w:r>
      <w:r w:rsidR="00541B7C">
        <w:t xml:space="preserve"> </w:t>
      </w:r>
      <w:del w:id="77" w:author="Max Lindmark" w:date="2022-04-21T22:06:00Z">
        <w:r w:rsidR="00424B13" w:rsidRPr="00C038C3" w:rsidDel="00864E89">
          <w:delText xml:space="preserve">were </w:delText>
        </w:r>
      </w:del>
      <w:ins w:id="78" w:author="Max Lindmark" w:date="2022-04-21T22:06:00Z">
        <w:del w:id="79" w:author="Mayya Gogina" w:date="2022-04-22T13:41:00Z">
          <w:r w:rsidR="00864E89" w:rsidDel="001C06F1">
            <w:delText>was</w:delText>
          </w:r>
        </w:del>
      </w:ins>
      <w:ins w:id="80" w:author="Mayya Gogina" w:date="2022-04-22T13:41:00Z">
        <w:r w:rsidR="001C06F1">
          <w:t>showed</w:t>
        </w:r>
      </w:ins>
      <w:ins w:id="81" w:author="Max Lindmark" w:date="2022-04-21T22:06:00Z">
        <w:r w:rsidR="00864E89" w:rsidRPr="00C038C3">
          <w:t xml:space="preserve"> </w:t>
        </w:r>
      </w:ins>
      <w:r w:rsidR="00424B13" w:rsidRPr="00C038C3">
        <w:t>negative</w:t>
      </w:r>
      <w:del w:id="82" w:author="Mayya Gogina" w:date="2022-04-22T13:41:00Z">
        <w:r w:rsidR="00424B13" w:rsidRPr="00C038C3" w:rsidDel="001C06F1">
          <w:delText>ly</w:delText>
        </w:r>
      </w:del>
      <w:r w:rsidR="00424B13" w:rsidRPr="00C038C3">
        <w:t xml:space="preserve"> associat</w:t>
      </w:r>
      <w:ins w:id="83" w:author="Mayya Gogina" w:date="2022-04-22T13:41:00Z">
        <w:r w:rsidR="001C06F1">
          <w:t>ion</w:t>
        </w:r>
      </w:ins>
      <w:del w:id="84" w:author="Mayya Gogina" w:date="2022-04-22T13:41:00Z">
        <w:r w:rsidR="00424B13" w:rsidRPr="00C038C3" w:rsidDel="001C06F1">
          <w:delText>ed with condition</w:delText>
        </w:r>
      </w:del>
      <w:r w:rsidR="00424B13" w:rsidRPr="00C038C3">
        <w:t>.</w:t>
      </w:r>
      <w:r w:rsidR="000E3B25">
        <w:t xml:space="preserve"> However, </w:t>
      </w:r>
      <w:r w:rsidR="00E171F7" w:rsidRPr="00C038C3">
        <w:t xml:space="preserve">the effect sizes of these variables </w:t>
      </w:r>
      <w:r w:rsidR="00C341ED">
        <w:t>were</w:t>
      </w:r>
      <w:r w:rsidR="00C341ED" w:rsidRPr="00C038C3">
        <w:t xml:space="preserve"> </w:t>
      </w:r>
      <w:r w:rsidR="00E171F7" w:rsidRPr="00C038C3">
        <w:t>small</w:t>
      </w:r>
      <w:ins w:id="85" w:author="Max Lindmark" w:date="2022-04-22T07:55:00Z">
        <w:r w:rsidR="00433B47">
          <w:t>; e</w:t>
        </w:r>
      </w:ins>
      <w:del w:id="86" w:author="Max Lindmark" w:date="2022-04-22T07:55:00Z">
        <w:r w:rsidR="0073029E" w:rsidDel="00433B47">
          <w:delText>, such that e</w:delText>
        </w:r>
      </w:del>
      <w:r w:rsidR="0073029E">
        <w:t>ven though</w:t>
      </w:r>
      <w:r w:rsidR="0073029E" w:rsidRPr="00087184">
        <w:t xml:space="preserve"> cod are now </w:t>
      </w:r>
      <w:r w:rsidR="0073029E">
        <w:t>found in</w:t>
      </w:r>
      <w:r w:rsidR="0073029E" w:rsidRPr="00087184">
        <w:t xml:space="preserve"> deeper and less</w:t>
      </w:r>
      <w:r w:rsidR="0073029E">
        <w:t>-</w:t>
      </w:r>
      <w:r w:rsidR="0073029E" w:rsidRPr="00087184">
        <w:t>oxygenated waters</w:t>
      </w:r>
      <w:r w:rsidR="0073029E">
        <w:t xml:space="preserve">, this could not </w:t>
      </w:r>
      <w:r w:rsidR="004E238E">
        <w:t xml:space="preserve">alone </w:t>
      </w:r>
      <w:r w:rsidR="00E171F7" w:rsidRPr="00C038C3">
        <w:t xml:space="preserve">explain </w:t>
      </w:r>
      <w:r w:rsidR="00C43479" w:rsidRPr="00C038C3">
        <w:t xml:space="preserve">the steep decline </w:t>
      </w:r>
      <w:del w:id="87" w:author="Max Lindmark" w:date="2022-04-22T07:54:00Z">
        <w:r w:rsidR="00C43479" w:rsidRPr="00C038C3" w:rsidDel="00D313F8">
          <w:delText>that occurred between 1993</w:delText>
        </w:r>
        <w:r w:rsidR="00C341ED" w:rsidDel="00D313F8">
          <w:delText>–</w:delText>
        </w:r>
        <w:r w:rsidR="00C43479" w:rsidRPr="00C038C3" w:rsidDel="00D313F8">
          <w:delText>2008</w:delText>
        </w:r>
      </w:del>
      <w:ins w:id="88" w:author="Max Lindmark" w:date="2022-04-22T07:54:00Z">
        <w:r w:rsidR="00D313F8">
          <w:t>in condition</w:t>
        </w:r>
      </w:ins>
      <w:r w:rsidR="00C43479" w:rsidRPr="00C038C3">
        <w:t xml:space="preserve">. </w:t>
      </w:r>
      <w:r w:rsidR="00F72AC1" w:rsidRPr="00C038C3">
        <w:t xml:space="preserve">In fact, </w:t>
      </w:r>
      <w:del w:id="89" w:author="Max Lindmark" w:date="2022-04-21T22:07:00Z">
        <w:r w:rsidR="005D1CCB" w:rsidDel="00864E89">
          <w:delText>latent</w:delText>
        </w:r>
        <w:r w:rsidR="003037C0" w:rsidRPr="00C038C3" w:rsidDel="00864E89">
          <w:delText xml:space="preserve"> </w:delText>
        </w:r>
      </w:del>
      <w:r w:rsidR="003037C0" w:rsidRPr="00C038C3">
        <w:t xml:space="preserve">spatial and spatiotemporal </w:t>
      </w:r>
      <w:del w:id="90" w:author="Max Lindmark" w:date="2022-04-21T22:00:00Z">
        <w:r w:rsidR="003037C0" w:rsidRPr="00C038C3" w:rsidDel="00D05411">
          <w:delText xml:space="preserve">variation </w:delText>
        </w:r>
        <w:r w:rsidR="00B54998" w:rsidDel="00D05411">
          <w:delText>was</w:delText>
        </w:r>
        <w:r w:rsidR="00B54998" w:rsidRPr="00C038C3" w:rsidDel="00D05411">
          <w:delText xml:space="preserve"> </w:delText>
        </w:r>
        <w:r w:rsidR="0040486C" w:rsidRPr="00C038C3" w:rsidDel="00D05411">
          <w:delText>several times larger in magnitude</w:delText>
        </w:r>
        <w:r w:rsidR="009F480E" w:rsidRPr="00C038C3" w:rsidDel="00D05411">
          <w:delText xml:space="preserve"> than </w:delText>
        </w:r>
        <w:r w:rsidR="00B96A9C" w:rsidDel="00D05411">
          <w:delText xml:space="preserve">any single </w:delText>
        </w:r>
        <w:r w:rsidR="009F480E" w:rsidRPr="00C038C3" w:rsidDel="00D05411">
          <w:delText>covariate</w:delText>
        </w:r>
        <w:r w:rsidR="009E207E" w:rsidDel="00D05411">
          <w:delText>’s</w:delText>
        </w:r>
        <w:r w:rsidR="009F480E" w:rsidRPr="00C038C3" w:rsidDel="00D05411">
          <w:delText xml:space="preserve"> </w:delText>
        </w:r>
        <w:r w:rsidR="00790B68" w:rsidDel="00D05411">
          <w:delText>coefficient</w:delText>
        </w:r>
        <w:r w:rsidR="00305F11" w:rsidDel="00D05411">
          <w:delText xml:space="preserve">, and </w:delText>
        </w:r>
        <w:r w:rsidR="00B02EB2" w:rsidRPr="00C038C3" w:rsidDel="00D05411">
          <w:delText xml:space="preserve">spatial and spatiotemporal </w:delText>
        </w:r>
      </w:del>
      <w:r w:rsidR="00B02EB2">
        <w:t>random effects</w:t>
      </w:r>
      <w:ins w:id="91" w:author="Max Lindmark" w:date="2022-04-22T07:55:00Z">
        <w:r w:rsidR="00D313F8">
          <w:t xml:space="preserve"> </w:t>
        </w:r>
      </w:ins>
      <w:del w:id="92" w:author="Max Lindmark" w:date="2022-04-21T22:00:00Z">
        <w:r w:rsidR="00B02EB2" w:rsidDel="00D05411">
          <w:delText xml:space="preserve"> </w:delText>
        </w:r>
      </w:del>
      <w:r w:rsidR="00B02EB2">
        <w:t xml:space="preserve">explained 6.5 times more variation than </w:t>
      </w:r>
      <w:del w:id="93" w:author="Max Lindmark" w:date="2022-04-21T22:07:00Z">
        <w:r w:rsidR="00B02EB2" w:rsidDel="00864E89">
          <w:delText xml:space="preserve">all </w:delText>
        </w:r>
      </w:del>
      <w:r w:rsidR="00B02EB2">
        <w:t>fixed effects.</w:t>
      </w:r>
      <w:ins w:id="94" w:author="Max Lindmark" w:date="2022-04-22T07:52:00Z">
        <w:r w:rsidR="00D313F8">
          <w:t xml:space="preserve"> </w:t>
        </w:r>
        <w:r w:rsidR="00D313F8" w:rsidRPr="00C038C3">
          <w:t xml:space="preserve">Understanding the drivers of spatiotemporal variation in body condition </w:t>
        </w:r>
        <w:r w:rsidR="00D313F8">
          <w:t>is critical</w:t>
        </w:r>
        <w:r w:rsidR="00D313F8" w:rsidRPr="00C038C3">
          <w:t xml:space="preserve"> </w:t>
        </w:r>
      </w:ins>
      <w:ins w:id="95" w:author="Mayya Gogina" w:date="2022-04-22T13:43:00Z">
        <w:del w:id="96" w:author="Max Lindmark" w:date="2022-05-26T14:31:00Z">
          <w:r w:rsidR="001C06F1" w:rsidDel="005B6026">
            <w:delText>to</w:delText>
          </w:r>
        </w:del>
      </w:ins>
      <w:ins w:id="97" w:author="Max Lindmark" w:date="2022-05-26T14:31:00Z">
        <w:r w:rsidR="005B6026">
          <w:t>for</w:t>
        </w:r>
      </w:ins>
      <w:ins w:id="98" w:author="Mayya Gogina" w:date="2022-04-22T13:43:00Z">
        <w:r w:rsidR="001C06F1">
          <w:t xml:space="preserve"> </w:t>
        </w:r>
        <w:del w:id="99" w:author="Max Lindmark" w:date="2022-05-26T14:31:00Z">
          <w:r w:rsidR="001C06F1" w:rsidDel="005B6026">
            <w:delText xml:space="preserve">foresee </w:delText>
          </w:r>
        </w:del>
      </w:ins>
      <w:ins w:id="100" w:author="Max Lindmark" w:date="2022-05-26T14:31:00Z">
        <w:r w:rsidR="005B6026">
          <w:t xml:space="preserve">predicting </w:t>
        </w:r>
      </w:ins>
      <w:ins w:id="101" w:author="Mayya Gogina" w:date="2022-04-22T13:46:00Z">
        <w:del w:id="102" w:author="Max Lindmark" w:date="2022-05-26T14:31:00Z">
          <w:r w:rsidR="001C06F1" w:rsidDel="005B6026">
            <w:delText xml:space="preserve">the </w:delText>
          </w:r>
        </w:del>
      </w:ins>
      <w:ins w:id="103" w:author="Mayya Gogina" w:date="2022-04-22T13:43:00Z">
        <w:r w:rsidR="001C06F1">
          <w:t>responses to</w:t>
        </w:r>
      </w:ins>
      <w:ins w:id="104" w:author="Max Lindmark" w:date="2022-04-22T07:52:00Z">
        <w:del w:id="105" w:author="Mayya Gogina" w:date="2022-04-22T13:43:00Z">
          <w:r w:rsidR="00D313F8" w:rsidRPr="00C038C3" w:rsidDel="001C06F1">
            <w:delText xml:space="preserve">for </w:delText>
          </w:r>
          <w:r w:rsidR="00D313F8" w:rsidDel="001C06F1">
            <w:delText>identifying</w:delText>
          </w:r>
          <w:r w:rsidR="00D313F8" w:rsidRPr="00C038C3" w:rsidDel="001C06F1">
            <w:delText xml:space="preserve"> impacts of</w:delText>
          </w:r>
        </w:del>
        <w:r w:rsidR="00D313F8" w:rsidRPr="00C038C3">
          <w:t xml:space="preserve"> </w:t>
        </w:r>
        <w:commentRangeStart w:id="106"/>
        <w:r w:rsidR="00D313F8" w:rsidRPr="00C038C3">
          <w:t>environmental</w:t>
        </w:r>
      </w:ins>
      <w:commentRangeEnd w:id="106"/>
      <w:r w:rsidR="00FB53C5">
        <w:rPr>
          <w:rStyle w:val="CommentReference"/>
        </w:rPr>
        <w:commentReference w:id="106"/>
      </w:r>
      <w:ins w:id="107" w:author="Max Lindmark" w:date="2022-04-22T07:52:00Z">
        <w:r w:rsidR="00D313F8" w:rsidRPr="00C038C3">
          <w:t xml:space="preserve"> change and </w:t>
        </w:r>
        <w:del w:id="108" w:author="Mayya Gogina" w:date="2022-04-22T13:43:00Z">
          <w:r w:rsidR="00D313F8" w:rsidRPr="00C038C3" w:rsidDel="001C06F1">
            <w:delText>for</w:delText>
          </w:r>
        </w:del>
      </w:ins>
      <w:ins w:id="109" w:author="Mayya Gogina" w:date="2022-04-22T13:43:00Z">
        <w:r w:rsidR="001C06F1">
          <w:t>to develop efficient</w:t>
        </w:r>
      </w:ins>
      <w:ins w:id="110" w:author="Max Lindmark" w:date="2022-04-22T07:52:00Z">
        <w:r w:rsidR="00D313F8" w:rsidRPr="00C038C3">
          <w:t xml:space="preserve"> </w:t>
        </w:r>
      </w:ins>
      <w:ins w:id="111" w:author="Max Lindmark" w:date="2022-04-22T07:54:00Z">
        <w:r w:rsidR="00D313F8">
          <w:t xml:space="preserve">fishery </w:t>
        </w:r>
      </w:ins>
      <w:ins w:id="112" w:author="Max Lindmark" w:date="2022-04-22T07:52:00Z">
        <w:r w:rsidR="00D313F8" w:rsidRPr="00C038C3">
          <w:t>management</w:t>
        </w:r>
      </w:ins>
      <w:ins w:id="113" w:author="Max Lindmark" w:date="2022-04-22T07:54:00Z">
        <w:r w:rsidR="00D313F8">
          <w:t>;</w:t>
        </w:r>
      </w:ins>
      <w:ins w:id="114" w:author="Max Lindmark" w:date="2022-04-22T07:52:00Z">
        <w:r w:rsidR="00D313F8">
          <w:t xml:space="preserve"> yet </w:t>
        </w:r>
      </w:ins>
      <w:ins w:id="115" w:author="Max Lindmark" w:date="2022-04-22T07:54:00Z">
        <w:r w:rsidR="00D313F8">
          <w:t xml:space="preserve">there are </w:t>
        </w:r>
      </w:ins>
      <w:ins w:id="116" w:author="Max Lindmark" w:date="2022-04-22T07:52:00Z">
        <w:r w:rsidR="00D313F8">
          <w:t xml:space="preserve">challenges linking this important trait </w:t>
        </w:r>
      </w:ins>
      <w:del w:id="117" w:author="Max Lindmark" w:date="2022-04-22T07:52:00Z">
        <w:r w:rsidR="00B02EB2" w:rsidDel="00D313F8">
          <w:delText xml:space="preserve"> </w:delText>
        </w:r>
      </w:del>
      <w:ins w:id="118" w:author="Max Lindmark" w:date="2022-04-22T07:51:00Z">
        <w:r w:rsidR="00D313F8">
          <w:t>to biotic and abiotic variables</w:t>
        </w:r>
      </w:ins>
      <w:ins w:id="119" w:author="Max Lindmark" w:date="2022-04-22T07:52:00Z">
        <w:r w:rsidR="00D313F8">
          <w:t xml:space="preserve"> using </w:t>
        </w:r>
      </w:ins>
      <w:ins w:id="120" w:author="Max Lindmark" w:date="2022-04-22T07:54:00Z">
        <w:r w:rsidR="00D313F8">
          <w:t>com</w:t>
        </w:r>
      </w:ins>
      <w:ins w:id="121" w:author="Max Lindmark" w:date="2022-04-22T07:55:00Z">
        <w:r w:rsidR="00D313F8">
          <w:t xml:space="preserve">mon </w:t>
        </w:r>
      </w:ins>
      <w:ins w:id="122" w:author="Max Lindmark" w:date="2022-04-22T07:52:00Z">
        <w:r w:rsidR="00D313F8">
          <w:t>observational data.</w:t>
        </w:r>
      </w:ins>
      <w:del w:id="123" w:author="Max Lindmark" w:date="2022-04-21T22:01:00Z">
        <w:r w:rsidR="000C53EB" w:rsidDel="00D05411">
          <w:delText>However,</w:delText>
        </w:r>
        <w:r w:rsidR="0067236D" w:rsidDel="00D05411">
          <w:delText xml:space="preserve"> </w:delText>
        </w:r>
        <w:r w:rsidR="00222152" w:rsidDel="00D05411">
          <w:delText xml:space="preserve">body condition is a complicated trait to analyze as it builds up over a long time period. Hence, observational </w:delText>
        </w:r>
        <w:r w:rsidR="0067236D" w:rsidRPr="00305F11" w:rsidDel="00D05411">
          <w:delText>analysis of condition data should be complemented with e.g., tagging studies</w:delText>
        </w:r>
        <w:r w:rsidR="003F1E1F" w:rsidDel="00D05411">
          <w:delText xml:space="preserve"> or otoliths analyses</w:delText>
        </w:r>
        <w:r w:rsidR="0067236D" w:rsidRPr="00305F11" w:rsidDel="00D05411">
          <w:delText>, before mechanistic links between condition and covariates can be determined.</w:delText>
        </w:r>
        <w:r w:rsidR="00222152" w:rsidDel="00D05411">
          <w:delText xml:space="preserve"> </w:delText>
        </w:r>
      </w:del>
      <w:del w:id="124" w:author="Max Lindmark" w:date="2022-04-22T07:52:00Z">
        <w:r w:rsidR="006920A8" w:rsidRPr="00C038C3" w:rsidDel="00D313F8">
          <w:delText xml:space="preserve">Understanding </w:delText>
        </w:r>
        <w:r w:rsidR="00CE6F49" w:rsidRPr="00C038C3" w:rsidDel="00D313F8">
          <w:delText xml:space="preserve">the drivers of </w:delText>
        </w:r>
        <w:r w:rsidR="00F21070" w:rsidRPr="00C038C3" w:rsidDel="00D313F8">
          <w:delText xml:space="preserve">spatiotemporal variation </w:delText>
        </w:r>
        <w:r w:rsidR="00D71C8B" w:rsidRPr="00C038C3" w:rsidDel="00D313F8">
          <w:delText xml:space="preserve">in </w:delText>
        </w:r>
        <w:r w:rsidR="006D5CC0" w:rsidRPr="00C038C3" w:rsidDel="00D313F8">
          <w:delText xml:space="preserve">body </w:delText>
        </w:r>
        <w:r w:rsidR="00146FC6" w:rsidRPr="00C038C3" w:rsidDel="00D313F8">
          <w:delText>condition</w:delText>
        </w:r>
        <w:r w:rsidR="00EE76B2" w:rsidRPr="00C038C3" w:rsidDel="00D313F8">
          <w:delText xml:space="preserve"> </w:delText>
        </w:r>
        <w:r w:rsidR="00882BDE" w:rsidDel="00D313F8">
          <w:delText xml:space="preserve">is </w:delText>
        </w:r>
        <w:r w:rsidR="00B52F87" w:rsidDel="00D313F8">
          <w:delText>critical</w:delText>
        </w:r>
        <w:r w:rsidR="00B52F87" w:rsidRPr="00C038C3" w:rsidDel="00D313F8">
          <w:delText xml:space="preserve"> </w:delText>
        </w:r>
        <w:r w:rsidR="00EE76B2" w:rsidRPr="00C038C3" w:rsidDel="00D313F8">
          <w:delText xml:space="preserve">for </w:delText>
        </w:r>
        <w:r w:rsidR="00882BDE" w:rsidDel="00D313F8">
          <w:delText>identifying</w:delText>
        </w:r>
        <w:r w:rsidR="00882BDE" w:rsidRPr="00C038C3" w:rsidDel="00D313F8">
          <w:delText xml:space="preserve"> </w:delText>
        </w:r>
        <w:r w:rsidR="003014D9" w:rsidRPr="00C038C3" w:rsidDel="00D313F8">
          <w:delText xml:space="preserve">impacts of </w:delText>
        </w:r>
        <w:r w:rsidR="00547D56" w:rsidRPr="00C038C3" w:rsidDel="00D313F8">
          <w:delText>environmental</w:delText>
        </w:r>
        <w:r w:rsidR="003672FD" w:rsidRPr="00C038C3" w:rsidDel="00D313F8">
          <w:delText xml:space="preserve"> </w:delText>
        </w:r>
        <w:r w:rsidR="00C456EB" w:rsidRPr="00C038C3" w:rsidDel="00D313F8">
          <w:delText xml:space="preserve">change </w:delText>
        </w:r>
        <w:r w:rsidR="00CA79A2" w:rsidRPr="00C038C3" w:rsidDel="00D313F8">
          <w:delText xml:space="preserve">and for </w:delText>
        </w:r>
        <w:r w:rsidR="00B52F87" w:rsidDel="00D313F8">
          <w:delText xml:space="preserve">the </w:delText>
        </w:r>
        <w:r w:rsidR="00CA79A2" w:rsidRPr="00C038C3" w:rsidDel="00D313F8">
          <w:delText xml:space="preserve">management </w:delText>
        </w:r>
        <w:r w:rsidR="00A85C31" w:rsidDel="00D313F8">
          <w:delText xml:space="preserve">of </w:delText>
        </w:r>
        <w:r w:rsidR="00F747CB" w:rsidRPr="00C038C3" w:rsidDel="00D313F8">
          <w:delText>marine fish</w:delText>
        </w:r>
      </w:del>
      <w:del w:id="125" w:author="Max Lindmark" w:date="2022-04-21T22:07:00Z">
        <w:r w:rsidR="00A85C31" w:rsidDel="00864E89">
          <w:delText xml:space="preserve"> and fisheri</w:delText>
        </w:r>
        <w:r w:rsidR="00F747CB" w:rsidRPr="00C038C3" w:rsidDel="00864E89">
          <w:delText>es</w:delText>
        </w:r>
      </w:del>
      <w:del w:id="126" w:author="Max Lindmark" w:date="2022-04-22T07:52:00Z">
        <w:r w:rsidR="0043104C" w:rsidRPr="00C038C3" w:rsidDel="00D313F8">
          <w:delText>.</w:delText>
        </w:r>
        <w:r w:rsidR="00305F11" w:rsidRPr="00305F11" w:rsidDel="00D313F8">
          <w:delText xml:space="preserve"> </w:delText>
        </w:r>
      </w:del>
    </w:p>
    <w:p w14:paraId="72A4ED94" w14:textId="77777777" w:rsidR="00305F11" w:rsidRDefault="00305F11" w:rsidP="00552801">
      <w:pPr>
        <w:tabs>
          <w:tab w:val="left" w:pos="927"/>
        </w:tabs>
        <w:spacing w:line="480" w:lineRule="auto"/>
        <w:contextualSpacing/>
        <w:mirrorIndents/>
        <w:jc w:val="both"/>
        <w:rPr>
          <w:b/>
          <w:sz w:val="28"/>
          <w:szCs w:val="28"/>
        </w:rPr>
      </w:pPr>
      <w:bookmarkStart w:id="127" w:name="_kmo410o1ovwf" w:colFirst="0" w:colLast="0"/>
      <w:bookmarkStart w:id="128" w:name="_v4bo7gucfsoa" w:colFirst="0" w:colLast="0"/>
      <w:bookmarkEnd w:id="127"/>
      <w:bookmarkEnd w:id="128"/>
    </w:p>
    <w:p w14:paraId="181AF2E5" w14:textId="77777777" w:rsidR="00A226A3" w:rsidRDefault="00A226A3" w:rsidP="00552801">
      <w:pPr>
        <w:tabs>
          <w:tab w:val="left" w:pos="927"/>
        </w:tabs>
        <w:spacing w:line="480" w:lineRule="auto"/>
        <w:contextualSpacing/>
        <w:mirrorIndents/>
        <w:jc w:val="both"/>
        <w:rPr>
          <w:b/>
          <w:sz w:val="28"/>
          <w:szCs w:val="28"/>
        </w:rPr>
      </w:pPr>
    </w:p>
    <w:p w14:paraId="1B49D05E" w14:textId="77777777" w:rsidR="00A226A3" w:rsidRDefault="00A226A3" w:rsidP="00552801">
      <w:pPr>
        <w:tabs>
          <w:tab w:val="left" w:pos="927"/>
        </w:tabs>
        <w:spacing w:line="480" w:lineRule="auto"/>
        <w:contextualSpacing/>
        <w:mirrorIndents/>
        <w:jc w:val="both"/>
        <w:rPr>
          <w:b/>
          <w:sz w:val="28"/>
          <w:szCs w:val="28"/>
        </w:rPr>
      </w:pPr>
    </w:p>
    <w:p w14:paraId="1FA248BA" w14:textId="77777777" w:rsidR="00A226A3" w:rsidRDefault="00A226A3" w:rsidP="00552801">
      <w:pPr>
        <w:tabs>
          <w:tab w:val="left" w:pos="927"/>
        </w:tabs>
        <w:spacing w:line="480" w:lineRule="auto"/>
        <w:contextualSpacing/>
        <w:mirrorIndents/>
        <w:jc w:val="both"/>
        <w:rPr>
          <w:b/>
          <w:sz w:val="28"/>
          <w:szCs w:val="28"/>
        </w:rPr>
      </w:pPr>
    </w:p>
    <w:p w14:paraId="7827C12C" w14:textId="77777777" w:rsidR="00A226A3" w:rsidRDefault="00A226A3" w:rsidP="00552801">
      <w:pPr>
        <w:tabs>
          <w:tab w:val="left" w:pos="927"/>
        </w:tabs>
        <w:spacing w:line="480" w:lineRule="auto"/>
        <w:contextualSpacing/>
        <w:mirrorIndents/>
        <w:jc w:val="both"/>
        <w:rPr>
          <w:b/>
          <w:sz w:val="28"/>
          <w:szCs w:val="28"/>
        </w:rPr>
      </w:pPr>
    </w:p>
    <w:p w14:paraId="3814214F" w14:textId="77777777" w:rsidR="00A226A3" w:rsidRDefault="00A226A3" w:rsidP="00552801">
      <w:pPr>
        <w:tabs>
          <w:tab w:val="left" w:pos="927"/>
        </w:tabs>
        <w:spacing w:line="480" w:lineRule="auto"/>
        <w:contextualSpacing/>
        <w:mirrorIndents/>
        <w:jc w:val="both"/>
        <w:rPr>
          <w:b/>
          <w:sz w:val="28"/>
          <w:szCs w:val="28"/>
        </w:rPr>
      </w:pPr>
    </w:p>
    <w:p w14:paraId="01508BE4" w14:textId="77777777" w:rsidR="00A226A3" w:rsidRDefault="00A226A3" w:rsidP="00552801">
      <w:pPr>
        <w:tabs>
          <w:tab w:val="left" w:pos="927"/>
        </w:tabs>
        <w:spacing w:line="480" w:lineRule="auto"/>
        <w:contextualSpacing/>
        <w:mirrorIndents/>
        <w:jc w:val="both"/>
        <w:rPr>
          <w:b/>
          <w:sz w:val="28"/>
          <w:szCs w:val="28"/>
        </w:rPr>
      </w:pPr>
    </w:p>
    <w:p w14:paraId="33A41D71" w14:textId="2A6F0CF3" w:rsidR="00736FF5" w:rsidRPr="00C038C3" w:rsidRDefault="00401B29" w:rsidP="00552801">
      <w:pPr>
        <w:tabs>
          <w:tab w:val="left" w:pos="927"/>
        </w:tabs>
        <w:spacing w:line="480" w:lineRule="auto"/>
        <w:contextualSpacing/>
        <w:mirrorIndents/>
        <w:jc w:val="both"/>
        <w:rPr>
          <w:b/>
          <w:sz w:val="28"/>
          <w:szCs w:val="28"/>
        </w:rPr>
      </w:pPr>
      <w:r w:rsidRPr="00C038C3">
        <w:rPr>
          <w:b/>
          <w:sz w:val="28"/>
          <w:szCs w:val="28"/>
        </w:rPr>
        <w:lastRenderedPageBreak/>
        <w:t>Introduction</w:t>
      </w:r>
    </w:p>
    <w:p w14:paraId="34171922" w14:textId="5C690842" w:rsidR="00E0392A" w:rsidRPr="00C038C3" w:rsidRDefault="00121952" w:rsidP="00552801">
      <w:pPr>
        <w:spacing w:line="480" w:lineRule="auto"/>
        <w:contextualSpacing/>
        <w:mirrorIndents/>
        <w:jc w:val="both"/>
      </w:pPr>
      <w:r>
        <w:t>B</w:t>
      </w:r>
      <w:r w:rsidR="00CD1671"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2B4BEF">
        <w:t xml:space="preserve"> </w:t>
      </w:r>
      <w:r w:rsidR="000544E4">
        <w:fldChar w:fldCharType="begin"/>
      </w:r>
      <w:r w:rsidR="00354A9D">
        <w:instrText xml:space="preserve"> ADDIN ZOTERO_ITEM CSL_CITATION {"citationID":"SHvVRC2n","properties":{"formattedCitation":"(1,2)","plainCitation":"(1,2)","noteIndex":0},"citationItems":[{"id":2195,"uris":["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citation-key":"nashOriginFultonCondition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0544E4">
        <w:fldChar w:fldCharType="separate"/>
      </w:r>
      <w:r w:rsidR="00354A9D">
        <w:rPr>
          <w:lang w:val="en-GB"/>
        </w:rPr>
        <w:t>(1,2)</w:t>
      </w:r>
      <w:r w:rsidR="000544E4">
        <w:fldChar w:fldCharType="end"/>
      </w:r>
      <w:r w:rsidR="005A4ACE" w:rsidRPr="00C038C3">
        <w:t>.</w:t>
      </w:r>
      <w:r w:rsidR="00EB3570" w:rsidRPr="00C038C3">
        <w:t xml:space="preserve"> </w:t>
      </w:r>
      <w:r w:rsidR="00C93EFA">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w:t>
      </w:r>
      <w:r>
        <w:t xml:space="preserve">is </w:t>
      </w:r>
      <w:r w:rsidR="00E0392A" w:rsidRPr="00C038C3">
        <w:t xml:space="preserve">often positively associated with fitness </w:t>
      </w:r>
      <w:r w:rsidR="00E0392A" w:rsidRPr="00C038C3">
        <w:fldChar w:fldCharType="begin"/>
      </w:r>
      <w:r w:rsidR="00354A9D">
        <w:instrText xml:space="preserve"> ADDIN ZOTERO_ITEM CSL_CITATION {"citationID":"I66ntHQ7","properties":{"formattedCitation":"(2,3)","plainCitation":"(2,3)","noteIndex":0},"citationItems":[{"id":2224,"uris":["http://zotero.org/users/6116610/items/PUXGC82U"],"itemData":{"id":2224,"type":"article-journal","abstract":"The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E0392A" w:rsidRPr="00C038C3">
        <w:fldChar w:fldCharType="separate"/>
      </w:r>
      <w:r w:rsidR="00354A9D">
        <w:t>(2,3)</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354A9D">
        <w:instrText xml:space="preserve"> ADDIN ZOTERO_ITEM CSL_CITATION {"citationID":"xNp2crmD","properties":{"formattedCitation":"(4,5)","plainCitation":"(4,5)","noteIndex":0},"citationItems":[{"id":2222,"uris":["http://zotero.org/users/6116610/items/59YF49UR"],"itemData":{"id":2222,"type":"article-journal","abstract":"Individual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A."}],"issued":{"date-parts":[["1978"]]},"citation-key":"hislopObservationsEffectsFeeding1978"}},{"id":2186,"uris":["http://zotero.org/users/6116610/items/7NNEWGWU"],"itemData":{"id":2186,"type":"article-journal","abstract":"The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T"}],"issued":{"date-parts":[["1999",3,1]]},"citation-key":"marshallEffectInterannualVariation1999"}}],"schema":"https://github.com/citation-style-language/schema/raw/master/csl-citation.json"} </w:instrText>
      </w:r>
      <w:r w:rsidR="00E0392A" w:rsidRPr="00C038C3">
        <w:fldChar w:fldCharType="separate"/>
      </w:r>
      <w:r w:rsidR="00354A9D">
        <w:t>(4,5)</w:t>
      </w:r>
      <w:r w:rsidR="00E0392A" w:rsidRPr="00C038C3">
        <w:fldChar w:fldCharType="end"/>
      </w:r>
      <w:r w:rsidR="00E0392A" w:rsidRPr="00C038C3">
        <w:t xml:space="preserve">, and poor condition increases the likelihood of skipped spawning </w:t>
      </w:r>
      <w:r w:rsidR="00E0392A" w:rsidRPr="00C038C3">
        <w:fldChar w:fldCharType="begin"/>
      </w:r>
      <w:r w:rsidR="00465894">
        <w:instrText xml:space="preserve"> ADDIN ZOTERO_ITEM CSL_CITATION {"citationID":"z9l5e6oy","properties":{"formattedCitation":"(6,7)","plainCitation":"(6,7)","noteIndex":0},"citationItems":[{"id":2219,"uris":["http://zotero.org/users/6116610/items/6NSIEJGS"],"itemData":{"id":2219,"type":"article-journal","abstract":"That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citation-key":"jorgensenLogicSkippedSpawning2006"}},{"id":876,"uris":["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citation-key":"mionEffectFishLength2018"}}],"schema":"https://github.com/citation-style-language/schema/raw/master/csl-citation.json"} </w:instrText>
      </w:r>
      <w:r w:rsidR="00E0392A" w:rsidRPr="00C038C3">
        <w:fldChar w:fldCharType="separate"/>
      </w:r>
      <w:r w:rsidR="00354A9D">
        <w:t>(6,7)</w:t>
      </w:r>
      <w:r w:rsidR="00E0392A" w:rsidRPr="00C038C3">
        <w:fldChar w:fldCharType="end"/>
      </w:r>
      <w:r w:rsidR="00E0392A" w:rsidRPr="00C038C3">
        <w:t xml:space="preserve"> and can lower chances of survival</w:t>
      </w:r>
      <w:r w:rsidR="00CE4504">
        <w:t xml:space="preserve"> </w:t>
      </w:r>
      <w:r w:rsidR="00E0392A" w:rsidRPr="00C038C3">
        <w:fldChar w:fldCharType="begin"/>
      </w:r>
      <w:r w:rsidR="00354A9D">
        <w:instrText xml:space="preserve"> ADDIN ZOTERO_ITEM CSL_CITATION {"citationID":"kgy14Wsz","properties":{"formattedCitation":"(8,9)","plainCitation":"(8,9)","noteIndex":0},"citationItems":[{"id":2266,"uris":["http://zotero.org/users/6116610/items/6RBE2REJ"],"itemData":{"id":2266,"type":"article-journal","abstract":"The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citation-key":"dutilNaturalMortalityPoor2000"}},{"id":2262,"uris":["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citation-key":"casiniUsingAlternativeBiological2016"}}],"schema":"https://github.com/citation-style-language/schema/raw/master/csl-citation.json"} </w:instrText>
      </w:r>
      <w:r w:rsidR="00E0392A" w:rsidRPr="00C038C3">
        <w:fldChar w:fldCharType="separate"/>
      </w:r>
      <w:r w:rsidR="00354A9D">
        <w:rPr>
          <w:lang w:val="en-GB"/>
        </w:rPr>
        <w:t>(8,9)</w:t>
      </w:r>
      <w:r w:rsidR="00E0392A" w:rsidRPr="00C038C3">
        <w:fldChar w:fldCharType="end"/>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354A9D">
        <w:instrText xml:space="preserve"> ADDIN ZOTERO_ITEM CSL_CITATION {"citationID":"2KYYxj9J","properties":{"formattedCitation":"(2,10)","plainCitation":"(2,10)","noteIndex":0},"citationItems":[{"id":709,"uris":["http://zotero.org/users/6116610/items/JE7KRANF"],"itemData":{"id":709,"type":"article-journal","abstract":"Condition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E0392A" w:rsidRPr="00C038C3">
        <w:fldChar w:fldCharType="separate"/>
      </w:r>
      <w:r w:rsidR="00354A9D">
        <w:t>(2,10)</w:t>
      </w:r>
      <w:r w:rsidR="00E0392A" w:rsidRPr="00C038C3">
        <w:fldChar w:fldCharType="end"/>
      </w:r>
      <w:r w:rsidR="00E0392A" w:rsidRPr="00C038C3">
        <w:t xml:space="preserve">. </w:t>
      </w:r>
    </w:p>
    <w:p w14:paraId="5645EAB0" w14:textId="6C9903E3" w:rsidR="00EF7D30" w:rsidRPr="00C038C3" w:rsidRDefault="00DD7764" w:rsidP="00273A21">
      <w:pPr>
        <w:spacing w:line="480" w:lineRule="auto"/>
        <w:ind w:firstLine="284"/>
        <w:contextualSpacing/>
        <w:mirrorIndents/>
        <w:jc w:val="both"/>
      </w:pPr>
      <w:r>
        <w:t xml:space="preserve">Because of the link to food consumption, </w:t>
      </w:r>
      <w:r w:rsidR="00233A89">
        <w:t>i</w:t>
      </w:r>
      <w:r w:rsidR="00233A89" w:rsidRPr="00C038C3">
        <w:t xml:space="preserve">nterannual </w:t>
      </w:r>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354A9D">
        <w:instrText xml:space="preserve"> ADDIN ZOTERO_ITEM CSL_CITATION {"citationID":"dXNtL914","properties":{"formattedCitation":"(2,10\\uc0\\u8211{}12)","plainCitation":"(2,10–12)","noteIndex":0},"citationItems":[{"id":2250,"uris":["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citation-key":"cardinaleDecreasingWeightatageAtlantic2000"}},{"id":2247,"uris":["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citation-key":"casiniInterannualVariationHerring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354A9D">
        <w:rPr>
          <w:lang w:val="en-GB"/>
        </w:rPr>
        <w:t>(2,10–12)</w:t>
      </w:r>
      <w:r w:rsidR="003012E4" w:rsidRPr="00C038C3">
        <w:fldChar w:fldCharType="end"/>
      </w:r>
      <w:r w:rsidR="001F5A52" w:rsidRPr="00C038C3">
        <w:t>.</w:t>
      </w:r>
      <w:r w:rsidR="00651FA0" w:rsidRPr="00C038C3">
        <w:t xml:space="preserve"> </w:t>
      </w:r>
      <w:r w:rsidR="00532C1B">
        <w:t>Condition</w:t>
      </w:r>
      <w:r w:rsidR="00532C1B" w:rsidRPr="00C038C3">
        <w:t xml:space="preserve"> </w:t>
      </w:r>
      <w:r w:rsidR="00651FA0" w:rsidRPr="00C038C3">
        <w:t xml:space="preserve">has also been </w:t>
      </w:r>
      <w:r w:rsidR="00E45DA5" w:rsidRPr="00C038C3">
        <w:t xml:space="preserve">linked </w:t>
      </w:r>
      <w:r w:rsidR="00651FA0" w:rsidRPr="00C038C3">
        <w:t xml:space="preserve">to </w:t>
      </w:r>
      <w:ins w:id="129" w:author="Max Lindmark" w:date="2022-05-26T14:32:00Z">
        <w:r w:rsidR="00130780">
          <w:t xml:space="preserve">abiotic </w:t>
        </w:r>
      </w:ins>
      <w:commentRangeStart w:id="130"/>
      <w:commentRangeStart w:id="131"/>
      <w:r w:rsidR="003012E4" w:rsidRPr="00C038C3">
        <w:t xml:space="preserve">environmental </w:t>
      </w:r>
      <w:commentRangeEnd w:id="130"/>
      <w:r w:rsidR="00984587">
        <w:rPr>
          <w:rStyle w:val="CommentReference"/>
        </w:rPr>
        <w:commentReference w:id="130"/>
      </w:r>
      <w:commentRangeEnd w:id="131"/>
      <w:r w:rsidR="00130780">
        <w:rPr>
          <w:rStyle w:val="CommentReference"/>
        </w:rPr>
        <w:commentReference w:id="131"/>
      </w:r>
      <w:r w:rsidR="004F6483">
        <w:t>variables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354A9D">
        <w:instrText xml:space="preserve"> ADDIN ZOTERO_ITEM CSL_CITATION {"citationID":"2A354Avx","properties":{"formattedCitation":"(2,3,10,13)","plainCitation":"(2,3,10,13)","noteIndex":0},"citationItems":[{"id":2244,"uris":["http://zotero.org/users/6116610/items/TZU6H97V"],"itemData":{"id":2244,"type":"article-journal","abstract":"Pseudocalanus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W."},{"family":"Hinrichsen","given":"H.-H."}],"issued":{"date-parts":[["2003"]]},"citation-key":"mollmannMarineCopepodPseudocalanus2003"}},{"id":2224,"uris":["http://zotero.org/users/6116610/items/PUXGC82U"],"itemData":{"id":2224,"type":"article-journal","abstract":"The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354A9D" w:rsidRPr="00A226A3">
        <w:t>(2,3,10,13)</w:t>
      </w:r>
      <w:r w:rsidR="003012E4" w:rsidRPr="00C038C3">
        <w:fldChar w:fldCharType="end"/>
      </w:r>
      <w:r w:rsidR="003012E4" w:rsidRPr="00A226A3">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9D6B5C" w:rsidRPr="00C038C3">
        <w:t xml:space="preserve">deoxygenation </w:t>
      </w:r>
      <w:r w:rsidR="00F71230" w:rsidRPr="00C038C3">
        <w:t>(</w:t>
      </w:r>
      <w:r w:rsidR="00532C1B">
        <w:t xml:space="preserve">often resulting in the </w:t>
      </w:r>
      <w:r w:rsidR="00A87529" w:rsidRPr="00C038C3">
        <w:t>expansion of dead zones</w:t>
      </w:r>
      <w:r w:rsidR="001F5497">
        <w:t xml:space="preserve"> causing </w:t>
      </w:r>
      <w:r w:rsidR="001F5497" w:rsidRPr="00C038C3">
        <w:t xml:space="preserve">habitat </w:t>
      </w:r>
      <w:r w:rsidR="001F5497">
        <w:t xml:space="preserve">degradation and </w:t>
      </w:r>
      <w:r w:rsidR="001F5497" w:rsidRPr="00C038C3">
        <w:t>compression</w:t>
      </w:r>
      <w:r w:rsidR="00F71230" w:rsidRPr="00C038C3">
        <w:t>)</w:t>
      </w:r>
      <w:r w:rsidR="0046554C">
        <w:t xml:space="preserve"> </w:t>
      </w:r>
      <w:r w:rsidR="00D23053" w:rsidRPr="00C038C3">
        <w:fldChar w:fldCharType="begin"/>
      </w:r>
      <w:r w:rsidR="00C16B65">
        <w:instrText xml:space="preserve"> ADDIN ZOTERO_ITEM CSL_CITATION {"citationID":"We7aNSHI","properties":{"formattedCitation":"(14,15)","plainCitation":"(14,15)","noteIndex":0},"citationItems":[{"id":794,"uris":["http://zotero.org/users/6116610/items/39XLSPWN"],"itemData":{"id":794,"type":"article-journal","abstract":"Investigating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D23053" w:rsidRPr="00C038C3">
        <w:fldChar w:fldCharType="separate"/>
      </w:r>
      <w:r w:rsidR="00354A9D">
        <w:rPr>
          <w:lang w:val="en-GB"/>
        </w:rPr>
        <w:t>(14,15)</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354A9D">
        <w:instrText xml:space="preserve"> ADDIN ZOTERO_ITEM CSL_CITATION {"citationID":"n6TVq9el","properties":{"formattedCitation":"(16\\uc0\\u8211{}19)","plainCitation":"(16–19)","noteIndex":0},"citationItems":[{"id":2602,"uris":["http://zotero.org/users/6116610/items/RT9CVLPI"],"itemData":{"id":2602,"type":"article-journal","abstract":"No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J."}],"issued":{"date-parts":[["2001"]]},"citation-key":"diazOverviewHypoxiaWorld2001"}},{"id":2579,"uris":["http://zotero.org/users/6116610/items/GDPVE4RR"],"itemData":{"id":2579,"type":"article-journal","abstract":"A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citation-key":"breitburgEffectsHypoxiaBalance2002"}},{"id":2584,"uris":["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J."},{"family":"Rosenberg","given":"Rutger"}],"issued":{"date-parts":[["2008",8,15]]},"citation-key":"diazSpreadingDeadZones2008"}},{"id":2269,"uris":["http://zotero.org/users/6116610/items/A84IJ36F"],"itemData":{"id":2269,"type":"article-journal","abstract":"Deoxygenation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AA2AEA" w:rsidRPr="00C038C3">
        <w:fldChar w:fldCharType="separate"/>
      </w:r>
      <w:r w:rsidR="00354A9D" w:rsidRPr="00354A9D">
        <w:rPr>
          <w:lang w:val="en-GB"/>
        </w:rPr>
        <w:t>(16–19)</w:t>
      </w:r>
      <w:r w:rsidR="00AA2AEA" w:rsidRPr="00C038C3">
        <w:fldChar w:fldCharType="end"/>
      </w:r>
      <w:r w:rsidR="00AA2AEA" w:rsidRPr="00C038C3">
        <w:t xml:space="preserve">. </w:t>
      </w:r>
      <w:r w:rsidR="00C45A00">
        <w:t xml:space="preserve">However, </w:t>
      </w:r>
      <w:r w:rsidR="00D63406">
        <w:t xml:space="preserve">reduced </w:t>
      </w:r>
      <w:r w:rsidR="003A145C">
        <w:t xml:space="preserve">oxygen </w:t>
      </w:r>
      <w:r w:rsidR="00D63406">
        <w:t xml:space="preserve">concentrations also </w:t>
      </w:r>
      <w:r w:rsidR="007920AB">
        <w:t>cause lower food intake rates due to lower metabolic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r w:rsidR="00F376B9" w:rsidRPr="00C038C3">
        <w:fldChar w:fldCharType="begin"/>
      </w:r>
      <w:r w:rsidR="00354A9D">
        <w:instrText xml:space="preserve"> ADDIN ZOTERO_ITEM CSL_CITATION {"citationID":"beczXuVX","properties":{"formattedCitation":"(20\\uc0\\u8211{}24)","plainCitation":"(20–24)","noteIndex":0},"citationItems":[{"id":2610,"uris":["http://zotero.org/users/6116610/items/JEY5JWA2"],"itemData":{"id":2610,"type":"article-journal","abstract":"This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L."}],"issued":{"date-parts":[["1987",2,1]]},"citation-key":"kramerDissolvedOxygenFish1987"}},{"id":2408,"uris":["http://zotero.org/users/6116610/items/D8NXZIXU"],"itemData":{"id":2408,"type":"article-journal","abstract":"Growth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2595,"uris":["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R."}],"issued":{"date-parts":[["2000",12,1]]},"citation-key":"claireauxInfluenceWaterTemperature2000"}},{"id":2617,"uris":["http://zotero.org/users/6116610/items/XQ4QDTA7"],"itemData":{"id":2617,"type":"article-journal","abstract":"Hypoxia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O."}],"issued":{"date-parts":[["2017"]]},"citation-key":"hrycikSublethalEffectsFish2017"}},{"id":2552,"uris":["http://zotero.org/users/6116610/items/EUE4GQN6"],"itemData":{"id":2552,"type":"article-journal","abstract":"Over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A."},{"family":"Rosa","given":"Rui"}],"issued":{"date-parts":[["2021",1,11]]},"citation-key":"sampaioImpactsHypoxicEvents2021"}}],"schema":"https://github.com/citation-style-language/schema/raw/master/csl-citation.json"} </w:instrText>
      </w:r>
      <w:r w:rsidR="00F376B9" w:rsidRPr="00C038C3">
        <w:fldChar w:fldCharType="separate"/>
      </w:r>
      <w:r w:rsidR="00354A9D" w:rsidRPr="00354A9D">
        <w:rPr>
          <w:lang w:val="en-GB"/>
        </w:rPr>
        <w:t>(20–24)</w:t>
      </w:r>
      <w:r w:rsidR="00F376B9" w:rsidRPr="00C038C3">
        <w:fldChar w:fldCharType="end"/>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condition </w:t>
      </w:r>
      <w:r w:rsidR="00A217CD" w:rsidRPr="00C038C3">
        <w:t>in a common framework</w:t>
      </w:r>
      <w:r w:rsidR="0018675F" w:rsidRPr="00C038C3">
        <w:t>.</w:t>
      </w:r>
    </w:p>
    <w:p w14:paraId="1F60AD37" w14:textId="33FC206E" w:rsidR="00B71EDC" w:rsidRPr="00C038C3" w:rsidRDefault="00785E59" w:rsidP="00552801">
      <w:pPr>
        <w:spacing w:line="480" w:lineRule="auto"/>
        <w:ind w:firstLine="284"/>
        <w:contextualSpacing/>
        <w:mirrorIndents/>
        <w:jc w:val="both"/>
      </w:pPr>
      <w:r>
        <w:t>M</w:t>
      </w:r>
      <w:r w:rsidR="00BC51C5" w:rsidRPr="00C038C3">
        <w:t>o</w:t>
      </w:r>
      <w:r w:rsidR="00B71EDC" w:rsidRPr="00C038C3">
        <w:t xml:space="preserve">delling </w:t>
      </w:r>
      <w:r w:rsidR="002F425E" w:rsidRPr="00C038C3">
        <w:t>fine</w:t>
      </w:r>
      <w:r>
        <w:t>-</w:t>
      </w:r>
      <w:r w:rsidR="002F425E" w:rsidRPr="00C038C3">
        <w:t xml:space="preserve">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r w:rsidR="003E3DE7">
        <w:t>R</w:t>
      </w:r>
      <w:r w:rsidR="00B71EDC" w:rsidRPr="00C038C3">
        <w:t>ecently</w:t>
      </w:r>
      <w:r w:rsidR="003E3DE7">
        <w:t xml:space="preserve">, </w:t>
      </w:r>
      <w:r w:rsidR="00B71EDC" w:rsidRPr="00C038C3">
        <w:t xml:space="preserve">spatiotemporal models </w:t>
      </w:r>
      <w:r w:rsidR="00AB742E">
        <w:t xml:space="preserve">have </w:t>
      </w:r>
      <w:r w:rsidR="00B71EDC" w:rsidRPr="00C038C3">
        <w:t xml:space="preserve">been applied to study variation in </w:t>
      </w:r>
      <w:r w:rsidR="002B2B8E">
        <w:t xml:space="preserve">fish </w:t>
      </w:r>
      <w:r w:rsidR="00B71EDC" w:rsidRPr="00C038C3">
        <w:t xml:space="preserve">condition </w:t>
      </w:r>
      <w:r w:rsidR="00B71EDC" w:rsidRPr="00C038C3">
        <w:fldChar w:fldCharType="begin"/>
      </w:r>
      <w:r w:rsidR="00354A9D">
        <w:instrText xml:space="preserve"> ADDIN ZOTERO_ITEM CSL_CITATION {"citationID":"9IQJYH8I","properties":{"formattedCitation":"(2,10)","plainCitation":"(2,10)","noteIndex":0},"citationItems":[{"id":709,"uris":["http://zotero.org/users/6116610/items/JE7KRANF"],"itemData":{"id":709,"type":"article-journal","abstract":"Condition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B71EDC" w:rsidRPr="00C038C3">
        <w:fldChar w:fldCharType="separate"/>
      </w:r>
      <w:r w:rsidR="00354A9D">
        <w:t>(2,10)</w:t>
      </w:r>
      <w:r w:rsidR="00B71EDC" w:rsidRPr="00C038C3">
        <w:fldChar w:fldCharType="end"/>
      </w:r>
      <w:r w:rsidR="00B71EDC" w:rsidRPr="00C038C3">
        <w:t xml:space="preserve">. In these studies, spatially correlated residual variation was accounted for with spatial random effects through Gaussian random fields in a GLMM </w:t>
      </w:r>
      <w:r w:rsidR="002840B1">
        <w:t xml:space="preserve">(generalized linear mixed-effects model) </w:t>
      </w:r>
      <w:r w:rsidR="00B71EDC" w:rsidRPr="00C038C3">
        <w:t xml:space="preserve">framework. This approach to model spatiotemporal data is an increasingly popular method for explicitly accounting for spatial and spatiotemporal </w:t>
      </w:r>
      <w:r w:rsidR="00B71EDC" w:rsidRPr="00C038C3">
        <w:lastRenderedPageBreak/>
        <w:t xml:space="preserve">variation </w:t>
      </w:r>
      <w:r w:rsidR="002840B1">
        <w:t>—</w:t>
      </w:r>
      <w:r w:rsidR="00B71EDC" w:rsidRPr="00C038C3">
        <w:t xml:space="preserve">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354A9D">
        <w:instrText xml:space="preserve"> ADDIN ZOTERO_ITEM CSL_CITATION {"citationID":"B0zQrbMF","properties":{"formattedCitation":"(25)","plainCitation":"(25)","noteIndex":0},"citationItems":[{"id":2256,"uris":["http://zotero.org/users/6116610/items/JIIMZBJ8"],"itemData":{"id":2256,"type":"article-journal","abstract":"Abstract.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instrText>
      </w:r>
      <w:r w:rsidR="00B71EDC" w:rsidRPr="00C038C3">
        <w:fldChar w:fldCharType="separate"/>
      </w:r>
      <w:r w:rsidR="00354A9D">
        <w:t>(25)</w:t>
      </w:r>
      <w:r w:rsidR="00B71EDC" w:rsidRPr="00C038C3">
        <w:fldChar w:fldCharType="end"/>
      </w:r>
      <w:r w:rsidR="00937C30" w:rsidRPr="00C038C3">
        <w:t xml:space="preserve"> and range shifts </w:t>
      </w:r>
      <w:r w:rsidR="00937C30" w:rsidRPr="00C038C3">
        <w:fldChar w:fldCharType="begin"/>
      </w:r>
      <w:r w:rsidR="00354A9D">
        <w:instrText xml:space="preserve"> ADDIN ZOTERO_ITEM CSL_CITATION {"citationID":"TjrrbagW","properties":{"formattedCitation":"(26)","plainCitation":"(26)","noteIndex":0},"citationItems":[{"id":703,"uris":["http://zotero.org/users/6116610/items/F2TR7F6G"],"itemData":{"id":703,"type":"article-journal","abstract":"Summary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instrText>
      </w:r>
      <w:r w:rsidR="00937C30" w:rsidRPr="00C038C3">
        <w:fldChar w:fldCharType="separate"/>
      </w:r>
      <w:r w:rsidR="00354A9D">
        <w:t>(26)</w:t>
      </w:r>
      <w:r w:rsidR="00937C30" w:rsidRPr="00C038C3">
        <w:fldChar w:fldCharType="end"/>
      </w:r>
      <w:r w:rsidR="00937C30" w:rsidRPr="00C038C3">
        <w:t xml:space="preserve">, </w:t>
      </w:r>
      <w:r w:rsidR="00B71EDC" w:rsidRPr="00C038C3">
        <w:t>and its availability in standard open source software such as the R</w:t>
      </w:r>
      <w:r w:rsidR="002B608B">
        <w:t xml:space="preserve"> </w:t>
      </w:r>
      <w:r w:rsidR="00B71EDC" w:rsidRPr="00C038C3">
        <w:t xml:space="preserve">package </w:t>
      </w:r>
      <w:r w:rsidR="00B82244" w:rsidRPr="00C038C3">
        <w:t>‘</w:t>
      </w:r>
      <w:r w:rsidR="00B71EDC" w:rsidRPr="00C038C3">
        <w:t>INLA</w:t>
      </w:r>
      <w:r w:rsidR="00B82244" w:rsidRPr="00C038C3">
        <w:t>’</w:t>
      </w:r>
      <w:r w:rsidR="00BF1964">
        <w:t xml:space="preserve"> </w:t>
      </w:r>
      <w:r w:rsidR="00BF1964">
        <w:fldChar w:fldCharType="begin"/>
      </w:r>
      <w:r w:rsidR="00354A9D">
        <w:instrText xml:space="preserve"> ADDIN ZOTERO_ITEM CSL_CITATION {"citationID":"NNXRXTnc","properties":{"formattedCitation":"(27,28)","plainCitation":"(27,28)","noteIndex":0},"citationItems":[{"id":2635,"uris":["http://zotero.org/users/6116610/items/K2TEPWPB"],"itemData":{"id":2635,"type":"article-journal","abstract":"Summary.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00BF1964">
        <w:fldChar w:fldCharType="separate"/>
      </w:r>
      <w:r w:rsidR="00354A9D">
        <w:rPr>
          <w:lang w:val="en-GB"/>
        </w:rPr>
        <w:t>(27,28)</w:t>
      </w:r>
      <w:r w:rsidR="00BF1964">
        <w:fldChar w:fldCharType="end"/>
      </w:r>
      <w:r w:rsidR="00B71EDC" w:rsidRPr="00C038C3">
        <w:t xml:space="preserve">. In the first such application to body condition, </w:t>
      </w:r>
      <w:r w:rsidR="00617304" w:rsidRPr="00C038C3">
        <w:t xml:space="preserve">Thorson </w:t>
      </w:r>
      <w:r w:rsidR="00B71EDC" w:rsidRPr="00C038C3">
        <w:fldChar w:fldCharType="begin"/>
      </w:r>
      <w:r w:rsidR="00354A9D">
        <w:instrText xml:space="preserve"> ADDIN ZOTERO_ITEM CSL_CITATION {"citationID":"9hw69Wlt","properties":{"formattedCitation":"(2)","plainCitation":"(2)","noteIndex":0},"citationItems":[{"id":709,"uris":["http://zotero.org/users/6116610/items/JE7KRANF"],"itemData":{"id":709,"type":"article-journal","abstract":"Condition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B71EDC" w:rsidRPr="00C038C3">
        <w:fldChar w:fldCharType="separate"/>
      </w:r>
      <w:r w:rsidR="00354A9D">
        <w:t>(2)</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explained more variation than </w:t>
      </w:r>
      <w:r w:rsidR="000544E4">
        <w:t>density</w:t>
      </w:r>
      <w:r w:rsidR="00B71EDC" w:rsidRPr="00C038C3">
        <w:t xml:space="preserve"> and temperature covariates</w:t>
      </w:r>
      <w:del w:id="132" w:author="Max Lindmark" w:date="2022-05-26T14:34:00Z">
        <w:r w:rsidR="00865376" w:rsidRPr="00C038C3" w:rsidDel="00130780">
          <w:delText>,</w:delText>
        </w:r>
        <w:r w:rsidR="00B71EDC" w:rsidRPr="00C038C3" w:rsidDel="00130780">
          <w:delText xml:space="preserve"> </w:delText>
        </w:r>
        <w:commentRangeStart w:id="133"/>
        <w:commentRangeStart w:id="134"/>
        <w:r w:rsidR="00865376" w:rsidRPr="00C038C3" w:rsidDel="00130780">
          <w:delText>respectively</w:delText>
        </w:r>
        <w:commentRangeEnd w:id="133"/>
        <w:r w:rsidR="00984587" w:rsidDel="00130780">
          <w:rPr>
            <w:rStyle w:val="CommentReference"/>
          </w:rPr>
          <w:commentReference w:id="133"/>
        </w:r>
        <w:commentRangeEnd w:id="134"/>
        <w:r w:rsidR="00130780" w:rsidDel="00130780">
          <w:rPr>
            <w:rStyle w:val="CommentReference"/>
          </w:rPr>
          <w:commentReference w:id="134"/>
        </w:r>
        <w:r w:rsidR="00865376" w:rsidRPr="00C038C3" w:rsidDel="00130780">
          <w:delText>,</w:delText>
        </w:r>
      </w:del>
      <w:r w:rsidR="00865376" w:rsidRPr="00C038C3">
        <w:t xml:space="preserve"> </w:t>
      </w:r>
      <w:r w:rsidR="00B71EDC" w:rsidRPr="00C038C3">
        <w:t xml:space="preserve">in the California current ecosystem. Studies </w:t>
      </w:r>
      <w:r w:rsidR="002840B1">
        <w:t>such as</w:t>
      </w:r>
      <w:r w:rsidR="002840B1" w:rsidRPr="00C038C3">
        <w:t xml:space="preserve"> </w:t>
      </w:r>
      <w:r w:rsidR="00B71EDC" w:rsidRPr="00C038C3">
        <w:t xml:space="preserve">these reveal the importance of accounting for </w:t>
      </w:r>
      <w:r w:rsidR="00383B69">
        <w:t xml:space="preserve">latent </w:t>
      </w:r>
      <w:r w:rsidR="00B71EDC" w:rsidRPr="00C038C3">
        <w:t xml:space="preserve">spatial and spatiotemporal variation </w:t>
      </w:r>
      <w:r w:rsidR="00383B69">
        <w:t>beyond measured covariates (e.g., depth, temperature)</w:t>
      </w:r>
      <w:r w:rsidR="00383B69" w:rsidRPr="00C038C3">
        <w:t xml:space="preserve"> </w:t>
      </w:r>
      <w:r w:rsidR="00EE348A">
        <w:t xml:space="preserve">when examining sources of variation in </w:t>
      </w:r>
      <w:r w:rsidR="00B71EDC" w:rsidRPr="00C038C3">
        <w:t>condition.</w:t>
      </w:r>
    </w:p>
    <w:p w14:paraId="7E87EC18" w14:textId="7CD4AF78"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354A9D">
        <w:instrText xml:space="preserve"> ADDIN ZOTERO_ITEM CSL_CITATION {"citationID":"oVV3ZFnH","properties":{"formattedCitation":"(29)","plainCitation":"(29)","noteIndex":0},"citationItems":[{"id":2827,"uris":["http://zotero.org/users/6116610/items/KAX2EAFP"],"itemData":{"id":2827,"type":"article-journal","abstract":"Science-based,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983BF3" w:rsidRPr="00C038C3">
        <w:fldChar w:fldCharType="separate"/>
      </w:r>
      <w:r w:rsidR="00354A9D">
        <w:t>(29)</w:t>
      </w:r>
      <w:r w:rsidR="00983BF3" w:rsidRPr="00C038C3">
        <w:fldChar w:fldCharType="end"/>
      </w:r>
      <w:r w:rsidR="005B4694" w:rsidRPr="00C038C3">
        <w:t>. First, in the Eastern Baltic Sea cod stock</w:t>
      </w:r>
      <w:r w:rsidR="001F5EA4">
        <w:t xml:space="preserve"> (hereafter referred to as cod)</w:t>
      </w:r>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354A9D">
        <w:instrText xml:space="preserve"> ADDIN ZOTERO_ITEM CSL_CITATION {"citationID":"i1PkdtEx","properties":{"formattedCitation":"(14,30)","plainCitation":"(14,30)","noteIndex":0},"citationItems":[{"id":794,"uris":["http://zotero.org/users/6116610/items/39XLSPWN"],"itemData":{"id":794,"type":"article-journal","abstract":"Investigating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31D10" w:rsidRPr="00C038C3">
        <w:fldChar w:fldCharType="separate"/>
      </w:r>
      <w:r w:rsidR="00354A9D">
        <w:rPr>
          <w:lang w:val="en-GB"/>
        </w:rPr>
        <w:t>(14,30)</w:t>
      </w:r>
      <w:r w:rsidR="00C31D10" w:rsidRPr="00C038C3">
        <w:fldChar w:fldCharType="end"/>
      </w:r>
      <w:r w:rsidR="002E374A" w:rsidRPr="00C038C3">
        <w:t>.</w:t>
      </w:r>
      <w:r w:rsidR="00FE6B82" w:rsidRPr="00C038C3">
        <w:t xml:space="preserve"> </w:t>
      </w:r>
      <w:r w:rsidR="00E93FF7" w:rsidRPr="00C038C3">
        <w:t xml:space="preserve">This has compromised the </w:t>
      </w:r>
      <w:r w:rsidR="00263369" w:rsidRPr="00C038C3">
        <w:t xml:space="preserve">stock </w:t>
      </w:r>
      <w:r w:rsidR="00FE6B82" w:rsidRPr="00C038C3">
        <w:t xml:space="preserve">productivity </w:t>
      </w:r>
      <w:r w:rsidR="003F1652" w:rsidRPr="00C038C3">
        <w:t>to the</w:t>
      </w:r>
      <w:r w:rsidR="00555976">
        <w:t xml:space="preserve"> extent that</w:t>
      </w:r>
      <w:r w:rsidR="003F1652" w:rsidRPr="00C038C3">
        <w:t xml:space="preserve"> </w:t>
      </w:r>
      <w:r w:rsidR="00983BF3" w:rsidRPr="00C038C3">
        <w:t xml:space="preserve">population biomass is expected to remain below safe limits </w:t>
      </w:r>
      <w:r w:rsidR="00EC7402" w:rsidRPr="00C038C3">
        <w:t xml:space="preserve">despite </w:t>
      </w:r>
      <w:r w:rsidR="00DE48B0">
        <w:t xml:space="preserve">the </w:t>
      </w:r>
      <w:r w:rsidR="0086004B" w:rsidRPr="00C038C3">
        <w:t>ban</w:t>
      </w:r>
      <w:r w:rsidR="00DE48B0">
        <w:t xml:space="preserve"> of </w:t>
      </w:r>
      <w:r w:rsidR="0086004B" w:rsidRPr="00C038C3">
        <w:t>targeted cod fisheries in 2019</w:t>
      </w:r>
      <w:r w:rsidR="00FE6B82" w:rsidRPr="00C038C3">
        <w:t xml:space="preserve"> </w:t>
      </w:r>
      <w:r w:rsidR="003526FA" w:rsidRPr="00C038C3">
        <w:fldChar w:fldCharType="begin"/>
      </w:r>
      <w:r w:rsidR="00354A9D">
        <w:instrText xml:space="preserve"> ADDIN ZOTERO_ITEM CSL_CITATION {"citationID":"Lr1t4Xvf","properties":{"formattedCitation":"(31,32)","plainCitation":"(31,32)","noteIndex":0},"citationItems":[{"id":2824,"uris":["http://zotero.org/users/6116610/items/CBUFSIQZ"],"itemData":{"id":2824,"type":"report","collection-title":"ICES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id":2771,"uris":["http://zotero.org/users/6116610/items/52T86XBF"],"itemData":{"id":2771,"type":"report","number":"3:53","page":"717 pp","title":"Report of the Baltic Fisheries Assessment Working Group (WGBFAS)","URL":"https://doi.org/10.17895/ices.pub.8187","author":[{"family":"ICES","given":""}],"issued":{"date-parts":[["2021"]]},"citation-key":"icesReportBalticFisheries2021"}}],"schema":"https://github.com/citation-style-language/schema/raw/master/csl-citation.json"} </w:instrText>
      </w:r>
      <w:r w:rsidR="003526FA" w:rsidRPr="00C038C3">
        <w:fldChar w:fldCharType="separate"/>
      </w:r>
      <w:r w:rsidR="00354A9D">
        <w:t>(31,32)</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ecosystem has seen a major change in the abundance of both cod and its potential competitor</w:t>
      </w:r>
      <w:r w:rsidR="00282AFF" w:rsidRPr="00C038C3">
        <w:t xml:space="preserve">s </w:t>
      </w:r>
      <w:r w:rsidR="00946F3F">
        <w:t xml:space="preserve">for the </w:t>
      </w:r>
      <w:bookmarkStart w:id="135" w:name="_Hlk92971131"/>
      <w:r w:rsidR="00134288">
        <w:t xml:space="preserve">important </w:t>
      </w:r>
      <w:r w:rsidR="00D61D28">
        <w:t xml:space="preserve">benthic </w:t>
      </w:r>
      <w:r w:rsidR="00134288">
        <w:t xml:space="preserve">prey </w:t>
      </w:r>
      <w:bookmarkEnd w:id="135"/>
      <w:r w:rsidR="00134288" w:rsidRPr="003F095D">
        <w:rPr>
          <w:i/>
          <w:iCs/>
        </w:rPr>
        <w:t>Saduria entomon</w:t>
      </w:r>
      <w:r w:rsidR="00285C85">
        <w:t xml:space="preserve"> </w:t>
      </w:r>
      <w:r w:rsidR="00012D11">
        <w:fldChar w:fldCharType="begin"/>
      </w:r>
      <w:r w:rsidR="00354A9D">
        <w:instrText xml:space="preserve"> ADDIN ZOTERO_ITEM CSL_CITATION {"citationID":"3CuLm9aK","properties":{"formattedCitation":"(33,34)","plainCitation":"(33,34)","noteIndex":0},"citationItems":[{"id":1986,"uris":["http://zotero.org/users/6116610/items/ZX3KJ4FB"],"itemData":{"id":1986,"type":"article-journal","abstract":"Knowledge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012D11">
        <w:fldChar w:fldCharType="separate"/>
      </w:r>
      <w:r w:rsidR="00354A9D">
        <w:rPr>
          <w:lang w:val="en-GB"/>
        </w:rPr>
        <w:t>(33,34)</w:t>
      </w:r>
      <w:r w:rsidR="00012D11">
        <w:fldChar w:fldCharType="end"/>
      </w:r>
      <w:r w:rsidR="00A85C31">
        <w:t>,</w:t>
      </w:r>
      <w:r w:rsidR="00134288">
        <w:t xml:space="preserve"> </w:t>
      </w:r>
      <w:r w:rsidR="00282AFF" w:rsidRPr="00C038C3">
        <w:t>the</w:t>
      </w:r>
      <w:r w:rsidR="005B4694" w:rsidRPr="00C038C3">
        <w:t xml:space="preserve"> </w:t>
      </w:r>
      <w:r w:rsidR="00867BDF">
        <w:t>flounder complex (</w:t>
      </w:r>
      <w:r w:rsidR="005B4694" w:rsidRPr="00C038C3">
        <w:t xml:space="preserve">European </w:t>
      </w:r>
      <w:r w:rsidR="00867BDF">
        <w:t>flounder</w:t>
      </w:r>
      <w:r w:rsidR="00867BDF" w:rsidRPr="00C038C3">
        <w:t xml:space="preserve"> </w:t>
      </w:r>
      <w:r w:rsidR="002D4FB6" w:rsidRPr="00C038C3">
        <w:rPr>
          <w:i/>
          <w:iCs/>
        </w:rPr>
        <w:t>Platichthys flesus</w:t>
      </w:r>
      <w:r w:rsidR="00282AFF" w:rsidRPr="00C038C3">
        <w:t xml:space="preserve"> and </w:t>
      </w:r>
      <w:r w:rsidR="00867BDF" w:rsidRPr="00C038C3">
        <w:t>Baltic Flounder</w:t>
      </w:r>
      <w:r w:rsidR="00867BDF" w:rsidRPr="00C038C3">
        <w:rPr>
          <w:i/>
          <w:iCs/>
        </w:rPr>
        <w:t xml:space="preserve"> </w:t>
      </w:r>
      <w:r w:rsidR="00282AFF" w:rsidRPr="00C038C3">
        <w:rPr>
          <w:i/>
          <w:iCs/>
        </w:rPr>
        <w:t>Platichthys solemdali</w:t>
      </w:r>
      <w:r w:rsidR="002D4FB6" w:rsidRPr="00C038C3">
        <w:t>)</w:t>
      </w:r>
      <w:r w:rsidR="004D5546">
        <w:t xml:space="preserve"> </w:t>
      </w:r>
      <w:r w:rsidR="00712EB5">
        <w:fldChar w:fldCharType="begin"/>
      </w:r>
      <w:r w:rsidR="00354A9D">
        <w:instrText xml:space="preserve"> ADDIN ZOTERO_ITEM CSL_CITATION {"citationID":"XgVpsgE3","properties":{"formattedCitation":"(35)","plainCitation":"(35)","noteIndex":0},"citationItems":[{"id":2165,"uris":["http://zotero.org/users/6116610/items/4UT5GPFA"],"itemData":{"id":2165,"type":"article-journal","abstract":"Standardized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chema":"https://github.com/citation-style-language/schema/raw/master/csl-citation.json"} </w:instrText>
      </w:r>
      <w:r w:rsidR="00712EB5">
        <w:fldChar w:fldCharType="separate"/>
      </w:r>
      <w:r w:rsidR="00354A9D">
        <w:rPr>
          <w:lang w:val="en-GB"/>
        </w:rPr>
        <w:t>(35)</w:t>
      </w:r>
      <w:r w:rsidR="00712EB5">
        <w:fldChar w:fldCharType="end"/>
      </w:r>
      <w:r w:rsidR="005B4694" w:rsidRPr="00C038C3">
        <w:t xml:space="preserve">, </w:t>
      </w:r>
      <w:commentRangeStart w:id="136"/>
      <w:commentRangeStart w:id="137"/>
      <w:r w:rsidR="00A86449">
        <w:t>as well as</w:t>
      </w:r>
      <w:r w:rsidR="00A86449" w:rsidRPr="00C038C3">
        <w:t xml:space="preserve"> </w:t>
      </w:r>
      <w:r w:rsidR="00635CCC">
        <w:t xml:space="preserve">an increase in abundance </w:t>
      </w:r>
      <w:r w:rsidR="005B4694" w:rsidRPr="00C038C3">
        <w:t xml:space="preserve">of its main pelagic prey species (sprat </w:t>
      </w:r>
      <w:r w:rsidR="004F65A2" w:rsidRPr="00C038C3">
        <w:rPr>
          <w:i/>
        </w:rPr>
        <w:t>Sprattus sprattus</w:t>
      </w:r>
      <w:r w:rsidR="004F65A2" w:rsidRPr="00C038C3">
        <w:t xml:space="preserve"> </w:t>
      </w:r>
      <w:r w:rsidR="005B4694" w:rsidRPr="00C038C3">
        <w:t>and herring</w:t>
      </w:r>
      <w:r w:rsidR="004F65A2" w:rsidRPr="00C038C3">
        <w:t xml:space="preserve"> </w:t>
      </w:r>
      <w:r w:rsidR="004F65A2" w:rsidRPr="00C038C3">
        <w:rPr>
          <w:i/>
        </w:rPr>
        <w:t>Clupea harengus</w:t>
      </w:r>
      <w:r w:rsidR="005B4694" w:rsidRPr="00C038C3">
        <w:t>)</w:t>
      </w:r>
      <w:r w:rsidR="00635CCC">
        <w:t xml:space="preserve"> in northern areas where cod are scarce</w:t>
      </w:r>
      <w:r w:rsidR="00F957CD">
        <w:t xml:space="preserve"> </w:t>
      </w:r>
      <w:r w:rsidR="002A53A6">
        <w:fldChar w:fldCharType="begin"/>
      </w:r>
      <w:r w:rsidR="00354A9D">
        <w:instrText xml:space="preserve"> ADDIN ZOTERO_ITEM CSL_CITATION {"citationID":"ez6MN3Ne","properties":{"formattedCitation":"(31,36,37)","plainCitation":"(31,36,37)","noteIndex":0},"citationItems":[{"id":24,"uris":["http://zotero.org/users/6116610/items/THQIAD3E"],"itemData":{"id":24,"type":"article-journal","container-title":"Population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2A53A6">
        <w:fldChar w:fldCharType="separate"/>
      </w:r>
      <w:r w:rsidR="00354A9D">
        <w:rPr>
          <w:lang w:val="en-GB"/>
        </w:rPr>
        <w:t>(31,36,37)</w:t>
      </w:r>
      <w:r w:rsidR="002A53A6">
        <w:fldChar w:fldCharType="end"/>
      </w:r>
      <w:commentRangeEnd w:id="136"/>
      <w:r w:rsidR="00984587">
        <w:rPr>
          <w:rStyle w:val="CommentReference"/>
        </w:rPr>
        <w:commentReference w:id="136"/>
      </w:r>
      <w:commentRangeEnd w:id="137"/>
      <w:r w:rsidR="0051389A">
        <w:rPr>
          <w:rStyle w:val="CommentReference"/>
        </w:rPr>
        <w:commentReference w:id="137"/>
      </w:r>
      <w:r w:rsidR="005B4694" w:rsidRPr="00C038C3">
        <w:t>. Lastly, the irregular inflows of saline and oxygenated water 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anthropogenically induced hypoxic area in the world </w:t>
      </w:r>
      <w:r w:rsidR="005B4694" w:rsidRPr="00C038C3">
        <w:fldChar w:fldCharType="begin"/>
      </w:r>
      <w:r w:rsidR="00354A9D">
        <w:instrText xml:space="preserve"> ADDIN ZOTERO_ITEM CSL_CITATION {"citationID":"w7jLlCgq","properties":{"formattedCitation":"(19)","plainCitation":"(19)","noteIndex":0},"citationItems":[{"id":2269,"uris":["http://zotero.org/users/6116610/items/A84IJ36F"],"itemData":{"id":2269,"type":"article-journal","abstract":"Deoxygenation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5B4694" w:rsidRPr="00C038C3">
        <w:fldChar w:fldCharType="separate"/>
      </w:r>
      <w:r w:rsidR="00354A9D">
        <w:t>(19)</w:t>
      </w:r>
      <w:r w:rsidR="005B4694" w:rsidRPr="00C038C3">
        <w:fldChar w:fldCharType="end"/>
      </w:r>
      <w:r w:rsidR="00C06801">
        <w:t>. I</w:t>
      </w:r>
      <w:r w:rsidR="00DF696D" w:rsidRPr="00C038C3">
        <w:t>t is also one of the fastest warming regional seas</w:t>
      </w:r>
      <w:r w:rsidR="00572762" w:rsidRPr="00C038C3">
        <w:t xml:space="preserve"> </w:t>
      </w:r>
      <w:r w:rsidR="00054FC6" w:rsidRPr="00C038C3">
        <w:fldChar w:fldCharType="begin"/>
      </w:r>
      <w:r w:rsidR="00354A9D">
        <w:instrText xml:space="preserve"> ADDIN ZOTERO_ITEM CSL_CITATION {"citationID":"pD5Zk0Xt","properties":{"formattedCitation":"(29,38)","plainCitation":"(29,38)","noteIndex":0},"citationItems":[{"id":502,"uris":["http://zotero.org/users/6116610/items/NV7I3QEW"],"itemData":{"id":502,"type":"article-journal","container-title":"Progress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054FC6" w:rsidRPr="00C038C3">
        <w:fldChar w:fldCharType="separate"/>
      </w:r>
      <w:r w:rsidR="00354A9D">
        <w:t>(29,38)</w:t>
      </w:r>
      <w:r w:rsidR="00054FC6" w:rsidRPr="00C038C3">
        <w:fldChar w:fldCharType="end"/>
      </w:r>
      <w:r w:rsidR="00DF696D" w:rsidRPr="00C038C3">
        <w:t xml:space="preserve">. </w:t>
      </w:r>
      <w:r w:rsidR="00B11C2A">
        <w:t xml:space="preserve">Previous studies have linked </w:t>
      </w:r>
      <w:r w:rsidR="00D35828">
        <w:t xml:space="preserve">changes in </w:t>
      </w:r>
      <w:r w:rsidR="00577E00">
        <w:t xml:space="preserve">mean </w:t>
      </w:r>
      <w:r w:rsidR="00D35828">
        <w:t xml:space="preserve">condition </w:t>
      </w:r>
      <w:r w:rsidR="00577E00">
        <w:t xml:space="preserve">of cod over large spatial scales </w:t>
      </w:r>
      <w:r w:rsidR="00D35828">
        <w:t xml:space="preserve">to </w:t>
      </w:r>
      <w:r w:rsidR="0006294D">
        <w:t xml:space="preserve">single or </w:t>
      </w:r>
      <w:r w:rsidR="00DD1511">
        <w:t xml:space="preserve">some combination of </w:t>
      </w:r>
      <w:r w:rsidR="001F5EA4">
        <w:t>ecosystem drivers</w:t>
      </w:r>
      <w:r w:rsidR="00750A24">
        <w:t xml:space="preserve"> </w:t>
      </w:r>
      <w:r w:rsidR="000F5D3F">
        <w:fldChar w:fldCharType="begin"/>
      </w:r>
      <w:r w:rsidR="00C16B65">
        <w:instrText xml:space="preserve"> ADDIN ZOTERO_ITEM CSL_CITATION {"citationID":"C37WqXsQ","properties":{"formattedCitation":"(14,15,39)","plainCitation":"(14,15,39)","noteIndex":0},"citationItems":[{"id":794,"uris":["http://zotero.org/users/6116610/items/39XLSPWN"],"itemData":{"id":794,"type":"article-journal","abstract":"Investigating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0F5D3F">
        <w:fldChar w:fldCharType="separate"/>
      </w:r>
      <w:r w:rsidR="00354A9D">
        <w:rPr>
          <w:lang w:val="en-GB"/>
        </w:rPr>
        <w:t>(14,15,39)</w:t>
      </w:r>
      <w:r w:rsidR="000F5D3F">
        <w:fldChar w:fldCharType="end"/>
      </w:r>
      <w:r w:rsidR="00F87FF7">
        <w:t xml:space="preserve">. </w:t>
      </w:r>
      <w:r w:rsidR="005528A8" w:rsidRPr="00C038C3">
        <w:t>However,</w:t>
      </w:r>
      <w:r w:rsidR="00A86449">
        <w:t xml:space="preserve"> </w:t>
      </w:r>
      <w:r w:rsidR="00037CA4">
        <w:t>in previous studies, within-</w:t>
      </w:r>
      <w:r w:rsidR="00037CA4">
        <w:lastRenderedPageBreak/>
        <w:t xml:space="preserve">population variability in condition have been neglected and </w:t>
      </w:r>
      <w:r w:rsidR="001E0E04" w:rsidRPr="00C038C3">
        <w:t xml:space="preserve">the </w:t>
      </w:r>
      <w:r w:rsidR="000E580D">
        <w:t xml:space="preserve">effects of </w:t>
      </w:r>
      <w:r w:rsidR="003E7DE0">
        <w:t xml:space="preserve">environmental and biotic </w:t>
      </w:r>
      <w:r w:rsidR="000E580D">
        <w:t>covariates have not been studie</w:t>
      </w:r>
      <w:r w:rsidR="003E7DE0">
        <w:t>d</w:t>
      </w:r>
      <w:r w:rsidR="000E580D">
        <w:t xml:space="preserve"> on local scales</w:t>
      </w:r>
      <w:r w:rsidR="00037CA4">
        <w:t>. M</w:t>
      </w:r>
      <w:r w:rsidR="00037CA4" w:rsidRPr="00D0345B">
        <w:t xml:space="preserve">oreover, the effect of all the above-mentioned covariates on </w:t>
      </w:r>
      <w:r w:rsidR="00037CA4">
        <w:t xml:space="preserve">cod </w:t>
      </w:r>
      <w:r w:rsidR="00037CA4" w:rsidRPr="00D0345B">
        <w:t>condition have not been analyzed in a common framework.</w:t>
      </w:r>
    </w:p>
    <w:p w14:paraId="02EE5533" w14:textId="2D4A5480" w:rsidR="00AD3FFB" w:rsidRPr="00C038C3" w:rsidRDefault="00C937AF" w:rsidP="00552801">
      <w:pPr>
        <w:spacing w:line="480" w:lineRule="auto"/>
        <w:ind w:firstLine="284"/>
        <w:contextualSpacing/>
        <w:mirrorIndents/>
        <w:jc w:val="both"/>
      </w:pPr>
      <w:r w:rsidRPr="00C038C3">
        <w:t xml:space="preserve">In this study, we apply </w:t>
      </w:r>
      <w:r w:rsidR="00497242">
        <w:t>geostatistical</w:t>
      </w:r>
      <w:r w:rsidR="00497242" w:rsidRPr="00C038C3">
        <w:t xml:space="preserve"> </w:t>
      </w:r>
      <w:r w:rsidRPr="00C038C3">
        <w:t xml:space="preserve">GLMMs to characterize </w:t>
      </w:r>
      <w:r w:rsidR="00A86449">
        <w:t xml:space="preserve">the </w:t>
      </w:r>
      <w:r w:rsidRPr="00C038C3">
        <w:t xml:space="preserve">spatiotemporal variation in </w:t>
      </w:r>
      <w:ins w:id="138" w:author="Michele Casini" w:date="2022-05-25T08:44:00Z">
        <w:r w:rsidR="00984587">
          <w:t xml:space="preserve">individual </w:t>
        </w:r>
      </w:ins>
      <w:r w:rsidRPr="00C038C3">
        <w:t xml:space="preserve">body condition </w:t>
      </w:r>
      <w:r w:rsidR="00A86449">
        <w:t xml:space="preserve">and distribution </w:t>
      </w:r>
      <w:r w:rsidRPr="00C038C3">
        <w:t xml:space="preserve">of cod in the </w:t>
      </w:r>
      <w:r w:rsidR="006B30E5" w:rsidRPr="00C038C3">
        <w:t xml:space="preserve">south-eastern </w:t>
      </w:r>
      <w:r w:rsidRPr="00C038C3">
        <w:t xml:space="preserve">Baltic Sea. </w:t>
      </w:r>
      <w:r w:rsidR="005039E7" w:rsidRPr="00C038C3">
        <w:t xml:space="preserve">We use data from the </w:t>
      </w:r>
      <w:r w:rsidR="00037CA4">
        <w:t xml:space="preserve">scientific surveys </w:t>
      </w:r>
      <w:r w:rsidR="005039E7" w:rsidRPr="00C038C3">
        <w:t xml:space="preserve">between </w:t>
      </w:r>
      <w:r w:rsidR="00256657" w:rsidRPr="00C038C3">
        <w:t>199</w:t>
      </w:r>
      <w:r w:rsidR="00256657">
        <w:t>3</w:t>
      </w:r>
      <w:r w:rsidR="00AE28D4">
        <w:t>–</w:t>
      </w:r>
      <w:r w:rsidR="005039E7" w:rsidRPr="00C038C3">
        <w:t>20</w:t>
      </w:r>
      <w:r w:rsidR="00256657">
        <w:t>19</w:t>
      </w:r>
      <w:r w:rsidR="005039E7" w:rsidRPr="00C038C3">
        <w:t xml:space="preserve">, which corresponds to a period of initially high but </w:t>
      </w:r>
      <w:r w:rsidR="0006294D">
        <w:t xml:space="preserve">then </w:t>
      </w:r>
      <w:r w:rsidR="005039E7" w:rsidRPr="00C038C3">
        <w:t xml:space="preserve">deteriorating </w:t>
      </w:r>
      <w:r w:rsidR="00997489">
        <w:t xml:space="preserve">cod </w:t>
      </w:r>
      <w:r w:rsidR="005039E7" w:rsidRPr="00C038C3">
        <w:t xml:space="preserve">condition </w:t>
      </w:r>
      <w:r w:rsidR="00D31640">
        <w:fldChar w:fldCharType="begin"/>
      </w:r>
      <w:r w:rsidR="00354A9D">
        <w:instrText xml:space="preserve"> ADDIN ZOTERO_ITEM CSL_CITATION {"citationID":"lAC1AjRz","properties":{"formattedCitation":"(14)","plainCitation":"(14)","noteIndex":0},"citationItems":[{"id":794,"uris":["http://zotero.org/users/6116610/items/39XLSPWN"],"itemData":{"id":794,"type":"article-journal","abstract":"Investigating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D31640">
        <w:fldChar w:fldCharType="separate"/>
      </w:r>
      <w:r w:rsidR="00354A9D">
        <w:rPr>
          <w:lang w:val="en-GB"/>
        </w:rPr>
        <w:t>(14)</w:t>
      </w:r>
      <w:r w:rsidR="00D31640">
        <w:fldChar w:fldCharType="end"/>
      </w:r>
      <w:r w:rsidR="005039E7" w:rsidRPr="00C038C3">
        <w:t>. We then seek to (1) identify which set of covariates (</w:t>
      </w:r>
      <w:r w:rsidR="00AF7883">
        <w:t xml:space="preserve">biomass </w:t>
      </w:r>
      <w:r w:rsidR="00C5437D" w:rsidRPr="00C038C3">
        <w:t xml:space="preserve">densities </w:t>
      </w:r>
      <w:r w:rsidR="005039E7" w:rsidRPr="00C038C3">
        <w:t>of flounder</w:t>
      </w:r>
      <w:r w:rsidR="000925BE">
        <w:t xml:space="preserve">, </w:t>
      </w:r>
      <w:r w:rsidR="0003113B" w:rsidRPr="00C038C3">
        <w:t>cod,</w:t>
      </w:r>
      <w:r w:rsidR="000925BE">
        <w:t xml:space="preserve"> and </w:t>
      </w:r>
      <w:r w:rsidR="000925BE" w:rsidRPr="00203803">
        <w:rPr>
          <w:i/>
        </w:rPr>
        <w:t>S. entomon</w:t>
      </w:r>
      <w:r w:rsidR="000925BE">
        <w:t xml:space="preserve"> (benthic prey) and </w:t>
      </w:r>
      <w:r w:rsidR="00A90C51">
        <w:t xml:space="preserve">biomass </w:t>
      </w:r>
      <w:r w:rsidR="005039E7" w:rsidRPr="00C038C3">
        <w:t xml:space="preserve">of </w:t>
      </w:r>
      <w:r w:rsidR="00E72E87" w:rsidRPr="00C038C3">
        <w:t>sprat and herring</w:t>
      </w:r>
      <w:r w:rsidR="000925BE">
        <w:t xml:space="preserve"> (pelagic prey</w:t>
      </w:r>
      <w:r w:rsidR="00E72E87" w:rsidRPr="00C038C3">
        <w:t>)</w:t>
      </w:r>
      <w:r w:rsidR="008460CD" w:rsidRPr="00C038C3">
        <w:t xml:space="preserve">, </w:t>
      </w:r>
      <w:r w:rsidR="00383B9E">
        <w:t xml:space="preserve">as well as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 xml:space="preserve">variation in </w:t>
      </w:r>
      <w:ins w:id="139" w:author="Max Lindmark" w:date="2022-05-26T14:36:00Z">
        <w:r w:rsidR="0051389A">
          <w:t>condition</w:t>
        </w:r>
      </w:ins>
      <w:commentRangeStart w:id="140"/>
      <w:commentRangeStart w:id="141"/>
      <w:del w:id="142" w:author="Max Lindmark" w:date="2022-05-26T14:36:00Z">
        <w:r w:rsidR="00D41705" w:rsidRPr="00C038C3" w:rsidDel="0051389A">
          <w:delText>weight given length</w:delText>
        </w:r>
        <w:r w:rsidR="005039E7" w:rsidRPr="00C038C3" w:rsidDel="0051389A">
          <w:delText xml:space="preserve"> </w:delText>
        </w:r>
        <w:commentRangeEnd w:id="140"/>
        <w:r w:rsidR="00984587" w:rsidDel="0051389A">
          <w:rPr>
            <w:rStyle w:val="CommentReference"/>
          </w:rPr>
          <w:commentReference w:id="140"/>
        </w:r>
        <w:commentRangeEnd w:id="141"/>
        <w:r w:rsidR="0051389A" w:rsidDel="0051389A">
          <w:rPr>
            <w:rStyle w:val="CommentReference"/>
          </w:rPr>
          <w:commentReference w:id="141"/>
        </w:r>
      </w:del>
      <w:ins w:id="143" w:author="Max Lindmark" w:date="2022-05-26T14:36:00Z">
        <w:r w:rsidR="0051389A">
          <w:t xml:space="preserve"> </w:t>
        </w:r>
      </w:ins>
      <w:r w:rsidR="005039E7" w:rsidRPr="00C038C3">
        <w:t xml:space="preserve">and (2) </w:t>
      </w:r>
      <w:r w:rsidR="000C627A" w:rsidRPr="00C038C3">
        <w:t xml:space="preserve">explore </w:t>
      </w:r>
      <w:r w:rsidR="00CA0BEB">
        <w:t xml:space="preserve">the role of changes in the </w:t>
      </w:r>
      <w:ins w:id="144" w:author="Michele Casini" w:date="2022-05-25T08:45:00Z">
        <w:r w:rsidR="00984587">
          <w:t xml:space="preserve">cod </w:t>
        </w:r>
      </w:ins>
      <w:r w:rsidR="00CA0BEB">
        <w:t>spatiotemporal distribution</w:t>
      </w:r>
      <w:r w:rsidR="0059695A">
        <w:t xml:space="preserve"> for the trends in body condition</w:t>
      </w:r>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r w:rsidRPr="00C038C3">
        <w:rPr>
          <w:b/>
          <w:sz w:val="28"/>
          <w:szCs w:val="28"/>
        </w:rPr>
        <w:t>Materials and methods</w:t>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649860EA" w14:textId="7139519C" w:rsidR="000B7658" w:rsidRPr="00545A0E" w:rsidRDefault="000B7658" w:rsidP="00552801">
      <w:pPr>
        <w:spacing w:line="480" w:lineRule="auto"/>
        <w:contextualSpacing/>
        <w:mirrorIndents/>
        <w:jc w:val="both"/>
        <w:rPr>
          <w:u w:val="single"/>
        </w:rPr>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r w:rsidR="008F110A">
        <w:t>–</w:t>
      </w:r>
      <w:r w:rsidRPr="00C038C3">
        <w:t xml:space="preserve">2019 </w:t>
      </w:r>
      <w:del w:id="145" w:author="Michele Casini" w:date="2022-05-25T08:45:00Z">
        <w:r w:rsidRPr="00C038C3" w:rsidDel="00984587">
          <w:delText xml:space="preserve">and </w:delText>
        </w:r>
      </w:del>
      <w:r w:rsidRPr="00C038C3">
        <w:t xml:space="preserve">in </w:t>
      </w:r>
      <w:r w:rsidR="0014679B">
        <w:t>the International Council for the Exploration of the Sea (</w:t>
      </w:r>
      <w:r w:rsidRPr="00C038C3">
        <w:t>ICES</w:t>
      </w:r>
      <w:r w:rsidR="0014679B">
        <w:t>)</w:t>
      </w:r>
      <w:r w:rsidRPr="00C038C3">
        <w:t xml:space="preserve"> </w:t>
      </w:r>
      <w:r w:rsidR="00AC01B0">
        <w:t>subdivision</w:t>
      </w:r>
      <w:r w:rsidRPr="00C038C3">
        <w:t>s 24</w:t>
      </w:r>
      <w:r w:rsidR="008F110A">
        <w:t>–</w:t>
      </w:r>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354A9D">
        <w:instrText xml:space="preserve"> ADDIN ZOTERO_ITEM CSL_CITATION {"citationID":"zdVo8uT9","properties":{"formattedCitation":"(35)","plainCitation":"(35)","noteIndex":0},"citationItems":[{"id":2165,"uris":["http://zotero.org/users/6116610/items/4UT5GPFA"],"itemData":{"id":2165,"type":"article-journal","abstract":"Standardized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AB1F4E" w:rsidRPr="00C038C3">
        <w:fldChar w:fldCharType="separate"/>
      </w:r>
      <w:r w:rsidR="00354A9D">
        <w:t>(35)</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354A9D">
        <w:instrText xml:space="preserve"> ADDIN ZOTERO_ITEM CSL_CITATION {"citationID":"YJ57ToJb","properties":{"formattedCitation":"(35)","plainCitation":"(35)","noteIndex":0},"citationItems":[{"id":2165,"uris":["http://zotero.org/users/6116610/items/4UT5GPFA"],"itemData":{"id":2165,"type":"article-journal","abstract":"Standardized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334FF1" w:rsidRPr="00C038C3">
        <w:fldChar w:fldCharType="separate"/>
      </w:r>
      <w:r w:rsidR="00354A9D">
        <w:t>(35)</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w:r w:rsidR="00203803">
        <w:t>kg</w:t>
      </w:r>
      <w:r w:rsidR="00203803">
        <w:rPr>
          <w:iCs/>
        </w:rPr>
        <w:t xml:space="preserve"> </w:t>
      </w:r>
      <w:r w:rsidR="002E3BD2">
        <w:rPr>
          <w:iCs/>
        </w:rPr>
        <w:t>in</w:t>
      </w:r>
      <w:r w:rsidR="002E3BD2" w:rsidRPr="00C038C3">
        <w:rPr>
          <w:iCs/>
        </w:rPr>
        <w:t xml:space="preserve"> </w:t>
      </w:r>
      <w:r w:rsidR="00A10734" w:rsidRPr="00C038C3">
        <w:rPr>
          <w:iCs/>
        </w:rPr>
        <w:t xml:space="preserve">1 </w:t>
      </w:r>
      <m:oMath>
        <m:r>
          <m:rPr>
            <m:sty m:val="p"/>
          </m:rPr>
          <w:rPr>
            <w:rFonts w:ascii="Cambria Math" w:hAnsi="Cambria Math"/>
          </w:rPr>
          <m:t>h</m:t>
        </m:r>
      </m:oMath>
      <w:r w:rsidR="00A10734" w:rsidRPr="00C038C3">
        <w:rPr>
          <w:iCs/>
        </w:rPr>
        <w:t xml:space="preserve"> trawling</w:t>
      </w:r>
      <w:r w:rsidR="001338D1">
        <w:rPr>
          <w:iCs/>
        </w:rPr>
        <w:t>,</w:t>
      </w:r>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r w:rsidR="001338D1">
        <w:t xml:space="preserve"> (</w:t>
      </w:r>
      <w:r w:rsidR="00203803">
        <w:t xml:space="preserve">mid </w:t>
      </w:r>
      <w:r w:rsidR="0060494B">
        <w:t>October</w:t>
      </w:r>
      <w:r w:rsidR="00203803">
        <w:t xml:space="preserve"> to mid</w:t>
      </w:r>
      <w:r w:rsidR="00186834">
        <w:t xml:space="preserve"> </w:t>
      </w:r>
      <w:r w:rsidR="0060494B">
        <w:t>December</w:t>
      </w:r>
      <w:r w:rsidR="001338D1">
        <w:t>)</w:t>
      </w:r>
      <w:r w:rsidRPr="00C038C3">
        <w:t>, which corresponds to the main growing and feeding season</w:t>
      </w:r>
      <w:r w:rsidR="000E57A2">
        <w:t xml:space="preserve"> of cod</w:t>
      </w:r>
      <w:r w:rsidRPr="00C038C3">
        <w:t xml:space="preserve"> </w:t>
      </w:r>
      <w:r w:rsidRPr="00545A0E">
        <w:fldChar w:fldCharType="begin"/>
      </w:r>
      <w:r w:rsidR="00354A9D">
        <w:instrText xml:space="preserve"> ADDIN ZOTERO_ITEM CSL_CITATION {"citationID":"RLEJgpiA","properties":{"formattedCitation":"(40)","plainCitation":"(40)","noteIndex":0},"citationItems":[{"id":1981,"uris":["http://zotero.org/users/6116610/items/LG4S3R2U"],"itemData":{"id":1981,"type":"article-journal","container-title":"Rap. Proc.-verb. Re. Cons. Int. Explor. Mer","page":"72-96","source":"CiNii","title":"A review of fish migration patterns in the Baltic","volume":"190","author":[{"family":"Aro","given":"E."}],"issued":{"date-parts":[["1989"]]},"citation-key":"aroReviewFishMigration1989"}}],"schema":"https://github.com/citation-style-language/schema/raw/master/csl-citation.json"} </w:instrText>
      </w:r>
      <w:r w:rsidRPr="00545A0E">
        <w:fldChar w:fldCharType="separate"/>
      </w:r>
      <w:r w:rsidR="00354A9D">
        <w:t>(40)</w:t>
      </w:r>
      <w:r w:rsidRPr="00545A0E">
        <w:fldChar w:fldCharType="end"/>
      </w:r>
      <w:r w:rsidRPr="00545A0E">
        <w:t xml:space="preserve"> and also the quarter in which the Baltic International </w:t>
      </w:r>
      <w:r w:rsidRPr="00545A0E">
        <w:lastRenderedPageBreak/>
        <w:t xml:space="preserve">Acoustic Survey (BIAS) is conducted, meaning sprat and herring </w:t>
      </w:r>
      <w:r w:rsidR="00FB5169" w:rsidRPr="00545A0E">
        <w:t xml:space="preserve">biomass </w:t>
      </w:r>
      <w:r w:rsidRPr="00545A0E">
        <w:t xml:space="preserve">can be used as covariates. The BITS data can be downloaded from </w:t>
      </w:r>
      <w:hyperlink r:id="rId13" w:history="1">
        <w:r w:rsidR="00545A0E" w:rsidRPr="00545A0E">
          <w:rPr>
            <w:rStyle w:val="Hyperlink"/>
          </w:rPr>
          <w:t>https://www.ices.dk/data/data-portals/Pages/DATRAS.asp</w:t>
        </w:r>
        <w:r w:rsidR="00545A0E" w:rsidRPr="009F570F">
          <w:rPr>
            <w:rStyle w:val="Hyperlink"/>
          </w:rPr>
          <w:t>x</w:t>
        </w:r>
      </w:hyperlink>
      <w:r w:rsidRPr="00545A0E">
        <w:t>.</w:t>
      </w:r>
    </w:p>
    <w:p w14:paraId="48CA6BFD" w14:textId="77777777" w:rsidR="005A1260" w:rsidRPr="00545A0E" w:rsidRDefault="005A1260" w:rsidP="001C370B">
      <w:pPr>
        <w:spacing w:line="480" w:lineRule="auto"/>
        <w:contextualSpacing/>
        <w:mirrorIndents/>
        <w:jc w:val="both"/>
        <w:rPr>
          <w:b/>
          <w:bCs/>
          <w:i/>
        </w:rPr>
      </w:pPr>
    </w:p>
    <w:p w14:paraId="7F88530C" w14:textId="0F764F3C" w:rsidR="001C370B" w:rsidRPr="005A1260" w:rsidRDefault="001C370B" w:rsidP="001C370B">
      <w:pPr>
        <w:spacing w:line="480" w:lineRule="auto"/>
        <w:contextualSpacing/>
        <w:mirrorIndents/>
        <w:jc w:val="both"/>
        <w:rPr>
          <w:b/>
          <w:bCs/>
          <w:i/>
        </w:rPr>
      </w:pPr>
      <w:r w:rsidRPr="005A1260">
        <w:rPr>
          <w:b/>
          <w:bCs/>
          <w:i/>
        </w:rPr>
        <w:t>Estimating spatiotemporal development of body condition and biomass density</w:t>
      </w:r>
    </w:p>
    <w:p w14:paraId="2BE6F450" w14:textId="77777777" w:rsidR="001C370B" w:rsidRPr="005A1260" w:rsidRDefault="001C370B" w:rsidP="001C370B">
      <w:pPr>
        <w:spacing w:line="480" w:lineRule="auto"/>
        <w:contextualSpacing/>
        <w:mirrorIndents/>
        <w:jc w:val="both"/>
        <w:rPr>
          <w:i/>
        </w:rPr>
      </w:pPr>
      <w:r w:rsidRPr="005A1260">
        <w:rPr>
          <w:i/>
        </w:rPr>
        <w:t>Condition model</w:t>
      </w:r>
    </w:p>
    <w:p w14:paraId="56376BC4" w14:textId="2130FD2C" w:rsidR="001C370B" w:rsidRPr="005A0186" w:rsidRDefault="001C370B" w:rsidP="001C370B">
      <w:pPr>
        <w:spacing w:line="480" w:lineRule="auto"/>
        <w:contextualSpacing/>
        <w:mirrorIndents/>
        <w:jc w:val="both"/>
      </w:pPr>
      <w:r w:rsidRPr="005A1260">
        <w:t xml:space="preserve">We modelled condition </w:t>
      </w:r>
      <w:r w:rsidR="0003113B" w:rsidRPr="005A1260">
        <w:t xml:space="preserve">using </w:t>
      </w:r>
      <w:r w:rsidR="00802667" w:rsidRPr="005A1260">
        <w:t xml:space="preserve">a spatiotemporal </w:t>
      </w:r>
      <w:r w:rsidR="007516F5" w:rsidRPr="005A1260">
        <w:t xml:space="preserve">version of </w:t>
      </w:r>
      <w:r w:rsidRPr="005A1260">
        <w:t xml:space="preserve">Le Cren’s relative </w:t>
      </w:r>
      <w:r w:rsidRPr="006E5502">
        <w:t xml:space="preserve">condition </w:t>
      </w:r>
      <w:commentRangeStart w:id="146"/>
      <w:del w:id="147" w:author="Max Lindmark" w:date="2022-05-26T14:39:00Z">
        <w:r w:rsidR="00BC37BC" w:rsidRPr="006E5502" w:rsidDel="006E5502">
          <w:delText>index</w:delText>
        </w:r>
        <w:r w:rsidR="00C10F42" w:rsidRPr="006E5502" w:rsidDel="006E5502">
          <w:delText xml:space="preserve"> </w:delText>
        </w:r>
      </w:del>
      <w:commentRangeEnd w:id="146"/>
      <w:ins w:id="148" w:author="Max Lindmark" w:date="2022-05-26T14:39:00Z">
        <w:r w:rsidR="006E5502" w:rsidRPr="006E5502">
          <w:rPr>
            <w:rPrChange w:id="149" w:author="Max Lindmark" w:date="2022-05-26T14:39:00Z">
              <w:rPr>
                <w:highlight w:val="yellow"/>
              </w:rPr>
            </w:rPrChange>
          </w:rPr>
          <w:t>factor</w:t>
        </w:r>
        <w:r w:rsidR="006E5502" w:rsidRPr="006E5502">
          <w:t xml:space="preserve"> </w:t>
        </w:r>
      </w:ins>
      <w:r w:rsidR="000D2119" w:rsidRPr="000D2119">
        <w:rPr>
          <w:rStyle w:val="CommentReference"/>
          <w:highlight w:val="yellow"/>
          <w:rPrChange w:id="150" w:author="Michele Casini" w:date="2022-05-25T10:05:00Z">
            <w:rPr>
              <w:rStyle w:val="CommentReference"/>
            </w:rPr>
          </w:rPrChange>
        </w:rPr>
        <w:commentReference w:id="146"/>
      </w:r>
      <w:r w:rsidR="00C10F42">
        <w:t>(</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F148CC">
        <w:t>)</w:t>
      </w:r>
      <w:r w:rsidR="007516F5" w:rsidRPr="005A1260">
        <w:t xml:space="preserve">. This </w:t>
      </w:r>
      <w:del w:id="151" w:author="Max Lindmark" w:date="2022-05-26T14:39:00Z">
        <w:r w:rsidR="002B608B" w:rsidDel="006E5502">
          <w:delText xml:space="preserve">index </w:delText>
        </w:r>
      </w:del>
      <w:ins w:id="152" w:author="Max Lindmark" w:date="2022-05-26T14:39:00Z">
        <w:r w:rsidR="006E5502">
          <w:t xml:space="preserve">factor </w:t>
        </w:r>
      </w:ins>
      <w:r w:rsidR="007516F5" w:rsidRPr="005A1260">
        <w:t xml:space="preserve">is defined as the ratio </w:t>
      </w:r>
      <w:r w:rsidR="000011B1" w:rsidRPr="005A1260">
        <w:t xml:space="preserve">between the </w:t>
      </w:r>
      <w:r w:rsidR="007516F5" w:rsidRPr="005A1260">
        <w:t xml:space="preserve">observed weight </w:t>
      </w:r>
      <w:r w:rsidRPr="005A1260">
        <w:t xml:space="preserve">for individual fish </w:t>
      </w:r>
      <m:oMath>
        <m:r>
          <w:rPr>
            <w:rFonts w:ascii="Cambria Math" w:hAnsi="Cambria Math"/>
          </w:rPr>
          <m:t>i</m:t>
        </m:r>
      </m:oMath>
      <w:r w:rsidR="0003113B" w:rsidRPr="005A1260">
        <w:t>, caught in time</w:t>
      </w:r>
      <w:r w:rsidR="00234BDF" w:rsidRPr="005A1260">
        <w:t xml:space="preserve"> </w:t>
      </w:r>
      <m:oMath>
        <m:r>
          <w:rPr>
            <w:rFonts w:ascii="Cambria Math" w:hAnsi="Cambria Math"/>
          </w:rPr>
          <m:t>t</m:t>
        </m:r>
      </m:oMath>
      <w:r w:rsidR="00234BDF" w:rsidRPr="005A1260">
        <w:t xml:space="preserve"> at </w:t>
      </w:r>
      <w:r w:rsidR="003F23FC">
        <w:t xml:space="preserve">space </w:t>
      </w:r>
      <w:r w:rsidR="003F23FC" w:rsidRPr="005A1260">
        <w:t xml:space="preserve"> </w:t>
      </w:r>
      <m:oMath>
        <m:r>
          <w:rPr>
            <w:rFonts w:ascii="Cambria Math" w:hAnsi="Cambria Math"/>
          </w:rPr>
          <m:t>s</m:t>
        </m:r>
      </m:oMath>
      <w:r w:rsidR="005A1260" w:rsidRPr="005A1260">
        <w:t>, and the predicted weight. The predicted weight</w:t>
      </w:r>
      <w:r w:rsidR="004D3D40" w:rsidRPr="00190CE2">
        <w:t>,</w:t>
      </w:r>
      <w:r w:rsidR="004D3D40" w:rsidRPr="00190CE2">
        <w:rPr>
          <w:rFonts w:ascii="Cambria Math" w:hAnsi="Cambria Math"/>
        </w:rPr>
        <w:t xml:space="preserve"> </w:t>
      </w:r>
      <w:r w:rsidR="00190CE2" w:rsidRPr="00190CE2">
        <w:rPr>
          <w:rFonts w:ascii="Cambria Math" w:hAnsi="Cambria Math"/>
        </w:rPr>
        <w:t>w</w:t>
      </w:r>
      <w:r w:rsidR="005A1260" w:rsidRPr="005A1260">
        <w:t xml:space="preserve">as given by the relationship </w:t>
      </w:r>
      <m:oMath>
        <m:acc>
          <m:accPr>
            <m:chr m:val="̅"/>
            <m:ctrlPr>
              <w:rPr>
                <w:rFonts w:ascii="Cambria Math" w:hAnsi="Cambria Math"/>
                <w:i/>
              </w:rPr>
            </m:ctrlPr>
          </m:accPr>
          <m:e>
            <m:r>
              <w:rPr>
                <w:rFonts w:ascii="Cambria Math" w:hAnsi="Cambria Math"/>
              </w:rPr>
              <m:t>w</m:t>
            </m:r>
          </m:e>
        </m:acc>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5A1260" w:rsidRPr="005A1260">
        <w:t xml:space="preserve">, where parameters </w:t>
      </w:r>
      <m:oMath>
        <m:r>
          <w:rPr>
            <w:rFonts w:ascii="Cambria Math" w:hAnsi="Cambria Math"/>
          </w:rPr>
          <m:t>a</m:t>
        </m:r>
      </m:oMath>
      <w:r w:rsidR="005A1260" w:rsidRPr="005A1260">
        <w:t xml:space="preserve"> and </w:t>
      </w:r>
      <m:oMath>
        <m:r>
          <w:rPr>
            <w:rFonts w:ascii="Cambria Math" w:hAnsi="Cambria Math"/>
          </w:rPr>
          <m:t>b</m:t>
        </m:r>
      </m:oMath>
      <w:r w:rsidRPr="005A1260">
        <w:t xml:space="preserve"> </w:t>
      </w:r>
      <w:r w:rsidR="005A1260" w:rsidRPr="005A1260">
        <w:t xml:space="preserve">were </w:t>
      </w:r>
      <w:r w:rsidR="005A1260" w:rsidRPr="00DA7BA3">
        <w:t>estimated in a non-spatial model with all years pooled, to represent the average weight prediction</w:t>
      </w:r>
      <w:r w:rsidR="00F57CBA" w:rsidRPr="00DA7BA3">
        <w:t>,</w:t>
      </w:r>
      <w:r w:rsidR="00190CE2" w:rsidRPr="00DA7BA3">
        <w:t xml:space="preserve"> </w:t>
      </w:r>
      <m:oMath>
        <m:acc>
          <m:accPr>
            <m:chr m:val="̅"/>
            <m:ctrlPr>
              <w:rPr>
                <w:rFonts w:ascii="Cambria Math" w:hAnsi="Cambria Math"/>
                <w:i/>
              </w:rPr>
            </m:ctrlPr>
          </m:accPr>
          <m:e>
            <m:r>
              <w:rPr>
                <w:rFonts w:ascii="Cambria Math" w:hAnsi="Cambria Math"/>
              </w:rPr>
              <m:t>w</m:t>
            </m:r>
          </m:e>
        </m:acc>
      </m:oMath>
      <w:r w:rsidR="005A1260" w:rsidRPr="00DA7BA3">
        <w:t xml:space="preserve">. </w:t>
      </w:r>
      <w:r w:rsidRPr="00DA7BA3">
        <w:t xml:space="preserve">Unlike Fulton’s K, this relative condition </w:t>
      </w:r>
      <w:del w:id="153" w:author="Max Lindmark" w:date="2022-05-26T14:40:00Z">
        <w:r w:rsidR="007E004C" w:rsidRPr="000D2119" w:rsidDel="006E5502">
          <w:rPr>
            <w:highlight w:val="yellow"/>
            <w:rPrChange w:id="154" w:author="Michele Casini" w:date="2022-05-25T10:05:00Z">
              <w:rPr/>
            </w:rPrChange>
          </w:rPr>
          <w:delText>index</w:delText>
        </w:r>
        <w:r w:rsidR="007E004C" w:rsidRPr="00DA7BA3" w:rsidDel="006E5502">
          <w:delText xml:space="preserve"> </w:delText>
        </w:r>
      </w:del>
      <w:ins w:id="155" w:author="Max Lindmark" w:date="2022-05-26T14:40:00Z">
        <w:r w:rsidR="006E5502">
          <w:t>factor</w:t>
        </w:r>
        <w:r w:rsidR="006E5502" w:rsidRPr="00DA7BA3">
          <w:t xml:space="preserve"> </w:t>
        </w:r>
      </w:ins>
      <w:r w:rsidRPr="00DA7BA3">
        <w:t>does not rely on the assumption that growth</w:t>
      </w:r>
      <w:r w:rsidRPr="005A1260">
        <w:t xml:space="preserve"> is isometric (</w:t>
      </w:r>
      <m:oMath>
        <m:r>
          <w:rPr>
            <w:rFonts w:ascii="Cambria Math" w:hAnsi="Cambria Math"/>
          </w:rPr>
          <m:t>b=3</m:t>
        </m:r>
      </m:oMath>
      <w:r w:rsidRPr="005A1260">
        <w:t>), which</w:t>
      </w:r>
      <w:r w:rsidR="005E04A7" w:rsidRPr="005A1260">
        <w:t>,</w:t>
      </w:r>
      <w:r w:rsidRPr="005A1260">
        <w:t xml:space="preserve"> if violated</w:t>
      </w:r>
      <w:r w:rsidR="001F4B37" w:rsidRPr="005A1260">
        <w:t>,</w:t>
      </w:r>
      <w:r w:rsidRPr="005A1260">
        <w:t xml:space="preserve"> leads to bias when comparing condition of different lengths as the condition </w:t>
      </w:r>
      <w:del w:id="156" w:author="Max Lindmark" w:date="2022-05-26T14:40:00Z">
        <w:r w:rsidR="00EA23B1" w:rsidRPr="005A1260" w:rsidDel="006E5502">
          <w:delText xml:space="preserve">index </w:delText>
        </w:r>
      </w:del>
      <w:ins w:id="157" w:author="Max Lindmark" w:date="2022-05-26T14:40:00Z">
        <w:r w:rsidR="006E5502">
          <w:t>factor</w:t>
        </w:r>
        <w:r w:rsidR="006E5502" w:rsidRPr="005A1260">
          <w:t xml:space="preserve"> </w:t>
        </w:r>
      </w:ins>
      <w:r w:rsidRPr="005A1260">
        <w:t xml:space="preserve">scales in 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Pr="005A1260">
        <w:t xml:space="preserve"> </w:t>
      </w:r>
      <w:r w:rsidRPr="005A0186">
        <w:fldChar w:fldCharType="begin"/>
      </w:r>
      <w:r w:rsidR="00354A9D">
        <w:instrText xml:space="preserve"> ADDIN ZOTERO_ITEM CSL_CITATION {"citationID":"X8s8K6vb","properties":{"formattedCitation":"(41)","plainCitation":"(41)","noteIndex":0},"citationItems":[{"id":1979,"uris":["http://zotero.org/users/6116610/items/S7UA2C9X"],"itemData":{"id":1979,"type":"article-journal","abstract":"1.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D."}],"issued":{"date-parts":[["1951"]]},"citation-key":"lecrenLengthWeightRelationshipSeasonal1951"}}],"schema":"https://github.com/citation-style-language/schema/raw/master/csl-citation.json"} </w:instrText>
      </w:r>
      <w:r w:rsidRPr="005A0186">
        <w:fldChar w:fldCharType="separate"/>
      </w:r>
      <w:r w:rsidR="00354A9D">
        <w:t>(41)</w:t>
      </w:r>
      <w:r w:rsidRPr="005A0186">
        <w:fldChar w:fldCharType="end"/>
      </w:r>
      <w:r w:rsidRPr="005A0186">
        <w:t>.</w:t>
      </w:r>
    </w:p>
    <w:p w14:paraId="272E1BB7" w14:textId="47152086" w:rsidR="001C370B" w:rsidRPr="00D657E6" w:rsidRDefault="001C370B" w:rsidP="001C370B">
      <w:pPr>
        <w:spacing w:line="480" w:lineRule="auto"/>
        <w:ind w:firstLine="284"/>
        <w:contextualSpacing/>
        <w:mirrorIndents/>
        <w:jc w:val="both"/>
      </w:pPr>
      <w:r w:rsidRPr="005A0186">
        <w:t xml:space="preserve">To </w:t>
      </w:r>
      <w:r w:rsidR="005A0186" w:rsidRPr="005A0186">
        <w:t>assess</w:t>
      </w:r>
      <w:r w:rsidR="005A1260" w:rsidRPr="005A0186">
        <w:t xml:space="preserve"> </w:t>
      </w:r>
      <w:r w:rsidRPr="005A0186">
        <w:t xml:space="preserve">the ability of covariates </w:t>
      </w:r>
      <w:r w:rsidR="000E0805">
        <w:t xml:space="preserve">(see section </w:t>
      </w:r>
      <w:r w:rsidR="000E0805" w:rsidRPr="000935A4">
        <w:rPr>
          <w:i/>
        </w:rPr>
        <w:t>Covariates</w:t>
      </w:r>
      <w:r w:rsidR="000E0805">
        <w:rPr>
          <w:iCs/>
        </w:rPr>
        <w:t xml:space="preserve"> below</w:t>
      </w:r>
      <w:r w:rsidR="000E0805">
        <w:t xml:space="preserve">) </w:t>
      </w:r>
      <w:r w:rsidRPr="005A0186">
        <w:t xml:space="preserve">to explain variation in condition, we fit a geostatistical GLMM to the </w:t>
      </w:r>
      <w:r w:rsidR="005A1260" w:rsidRPr="005A0186">
        <w:t xml:space="preserve">spatiotemporal Le Cren </w:t>
      </w:r>
      <w:del w:id="158" w:author="Max Lindmark" w:date="2022-05-26T14:40:00Z">
        <w:r w:rsidR="005A1260" w:rsidRPr="005A0186" w:rsidDel="006E5502">
          <w:delText>index</w:delText>
        </w:r>
      </w:del>
      <w:ins w:id="159" w:author="Max Lindmark" w:date="2022-05-26T14:40:00Z">
        <w:r w:rsidR="006E5502">
          <w:t>factor</w:t>
        </w:r>
      </w:ins>
      <w:r w:rsidRPr="005A0186">
        <w:t xml:space="preserve">, assuming </w:t>
      </w:r>
      <m:oMath>
        <m:r>
          <m:rPr>
            <m:sty m:val="p"/>
          </m:rPr>
          <w:rPr>
            <w:rFonts w:ascii="Cambria Math" w:hAnsi="Cambria Math"/>
          </w:rPr>
          <m:t>Student</m:t>
        </m:r>
      </m:oMath>
      <w:r w:rsidRPr="005A0186">
        <w:t>-</w:t>
      </w:r>
      <m:oMath>
        <m:r>
          <m:rPr>
            <m:sty m:val="p"/>
          </m:rPr>
          <w:rPr>
            <w:rFonts w:ascii="Cambria Math" w:hAnsi="Cambria Math"/>
          </w:rPr>
          <m:t>t</m:t>
        </m:r>
      </m:oMath>
      <w:r w:rsidRPr="005A0186">
        <w:t xml:space="preserve"> distributed residuals (with </w:t>
      </w:r>
      <w:r w:rsidR="002843D6">
        <w:t xml:space="preserve">the degrees of freedom parameter set to </w:t>
      </w:r>
      <w:r w:rsidRPr="005A0186">
        <w:t xml:space="preserve">5) </w:t>
      </w:r>
      <w:r w:rsidRPr="00D657E6">
        <w:t>due to the presence of extreme values:</w:t>
      </w:r>
    </w:p>
    <w:p w14:paraId="2EEA0955" w14:textId="70BE252D" w:rsidR="001C370B" w:rsidRPr="00D657E6" w:rsidRDefault="007A57E1"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rel</m:t>
                  </m:r>
                </m:sub>
              </m:sSub>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374D127" w14:textId="1E526ED5" w:rsidR="001C370B" w:rsidRPr="00D657E6" w:rsidRDefault="007A57E1"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1388A5C1" w14:textId="77777777" w:rsidR="001C370B" w:rsidRPr="00D657E6" w:rsidRDefault="007A57E1"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7C4B95C1" w14:textId="77777777" w:rsidR="001C370B" w:rsidRPr="00D657E6" w:rsidRDefault="007A57E1"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7ABD199A" w14:textId="77777777" w:rsidR="001C370B" w:rsidRPr="00D657E6" w:rsidRDefault="007A57E1" w:rsidP="001C370B">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2CEE2672" w14:textId="3EB20A39" w:rsidR="00E90D13" w:rsidRPr="00D657E6" w:rsidRDefault="007A57E1"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4745BE60" w14:textId="5E7E5EB8" w:rsidR="00E90D13" w:rsidRPr="00D657E6" w:rsidRDefault="007A57E1"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bCs/>
                          <w:i/>
                        </w:rPr>
                      </m:ctrlPr>
                    </m:sSupPr>
                    <m:e>
                      <m:r>
                        <w:rPr>
                          <w:rFonts w:ascii="Cambria Math" w:hAnsi="Cambria Math"/>
                        </w:rPr>
                        <m:t>ρ</m:t>
                      </m:r>
                    </m:e>
                    <m:sup>
                      <m:r>
                        <w:rPr>
                          <w:rFonts w:ascii="Cambria Math" w:hAnsi="Cambria Math"/>
                        </w:rPr>
                        <m:t>2</m:t>
                      </m:r>
                    </m:sup>
                  </m:sSup>
                </m:e>
              </m:rad>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7</m:t>
                  </m:r>
                </m:e>
              </m:d>
              <m:ctrlPr>
                <w:rPr>
                  <w:rFonts w:ascii="Cambria Math" w:hAnsi="Cambria Math"/>
                  <w:b/>
                  <w:bCs/>
                  <w:i/>
                </w:rPr>
              </m:ctrlPr>
            </m:e>
          </m:eqArr>
        </m:oMath>
      </m:oMathPara>
    </w:p>
    <w:p w14:paraId="25CC1B15" w14:textId="35395180" w:rsidR="00E90D13" w:rsidRPr="00D657E6" w:rsidRDefault="00E90D13" w:rsidP="001C370B">
      <w:pPr>
        <w:spacing w:line="480" w:lineRule="auto"/>
        <w:ind w:firstLine="284"/>
        <w:contextualSpacing/>
        <w:mirrorIndents/>
        <w:jc w:val="both"/>
        <w:rPr>
          <w:b/>
          <w:bCs/>
        </w:rPr>
      </w:pPr>
    </w:p>
    <w:p w14:paraId="5D0372DE" w14:textId="4D6EABEB" w:rsidR="009B7973" w:rsidRPr="00B52110" w:rsidRDefault="002843D6" w:rsidP="00541CB7">
      <w:pPr>
        <w:spacing w:line="480" w:lineRule="auto"/>
        <w:contextualSpacing/>
        <w:mirrorIndents/>
        <w:jc w:val="both"/>
        <w:rPr>
          <w:color w:val="FF0000"/>
        </w:rPr>
      </w:pPr>
      <w:r w:rsidRPr="00D657E6">
        <w:t>W</w:t>
      </w:r>
      <w:r w:rsidR="001C370B" w:rsidRPr="00D657E6">
        <w:t xml:space="preserve">here </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1C370B" w:rsidRPr="00D657E6">
        <w:t xml:space="preserve"> represents the </w:t>
      </w:r>
      <w:r w:rsidR="003F23FC" w:rsidRPr="00D657E6">
        <w:t xml:space="preserve">Le Cren </w:t>
      </w:r>
      <w:r w:rsidR="003F23FC" w:rsidRPr="009E303A">
        <w:t xml:space="preserve">condition factor </w:t>
      </w:r>
      <w:r w:rsidR="001C370B" w:rsidRPr="009E303A">
        <w:t>at space</w:t>
      </w:r>
      <w:r w:rsidR="001C370B" w:rsidRPr="00D657E6">
        <w:t xml:space="preserve"> </w:t>
      </w:r>
      <m:oMath>
        <m:r>
          <w:rPr>
            <w:rFonts w:ascii="Cambria Math" w:hAnsi="Cambria Math"/>
          </w:rPr>
          <m:t>s</m:t>
        </m:r>
      </m:oMath>
      <w:r w:rsidR="001C370B" w:rsidRPr="00D657E6">
        <w:t xml:space="preserve"> (a vector of two UTM zone 33 coordinates) and time </w:t>
      </w:r>
      <m:oMath>
        <m:r>
          <w:rPr>
            <w:rFonts w:ascii="Cambria Math" w:hAnsi="Cambria Math"/>
          </w:rPr>
          <m:t>t</m:t>
        </m:r>
      </m:oMath>
      <w:r w:rsidR="001C370B" w:rsidRPr="00D657E6">
        <w:t xml:space="preserve">, </w:t>
      </w:r>
      <m:oMath>
        <m:r>
          <w:rPr>
            <w:rFonts w:ascii="Cambria Math" w:hAnsi="Cambria Math"/>
          </w:rPr>
          <m:t>μ</m:t>
        </m:r>
      </m:oMath>
      <w:r w:rsidR="001C370B" w:rsidRPr="00D657E6">
        <w:t xml:space="preserve"> represents the mean weight</w:t>
      </w:r>
      <w:r w:rsidR="001F2142" w:rsidRPr="00D657E6">
        <w:t>,</w:t>
      </w:r>
      <w:r w:rsidR="001C370B" w:rsidRPr="00D657E6">
        <w:t xml:space="preserve"> and </w:t>
      </w:r>
      <m:oMath>
        <m:r>
          <w:rPr>
            <w:rFonts w:ascii="Cambria Math" w:hAnsi="Cambria Math"/>
          </w:rPr>
          <m:t>ϕ</m:t>
        </m:r>
      </m:oMath>
      <w:r w:rsidR="001C370B" w:rsidRPr="00D657E6">
        <w:t xml:space="preserve"> represents the scale parameter. 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1C370B" w:rsidRPr="00D657E6">
        <w:t xml:space="preserve"> </w:t>
      </w:r>
      <w:r w:rsidR="00E90D13" w:rsidRPr="00D657E6">
        <w:t>(Eq</w:t>
      </w:r>
      <w:r w:rsidR="00F70B8E" w:rsidRPr="00D657E6">
        <w:t>ns</w:t>
      </w:r>
      <w:r w:rsidR="00E90D13" w:rsidRPr="00D657E6">
        <w:t>. 2</w:t>
      </w:r>
      <w:r w:rsidR="00616357" w:rsidRPr="00D657E6">
        <w:t>-4</w:t>
      </w:r>
      <w:r w:rsidR="00E90D13" w:rsidRPr="00D657E6">
        <w:t>)</w:t>
      </w:r>
      <w:r w:rsidR="000C1FCD" w:rsidRPr="00D657E6">
        <w:t xml:space="preserve"> </w:t>
      </w:r>
      <w:r w:rsidR="001C370B" w:rsidRPr="00D657E6">
        <w:t xml:space="preserve">was modelled as a time-varying intercept following a random walk 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001C370B" w:rsidRPr="00D657E6">
        <w:t xml:space="preserve"> for subsequent values. </w:t>
      </w:r>
      <w:r>
        <w:t xml:space="preserve">The parameter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1C370B" w:rsidRPr="00D657E6">
        <w:t xml:space="preserve"> represents a vector of the </w:t>
      </w:r>
      <m:oMath>
        <m:r>
          <w:rPr>
            <w:rFonts w:ascii="Cambria Math" w:hAnsi="Cambria Math"/>
          </w:rPr>
          <m:t>k</m:t>
        </m:r>
      </m:oMath>
      <w:r w:rsidR="001C370B" w:rsidRPr="00D657E6">
        <w:t>-th covariate</w:t>
      </w:r>
      <w:r w:rsidR="0052070F" w:rsidRPr="00D657E6">
        <w:t xml:space="preserve"> (biomass densities of flounder and cod, biomass of sprat, herring and </w:t>
      </w:r>
      <w:r w:rsidR="0052070F" w:rsidRPr="00D657E6">
        <w:rPr>
          <w:i/>
        </w:rPr>
        <w:t>Saduria entomon</w:t>
      </w:r>
      <w:r w:rsidR="0052070F" w:rsidRPr="00D657E6">
        <w:t>, depth, oxygen concentration and temperature)</w:t>
      </w:r>
      <w:r w:rsidR="001C370B" w:rsidRPr="00D657E6">
        <w:t xml:space="preserv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1C370B" w:rsidRPr="00D657E6">
        <w:t xml:space="preserve"> is its effect. The parameter </w:t>
      </w:r>
      <m:oMath>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oMath>
      <w:r w:rsidR="001C370B" w:rsidRPr="00D657E6">
        <w:t xml:space="preserve"> </w:t>
      </w:r>
      <w:r w:rsidR="00F70B8E" w:rsidRPr="00D657E6">
        <w:t xml:space="preserve">(Eq. 5) </w:t>
      </w:r>
      <w:r w:rsidR="001C370B" w:rsidRPr="00D657E6">
        <w:t>represent</w:t>
      </w:r>
      <w:r w:rsidR="0046703E" w:rsidRPr="00D657E6">
        <w:t>s</w:t>
      </w:r>
      <w:r>
        <w:t xml:space="preserve"> </w:t>
      </w:r>
      <w:r w:rsidR="001C370B" w:rsidRPr="00D657E6">
        <w:t xml:space="preserve">spatial </w:t>
      </w:r>
      <w:r w:rsidR="0046703E" w:rsidRPr="00D657E6">
        <w:t>random effect</w:t>
      </w:r>
      <w:r>
        <w:t>s</w:t>
      </w:r>
      <w:r w:rsidR="0046703E" w:rsidRPr="00D657E6">
        <w:t xml:space="preserve">. </w:t>
      </w:r>
      <w:r>
        <w:t xml:space="preserve">The parameter </w:t>
      </w:r>
      <m:oMath>
        <m:sSub>
          <m:sSubPr>
            <m:ctrlPr>
              <w:rPr>
                <w:rFonts w:ascii="Cambria Math" w:hAnsi="Cambria Math"/>
              </w:rPr>
            </m:ctrlPr>
          </m:sSubPr>
          <m:e>
            <m:r>
              <m:rPr>
                <m:sty m:val="bi"/>
              </m:rPr>
              <w:rPr>
                <w:rFonts w:ascii="Cambria Math" w:hAnsi="Cambria Math"/>
              </w:rPr>
              <m:t>ϵ</m:t>
            </m:r>
          </m:e>
          <m:sub>
            <m:r>
              <w:rPr>
                <w:rFonts w:ascii="Cambria Math" w:hAnsi="Cambria Math"/>
              </w:rPr>
              <m:t>s,t</m:t>
            </m:r>
          </m:sub>
        </m:sSub>
      </m:oMath>
      <w:r w:rsidR="0046703E" w:rsidRPr="00D657E6">
        <w:t xml:space="preserve"> (Eqns. 6-7) represents </w:t>
      </w:r>
      <w:r w:rsidR="001C370B" w:rsidRPr="00D657E6">
        <w:t>spatiotemporal random effects,</w:t>
      </w:r>
      <w:r w:rsidR="0046703E" w:rsidRPr="00D657E6">
        <w:t xml:space="preserve"> and we assume it </w:t>
      </w:r>
      <w:r w:rsidR="00541CB7" w:rsidRPr="00D657E6">
        <w:t>follow</w:t>
      </w:r>
      <w:r w:rsidR="0046703E" w:rsidRPr="00D657E6">
        <w:t>s</w:t>
      </w:r>
      <w:r w:rsidR="00541CB7" w:rsidRPr="00D657E6">
        <w:t xml:space="preserve"> a stationary AR1 process, where </w:t>
      </w:r>
      <w:r w:rsidR="00541CB7" w:rsidRPr="00D657E6">
        <w:rPr>
          <w:rFonts w:ascii="Cambria Math" w:hAnsi="Cambria Math" w:cs="Cambria Math"/>
        </w:rPr>
        <w:t>𝜌</w:t>
      </w:r>
      <w:r w:rsidR="00541CB7" w:rsidRPr="00D657E6">
        <w:t xml:space="preserve"> represents the correlation between subsequent spatiotemporal random fields.</w:t>
      </w:r>
      <w:r w:rsidR="00477C6C" w:rsidRPr="00D657E6">
        <w:t xml:space="preserve"> </w:t>
      </w:r>
      <w:r w:rsidR="00F24545" w:rsidRPr="00D657E6">
        <w:t xml:space="preserve">Spatial and spatiotemporal </w:t>
      </w:r>
      <w:r w:rsidR="00D05F6A" w:rsidRPr="00D657E6">
        <w:t xml:space="preserve">random effects </w:t>
      </w:r>
      <w:r w:rsidR="001C370B" w:rsidRPr="00D657E6">
        <w:t xml:space="preserve">were assumed to be drawn from Gaussian random fields </w:t>
      </w:r>
      <w:r w:rsidR="001C370B" w:rsidRPr="00D657E6">
        <w:fldChar w:fldCharType="begin"/>
      </w:r>
      <w:r w:rsidR="00354A9D">
        <w:instrText xml:space="preserve"> ADDIN ZOTERO_ITEM CSL_CITATION {"citationID":"3oz837Ni","properties":{"formattedCitation":"(28,42)","plainCitation":"(28,42)","noteIndex":0},"citationItems":[{"id":2630,"uris":["http://zotero.org/users/6116610/items/69CPCHKW"],"itemData":{"id":2630,"type":"article-journal","abstract":"Summary.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id":2628,"uris":["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K."}],"issued":{"date-parts":[["2015",11,2]]},"citation-key":"cressieStatisticsSpatioTemporalData2015"}}],"schema":"https://github.com/citation-style-language/schema/raw/master/csl-citation.json"} </w:instrText>
      </w:r>
      <w:r w:rsidR="001C370B" w:rsidRPr="00D657E6">
        <w:fldChar w:fldCharType="separate"/>
      </w:r>
      <w:r w:rsidR="00354A9D">
        <w:rPr>
          <w:lang w:val="en-GB"/>
        </w:rPr>
        <w:t>(28,42)</w:t>
      </w:r>
      <w:r w:rsidR="001C370B" w:rsidRPr="00D657E6">
        <w:fldChar w:fldCharType="end"/>
      </w:r>
      <w:r w:rsidR="001C370B" w:rsidRPr="00D657E6">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001C370B" w:rsidRPr="00D657E6">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001C370B" w:rsidRPr="00D657E6">
        <w:t>. 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001C370B" w:rsidRPr="00D657E6">
        <w:t xml:space="preserve">) between spatial points </w:t>
      </w:r>
      <m:oMath>
        <m:r>
          <w:rPr>
            <w:rFonts w:ascii="Cambria Math" w:hAnsi="Cambria Math"/>
          </w:rPr>
          <m:t>s</m:t>
        </m:r>
      </m:oMath>
      <w:r w:rsidR="001C370B" w:rsidRPr="00D657E6">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C370B" w:rsidRPr="00D657E6">
        <w:t xml:space="preserve"> in all random fields is given by a Matérn function</w:t>
      </w:r>
      <w:r w:rsidR="00A86A3B" w:rsidRPr="00D657E6">
        <w:t xml:space="preserve">. </w:t>
      </w:r>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22FE23DC" w:rsidR="00E2581D" w:rsidRDefault="001C370B" w:rsidP="00DA2FF0">
      <w:pPr>
        <w:tabs>
          <w:tab w:val="left" w:pos="3336"/>
        </w:tabs>
        <w:spacing w:line="480" w:lineRule="auto"/>
        <w:contextualSpacing/>
        <w:mirrorIndents/>
        <w:jc w:val="both"/>
        <w:rPr>
          <w:iCs/>
        </w:rPr>
      </w:pPr>
      <w:r w:rsidRPr="00C038C3">
        <w:rPr>
          <w:iCs/>
        </w:rPr>
        <w:t xml:space="preserve">We fit spatiotemporal </w:t>
      </w:r>
      <w:r w:rsidR="00EF185A">
        <w:rPr>
          <w:iCs/>
        </w:rPr>
        <w:t>GLMM</w:t>
      </w:r>
      <w:r w:rsidR="000A351D">
        <w:rPr>
          <w:iCs/>
        </w:rPr>
        <w:t>s</w:t>
      </w:r>
      <w:r w:rsidR="00EF185A" w:rsidRPr="00C038C3">
        <w:rPr>
          <w:iCs/>
        </w:rPr>
        <w:t xml:space="preserve"> </w:t>
      </w:r>
      <w:r w:rsidRPr="00C038C3">
        <w:rPr>
          <w:iCs/>
        </w:rPr>
        <w:t xml:space="preserve">to biomass density data in a similar fashion as for condition </w:t>
      </w:r>
      <w:r w:rsidR="005F5C17">
        <w:rPr>
          <w:iCs/>
        </w:rPr>
        <w:t xml:space="preserve">to </w:t>
      </w:r>
      <w:r>
        <w:rPr>
          <w:iCs/>
        </w:rPr>
        <w:t xml:space="preserve">1) </w:t>
      </w:r>
      <w:r w:rsidRPr="00C038C3">
        <w:rPr>
          <w:iCs/>
        </w:rPr>
        <w:t>evaluate how the depth distribution</w:t>
      </w:r>
      <w:r w:rsidR="00E3353E">
        <w:rPr>
          <w:iCs/>
        </w:rPr>
        <w:t xml:space="preserve"> of cod</w:t>
      </w:r>
      <w:r w:rsidRPr="00C038C3">
        <w:rPr>
          <w:iCs/>
        </w:rPr>
        <w:t>,</w:t>
      </w:r>
      <w:r w:rsidR="00F6524E">
        <w:rPr>
          <w:iCs/>
        </w:rPr>
        <w:t xml:space="preserve"> as well as </w:t>
      </w:r>
      <w:r w:rsidRPr="00C038C3">
        <w:rPr>
          <w:iCs/>
        </w:rPr>
        <w:t>oxygen</w:t>
      </w:r>
      <w:r w:rsidR="00BF6BA9">
        <w:rPr>
          <w:iCs/>
        </w:rPr>
        <w:t xml:space="preserve"> </w:t>
      </w:r>
      <w:r w:rsidR="00F6524E">
        <w:rPr>
          <w:iCs/>
        </w:rPr>
        <w:t xml:space="preserve">and temperature </w:t>
      </w:r>
      <w:r w:rsidR="00BF6BA9" w:rsidRPr="00C038C3">
        <w:rPr>
          <w:iCs/>
        </w:rPr>
        <w:t>conditions</w:t>
      </w:r>
      <w:r w:rsidR="00CD24C0">
        <w:rPr>
          <w:iCs/>
        </w:rPr>
        <w:t xml:space="preserve"> experienced by cod</w:t>
      </w:r>
      <w:r w:rsidR="007F623E">
        <w:rPr>
          <w:iCs/>
        </w:rPr>
        <w:t xml:space="preserve"> </w:t>
      </w:r>
      <w:r w:rsidRPr="00C038C3">
        <w:rPr>
          <w:iCs/>
        </w:rPr>
        <w:t xml:space="preserve">have changed </w:t>
      </w:r>
      <w:r>
        <w:rPr>
          <w:iCs/>
        </w:rPr>
        <w:t xml:space="preserve">and 2) use predicted local densities of cod and </w:t>
      </w:r>
      <w:r w:rsidRPr="00B93E7A">
        <w:rPr>
          <w:iCs/>
        </w:rPr>
        <w:t xml:space="preserve">flounder as covariates in the condition model. For the first task, we used the predicted density at space </w:t>
      </w:r>
      <m:oMath>
        <m:r>
          <w:rPr>
            <w:rFonts w:ascii="Cambria Math" w:hAnsi="Cambria Math"/>
          </w:rPr>
          <m:t>s</m:t>
        </m:r>
      </m:oMath>
      <w:r w:rsidRPr="00B93E7A">
        <w:rPr>
          <w:iCs/>
        </w:rPr>
        <w:t xml:space="preserve"> and time </w:t>
      </w:r>
      <m:oMath>
        <m:r>
          <w:rPr>
            <w:rFonts w:ascii="Cambria Math" w:hAnsi="Cambria Math"/>
          </w:rPr>
          <m:t>t</m:t>
        </m:r>
      </m:oMath>
      <w:r w:rsidRPr="00B93E7A">
        <w:rPr>
          <w:iCs/>
        </w:rPr>
        <w:t xml:space="preserve"> as weights when calculating the annual average depth, temperature, and oxyge</w:t>
      </w:r>
      <w:r w:rsidRPr="00C038C3">
        <w:rPr>
          <w:iCs/>
        </w:rPr>
        <w:t>n concentration</w:t>
      </w:r>
      <w:r w:rsidR="00486A0B">
        <w:rPr>
          <w:iCs/>
        </w:rPr>
        <w:t xml:space="preserve">. </w:t>
      </w:r>
    </w:p>
    <w:p w14:paraId="5408D144" w14:textId="06907830" w:rsidR="001C370B" w:rsidRPr="00CE568A" w:rsidRDefault="001C370B" w:rsidP="002E697B">
      <w:pPr>
        <w:tabs>
          <w:tab w:val="left" w:pos="3336"/>
        </w:tabs>
        <w:spacing w:line="480" w:lineRule="auto"/>
        <w:ind w:firstLine="284"/>
        <w:contextualSpacing/>
        <w:mirrorIndents/>
        <w:jc w:val="both"/>
        <w:rPr>
          <w:iCs/>
        </w:rPr>
      </w:pPr>
      <w:r w:rsidRPr="00C038C3">
        <w:rPr>
          <w:iCs/>
        </w:rPr>
        <w:t>We modelled densit</w:t>
      </w:r>
      <w:r w:rsidR="00C66942">
        <w:rPr>
          <w:iCs/>
        </w:rPr>
        <w:t>ies</w:t>
      </w:r>
      <w:r w:rsidRPr="00C038C3">
        <w:rPr>
          <w:iCs/>
        </w:rPr>
        <w:t xml:space="preserve"> using </w:t>
      </w:r>
      <w:r w:rsidRPr="00CE568A">
        <w:rPr>
          <w:iCs/>
        </w:rPr>
        <w:t xml:space="preserve">a Tweedie distribution, as density is both continuous and contains 0 values </w:t>
      </w:r>
      <w:r w:rsidRPr="00CE568A">
        <w:rPr>
          <w:iCs/>
        </w:rPr>
        <w:fldChar w:fldCharType="begin"/>
      </w:r>
      <w:r w:rsidR="00354A9D">
        <w:rPr>
          <w:iCs/>
        </w:rPr>
        <w:instrText xml:space="preserve"> ADDIN ZOTERO_ITEM CSL_CITATION {"citationID":"URM2bDfp","properties":{"formattedCitation":"(43\\uc0\\u8211{}45)","plainCitation":"(43–45)","noteIndex":0},"citationItems":[{"id":2829,"uris":["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CK"}],"issued":{"date-parts":[["1984"]]},"citation-key":"tweedieIndexWhichDistinguishes1984"}},{"id":2811,"uris":["http://zotero.org/users/6116610/items/M7SR7HZU"],"itemData":{"id":2811,"type":"article-journal","abstract":"We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citation-key":"shonoApplicationTweedieDistribution2008"}},{"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C."},{"family":"Keppel","given":"E.A."},{"family":"Edwards","given":"A.M."}],"issued":{"date-parts":[["2019"]]},"citation-key":"andersonReproducibleDataSynopsis2019"}}],"schema":"https://github.com/citation-style-language/schema/raw/master/csl-citation.json"} </w:instrText>
      </w:r>
      <w:r w:rsidRPr="00CE568A">
        <w:rPr>
          <w:iCs/>
        </w:rPr>
        <w:fldChar w:fldCharType="separate"/>
      </w:r>
      <w:r w:rsidR="00354A9D" w:rsidRPr="00354A9D">
        <w:rPr>
          <w:lang w:val="en-GB"/>
        </w:rPr>
        <w:t>(43–45)</w:t>
      </w:r>
      <w:r w:rsidRPr="00CE568A">
        <w:rPr>
          <w:iCs/>
        </w:rPr>
        <w:fldChar w:fldCharType="end"/>
      </w:r>
      <w:r w:rsidRPr="00CE568A">
        <w:rPr>
          <w:iCs/>
        </w:rPr>
        <w:t>:</w:t>
      </w:r>
    </w:p>
    <w:p w14:paraId="7150EDF3" w14:textId="462C383E" w:rsidR="001C370B" w:rsidRPr="00CE568A" w:rsidRDefault="007A57E1"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s,t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8</m:t>
                  </m:r>
                </m:e>
              </m:d>
            </m:e>
          </m:eqArr>
        </m:oMath>
      </m:oMathPara>
    </w:p>
    <w:p w14:paraId="48C571B9" w14:textId="156F6AD3" w:rsidR="001C370B" w:rsidRPr="00CE568A" w:rsidRDefault="007A57E1"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59A89627" w14:textId="544C1B07" w:rsidR="001C370B" w:rsidRPr="006F5638" w:rsidRDefault="001C370B" w:rsidP="001C370B">
      <w:pPr>
        <w:spacing w:line="480" w:lineRule="auto"/>
        <w:contextualSpacing/>
        <w:mirrorIndents/>
        <w:jc w:val="both"/>
      </w:pPr>
      <w:r w:rsidRPr="00CE568A">
        <w:t xml:space="preserve">where </w:t>
      </w:r>
      <m:oMath>
        <m:sSub>
          <m:sSubPr>
            <m:ctrlPr>
              <w:rPr>
                <w:rFonts w:ascii="Cambria Math" w:hAnsi="Cambria Math"/>
                <w:i/>
              </w:rPr>
            </m:ctrlPr>
          </m:sSubPr>
          <m:e>
            <m:r>
              <w:rPr>
                <w:rFonts w:ascii="Cambria Math" w:hAnsi="Cambria Math"/>
              </w:rPr>
              <m:t>y</m:t>
            </m:r>
          </m:e>
          <m:sub>
            <m:r>
              <w:rPr>
                <w:rFonts w:ascii="Cambria Math" w:hAnsi="Cambria Math"/>
              </w:rPr>
              <m:t>s,t</m:t>
            </m:r>
          </m:sub>
        </m:sSub>
      </m:oMath>
      <w:r w:rsidRPr="00CE568A">
        <w:t xml:space="preserve"> represents density </w:t>
      </w:r>
      <w:r w:rsidR="000555E0" w:rsidRPr="00CE568A">
        <w:t>(kg/</w:t>
      </w:r>
      <w:r w:rsidR="000555E0" w:rsidRPr="007238C3">
        <w:t>km</w:t>
      </w:r>
      <w:r w:rsidR="000555E0" w:rsidRPr="007238C3">
        <w:rPr>
          <w:vertAlign w:val="superscript"/>
        </w:rPr>
        <w:t>2</w:t>
      </w:r>
      <w:r w:rsidR="000555E0" w:rsidRPr="007238C3">
        <w:t>) a</w:t>
      </w:r>
      <w:r w:rsidRPr="007238C3">
        <w:t xml:space="preserve">t space </w:t>
      </w:r>
      <m:oMath>
        <m:r>
          <w:rPr>
            <w:rFonts w:ascii="Cambria Math" w:hAnsi="Cambria Math"/>
          </w:rPr>
          <m:t>s</m:t>
        </m:r>
      </m:oMath>
      <w:r w:rsidRPr="007238C3">
        <w:t xml:space="preserve"> and time </w:t>
      </w:r>
      <m:oMath>
        <m:r>
          <w:rPr>
            <w:rFonts w:ascii="Cambria Math" w:hAnsi="Cambria Math"/>
          </w:rPr>
          <m:t>t</m:t>
        </m:r>
      </m:oMath>
      <w:r w:rsidRPr="007238C3">
        <w:t xml:space="preserve">, </w:t>
      </w:r>
      <m:oMath>
        <m:r>
          <w:rPr>
            <w:rFonts w:ascii="Cambria Math" w:hAnsi="Cambria Math"/>
          </w:rPr>
          <m:t>μ</m:t>
        </m:r>
      </m:oMath>
      <w:r w:rsidRPr="007238C3">
        <w:t xml:space="preserve"> is the mean</w:t>
      </w:r>
      <w:r w:rsidRPr="00C038C3">
        <w:t xml:space="preserve"> density, </w:t>
      </w:r>
      <m:oMath>
        <m:r>
          <w:rPr>
            <w:rFonts w:ascii="Cambria Math" w:hAnsi="Cambria Math"/>
          </w:rPr>
          <m:t>p</m:t>
        </m:r>
      </m:oMath>
      <w:r w:rsidRPr="00C038C3">
        <w:t xml:space="preserve"> and </w:t>
      </w:r>
      <m:oMath>
        <m:r>
          <w:rPr>
            <w:rFonts w:ascii="Cambria Math" w:hAnsi="Cambria Math"/>
          </w:rPr>
          <m:t>ϕ</m:t>
        </m:r>
      </m:oMath>
      <w:r w:rsidRPr="00C038C3">
        <w:t xml:space="preserve"> represents the power and dispersion parameters, respectively. </w:t>
      </w:r>
      <w:r>
        <w:t xml:space="preserve">The parameters </w:t>
      </w:r>
      <m:oMath>
        <m:sSub>
          <m:sSubPr>
            <m:ctrlPr>
              <w:rPr>
                <w:rFonts w:ascii="Cambria Math" w:hAnsi="Cambria Math"/>
              </w:rPr>
            </m:ctrlPr>
          </m:sSubPr>
          <m:e>
            <m:r>
              <w:rPr>
                <w:rFonts w:ascii="Cambria Math" w:hAnsi="Cambria Math"/>
              </w:rPr>
              <m:t>γ</m:t>
            </m:r>
          </m:e>
          <m:sub>
            <m:r>
              <w:rPr>
                <w:rFonts w:ascii="Cambria Math" w:hAnsi="Cambria Math"/>
              </w:rPr>
              <m:t>t</m:t>
            </m:r>
          </m:sub>
        </m:sSub>
      </m:oMath>
      <w:r w:rsidRPr="00C038C3">
        <w:t xml:space="preserve"> </w:t>
      </w:r>
      <w:r>
        <w:t xml:space="preserve">represent </w:t>
      </w:r>
      <w:r w:rsidRPr="00C038C3">
        <w:t>independent mean</w:t>
      </w:r>
      <w:r>
        <w:t>s</w:t>
      </w:r>
      <w:r w:rsidRPr="00C038C3">
        <w:t xml:space="preserve"> for </w:t>
      </w:r>
      <w:r w:rsidRPr="009B2A11">
        <w:t xml:space="preserve">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9B2A11">
        <w:t xml:space="preserve"> is a </w:t>
      </w:r>
      <w:r w:rsidR="009E21F9" w:rsidRPr="00B957E0">
        <w:t xml:space="preserve">penalized </w:t>
      </w:r>
      <w:r w:rsidRPr="00B957E0">
        <w:t xml:space="preserve">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957E0">
        <w:t xml:space="preserve"> and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Pr="00354C1A">
        <w:t xml:space="preserve"> </w:t>
      </w:r>
      <w:r w:rsidRPr="00B957E0">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Pr="00B957E0">
        <w:t xml:space="preserve"> represent spatial and spatiotemporal random effects</w:t>
      </w:r>
      <w:r w:rsidR="002356C3" w:rsidRPr="00B957E0">
        <w:t xml:space="preserve">.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002356C3" w:rsidRPr="00354C1A">
        <w:t xml:space="preserve"> </w:t>
      </w:r>
      <w:r w:rsidR="00C73512">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00C73512">
        <w:t xml:space="preserve"> </w:t>
      </w:r>
      <w:r w:rsidR="002356C3" w:rsidRPr="00B957E0">
        <w:t>ha</w:t>
      </w:r>
      <w:r w:rsidR="00C73512">
        <w:t>ve</w:t>
      </w:r>
      <w:r w:rsidR="002356C3" w:rsidRPr="00B957E0">
        <w:t xml:space="preserve"> </w:t>
      </w:r>
      <w:r w:rsidRPr="00B957E0">
        <w:t>the same definition as in the condition model (Eq. 5</w:t>
      </w:r>
      <w:r w:rsidR="00C73512">
        <w:t>-7</w:t>
      </w:r>
      <w:r w:rsidR="002356C3" w:rsidRPr="00B957E0">
        <w:t>)</w:t>
      </w:r>
      <w:r w:rsidR="00720F77">
        <w:t>.</w:t>
      </w:r>
    </w:p>
    <w:p w14:paraId="33954F1A" w14:textId="77777777" w:rsidR="001C370B" w:rsidRPr="00C038C3" w:rsidRDefault="001C370B" w:rsidP="001C370B">
      <w:pPr>
        <w:spacing w:line="480" w:lineRule="auto"/>
        <w:contextualSpacing/>
        <w:mirrorIndents/>
        <w:jc w:val="both"/>
      </w:pPr>
    </w:p>
    <w:p w14:paraId="676D00AF" w14:textId="56039896" w:rsidR="003A2B41" w:rsidRPr="004745A0" w:rsidRDefault="00660001" w:rsidP="00552801">
      <w:pPr>
        <w:spacing w:line="480" w:lineRule="auto"/>
        <w:contextualSpacing/>
        <w:mirrorIndents/>
        <w:jc w:val="both"/>
        <w:rPr>
          <w:i/>
        </w:rPr>
      </w:pPr>
      <w:r w:rsidRPr="004745A0">
        <w:rPr>
          <w:i/>
        </w:rPr>
        <w:t>Covariates</w:t>
      </w:r>
    </w:p>
    <w:p w14:paraId="3666329F" w14:textId="5784F6BF" w:rsidR="00EC09E7" w:rsidRDefault="000B7658" w:rsidP="00EC09E7">
      <w:pPr>
        <w:spacing w:line="480" w:lineRule="auto"/>
        <w:contextualSpacing/>
        <w:mirrorIndents/>
        <w:jc w:val="both"/>
      </w:pPr>
      <w:r w:rsidRPr="00C038C3">
        <w:t xml:space="preserve">For both models (condition and </w:t>
      </w:r>
      <w:r w:rsidR="00644C5F" w:rsidRPr="00C038C3">
        <w:t>density</w:t>
      </w:r>
      <w:r w:rsidRPr="00C038C3">
        <w:t xml:space="preserve">), covariates were chosen to reflect </w:t>
      </w:r>
      <w:r w:rsidR="0013492E" w:rsidRPr="00C038C3">
        <w:t>hypothesized</w:t>
      </w:r>
      <w:r w:rsidRPr="00C038C3">
        <w:t xml:space="preserve"> drivers based on published literature</w:t>
      </w:r>
      <w:r w:rsidR="00E03A3A">
        <w:t xml:space="preserve">. </w:t>
      </w:r>
      <w:r w:rsidR="004561FC">
        <w:t>For the condition model, we</w:t>
      </w:r>
      <w:r w:rsidR="001E5020">
        <w:t xml:space="preserve"> included </w:t>
      </w:r>
      <w:r w:rsidR="00B75A93">
        <w:t>covariates</w:t>
      </w:r>
      <w:r w:rsidR="0012323C">
        <w:t xml:space="preserve"> at </w:t>
      </w:r>
      <w:r w:rsidR="0049033B" w:rsidRPr="00C038C3">
        <w:t>spatial scale</w:t>
      </w:r>
      <w:r w:rsidR="0012323C">
        <w:t>s</w:t>
      </w:r>
      <w:r w:rsidR="00173DEE">
        <w:t xml:space="preserve"> that roughly reflect the habitats cod would have been exposed to during the </w:t>
      </w:r>
      <w:r w:rsidR="00916A2F">
        <w:t xml:space="preserve">seasonal </w:t>
      </w:r>
      <w:r w:rsidR="00173DEE">
        <w:t>build</w:t>
      </w:r>
      <w:r w:rsidR="003D62C9">
        <w:t>-</w:t>
      </w:r>
      <w:r w:rsidR="00173DEE">
        <w:t>up of energy reserves</w:t>
      </w:r>
      <w:r w:rsidR="00C26360">
        <w:t>.</w:t>
      </w:r>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feeding and spawning habitats</w:t>
      </w:r>
      <w:ins w:id="160" w:author="Max Lindmark" w:date="2022-05-26T15:10:00Z">
        <w:r w:rsidR="00465894">
          <w:t xml:space="preserve"> </w:t>
        </w:r>
      </w:ins>
      <w:r w:rsidR="00465894">
        <w:fldChar w:fldCharType="begin"/>
      </w:r>
      <w:r w:rsidR="00465894">
        <w:instrText xml:space="preserve"> ADDIN ZOTERO_ITEM CSL_CITATION {"citationID":"tz8NxtXM","properties":{"formattedCitation":"(46)","plainCitation":"(46)","noteIndex":0},"citationItems":[{"id":3882,"uris":["http://zotero.org/users/6116610/items/WB4JL635"],"itemData":{"id":3882,"type":"article-journal","abstract":"Knowledge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465894">
        <w:rPr>
          <w:noProof/>
        </w:rPr>
        <w:t>(46)</w:t>
      </w:r>
      <w:r w:rsidR="00465894">
        <w:fldChar w:fldCharType="end"/>
      </w:r>
      <w:r w:rsidR="00091F4B">
        <w:t>. However</w:t>
      </w:r>
      <w:r w:rsidR="00907C4C">
        <w:t>, within the feeding season</w:t>
      </w:r>
      <w:r w:rsidR="00423F9D">
        <w:t xml:space="preserve">, cod move roughly </w:t>
      </w:r>
      <w:r w:rsidR="001004B0">
        <w:t xml:space="preserve">over an area corresponding to an </w:t>
      </w:r>
      <w:r w:rsidR="00707610">
        <w:t>ICES</w:t>
      </w:r>
      <w:r w:rsidR="008A15EC">
        <w:t xml:space="preserve"> </w:t>
      </w:r>
      <w:r w:rsidR="001004B0">
        <w:t>rectangle</w:t>
      </w:r>
      <w:r w:rsidR="00836B78">
        <w:t xml:space="preserve"> </w:t>
      </w:r>
      <w:r w:rsidR="00836B78" w:rsidRPr="00C038C3">
        <w:t>(1° by 30'</w:t>
      </w:r>
      <w:r w:rsidR="00916A2F">
        <w:t xml:space="preserve">, </w:t>
      </w:r>
      <w:r w:rsidR="000925BE" w:rsidRPr="00C038C3">
        <w:rPr>
          <w:i/>
          <w:iCs/>
        </w:rPr>
        <w:t>SI Appendix</w:t>
      </w:r>
      <w:r w:rsidR="000925BE">
        <w:t xml:space="preserve"> </w:t>
      </w:r>
      <w:r w:rsidR="00916A2F">
        <w:t>Fig</w:t>
      </w:r>
      <w:r w:rsidR="003518D0">
        <w:t>. S1)</w:t>
      </w:r>
      <w:r w:rsidR="00A94790">
        <w:t xml:space="preserve"> </w:t>
      </w:r>
      <w:r w:rsidR="00224E1A">
        <w:fldChar w:fldCharType="begin"/>
      </w:r>
      <w:r w:rsidR="00465894">
        <w:instrText xml:space="preserve"> ADDIN ZOTERO_ITEM CSL_CITATION {"citationID":"8YzFlDq5","properties":{"formattedCitation":"(47)","plainCitation":"(47)","noteIndex":0},"citationItems":[{"id":3053,"uris":["http://zotero.org/users/6116610/items/W4SBK67Y"],"itemData":{"id":3053,"type":"report","genre":"DTU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citation-key":"hussyTaggingBalticCod2020"}}],"schema":"https://github.com/citation-style-language/schema/raw/master/csl-citation.json"} </w:instrText>
      </w:r>
      <w:r w:rsidR="00224E1A">
        <w:fldChar w:fldCharType="separate"/>
      </w:r>
      <w:r w:rsidR="00465894">
        <w:rPr>
          <w:lang w:val="en-GB"/>
        </w:rPr>
        <w:t>(47)</w:t>
      </w:r>
      <w:r w:rsidR="00224E1A">
        <w:fldChar w:fldCharType="end"/>
      </w:r>
      <w:r w:rsidR="00224E1A">
        <w:t>.</w:t>
      </w:r>
      <w:r w:rsidR="00B74099">
        <w:t xml:space="preserve"> </w:t>
      </w:r>
      <w:r w:rsidR="00D92DDE">
        <w:t>Therefore, we included environmental</w:t>
      </w:r>
      <w:r w:rsidR="006D04A9">
        <w:t xml:space="preserve"> and </w:t>
      </w:r>
      <w:r w:rsidR="007B1B48">
        <w:t xml:space="preserve">biological </w:t>
      </w:r>
      <w:r w:rsidR="006D04A9">
        <w:t>demersal</w:t>
      </w:r>
      <w:r w:rsidR="00D92DDE">
        <w:t xml:space="preserve"> covariates (</w:t>
      </w:r>
      <w:r w:rsidR="009A7896">
        <w:t xml:space="preserve">sea bottom </w:t>
      </w:r>
      <w:r w:rsidR="00D92DDE">
        <w:t>temperature</w:t>
      </w:r>
      <w:r w:rsidR="00753CE5">
        <w:t xml:space="preserve"> [</w:t>
      </w:r>
      <m:oMath>
        <m:r>
          <w:rPr>
            <w:rFonts w:ascii="Cambria Math" w:hAnsi="Cambria Math"/>
          </w:rPr>
          <m:t>℃</m:t>
        </m:r>
      </m:oMath>
      <w:r w:rsidR="00753CE5">
        <w:t>]</w:t>
      </w:r>
      <w:r w:rsidR="00D92DDE">
        <w:t xml:space="preserve">, </w:t>
      </w:r>
      <w:r w:rsidR="00A3229A">
        <w:t xml:space="preserve">sea bottom </w:t>
      </w:r>
      <w:r w:rsidR="00D92DDE">
        <w:t>oxygen</w:t>
      </w:r>
      <w:r w:rsidR="005C50F1">
        <w:t xml:space="preserve"> [ml/L]</w:t>
      </w:r>
      <w:r w:rsidR="00D92DDE">
        <w:t>, depth</w:t>
      </w:r>
      <w:r w:rsidR="005C50F1">
        <w:t xml:space="preserve"> [m]</w:t>
      </w:r>
      <w:r w:rsidR="00662646">
        <w:t xml:space="preserve">, </w:t>
      </w:r>
      <w:r w:rsidR="00704425">
        <w:t xml:space="preserve">and biomass density of </w:t>
      </w:r>
      <w:r w:rsidR="00662646">
        <w:t>cod</w:t>
      </w:r>
      <w:r w:rsidR="005C50F1">
        <w:t xml:space="preserve"> and flounder [kg/km</w:t>
      </w:r>
      <w:r w:rsidR="005C50F1" w:rsidRPr="00EF185A">
        <w:rPr>
          <w:vertAlign w:val="superscript"/>
        </w:rPr>
        <w:t>2</w:t>
      </w:r>
      <w:r w:rsidR="005C50F1">
        <w:t>]</w:t>
      </w:r>
      <w:r w:rsidR="00662646">
        <w:t xml:space="preserve"> and </w:t>
      </w:r>
      <w:r w:rsidR="00522AFD" w:rsidRPr="00366912">
        <w:rPr>
          <w:i/>
        </w:rPr>
        <w:t>S. entomon</w:t>
      </w:r>
      <w:r w:rsidR="005C50F1">
        <w:rPr>
          <w:i/>
        </w:rPr>
        <w:t xml:space="preserve"> </w:t>
      </w:r>
      <w:r w:rsidR="005C50F1">
        <w:t>[mg/m</w:t>
      </w:r>
      <w:r w:rsidR="005C50F1" w:rsidRPr="00161568">
        <w:rPr>
          <w:vertAlign w:val="superscript"/>
        </w:rPr>
        <w:t>2</w:t>
      </w:r>
      <w:r w:rsidR="005C50F1">
        <w:t>]</w:t>
      </w:r>
      <w:r w:rsidR="00662646">
        <w:t>)</w:t>
      </w:r>
      <w:r w:rsidR="00D92DDE">
        <w:t xml:space="preserve"> at the haul</w:t>
      </w:r>
      <w:r w:rsidR="00435B31">
        <w:t xml:space="preserve"> </w:t>
      </w:r>
      <w:r w:rsidR="00D92DDE">
        <w:t xml:space="preserve">and </w:t>
      </w:r>
      <w:r w:rsidR="007E5FDE">
        <w:t>t</w:t>
      </w:r>
      <w:r w:rsidR="00832DA6">
        <w:t xml:space="preserve">he </w:t>
      </w:r>
      <w:r w:rsidR="00E831BE">
        <w:t>median</w:t>
      </w:r>
      <w:r w:rsidR="005F71D8">
        <w:t xml:space="preserve"> over the </w:t>
      </w:r>
      <w:r w:rsidR="004030BF">
        <w:t xml:space="preserve">ICES </w:t>
      </w:r>
      <w:r w:rsidR="00D92DDE">
        <w:t>rectangle</w:t>
      </w:r>
      <w:r w:rsidR="003B45C1">
        <w:t xml:space="preserve">-level, </w:t>
      </w:r>
      <w:r w:rsidR="006B5330">
        <w:t>and the pelagic cov</w:t>
      </w:r>
      <w:r w:rsidR="006E44BC">
        <w:t>ariates at the ICES rectangle</w:t>
      </w:r>
      <w:r w:rsidR="00315755">
        <w:t xml:space="preserve">- </w:t>
      </w:r>
      <w:r w:rsidR="006E44BC">
        <w:t xml:space="preserve">and </w:t>
      </w:r>
      <w:r w:rsidR="00811D5B">
        <w:t>subdivision</w:t>
      </w:r>
      <w:r w:rsidR="006E44BC">
        <w:t>-level</w:t>
      </w:r>
      <w:r w:rsidR="009378B1">
        <w:t xml:space="preserve"> (as pelagic species are highly mobile)</w:t>
      </w:r>
      <w:r w:rsidR="003B7F3C">
        <w:t>.</w:t>
      </w:r>
      <w:r w:rsidR="00C72C9C">
        <w:t xml:space="preserve"> B</w:t>
      </w:r>
      <w:r w:rsidR="006F1551">
        <w:t>iomass</w:t>
      </w:r>
      <w:r w:rsidR="006F1551" w:rsidRPr="00C038C3">
        <w:t xml:space="preserve"> </w:t>
      </w:r>
      <w:r w:rsidRPr="00C038C3">
        <w:t>of sprat and herring</w:t>
      </w:r>
      <w:r w:rsidR="0030695B">
        <w:t xml:space="preserve"> </w:t>
      </w:r>
      <w:r w:rsidR="00E01913">
        <w:t xml:space="preserve">(tonnes) </w:t>
      </w:r>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r w:rsidR="007348C2" w:rsidRPr="00C038C3">
        <w:t xml:space="preserve">. </w:t>
      </w:r>
      <w:r w:rsidR="001B0BD0">
        <w:t>Monthly predictions for s</w:t>
      </w:r>
      <w:r w:rsidR="00EB5A0C" w:rsidRPr="00C038C3">
        <w:t>ea bottom temperature</w:t>
      </w:r>
      <w:r w:rsidR="00537F9A">
        <w:t xml:space="preserve"> </w:t>
      </w:r>
      <w:r w:rsidR="00EB5A0C" w:rsidRPr="00C038C3">
        <w:t>and sea bottom concentration of dissolved oxygen</w:t>
      </w:r>
      <w:r w:rsidR="00845557">
        <w:t xml:space="preserve"> </w:t>
      </w:r>
      <w:r w:rsidR="001B0BD0">
        <w:t xml:space="preserve">where extracted at the </w:t>
      </w:r>
      <w:r w:rsidR="004D4DC2">
        <w:t>haul locations</w:t>
      </w:r>
      <w:r w:rsidR="00EE2CED">
        <w:t xml:space="preserve"> </w:t>
      </w:r>
      <w:r w:rsidR="004268F8" w:rsidRPr="00C038C3">
        <w:t xml:space="preserve">from the ocean model NEMO-Nordic-SCOBI </w:t>
      </w:r>
      <w:r w:rsidR="004268F8" w:rsidRPr="00C038C3">
        <w:fldChar w:fldCharType="begin"/>
      </w:r>
      <w:r w:rsidR="00465894">
        <w:instrText xml:space="preserve"> ADDIN ZOTERO_ITEM CSL_CITATION {"citationID":"61XjaemH","properties":{"formattedCitation":"(48\\uc0\\u8211{}50)","plainCitation":"(48–50)","noteIndex":0},"citationItems":[{"id":2625,"uris":["http://zotero.org/users/6116610/items/XQYSVHPA"],"itemData":{"id":2625,"type":"article-journal","abstract":"Oxygen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Markus"},{"family":"Almroth","given":"Elin"}],"issued":{"date-parts":[["2009",1,1]]},"citation-key":"eilolaDynamicsOxygenPhosphorus2009"}},{"id":2315,"uris":["http://zotero.org/users/6116610/items/PUBNC2S6"],"itemData":{"id":2315,"type":"article-journal","abstract":"A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J."}],"issued":{"date-parts":[["2011",7,1]]},"citation-key":"almroth-rosellTransportFreshResuspended2011"}},{"id":2656,"uris":["http://zotero.org/users/6116610/items/IS2SIQYY"],"itemData":{"id":2656,"type":"article-journal","abstract":"&lt;p&gt;&lt;strong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citation-key":"hordoirNemoNordicNEMObasedOcean2019"}}],"schema":"https://github.com/citation-style-language/schema/raw/master/csl-citation.json"} </w:instrText>
      </w:r>
      <w:r w:rsidR="004268F8" w:rsidRPr="00C038C3">
        <w:fldChar w:fldCharType="separate"/>
      </w:r>
      <w:r w:rsidR="00465894" w:rsidRPr="00465894">
        <w:rPr>
          <w:lang w:val="en-GB"/>
        </w:rPr>
        <w:t>(48–50)</w:t>
      </w:r>
      <w:r w:rsidR="004268F8" w:rsidRPr="00C038C3">
        <w:fldChar w:fldCharType="end"/>
      </w:r>
      <w:r w:rsidR="001B0BD0">
        <w:t xml:space="preserve"> and averaged for </w:t>
      </w:r>
      <w:r w:rsidR="001B0BD0">
        <w:lastRenderedPageBreak/>
        <w:t>October</w:t>
      </w:r>
      <w:r w:rsidR="00915C08" w:rsidRPr="00915C08">
        <w:t>–</w:t>
      </w:r>
      <w:r w:rsidR="001B0BD0">
        <w:t>December</w:t>
      </w:r>
      <w:r w:rsidR="00E64A02">
        <w:t xml:space="preserve"> (approximately 14%, 76% and 10% of the </w:t>
      </w:r>
      <w:ins w:id="161" w:author="Michele Casini" w:date="2022-05-25T08:46:00Z">
        <w:r w:rsidR="00984587">
          <w:t xml:space="preserve">BITS </w:t>
        </w:r>
      </w:ins>
      <w:r w:rsidR="00E64A02">
        <w:t>hauls were conducted in October, November and December, respectively)</w:t>
      </w:r>
      <w:r w:rsidR="00EB5A0C" w:rsidRPr="00C038C3">
        <w:t xml:space="preserve">. </w:t>
      </w:r>
      <w:r w:rsidR="00054396" w:rsidRPr="00C038C3">
        <w:t>D</w:t>
      </w:r>
      <w:r w:rsidR="00EB5A0C" w:rsidRPr="00C038C3">
        <w:t>epth</w:t>
      </w:r>
      <w:r w:rsidR="0026689F">
        <w:t xml:space="preserve"> </w:t>
      </w:r>
      <w:r w:rsidR="00AC6175">
        <w:t xml:space="preserve">raster files were </w:t>
      </w:r>
      <w:r w:rsidR="00F2226C" w:rsidRPr="00C038C3">
        <w:t xml:space="preserve">made available by the EMODnet Bathymetry project, </w:t>
      </w:r>
      <w:hyperlink r:id="rId14" w:history="1">
        <w:r w:rsidR="00F2226C" w:rsidRPr="00C038C3">
          <w:rPr>
            <w:rStyle w:val="Hyperlink"/>
          </w:rPr>
          <w:t>https://www.emodnet.eu/en/bathymetry</w:t>
        </w:r>
      </w:hyperlink>
      <w:r w:rsidR="00F2226C" w:rsidRPr="00C038C3">
        <w:t>, funded by the European Commission Directorate General for Maritime Affairs and Fisheries</w:t>
      </w:r>
      <w:r w:rsidR="00EB5A0C" w:rsidRPr="00C038C3">
        <w:t xml:space="preserve">. </w:t>
      </w:r>
      <w:r w:rsidR="0049110B">
        <w:t>Biomass</w:t>
      </w:r>
      <w:r w:rsidR="00E25FFB">
        <w:t xml:space="preserve"> density</w:t>
      </w:r>
      <w:r w:rsidR="0049110B">
        <w:t xml:space="preserve"> of </w:t>
      </w:r>
      <w:r w:rsidR="00B101D3" w:rsidRPr="00AA3E43">
        <w:rPr>
          <w:i/>
          <w:iCs/>
        </w:rPr>
        <w:t>S</w:t>
      </w:r>
      <w:r w:rsidR="00522AFD">
        <w:rPr>
          <w:i/>
          <w:iCs/>
        </w:rPr>
        <w:t>.</w:t>
      </w:r>
      <w:r w:rsidR="00B101D3" w:rsidRPr="00AA3E43">
        <w:rPr>
          <w:i/>
          <w:iCs/>
        </w:rPr>
        <w:t xml:space="preserve"> </w:t>
      </w:r>
      <w:r w:rsidR="00676625" w:rsidRPr="00AA3E43">
        <w:rPr>
          <w:i/>
          <w:iCs/>
        </w:rPr>
        <w:t>entomon</w:t>
      </w:r>
      <w:r w:rsidR="00F6059A">
        <w:t xml:space="preserve"> </w:t>
      </w:r>
      <w:r w:rsidR="009A6265">
        <w:t xml:space="preserve">was </w:t>
      </w:r>
      <w:r w:rsidR="00F121FC">
        <w:t xml:space="preserve">extracted </w:t>
      </w:r>
      <w:r w:rsidR="0096441A">
        <w:t>from a habitat distribution</w:t>
      </w:r>
      <w:r w:rsidR="00412442">
        <w:t xml:space="preserve"> model</w:t>
      </w:r>
      <w:r w:rsidR="0096441A">
        <w:t xml:space="preserve"> </w:t>
      </w:r>
      <w:r w:rsidR="00583CE5">
        <w:t>using</w:t>
      </w:r>
      <w:r w:rsidR="00412442">
        <w:t xml:space="preserve"> the modelled hydrographical data from the </w:t>
      </w:r>
      <w:r w:rsidR="002873E8">
        <w:t>regional coupled ocean biogeochemical model</w:t>
      </w:r>
      <w:r w:rsidR="00412442">
        <w:t xml:space="preserve"> </w:t>
      </w:r>
      <w:r w:rsidR="00412442" w:rsidRPr="00656AF5">
        <w:t>ERGOM</w:t>
      </w:r>
      <w:r w:rsidR="00412442">
        <w:t xml:space="preserve"> </w:t>
      </w:r>
      <w:r w:rsidR="00ED6C82">
        <w:fldChar w:fldCharType="begin"/>
      </w:r>
      <w:r w:rsidR="00465894">
        <w:instrText xml:space="preserve"> ADDIN ZOTERO_ITEM CSL_CITATION {"citationID":"oorDX5OP","properties":{"formattedCitation":"(51,52)","plainCitation":"(51,52)","noteIndex":0},"citationItems":[{"id":2353,"uris":["http://zotero.org/users/6116610/items/E2I6JQ83"],"itemData":{"id":2353,"type":"article-journal","abstract":"Abstract.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R."}],"issued":{"date-parts":[["2020"]]},"citation-key":"goginaCombinationSpeciesDistribution2020"}},{"id":3058,"uris":["http://zotero.org/users/6116610/items/IXWUY7ZC"],"itemData":{"id":3058,"type":"article-journal","abstract":"&lt;p&gt;&lt;strong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citation-key":"neumannOpticalModelBaltic2021"}}],"schema":"https://github.com/citation-style-language/schema/raw/master/csl-citation.json"} </w:instrText>
      </w:r>
      <w:r w:rsidR="00ED6C82">
        <w:fldChar w:fldCharType="separate"/>
      </w:r>
      <w:r w:rsidR="00465894">
        <w:rPr>
          <w:lang w:val="en-GB"/>
        </w:rPr>
        <w:t>(51,52)</w:t>
      </w:r>
      <w:r w:rsidR="00ED6C82">
        <w:fldChar w:fldCharType="end"/>
      </w:r>
      <w:r w:rsidR="0049110B">
        <w:t xml:space="preserve">. Biomass </w:t>
      </w:r>
      <w:r w:rsidR="00FD0BC3">
        <w:t>d</w:t>
      </w:r>
      <w:r w:rsidR="008C04F2" w:rsidRPr="00C038C3">
        <w:rPr>
          <w:bCs/>
        </w:rPr>
        <w:t>ensit</w:t>
      </w:r>
      <w:r w:rsidR="000B7BCA">
        <w:rPr>
          <w:bCs/>
        </w:rPr>
        <w:t>ies</w:t>
      </w:r>
      <w:r w:rsidR="008C04F2" w:rsidRPr="00C038C3">
        <w:t xml:space="preserve"> </w:t>
      </w:r>
      <w:r w:rsidRPr="00C038C3">
        <w:t>of cod and flounder</w:t>
      </w:r>
      <w:r w:rsidR="00C37CE1" w:rsidRPr="00C038C3">
        <w:t xml:space="preserve"> </w:t>
      </w:r>
      <w:r w:rsidR="00397346">
        <w:t>(</w:t>
      </w:r>
      <w:r w:rsidR="0018796C">
        <w:t>kg/km</w:t>
      </w:r>
      <w:r w:rsidR="0018796C" w:rsidRPr="00AA3E43">
        <w:rPr>
          <w:vertAlign w:val="superscript"/>
        </w:rPr>
        <w:t>2</w:t>
      </w:r>
      <w:r w:rsidR="00397346">
        <w:t xml:space="preserve">) </w:t>
      </w:r>
      <w:r w:rsidR="00C37CE1" w:rsidRPr="00C038C3">
        <w:t>were</w:t>
      </w:r>
      <w:r w:rsidR="00AF1030">
        <w:t xml:space="preserve"> taken from the same scientific survey as the </w:t>
      </w:r>
      <w:r w:rsidR="004D1C6C">
        <w:t>condition</w:t>
      </w:r>
      <w:r w:rsidR="00AF1030">
        <w:t xml:space="preserve"> data (</w:t>
      </w:r>
      <w:r w:rsidR="00060432">
        <w:t xml:space="preserve">fourth quarter </w:t>
      </w:r>
      <w:r w:rsidR="00AF1030">
        <w:t>BITS)</w:t>
      </w:r>
      <w:r w:rsidR="000C1B67" w:rsidRPr="00C038C3">
        <w:t>.</w:t>
      </w:r>
      <w:r w:rsidR="00C37CE1" w:rsidRPr="00C038C3">
        <w:t xml:space="preserve"> </w:t>
      </w:r>
      <w:r w:rsidR="00AF0432">
        <w:t xml:space="preserve">We used predicted densities </w:t>
      </w:r>
      <w:r w:rsidR="006C5DB2">
        <w:t>from</w:t>
      </w:r>
      <w:r w:rsidR="004C728D">
        <w:t xml:space="preserve"> </w:t>
      </w:r>
      <w:r w:rsidR="006C5DB2">
        <w:t>GLMM</w:t>
      </w:r>
      <w:r w:rsidR="00AD1004">
        <w:t>s</w:t>
      </w:r>
      <w:r w:rsidR="006C5DB2">
        <w:t xml:space="preserve"> (described </w:t>
      </w:r>
      <w:r w:rsidR="002C6650">
        <w:t>above</w:t>
      </w:r>
      <w:r w:rsidR="006C5DB2">
        <w:t xml:space="preserve">) </w:t>
      </w:r>
      <w:r w:rsidR="00722AB3">
        <w:t xml:space="preserve">as </w:t>
      </w:r>
      <w:r w:rsidR="00AF0432">
        <w:t>covariates</w:t>
      </w:r>
      <w:r w:rsidR="00114695">
        <w:t xml:space="preserve">, </w:t>
      </w:r>
      <w:r w:rsidR="00C36FAE">
        <w:t xml:space="preserve">since </w:t>
      </w:r>
      <w:r w:rsidR="00F02C46" w:rsidRPr="00C038C3">
        <w:t xml:space="preserve">not all </w:t>
      </w:r>
      <w:r w:rsidR="00BF5C78">
        <w:t xml:space="preserve">hauls in the </w:t>
      </w:r>
      <w:r w:rsidR="00F02C46" w:rsidRPr="00C038C3">
        <w:t xml:space="preserve">CPUE (density) data could be standardized </w:t>
      </w:r>
      <w:r w:rsidR="006A176A">
        <w:t>and joined with the condition data</w:t>
      </w:r>
      <w:r w:rsidR="00CE4490" w:rsidRPr="00C038C3">
        <w:t xml:space="preserve">. </w:t>
      </w:r>
      <w:r w:rsidR="00EC09E7">
        <w:t xml:space="preserve">For the </w:t>
      </w:r>
      <w:r w:rsidR="002B3E09">
        <w:t xml:space="preserve">cod </w:t>
      </w:r>
      <w:r w:rsidR="00EC09E7">
        <w:t>density model</w:t>
      </w:r>
      <w:r w:rsidR="00227400">
        <w:t>s</w:t>
      </w:r>
      <w:r w:rsidR="00EB499B">
        <w:t xml:space="preserve"> used to evaluate changes in the average depth, oxygen concentration and temperature</w:t>
      </w:r>
      <w:r w:rsidR="008B1DBA">
        <w:t xml:space="preserve"> experienced</w:t>
      </w:r>
      <w:r w:rsidR="00EC09E7">
        <w:t xml:space="preserve">, we used </w:t>
      </w:r>
      <w:r w:rsidR="00EB499B">
        <w:t>these variables as covariates.</w:t>
      </w:r>
      <w:r w:rsidR="00FC1F34">
        <w:t xml:space="preserve"> </w:t>
      </w:r>
      <w:r w:rsidR="00154AEE">
        <w:t>F</w:t>
      </w:r>
      <w:r w:rsidR="00F046E1">
        <w:t xml:space="preserve">or the </w:t>
      </w:r>
      <w:r w:rsidR="00C67531">
        <w:t>cod and flounder</w:t>
      </w:r>
      <w:r w:rsidR="00F046E1">
        <w:t xml:space="preserve"> models </w:t>
      </w:r>
      <w:r w:rsidR="009C559B">
        <w:t xml:space="preserve">that were used to </w:t>
      </w:r>
      <w:del w:id="162" w:author="Michele Casini" w:date="2022-05-25T08:46:00Z">
        <w:r w:rsidR="009C559B" w:rsidDel="00984587">
          <w:delText xml:space="preserve">predict </w:delText>
        </w:r>
      </w:del>
      <w:ins w:id="163" w:author="Michele Casini" w:date="2022-05-25T08:46:00Z">
        <w:r w:rsidR="00984587">
          <w:t xml:space="preserve">evaluate </w:t>
        </w:r>
      </w:ins>
      <w:r w:rsidR="009C559B">
        <w:t>covari</w:t>
      </w:r>
      <w:r w:rsidR="004C728D">
        <w:t>at</w:t>
      </w:r>
      <w:r w:rsidR="009C559B">
        <w:t>es for the condition model</w:t>
      </w:r>
      <w:r w:rsidR="00154AEE">
        <w:t>, the only covariate</w:t>
      </w:r>
      <w:r w:rsidR="00951914">
        <w:t xml:space="preserve"> used</w:t>
      </w:r>
      <w:r w:rsidR="00154AEE">
        <w:t xml:space="preserve"> was </w:t>
      </w:r>
      <w:commentRangeStart w:id="164"/>
      <w:commentRangeStart w:id="165"/>
      <w:r w:rsidR="00154AEE">
        <w:t>depth</w:t>
      </w:r>
      <w:commentRangeEnd w:id="164"/>
      <w:r w:rsidR="00984587">
        <w:rPr>
          <w:rStyle w:val="CommentReference"/>
        </w:rPr>
        <w:commentReference w:id="164"/>
      </w:r>
      <w:commentRangeEnd w:id="165"/>
      <w:r w:rsidR="0073425F">
        <w:rPr>
          <w:rStyle w:val="CommentReference"/>
        </w:rPr>
        <w:commentReference w:id="165"/>
      </w:r>
      <w:r w:rsidR="009C664B">
        <w:t>.</w:t>
      </w:r>
    </w:p>
    <w:p w14:paraId="36DF89F3" w14:textId="5F3A5A07" w:rsidR="000B7658" w:rsidRDefault="000B7658" w:rsidP="00552801">
      <w:pPr>
        <w:spacing w:line="480" w:lineRule="auto"/>
        <w:ind w:firstLine="284"/>
        <w:contextualSpacing/>
        <w:mirrorIndents/>
        <w:jc w:val="both"/>
      </w:pPr>
      <w:r w:rsidRPr="00C038C3">
        <w:t>Following</w:t>
      </w:r>
      <w:r w:rsidR="00787223">
        <w:t xml:space="preserve"> </w:t>
      </w:r>
      <w:r w:rsidR="00787223" w:rsidRPr="00C038C3">
        <w:t>Thorson</w:t>
      </w:r>
      <w:r w:rsidR="00787223">
        <w:t xml:space="preserve"> </w:t>
      </w:r>
      <w:r w:rsidR="00787223">
        <w:fldChar w:fldCharType="begin"/>
      </w:r>
      <w:r w:rsidR="00354A9D">
        <w:instrText xml:space="preserve"> ADDIN ZOTERO_ITEM CSL_CITATION {"citationID":"0kkA28XG","properties":{"formattedCitation":"(2)","plainCitation":"(2)","noteIndex":0},"citationItems":[{"id":709,"uris":["http://zotero.org/users/6116610/items/JE7KRANF"],"itemData":{"id":709,"type":"article-journal","abstract":"Condition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787223">
        <w:fldChar w:fldCharType="separate"/>
      </w:r>
      <w:r w:rsidR="00354A9D">
        <w:rPr>
          <w:noProof/>
        </w:rPr>
        <w:t>(2)</w:t>
      </w:r>
      <w:r w:rsidR="00787223">
        <w:fldChar w:fldCharType="end"/>
      </w:r>
      <w:r w:rsidR="00787223">
        <w:t xml:space="preserve"> and </w:t>
      </w:r>
      <w:r w:rsidR="00787223" w:rsidRPr="00C038C3">
        <w:t xml:space="preserve">Grüss </w:t>
      </w:r>
      <w:r w:rsidR="00787223" w:rsidRPr="00C038C3">
        <w:rPr>
          <w:i/>
          <w:iCs/>
        </w:rPr>
        <w:t>et al.</w:t>
      </w:r>
      <w:r w:rsidR="00787223">
        <w:rPr>
          <w:i/>
          <w:iCs/>
        </w:rPr>
        <w:t xml:space="preserve"> </w:t>
      </w:r>
      <w:r w:rsidR="00787223">
        <w:fldChar w:fldCharType="begin"/>
      </w:r>
      <w:r w:rsidR="00354A9D">
        <w:instrText xml:space="preserve"> ADDIN ZOTERO_ITEM CSL_CITATION {"citationID":"abTT4mVQ","properties":{"formattedCitation":"(10)","plainCitation":"(10)","noteIndex":0},"citationItems":[{"id":702,"uris":["http://zotero.org/users/6116610/items/C5WI4JA6"],"itemData":{"id":702,"type":"article-journal","abstract":"Estimating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uppress-author":true}],"schema":"https://github.com/citation-style-language/schema/raw/master/csl-citation.json"} </w:instrText>
      </w:r>
      <w:r w:rsidR="00787223">
        <w:fldChar w:fldCharType="separate"/>
      </w:r>
      <w:r w:rsidR="00354A9D">
        <w:rPr>
          <w:noProof/>
        </w:rPr>
        <w:t>(10)</w:t>
      </w:r>
      <w:r w:rsidR="0078722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w:t>
      </w:r>
      <w:r w:rsidR="00F537C1">
        <w:t xml:space="preserve">marginal </w:t>
      </w:r>
      <w:r w:rsidRPr="00C038C3">
        <w:t>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 prior</w:t>
      </w:r>
      <w:r w:rsidR="00DB7867">
        <w:t>i</w:t>
      </w:r>
      <w:r w:rsidR="00D050FB">
        <w:t xml:space="preserve"> selection of covariates to avoid statistical issues</w:t>
      </w:r>
      <w:r w:rsidR="00DB7867">
        <w:t xml:space="preserve"> with inference </w:t>
      </w:r>
      <w:r w:rsidR="00F537C1">
        <w:t xml:space="preserve">from </w:t>
      </w:r>
      <w:r w:rsidR="00DB7867">
        <w:t xml:space="preserve">stepwise selection </w:t>
      </w:r>
      <w:r w:rsidR="00807087">
        <w:fldChar w:fldCharType="begin"/>
      </w:r>
      <w:r w:rsidR="00465894">
        <w:instrText xml:space="preserve"> ADDIN ZOTERO_ITEM CSL_CITATION {"citationID":"LlfVu6ws","properties":{"formattedCitation":"(e.g., 53)","plainCitation":"(e.g., 53)","noteIndex":0},"citationItems":[{"id":2912,"uris":["http://zotero.org/users/6116610/items/HHYSXMIZ"],"itemData":{"id":2912,"type":"article-journal","abstract":"1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P."}],"issued":{"date-parts":[["2006"]]},"citation-key":"whittinghamWhyWeStill2006"},"prefix":"e.g.,"}],"schema":"https://github.com/citation-style-language/schema/raw/master/csl-citation.json"} </w:instrText>
      </w:r>
      <w:r w:rsidR="00807087">
        <w:fldChar w:fldCharType="separate"/>
      </w:r>
      <w:r w:rsidR="00465894">
        <w:rPr>
          <w:lang w:val="en-GB"/>
        </w:rPr>
        <w:t>(e.g., 53)</w:t>
      </w:r>
      <w:r w:rsidR="00807087">
        <w:fldChar w:fldCharType="end"/>
      </w:r>
      <w:r w:rsidR="00DB7867">
        <w:t xml:space="preserve"> and because</w:t>
      </w:r>
      <w:r w:rsidR="00AF441F">
        <w:t xml:space="preserve"> initial analyses suggested the model was not overfit</w:t>
      </w:r>
      <w:r w:rsidR="00E15E2C">
        <w:t xml:space="preserve"> (see</w:t>
      </w:r>
      <w:r w:rsidR="005713BC">
        <w:t xml:space="preserve"> </w:t>
      </w:r>
      <w:r w:rsidR="005713BC" w:rsidRPr="00C038C3">
        <w:rPr>
          <w:i/>
          <w:iCs/>
        </w:rPr>
        <w:t>SI Appendix</w:t>
      </w:r>
      <w:r w:rsidR="00E8160E">
        <w:rPr>
          <w:i/>
          <w:iCs/>
        </w:rPr>
        <w:t>,</w:t>
      </w:r>
      <w:r w:rsidR="00E15E2C">
        <w:t xml:space="preserve"> Fig. S2 for Pearson correlation coefficients across </w:t>
      </w:r>
      <w:r w:rsidR="00E15E2C" w:rsidRPr="007A1FF7">
        <w:t>variables)</w:t>
      </w:r>
      <w:r w:rsidRPr="007A1FF7">
        <w:t>.</w:t>
      </w:r>
    </w:p>
    <w:p w14:paraId="4DC7C29E" w14:textId="77777777" w:rsidR="00B25337" w:rsidRPr="00C038C3" w:rsidRDefault="00B25337" w:rsidP="00552801">
      <w:pPr>
        <w:spacing w:line="480" w:lineRule="auto"/>
        <w:ind w:firstLine="284"/>
        <w:contextualSpacing/>
        <w:mirrorIndents/>
        <w:jc w:val="both"/>
      </w:pPr>
    </w:p>
    <w:p w14:paraId="277CA6FB" w14:textId="77777777" w:rsidR="00B25337" w:rsidRPr="00C038C3" w:rsidRDefault="00B25337" w:rsidP="00B25337">
      <w:pPr>
        <w:spacing w:line="480" w:lineRule="auto"/>
        <w:contextualSpacing/>
        <w:mirrorIndents/>
        <w:jc w:val="both"/>
        <w:rPr>
          <w:i/>
        </w:rPr>
      </w:pPr>
      <w:r w:rsidRPr="00C038C3">
        <w:rPr>
          <w:i/>
        </w:rPr>
        <w:t>Model fitting</w:t>
      </w:r>
    </w:p>
    <w:p w14:paraId="741EA46D" w14:textId="418DDC5D" w:rsidR="00B25337" w:rsidRPr="00C038C3" w:rsidRDefault="00B25337" w:rsidP="00B25337">
      <w:pPr>
        <w:spacing w:line="480" w:lineRule="auto"/>
        <w:contextualSpacing/>
        <w:mirrorIndents/>
        <w:jc w:val="both"/>
      </w:pPr>
      <w:r w:rsidRPr="00C038C3">
        <w:t xml:space="preserve">For computational efficiency, we fit </w:t>
      </w:r>
      <w:r w:rsidR="00F30369">
        <w:t xml:space="preserve">all </w:t>
      </w:r>
      <w:r w:rsidRPr="00C038C3">
        <w:t>model</w:t>
      </w:r>
      <w:r w:rsidR="00F30369">
        <w:t>s</w:t>
      </w:r>
      <w:r w:rsidRPr="00C038C3">
        <w:t xml:space="preserve"> in a </w:t>
      </w:r>
      <w:r>
        <w:t>“</w:t>
      </w:r>
      <w:r w:rsidRPr="00C038C3">
        <w:t xml:space="preserve">predictive process” modelling framework </w:t>
      </w:r>
      <w:r w:rsidRPr="00C038C3">
        <w:fldChar w:fldCharType="begin"/>
      </w:r>
      <w:r w:rsidR="00465894">
        <w:instrText xml:space="preserve"> ADDIN ZOTERO_ITEM CSL_CITATION {"citationID":"jQ1brLvL","properties":{"formattedCitation":"(54,55)","plainCitation":"(54,55)","noteIndex":0},"citationItems":[{"id":2637,"uris":["http://zotero.org/users/6116610/items/GQSDVIPK"],"itemData":{"id":2637,"type":"article-journal","abstract":"Many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Silander"}],"issued":{"date-parts":[["2009"]]},"citation-key":"latimerHierarchicalModelsFacilitate2009"}},{"id":1964,"uris":["http://zotero.org/users/6116610/items/6WR26TSC"],"itemData":{"id":1964,"type":"article-journal","abstract":"In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J."}],"issued":{"date-parts":[["2019"]]},"citation-key":"andersonBlackSwansSpace2019"}}],"schema":"https://github.com/citation-style-language/schema/raw/master/csl-citation.json"} </w:instrText>
      </w:r>
      <w:r w:rsidRPr="00C038C3">
        <w:fldChar w:fldCharType="separate"/>
      </w:r>
      <w:r w:rsidR="00465894">
        <w:t>(54,55)</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00354A9D">
        <w:instrText xml:space="preserve"> ADDIN ZOTERO_ITEM CSL_CITATION {"citationID":"Ka9yRgR0","properties":{"formattedCitation":"(28)","plainCitation":"(28)","noteIndex":0},"citationItems":[{"id":2630,"uris":["http://zotero.org/users/6116610/items/69CPCHKW"],"itemData":{"id":2630,"type":"article-journal","abstract":"Summary.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Pr="00C038C3">
        <w:fldChar w:fldCharType="separate"/>
      </w:r>
      <w:r w:rsidR="00354A9D">
        <w:t>(28)</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Pr>
          <w:color w:val="000000" w:themeColor="text1"/>
        </w:rPr>
        <w:t>3</w:t>
      </w:r>
      <w:r w:rsidRPr="00C038C3">
        <w:rPr>
          <w:color w:val="000000" w:themeColor="text1"/>
        </w:rPr>
        <w:t>, S1</w:t>
      </w:r>
      <w:r w:rsidR="004045E5">
        <w:rPr>
          <w:color w:val="000000" w:themeColor="text1"/>
        </w:rPr>
        <w:t>2</w:t>
      </w:r>
      <w:r w:rsidRPr="00C038C3">
        <w:t>), created using the R-</w:t>
      </w:r>
      <w:r w:rsidRPr="00C038C3">
        <w:lastRenderedPageBreak/>
        <w:t xml:space="preserve">package </w:t>
      </w:r>
      <w:r>
        <w:t>‘</w:t>
      </w:r>
      <w:r w:rsidRPr="00C038C3">
        <w:t xml:space="preserve">R-INLA’ </w:t>
      </w:r>
      <w:r w:rsidRPr="00C038C3">
        <w:fldChar w:fldCharType="begin"/>
      </w:r>
      <w:r w:rsidR="00354A9D">
        <w:instrText xml:space="preserve"> ADDIN ZOTERO_ITEM CSL_CITATION {"citationID":"miI0MMYw","properties":{"formattedCitation":"(27)","plainCitation":"(27)","noteIndex":0},"citationItems":[{"id":2635,"uris":["http://zotero.org/users/6116610/items/K2TEPWPB"],"itemData":{"id":2635,"type":"article-journal","abstract":"Summary.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schema":"https://github.com/citation-style-language/schema/raw/master/csl-citation.json"} </w:instrText>
      </w:r>
      <w:r w:rsidRPr="00C038C3">
        <w:fldChar w:fldCharType="separate"/>
      </w:r>
      <w:r w:rsidR="00354A9D">
        <w:t>(27)</w:t>
      </w:r>
      <w:r w:rsidRPr="00C038C3">
        <w:fldChar w:fldCharType="end"/>
      </w:r>
      <w:r w:rsidRPr="00C038C3">
        <w:t>. The random effects are estimated at the vertices (</w:t>
      </w:r>
      <w:r>
        <w:t>“</w:t>
      </w:r>
      <w:r w:rsidRPr="00C038C3">
        <w:t xml:space="preserve">knots”) of this mesh. The locations of the knots were chosen using a </w:t>
      </w:r>
      <m:oMath>
        <m:r>
          <w:rPr>
            <w:rFonts w:ascii="Cambria Math" w:hAnsi="Cambria Math"/>
          </w:rPr>
          <m:t>k</m:t>
        </m:r>
      </m:oMath>
      <w:r w:rsidRPr="00C038C3">
        <w:t xml:space="preserve">-means clustering algorithm (with a fixed seed for reproducibility), which minimizes the total distance between data points and knots. As the knot random effects are projected to the locations of the observations, more knots </w:t>
      </w:r>
      <w:r>
        <w:t xml:space="preserve">generally </w:t>
      </w:r>
      <w:r w:rsidRPr="00C038C3">
        <w:t>increase accuracy at the cost of computational time</w:t>
      </w:r>
      <w:r>
        <w:t xml:space="preserve">. </w:t>
      </w:r>
      <w:r w:rsidRPr="00C038C3">
        <w:t>After initial exploration</w:t>
      </w:r>
      <w:r>
        <w:t>,</w:t>
      </w:r>
      <w:r w:rsidRPr="00C038C3">
        <w:t xml:space="preserve"> we chose 200 knots for this application. </w:t>
      </w:r>
      <w:r>
        <w:t>We</w:t>
      </w:r>
      <w:r w:rsidRPr="00C038C3">
        <w:t xml:space="preserve"> fit </w:t>
      </w:r>
      <w:r>
        <w:t xml:space="preserve">the models </w:t>
      </w:r>
      <w:r w:rsidRPr="00C038C3">
        <w:t xml:space="preserve">using ‘TMB’ </w:t>
      </w:r>
      <w:r>
        <w:fldChar w:fldCharType="begin"/>
      </w:r>
      <w:r w:rsidR="00465894">
        <w:instrText xml:space="preserve"> ADDIN ZOTERO_ITEM CSL_CITATION {"citationID":"4fXN3RdQ","properties":{"formattedCitation":"(56)","plainCitation":"(56)","noteIndex":0},"citationItems":[{"id":2518,"uris":["http://zotero.org/users/6116610/items/QWDJNAAS"],"itemData":{"id":2518,"type":"article-journal","container-title":"Journal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M."}],"issued":{"date-parts":[["2016",4,4]]},"citation-key":"kristensenTMBAutomaticDifferentiation2016"}}],"schema":"https://github.com/citation-style-language/schema/raw/master/csl-citation.json"} </w:instrText>
      </w:r>
      <w:r>
        <w:fldChar w:fldCharType="separate"/>
      </w:r>
      <w:r w:rsidR="00465894">
        <w:t>(56)</w:t>
      </w:r>
      <w:r>
        <w:fldChar w:fldCharType="end"/>
      </w:r>
      <w:r w:rsidRPr="002E6A18">
        <w:t xml:space="preserve"> via the R-package ‘sdmTMB’ (version </w:t>
      </w:r>
      <w:r w:rsidR="00CA4AC8" w:rsidRPr="00CA4AC8">
        <w:t>0.0.21.9006</w:t>
      </w:r>
      <w:r w:rsidRPr="002E6A18">
        <w:t xml:space="preserve">) </w:t>
      </w:r>
      <w:r w:rsidRPr="00C038C3">
        <w:fldChar w:fldCharType="begin"/>
      </w:r>
      <w:r w:rsidR="00465894">
        <w:instrText xml:space="preserve"> ADDIN ZOTERO_ITEM CSL_CITATION {"citationID":"0WqKRC2W","properties":{"formattedCitation":"(57)","plainCitation":"(57)","noteIndex":0},"citationItems":[{"id":3401,"uris":["http://zotero.org/users/6116610/items/F9SSIRUI"],"itemData":{"id":3401,"type":"article-journal","abstract":"Geostatistical data---spatially referenced observations related to some continuous spatial phenomenon---are ubiquitous in ecology and can reveal ecological processes and inform management decisions. However, appropriate models to analyze these data, such as generalized linear mixed effects models (GLMMs) with Gaussian random fields, are often computationally intensive and challenging to implement, interpret, and evaluate. Here, we introduce the R package sdmTMB, which implements predictive-process SPDE- (stochastic partial differential equation) based spatial and spatiotemporal models. Estimation is conducted via maximum marginal likelihood with Template Model Builder (TMB) but can be extended to penalized likelihood or Bayesian inference. We describe the statistical model, illustrate the package's use through two case studies, and compare the functionality, speed, and interface to related software. We highlight advantages of using sdmTMB for this class of models: (1) sdmTMB provides a flexible interface familiar to users of glm(), lme4, glmmTMB, or mgcv; (2) estimation is often faster than alternatives; (3) sdmTMB provides simple out-of-sample cross validation; (4) non-stationary processes (time-varying and spatially varying coefficients) are easily constructed with a formula interface; and (5) sdmTMB includes features not available as a combination in related packages (e.g., penalized smoothers and break-point effects, anisotropy, abundance index standardization). We hope that sdmTMB's user-friendly interface will open this useful class of models to a wider audience within species distribution modelling and beyond.","container-title":"bioRxiv","language":"en","note":"DOI: 10.1101/2022.03.24.485545\nsection: New Results\ntype: article","page":"2022.03.24.485545","source":"bioRxiv","title":"sdmTMB: an R package for fast, flexible, and user-friendly generalized linear mixed effects models with spatial and spatiotemporal random fields","title-short":"sdmTMB","author":[{"family":"Anderson","given":"Sean C."},{"family":"Ward","given":"Eric J."},{"family":"English","given":"Philina A."},{"family":"Barnett","given":"Lewis A. K."}],"issued":{"date-parts":[["2022",3,27]]},"citation-key":"andersonSdmTMBPackageFast2022"}}],"schema":"https://github.com/citation-style-language/schema/raw/master/csl-citation.json"} </w:instrText>
      </w:r>
      <w:r w:rsidRPr="00C038C3">
        <w:fldChar w:fldCharType="separate"/>
      </w:r>
      <w:r w:rsidR="00465894">
        <w:rPr>
          <w:lang w:val="en-GB"/>
        </w:rPr>
        <w:t>(57)</w:t>
      </w:r>
      <w:r w:rsidRPr="00C038C3">
        <w:fldChar w:fldCharType="end"/>
      </w:r>
      <w:r>
        <w:t xml:space="preserve"> with maximum marginal likelihood and the Laplace approximation to integrate over random effects</w:t>
      </w:r>
      <w:r w:rsidRPr="002E6A18">
        <w:t xml:space="preserve">. </w:t>
      </w:r>
      <w:r w:rsidRPr="00C038C3">
        <w:t xml:space="preserve">We </w:t>
      </w:r>
      <w:r>
        <w:t>assessed</w:t>
      </w:r>
      <w:r w:rsidRPr="00C038C3">
        <w:t xml:space="preserve"> </w:t>
      </w:r>
      <w:r>
        <w:t xml:space="preserve">convergence </w:t>
      </w:r>
      <w:r w:rsidRPr="00C038C3">
        <w:t>by confirming</w:t>
      </w:r>
      <w:r>
        <w:t xml:space="preserve"> that</w:t>
      </w:r>
      <w:r w:rsidRPr="00C038C3">
        <w:t xml:space="preserve"> the maximum absolute gradient </w:t>
      </w:r>
      <w:r>
        <w:t xml:space="preserve">with respect to all fixed effects </w:t>
      </w:r>
      <w:r w:rsidRPr="00C038C3">
        <w:t>was &lt; 0.0</w:t>
      </w:r>
      <w:r>
        <w:t>1</w:t>
      </w:r>
      <w:r w:rsidRPr="00C038C3">
        <w:t xml:space="preserve"> and that the Hessian matrix was positive-definite. </w:t>
      </w:r>
      <w:r w:rsidR="00B55D62">
        <w:t xml:space="preserve">Model residuals are shown the </w:t>
      </w:r>
      <w:r w:rsidR="00B55D62" w:rsidRPr="00C038C3">
        <w:rPr>
          <w:i/>
          <w:iCs/>
        </w:rPr>
        <w:t>SI Appendix</w:t>
      </w:r>
      <w:r w:rsidR="00B55D62" w:rsidRPr="00C038C3">
        <w:t xml:space="preserve"> </w:t>
      </w:r>
      <w:r w:rsidR="00B55D62">
        <w:t xml:space="preserve">(Figs. S4-S8 and </w:t>
      </w:r>
      <w:r w:rsidR="00A833FB">
        <w:t>S13-S16</w:t>
      </w:r>
      <w:r w:rsidR="00B55D62">
        <w:t xml:space="preserve">). </w:t>
      </w:r>
      <w:r w:rsidRPr="00C038C3">
        <w:t xml:space="preserve">We used packages in the </w:t>
      </w:r>
      <w:r>
        <w:t>‘</w:t>
      </w:r>
      <w:r w:rsidRPr="00C038C3">
        <w:t xml:space="preserve">tidyverse’ </w:t>
      </w:r>
      <w:r w:rsidRPr="00C038C3">
        <w:fldChar w:fldCharType="begin"/>
      </w:r>
      <w:r w:rsidR="00465894">
        <w:instrText xml:space="preserve"> ADDIN ZOTERO_ITEM CSL_CITATION {"citationID":"vAwAJark","properties":{"formattedCitation":"(58)","plainCitation":"(58)","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C038C3">
        <w:fldChar w:fldCharType="separate"/>
      </w:r>
      <w:r w:rsidR="00465894">
        <w:t>(58)</w:t>
      </w:r>
      <w:r w:rsidRPr="00C038C3">
        <w:fldChar w:fldCharType="end"/>
      </w:r>
      <w:r w:rsidRPr="00C038C3">
        <w:t xml:space="preserve"> for data processing and plotting. </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7A1FF7" w:rsidRDefault="00401B29" w:rsidP="00552801">
      <w:pPr>
        <w:pStyle w:val="Heading1"/>
        <w:keepNext w:val="0"/>
        <w:keepLines w:val="0"/>
        <w:spacing w:before="0" w:after="0" w:line="480" w:lineRule="auto"/>
        <w:contextualSpacing/>
        <w:mirrorIndents/>
        <w:jc w:val="both"/>
        <w:rPr>
          <w:b/>
          <w:sz w:val="28"/>
          <w:szCs w:val="28"/>
          <w:lang w:val="en-GB"/>
        </w:rPr>
      </w:pPr>
      <w:r w:rsidRPr="00C038C3">
        <w:rPr>
          <w:b/>
          <w:sz w:val="28"/>
          <w:szCs w:val="28"/>
        </w:rPr>
        <w:t>Results</w:t>
      </w:r>
    </w:p>
    <w:p w14:paraId="2CB344D7" w14:textId="195AA7EC" w:rsidR="006006A7" w:rsidRPr="00C038C3" w:rsidRDefault="0011725E" w:rsidP="007A48F5">
      <w:pPr>
        <w:spacing w:line="480" w:lineRule="auto"/>
        <w:contextualSpacing/>
        <w:mirrorIndents/>
        <w:jc w:val="both"/>
        <w:rPr>
          <w:color w:val="000000" w:themeColor="text1"/>
        </w:rPr>
      </w:pPr>
      <w:r w:rsidRPr="00C038C3">
        <w:t>The condition model revealed a</w:t>
      </w:r>
      <w:r w:rsidR="00360E7F" w:rsidRPr="00C038C3">
        <w:t xml:space="preserve"> </w:t>
      </w:r>
      <w:r w:rsidR="00194F81">
        <w:t xml:space="preserve">mean </w:t>
      </w:r>
      <w:r w:rsidR="00360E7F" w:rsidRPr="00C038C3">
        <w:t>decline in the</w:t>
      </w:r>
      <w:r w:rsidR="00D95637">
        <w:t xml:space="preserve"> Le </w:t>
      </w:r>
      <w:r w:rsidR="009A30EC">
        <w:t>C</w:t>
      </w:r>
      <w:r w:rsidR="00D95637">
        <w:t xml:space="preserve">ren </w:t>
      </w:r>
      <w:r w:rsidR="00360E7F" w:rsidRPr="00C038C3">
        <w:t xml:space="preserve">condition factor </w:t>
      </w:r>
      <w:r w:rsidR="00752A0D" w:rsidRPr="00902826">
        <w:t xml:space="preserve">of </w:t>
      </w:r>
      <w:r w:rsidR="00F37D13">
        <w:t>14</w:t>
      </w:r>
      <w:r w:rsidR="00752A0D" w:rsidRPr="00902826">
        <w:t>%</w:t>
      </w:r>
      <w:r w:rsidR="003A63A0">
        <w:t xml:space="preserve"> [</w:t>
      </w:r>
      <w:r w:rsidR="00B8661C">
        <w:t>17</w:t>
      </w:r>
      <w:r w:rsidR="005C6A29">
        <w:t xml:space="preserve">%, </w:t>
      </w:r>
      <w:r w:rsidR="00B8661C">
        <w:t>11</w:t>
      </w:r>
      <w:r w:rsidR="005C6A29">
        <w:t>%</w:t>
      </w:r>
      <w:r w:rsidR="003A63A0">
        <w:t>]</w:t>
      </w:r>
      <w:r w:rsidR="00662BBE">
        <w:t xml:space="preserve"> (</w:t>
      </w:r>
      <w:r w:rsidR="00455E15">
        <w:t>values in brackets</w:t>
      </w:r>
      <w:r w:rsidR="00057E07">
        <w:t xml:space="preserve"> </w:t>
      </w:r>
      <w:r w:rsidR="00C0513E">
        <w:t>are the 2.5% and 97.5</w:t>
      </w:r>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r w:rsidR="00F722A8">
        <w:t>)</w:t>
      </w:r>
      <w:r w:rsidR="00EC1976">
        <w:t>. It declined</w:t>
      </w:r>
      <w:r w:rsidR="008C0B8F" w:rsidRPr="00902826">
        <w:t xml:space="preserve"> </w:t>
      </w:r>
      <w:r w:rsidR="00556E35" w:rsidRPr="00902826">
        <w:t xml:space="preserve">from </w:t>
      </w:r>
      <w:r w:rsidR="00980B68" w:rsidRPr="00902826">
        <w:t xml:space="preserve">approximately </w:t>
      </w:r>
      <w:r w:rsidR="0045757B">
        <w:t>1.11</w:t>
      </w:r>
      <w:r w:rsidR="0082202C" w:rsidRPr="00902826">
        <w:t xml:space="preserve"> </w:t>
      </w:r>
      <w:r w:rsidR="00556E35" w:rsidRPr="00902826">
        <w:t xml:space="preserve">to </w:t>
      </w:r>
      <w:r w:rsidR="0045757B">
        <w:t>0.95</w:t>
      </w:r>
      <w:r w:rsidR="00030B47" w:rsidRPr="00902826">
        <w:t xml:space="preserve"> </w:t>
      </w:r>
      <w:r w:rsidR="00360E7F" w:rsidRPr="00902826">
        <w:t xml:space="preserve">between 1993 and </w:t>
      </w:r>
      <w:r w:rsidR="00F27464" w:rsidRPr="00902826">
        <w:t>20</w:t>
      </w:r>
      <w:r w:rsidR="00267337">
        <w:t>19</w:t>
      </w:r>
      <w:r w:rsidR="00CB08FC">
        <w:t xml:space="preserve"> (the decline </w:t>
      </w:r>
      <w:r w:rsidR="00902826" w:rsidRPr="00902826">
        <w:t>leveled</w:t>
      </w:r>
      <w:r w:rsidR="00C9279F">
        <w:t xml:space="preserve"> off</w:t>
      </w:r>
      <w:r w:rsidR="00902826" w:rsidRPr="00902826">
        <w:t xml:space="preserve"> </w:t>
      </w:r>
      <w:r w:rsidR="00CB08FC">
        <w:t>in around 2008</w:t>
      </w:r>
      <w:r w:rsidR="007A1FF7">
        <w:t>)</w:t>
      </w:r>
      <w:r w:rsidR="007941CD">
        <w:t xml:space="preserve"> and the whole distribution of condition values in the population exhibited a shift to lower values </w:t>
      </w:r>
      <w:r w:rsidR="007A1FF7" w:rsidRPr="00902826">
        <w:t>(</w:t>
      </w:r>
      <w:r w:rsidR="00345F06" w:rsidRPr="00902826">
        <w:t>Fig</w:t>
      </w:r>
      <w:r w:rsidR="00A45BE8" w:rsidRPr="00902826">
        <w:t xml:space="preserve">. </w:t>
      </w:r>
      <w:r w:rsidR="00345F06" w:rsidRPr="00902826">
        <w:t>1)</w:t>
      </w:r>
      <w:r w:rsidR="00550CF7" w:rsidRPr="00902826">
        <w:t xml:space="preserve">. </w:t>
      </w:r>
      <w:r w:rsidR="00B508C2">
        <w:t xml:space="preserve">The condition factor declined the most in </w:t>
      </w:r>
      <w:r w:rsidR="00E777B0">
        <w:t xml:space="preserve">the northern </w:t>
      </w:r>
      <w:r w:rsidR="00B508C2">
        <w:t xml:space="preserve">subdivisions </w:t>
      </w:r>
      <w:r w:rsidR="00E777B0">
        <w:t>(</w:t>
      </w:r>
      <w:r w:rsidR="007F29BA">
        <w:t>i.e.,</w:t>
      </w:r>
      <w:r w:rsidR="00E777B0">
        <w:t xml:space="preserve"> </w:t>
      </w:r>
      <w:r w:rsidR="00B508C2">
        <w:t>27 and 28</w:t>
      </w:r>
      <w:r w:rsidR="00E777B0">
        <w:t>)</w:t>
      </w:r>
      <w:r w:rsidR="00B508C2">
        <w:t xml:space="preserve"> and the least in </w:t>
      </w:r>
      <w:r w:rsidR="00E777B0">
        <w:t xml:space="preserve">the south-western </w:t>
      </w:r>
      <w:r w:rsidR="00B508C2">
        <w:t>subdivision 24</w:t>
      </w:r>
      <w:r w:rsidR="009F727E">
        <w:t xml:space="preserve"> (Fig. 1B)</w:t>
      </w:r>
      <w:r w:rsidR="007A1FF7">
        <w:t>.</w:t>
      </w:r>
      <w:r w:rsidR="00126322" w:rsidRPr="00902826">
        <w:t xml:space="preserve"> </w:t>
      </w:r>
      <w:r w:rsidR="00FE4497">
        <w:t>The spatial p</w:t>
      </w:r>
      <w:r w:rsidR="001014C3" w:rsidRPr="00C038C3">
        <w:t xml:space="preserve">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7168C8" w:rsidRPr="00C038C3">
        <w:rPr>
          <w:color w:val="000000" w:themeColor="text1"/>
        </w:rPr>
        <w:t xml:space="preserve">, </w:t>
      </w:r>
      <w:r w:rsidR="00394B2A" w:rsidRPr="00C038C3">
        <w:t>and</w:t>
      </w:r>
      <w:r w:rsidR="00266FDD" w:rsidRPr="00C038C3">
        <w:t xml:space="preserve"> that the condition factor decline</w:t>
      </w:r>
      <w:r w:rsidR="000727C2">
        <w:t>d</w:t>
      </w:r>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605C12B1" w14:textId="28D3C5DA" w:rsidR="00191D55" w:rsidRPr="00F5515B" w:rsidRDefault="001B67EF" w:rsidP="005D7A45">
      <w:pPr>
        <w:spacing w:line="480" w:lineRule="auto"/>
        <w:ind w:firstLine="284"/>
        <w:contextualSpacing/>
        <w:mirrorIndents/>
        <w:jc w:val="both"/>
      </w:pPr>
      <w:r w:rsidRPr="00C038C3">
        <w:t xml:space="preserve">The covariates with the largest </w:t>
      </w:r>
      <w:r w:rsidR="003C04C8" w:rsidRPr="00C038C3">
        <w:t xml:space="preserve">positive </w:t>
      </w:r>
      <w:r w:rsidR="00E87BF6" w:rsidRPr="00C038C3">
        <w:t xml:space="preserve">standardized </w:t>
      </w:r>
      <w:r w:rsidRPr="00C038C3">
        <w:t xml:space="preserve">effect sizes </w:t>
      </w:r>
      <w:r w:rsidR="00CB5D62">
        <w:t xml:space="preserve">on </w:t>
      </w:r>
      <w:r w:rsidR="00CE1412">
        <w:t xml:space="preserve">the </w:t>
      </w:r>
      <w:r w:rsidR="00BA25FA">
        <w:t xml:space="preserve">condition factor </w:t>
      </w:r>
      <w:r w:rsidR="002533FF">
        <w:t>were</w:t>
      </w:r>
      <w:r w:rsidR="002533FF" w:rsidRPr="00C038C3">
        <w:t xml:space="preserve"> </w:t>
      </w:r>
      <w:r w:rsidR="007525A3" w:rsidRPr="00C038C3">
        <w:t>temperature</w:t>
      </w:r>
      <w:r w:rsidR="00457B31">
        <w:t xml:space="preserve"> at the haul</w:t>
      </w:r>
      <w:r w:rsidR="00D373BB">
        <w:t xml:space="preserve"> </w:t>
      </w:r>
      <w:r w:rsidR="00CB5D62">
        <w:t xml:space="preserve">level </w:t>
      </w:r>
      <w:r w:rsidR="00D373BB">
        <w:t>(0.009 [</w:t>
      </w:r>
      <w:r w:rsidR="00804CE6" w:rsidRPr="00804CE6">
        <w:t>0.00</w:t>
      </w:r>
      <w:r w:rsidR="00804CE6">
        <w:t xml:space="preserve">4, </w:t>
      </w:r>
      <w:r w:rsidR="00260509">
        <w:t>0.014</w:t>
      </w:r>
      <w:r w:rsidR="00D373BB">
        <w:t>])</w:t>
      </w:r>
      <w:r w:rsidR="00C10304">
        <w:t xml:space="preserve"> (values in brackets indicate 95% confidence interval)</w:t>
      </w:r>
      <w:r w:rsidR="007525A3" w:rsidRPr="00C038C3">
        <w:t xml:space="preserve">, </w:t>
      </w:r>
      <w:r w:rsidR="00457B31">
        <w:t xml:space="preserve">median </w:t>
      </w:r>
      <w:r w:rsidR="008F6CA7">
        <w:t xml:space="preserve">depth </w:t>
      </w:r>
      <w:r w:rsidR="008353BA">
        <w:t xml:space="preserve">of the ICES rectangle </w:t>
      </w:r>
      <w:r w:rsidR="00E60301">
        <w:t xml:space="preserve">(0.01 [0.004, </w:t>
      </w:r>
      <w:r w:rsidR="002663C6">
        <w:t>0.02</w:t>
      </w:r>
      <w:r w:rsidR="00E60301">
        <w:t>])</w:t>
      </w:r>
      <w:r w:rsidR="00CB5D62">
        <w:t>,</w:t>
      </w:r>
      <w:r w:rsidR="00E60301">
        <w:t xml:space="preserve"> </w:t>
      </w:r>
      <w:r w:rsidRPr="00C038C3">
        <w:t>oxygen</w:t>
      </w:r>
      <w:r w:rsidR="00457B31">
        <w:t xml:space="preserve"> </w:t>
      </w:r>
      <w:r w:rsidR="00457B31">
        <w:lastRenderedPageBreak/>
        <w:t xml:space="preserve">concentration </w:t>
      </w:r>
      <w:r w:rsidR="00932E85">
        <w:t xml:space="preserve">at </w:t>
      </w:r>
      <w:r w:rsidR="00457B31">
        <w:t>the ICES rectangle</w:t>
      </w:r>
      <w:r w:rsidR="00932E85">
        <w:t xml:space="preserve"> level (</w:t>
      </w:r>
      <w:r w:rsidR="006A2A3C">
        <w:t>0.01</w:t>
      </w:r>
      <w:r w:rsidR="0003139B">
        <w:t xml:space="preserve"> [</w:t>
      </w:r>
      <w:r w:rsidR="00FA177A">
        <w:t>0.002</w:t>
      </w:r>
      <w:r w:rsidR="00F86BC5">
        <w:t xml:space="preserve">, </w:t>
      </w:r>
      <w:r w:rsidR="00937CC9">
        <w:t>0.016</w:t>
      </w:r>
      <w:r w:rsidR="0003139B">
        <w:t>]</w:t>
      </w:r>
      <w:r w:rsidR="00932E85">
        <w:t>)</w:t>
      </w:r>
      <w:r w:rsidRPr="00C038C3">
        <w:t xml:space="preserve">, </w:t>
      </w:r>
      <w:r w:rsidR="009E1BBA" w:rsidRPr="00C038C3">
        <w:t xml:space="preserve">and </w:t>
      </w:r>
      <w:r w:rsidR="00BA59A8">
        <w:t xml:space="preserve">biomass of sprat </w:t>
      </w:r>
      <w:r w:rsidR="00CB5D62">
        <w:t>at</w:t>
      </w:r>
      <w:r w:rsidR="00BA59A8">
        <w:t xml:space="preserve"> the ICES </w:t>
      </w:r>
      <w:r w:rsidRPr="00C038C3">
        <w:t xml:space="preserve">subdivision </w:t>
      </w:r>
      <w:r w:rsidR="00CB5D62">
        <w:t>level</w:t>
      </w:r>
      <w:r w:rsidR="00FD2068">
        <w:t xml:space="preserve"> (0.007 [0.002, 0.013])</w:t>
      </w:r>
      <w:r w:rsidR="00545A6C">
        <w:t xml:space="preserve"> </w:t>
      </w:r>
      <w:r w:rsidR="009717B0" w:rsidRPr="00C038C3">
        <w:t xml:space="preserve">(Fig. </w:t>
      </w:r>
      <w:r w:rsidR="009104FF">
        <w:t>3</w:t>
      </w:r>
      <w:r w:rsidR="009717B0" w:rsidRPr="00C038C3">
        <w:t>)</w:t>
      </w:r>
      <w:r w:rsidR="00252967" w:rsidRPr="00C038C3">
        <w:t>.</w:t>
      </w:r>
      <w:r w:rsidR="00772D50" w:rsidRPr="00C038C3">
        <w:t xml:space="preserve"> D</w:t>
      </w:r>
      <w:r w:rsidRPr="00C038C3">
        <w:t>epth</w:t>
      </w:r>
      <w:r w:rsidR="00BF7E3D" w:rsidRPr="00C038C3">
        <w:t xml:space="preserve"> </w:t>
      </w:r>
      <w:r w:rsidR="004F47BC">
        <w:t xml:space="preserve">at the haul </w:t>
      </w:r>
      <w:r w:rsidR="00EC2ED7">
        <w:t xml:space="preserve">level </w:t>
      </w:r>
      <w:r w:rsidR="00C617EF">
        <w:t>was</w:t>
      </w:r>
      <w:r w:rsidR="004F47BC">
        <w:t xml:space="preserve"> </w:t>
      </w:r>
      <w:r w:rsidR="00DA1CED" w:rsidRPr="00C038C3">
        <w:t xml:space="preserve">negatively associated with </w:t>
      </w:r>
      <w:r w:rsidR="00177F2B" w:rsidRPr="00C038C3">
        <w:t xml:space="preserve">condition </w:t>
      </w:r>
      <w:r w:rsidR="006E5B4A">
        <w:t>(</w:t>
      </w:r>
      <w:r w:rsidR="00F12EFA">
        <w:t>-</w:t>
      </w:r>
      <w:r w:rsidR="006E5B4A" w:rsidRPr="006E5B4A">
        <w:t>0.02</w:t>
      </w:r>
      <w:r w:rsidR="00F12EFA">
        <w:t>3</w:t>
      </w:r>
      <w:r w:rsidR="006E5B4A">
        <w:t xml:space="preserve"> [</w:t>
      </w:r>
      <w:r w:rsidR="003C6996" w:rsidRPr="003C6996">
        <w:t>-0.02</w:t>
      </w:r>
      <w:r w:rsidR="00EC506A">
        <w:t>7</w:t>
      </w:r>
      <w:r w:rsidR="003C6996">
        <w:t xml:space="preserve">, </w:t>
      </w:r>
      <w:r w:rsidR="00137405">
        <w:t>-0.02</w:t>
      </w:r>
      <w:r w:rsidR="006E5B4A">
        <w:t>])</w:t>
      </w:r>
      <w:r w:rsidR="006E5B4A" w:rsidRPr="006E5B4A">
        <w:t xml:space="preserve"> </w:t>
      </w:r>
      <w:r w:rsidR="00912517" w:rsidRPr="00C038C3">
        <w:t>(</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F15970">
        <w:rPr>
          <w:color w:val="000000" w:themeColor="text1"/>
        </w:rPr>
        <w:t>1</w:t>
      </w:r>
      <w:r w:rsidR="009B25CE">
        <w:rPr>
          <w:color w:val="000000" w:themeColor="text1"/>
        </w:rPr>
        <w:t>0</w:t>
      </w:r>
      <w:r w:rsidR="00912517" w:rsidRPr="00C038C3">
        <w:rPr>
          <w:color w:val="000000" w:themeColor="text1"/>
        </w:rPr>
        <w:t>, for marginal effects plots)</w:t>
      </w:r>
      <w:r w:rsidR="007E4F4B" w:rsidRPr="00C038C3">
        <w:rPr>
          <w:color w:val="000000" w:themeColor="text1"/>
        </w:rPr>
        <w:t>.</w:t>
      </w:r>
      <w:r w:rsidR="006A61BE" w:rsidRPr="00C038C3">
        <w:rPr>
          <w:color w:val="000000" w:themeColor="text1"/>
        </w:rPr>
        <w:t xml:space="preserve"> </w:t>
      </w:r>
      <w:r w:rsidR="00C7134E" w:rsidRPr="00C038C3">
        <w:t xml:space="preserve">The </w:t>
      </w:r>
      <w:r w:rsidR="00FA49AB">
        <w:t xml:space="preserve">biomass </w:t>
      </w:r>
      <w:r w:rsidR="00C7134E" w:rsidRPr="00C038C3">
        <w:t xml:space="preserve">density </w:t>
      </w:r>
      <w:r w:rsidR="005D7A45">
        <w:t xml:space="preserve">of </w:t>
      </w:r>
      <w:r w:rsidR="001464DF">
        <w:t>cod</w:t>
      </w:r>
      <w:r w:rsidR="00066990">
        <w:t xml:space="preserve">, </w:t>
      </w:r>
      <w:r w:rsidR="00C7134E" w:rsidRPr="00C038C3">
        <w:t>flounder</w:t>
      </w:r>
      <w:r w:rsidR="00066990">
        <w:t xml:space="preserve"> and </w:t>
      </w:r>
      <w:r w:rsidR="00066990" w:rsidRPr="00C038C3">
        <w:rPr>
          <w:i/>
        </w:rPr>
        <w:t>S</w:t>
      </w:r>
      <w:r w:rsidR="00066990">
        <w:rPr>
          <w:i/>
        </w:rPr>
        <w:t>.</w:t>
      </w:r>
      <w:r w:rsidR="00066990" w:rsidRPr="00C038C3">
        <w:rPr>
          <w:i/>
        </w:rPr>
        <w:t xml:space="preserve"> entomon</w:t>
      </w:r>
      <w:r w:rsidR="00C617EF">
        <w:t>,</w:t>
      </w:r>
      <w:r w:rsidR="00C7134E" w:rsidRPr="00C038C3">
        <w:t xml:space="preserve"> </w:t>
      </w:r>
      <w:r w:rsidR="00425DF1">
        <w:t xml:space="preserve">and the biomass of herring did not </w:t>
      </w:r>
      <w:r w:rsidR="002B08A1">
        <w:t>a</w:t>
      </w:r>
      <w:r w:rsidR="00C7134E" w:rsidRPr="00C038C3">
        <w:t xml:space="preserve">ffect the </w:t>
      </w:r>
      <w:r w:rsidR="00BA25FA">
        <w:t xml:space="preserve">condition </w:t>
      </w:r>
      <w:r w:rsidR="00C7134E" w:rsidRPr="00C038C3">
        <w:t>of cod</w:t>
      </w:r>
      <w:r w:rsidR="005D7A45">
        <w:t xml:space="preserve"> at any scale</w:t>
      </w:r>
      <w:r w:rsidR="00624F8E">
        <w:t xml:space="preserve"> (Fig. </w:t>
      </w:r>
      <w:r w:rsidR="008448B1">
        <w:t>3</w:t>
      </w:r>
      <w:r w:rsidR="00867464">
        <w:t>)</w:t>
      </w:r>
      <w:r w:rsidR="005D7A45">
        <w:t>.</w:t>
      </w:r>
      <w:r w:rsidR="006F610D" w:rsidRPr="006F610D">
        <w:t xml:space="preserve"> </w:t>
      </w:r>
      <w:r w:rsidR="006F610D">
        <w:t xml:space="preserve">The </w:t>
      </w:r>
      <w:r w:rsidR="006F610D" w:rsidRPr="00C038C3">
        <w:rPr>
          <w:color w:val="000000" w:themeColor="text1"/>
        </w:rPr>
        <w:t xml:space="preserve">magnitude of </w:t>
      </w:r>
      <w:r w:rsidR="00C617EF">
        <w:rPr>
          <w:color w:val="000000" w:themeColor="text1"/>
        </w:rPr>
        <w:t>any individual</w:t>
      </w:r>
      <w:r w:rsidR="006F610D">
        <w:rPr>
          <w:color w:val="000000" w:themeColor="text1"/>
        </w:rPr>
        <w:t xml:space="preserve"> </w:t>
      </w:r>
      <w:r w:rsidR="006F610D" w:rsidRPr="00C038C3">
        <w:rPr>
          <w:color w:val="000000" w:themeColor="text1"/>
        </w:rPr>
        <w:t xml:space="preserve">covariate effect size </w:t>
      </w:r>
      <w:r w:rsidR="00C617EF">
        <w:rPr>
          <w:color w:val="000000" w:themeColor="text1"/>
        </w:rPr>
        <w:t>was</w:t>
      </w:r>
      <w:r w:rsidR="00991E8D">
        <w:rPr>
          <w:color w:val="000000" w:themeColor="text1"/>
        </w:rPr>
        <w:t xml:space="preserve"> </w:t>
      </w:r>
      <w:r w:rsidR="006F610D">
        <w:rPr>
          <w:color w:val="000000" w:themeColor="text1"/>
        </w:rPr>
        <w:t>generally small</w:t>
      </w:r>
      <w:r w:rsidR="00D42FA7">
        <w:rPr>
          <w:color w:val="000000" w:themeColor="text1"/>
        </w:rPr>
        <w:t xml:space="preserve">. </w:t>
      </w:r>
      <w:r w:rsidR="006F610D">
        <w:rPr>
          <w:color w:val="000000" w:themeColor="text1"/>
        </w:rPr>
        <w:t xml:space="preserve">In fact, </w:t>
      </w:r>
      <w:r w:rsidR="00C617EF">
        <w:rPr>
          <w:color w:val="000000" w:themeColor="text1"/>
        </w:rPr>
        <w:t xml:space="preserve">these effect sizes were </w:t>
      </w:r>
      <w:r w:rsidR="006F610D" w:rsidRPr="00C038C3">
        <w:t xml:space="preserve">several times smaller than </w:t>
      </w:r>
      <w:r w:rsidR="008B2710">
        <w:t xml:space="preserve">the magnitude of </w:t>
      </w:r>
      <w:r w:rsidR="003142CF">
        <w:t xml:space="preserve">latent </w:t>
      </w:r>
      <w:r w:rsidR="006F610D" w:rsidRPr="00C038C3">
        <w:t>spatiotemporal and spatial variation</w:t>
      </w:r>
      <w:r w:rsidR="00191D55">
        <w:t xml:space="preserve"> (Fig. 3)</w:t>
      </w:r>
      <w:r w:rsidR="006F610D" w:rsidRPr="00C038C3">
        <w:t xml:space="preserve">. </w:t>
      </w:r>
      <w:r w:rsidR="0099591C">
        <w:t>Using</w:t>
      </w:r>
      <w:r w:rsidR="00FD34CB">
        <w:t xml:space="preserve"> the approach proposed in </w:t>
      </w:r>
      <w:r w:rsidR="00FD34CB">
        <w:rPr>
          <w:noProof/>
        </w:rPr>
        <w:t>Nakagawa and Schielzeth</w:t>
      </w:r>
      <w:r w:rsidR="0099591C">
        <w:t xml:space="preserve"> </w:t>
      </w:r>
      <w:r w:rsidR="00FD34CB">
        <w:fldChar w:fldCharType="begin"/>
      </w:r>
      <w:r w:rsidR="00465894">
        <w:instrText xml:space="preserve"> ADDIN ZOTERO_ITEM CSL_CITATION {"citationID":"SSHBQW4t","properties":{"formattedCitation":"(59)","plainCitation":"(59)","noteIndex":0},"citationItems":[{"id":3203,"uris":["http://zotero.org/users/6116610/items/4EV3E6YD"],"itemData":{"id":3203,"type":"article-journal","abstract":"The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Evolution","DOI":"10.1111/j.2041-210x.2012.00261.x","ISSN":"2041-210X","issue":"2","language":"en","note":"_eprint: https://onlinelibrary.wiley.com/doi/pdf/10.1111/j.2041-210x.2012.00261.x","page":"133-142","source":"Wiley Online Library","title":"A general and simple method for obtaining R2 from generalized linear mixed-effects models","volume":"4","author":[{"family":"Nakagawa","given":"Shinichi"},{"family":"Schielzeth","given":"Holger"}],"issued":{"date-parts":[["2013"]]},"citation-key":"nakagawaGeneralSimpleMethod2013"},"suppress-author":true}],"schema":"https://github.com/citation-style-language/schema/raw/master/csl-citation.json"} </w:instrText>
      </w:r>
      <w:r w:rsidR="00FD34CB">
        <w:fldChar w:fldCharType="separate"/>
      </w:r>
      <w:r w:rsidR="00465894">
        <w:rPr>
          <w:noProof/>
        </w:rPr>
        <w:t>(59)</w:t>
      </w:r>
      <w:r w:rsidR="00FD34CB">
        <w:fldChar w:fldCharType="end"/>
      </w:r>
      <w:r w:rsidR="00FD34CB">
        <w:t>, we calculated marginal</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oMath>
      <w:r w:rsidR="00FD34CB">
        <w:t xml:space="preserve"> for fixed and random </w:t>
      </w:r>
      <w:r w:rsidR="00F5515B">
        <w:t xml:space="preserve">effects, and found that fixed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0.039</w:t>
      </w:r>
      <w:r w:rsidR="00F5515B">
        <w:t xml:space="preserve">, while random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0.27</w:t>
      </w:r>
      <w:r w:rsidR="00E67DA6">
        <w:t xml:space="preserve"> </w:t>
      </w:r>
      <w:r w:rsidR="00FD115F">
        <w:t>(</w:t>
      </w:r>
      <w:r w:rsidR="00B067D8">
        <w:t>of which the time-varying intercepts, spatial random effects and spatiotemporal random effects contributed with 0.06, 0.07 and 0.14, respectively</w:t>
      </w:r>
      <w:r w:rsidR="00FD115F">
        <w:t xml:space="preserve">). </w:t>
      </w:r>
      <w:r w:rsidR="00A502F9" w:rsidRPr="00C038C3">
        <w:t xml:space="preserve">This </w:t>
      </w:r>
      <w:r w:rsidR="00A502F9">
        <w:t xml:space="preserve">suggests </w:t>
      </w:r>
      <w:r w:rsidR="00A502F9" w:rsidRPr="00C038C3">
        <w:t>considerable variation in space</w:t>
      </w:r>
      <w:r w:rsidR="00A502F9">
        <w:t xml:space="preserve"> and time due to latent factors</w:t>
      </w:r>
      <w:r w:rsidR="00A502F9" w:rsidRPr="00C038C3">
        <w:t xml:space="preserve">, </w:t>
      </w:r>
      <w:r w:rsidR="00A502F9">
        <w:t xml:space="preserve">as well as </w:t>
      </w:r>
      <w:r w:rsidR="00A502F9" w:rsidRPr="00C038C3">
        <w:t>changes</w:t>
      </w:r>
      <w:r w:rsidR="00A502F9">
        <w:t xml:space="preserve"> of spatial</w:t>
      </w:r>
      <w:r w:rsidR="00A502F9" w:rsidRPr="00C038C3">
        <w:t xml:space="preserve"> variation through time, that cannot </w:t>
      </w:r>
      <w:r w:rsidR="00A502F9">
        <w:t xml:space="preserve">be </w:t>
      </w:r>
      <w:r w:rsidR="00A502F9" w:rsidRPr="00C038C3">
        <w:t>explain</w:t>
      </w:r>
      <w:r w:rsidR="00A502F9">
        <w:t xml:space="preserve">ed by </w:t>
      </w:r>
      <w:r w:rsidR="00D73198">
        <w:t>the</w:t>
      </w:r>
      <w:r w:rsidR="00D73198" w:rsidRPr="00C038C3">
        <w:t xml:space="preserve"> </w:t>
      </w:r>
      <w:r w:rsidR="00A502F9" w:rsidRPr="00C038C3">
        <w:t>covariates</w:t>
      </w:r>
      <w:r w:rsidR="00D73198">
        <w:t xml:space="preserve"> used</w:t>
      </w:r>
      <w:r w:rsidR="00A502F9">
        <w:t>.</w:t>
      </w:r>
    </w:p>
    <w:p w14:paraId="7D6C2F60" w14:textId="2639A200" w:rsidR="00C7134E" w:rsidRDefault="00A61375" w:rsidP="005D7A45">
      <w:pPr>
        <w:spacing w:line="480" w:lineRule="auto"/>
        <w:ind w:firstLine="284"/>
        <w:contextualSpacing/>
        <w:mirrorIndents/>
        <w:jc w:val="both"/>
      </w:pPr>
      <w:r>
        <w:t>W</w:t>
      </w:r>
      <w:r w:rsidR="00A0294B">
        <w:t>e conduc</w:t>
      </w:r>
      <w:r w:rsidR="006C6D62">
        <w:t>t</w:t>
      </w:r>
      <w:r w:rsidR="00A0294B">
        <w:t xml:space="preserve">ed </w:t>
      </w:r>
      <w:r w:rsidR="007868D7">
        <w:t xml:space="preserve">a </w:t>
      </w:r>
      <w:r w:rsidR="008C58C0">
        <w:t xml:space="preserve">sensitivity </w:t>
      </w:r>
      <w:r w:rsidR="006C6D62">
        <w:t xml:space="preserve">analysis </w:t>
      </w:r>
      <w:r w:rsidR="00C63CEB">
        <w:t xml:space="preserve">by fitting the condition </w:t>
      </w:r>
      <w:r w:rsidR="0000397F">
        <w:t>model to different parts of the data</w:t>
      </w:r>
      <w:r w:rsidR="002020C6">
        <w:t xml:space="preserve">. The different models where </w:t>
      </w:r>
      <w:r w:rsidR="0000397F">
        <w:t xml:space="preserve">only </w:t>
      </w:r>
      <w:r w:rsidR="002020C6">
        <w:t xml:space="preserve">cod above 30 cm, </w:t>
      </w:r>
      <w:r w:rsidR="001B597C">
        <w:t xml:space="preserve">only cod </w:t>
      </w:r>
      <w:r w:rsidR="002020C6">
        <w:t xml:space="preserve">below 30 cm, </w:t>
      </w:r>
      <w:r w:rsidR="003F4DE5">
        <w:t xml:space="preserve">omitting </w:t>
      </w:r>
      <w:r w:rsidR="000C4060">
        <w:t>subdivision 24 (</w:t>
      </w:r>
      <w:r w:rsidR="003F4DE5">
        <w:t>the mixing zone with western Baltic cod</w:t>
      </w:r>
      <w:ins w:id="166" w:author="Max Lindmark" w:date="2022-05-26T15:11:00Z">
        <w:r w:rsidR="00465894">
          <w:t xml:space="preserve"> </w:t>
        </w:r>
      </w:ins>
      <w:r w:rsidR="00465894">
        <w:fldChar w:fldCharType="begin"/>
      </w:r>
      <w:r w:rsidR="00465894">
        <w:instrText xml:space="preserve"> ADDIN ZOTERO_ITEM CSL_CITATION {"citationID":"TzXWtgnK","properties":{"formattedCitation":"(46)","plainCitation":"(46)","noteIndex":0},"citationItems":[{"id":3882,"uris":["http://zotero.org/users/6116610/items/WB4JL635"],"itemData":{"id":3882,"type":"article-journal","abstract":"Knowledge of the movement patterns and area utilisation of commercially important fish stocks is critical to management. The Eastern Baltic cod\n              Gadus morhua\n              , one of the most commercially and ecologically important stocks in the Baltic Sea, is currently one of the most severely impacted fish stocks in Europe. During the last 2 decades, this stock has experienced drastic decreases in population size, distributional range, individual growth and body condition, all of which may have affected the movements between different areas of the Baltic Sea. In this study, we investigated the seasonal movement patterns of Eastern Baltic cod by re-analysing historical tagging data collected by the countries surrounding the Baltic Sea (1955-1988) and compared historical patterns with contemporary data from a recent international tagging experiment (2016-2019). Our re-analyses of historical data showed the presence of different movement behaviours, i.e. resident or seasonally migratory, with larger distances moved by cod released in the northern and central Baltic areas compared to cod released in the southern Baltic areas. Furthermore, trends from the recent tagging experiment indicate a persistent resident strategy in the southern Baltic area. These findings present additional information on general movement patterns and area utilisation of Eastern Baltic cod that could inform future management actions and aid stock recovery.","container-title":"Marine Ecology Progress Series","DOI":"10.3354/meps14047","ISSN":"0171-8630, 1616-1599","journalAbbreviation":"Mar. Ecol. Prog. Ser.","language":"en","page":"109-126","source":"DOI.org (Crossref)","title":"New perspectives on Eastern Baltic cod movement patterns from historical and contemporary tagging data","volume":"689","author":[{"family":"Mion","given":"M"},{"family":"Griffiths","given":"Ca"},{"family":"Bartolino","given":"V"},{"family":"Haase","given":"S"},{"family":"Hilvarsson","given":"A"},{"family":"Hüssy","given":"K"},{"family":"Krüger-Johnsen","given":"M"},{"family":"Krumme","given":"U"},{"family":"Lundgreen","given":"Rbc"},{"family":"Lövgren","given":"J"},{"family":"McQueen","given":"K"},{"family":"Plikshs","given":"M"},{"family":"Radtke","given":"K"},{"family":"Raitaniemi","given":"J"},{"family":"Casini","given":"M"}],"issued":{"date-parts":[["2022",5,12]]},"citation-key":"mionNewPerspectivesEastern2022a"}}],"schema":"https://github.com/citation-style-language/schema/raw/master/csl-citation.json"} </w:instrText>
      </w:r>
      <w:r w:rsidR="00465894">
        <w:fldChar w:fldCharType="separate"/>
      </w:r>
      <w:r w:rsidR="00465894">
        <w:rPr>
          <w:noProof/>
        </w:rPr>
        <w:t>(46)</w:t>
      </w:r>
      <w:r w:rsidR="00465894">
        <w:fldChar w:fldCharType="end"/>
      </w:r>
      <w:r w:rsidR="000C4060">
        <w:t>)</w:t>
      </w:r>
      <w:r w:rsidR="00256DF1">
        <w:t>,</w:t>
      </w:r>
      <w:r w:rsidR="00576743">
        <w:t xml:space="preserve"> </w:t>
      </w:r>
      <w:r w:rsidR="00C273B5">
        <w:t>and</w:t>
      </w:r>
      <w:r w:rsidR="003F4DE5">
        <w:t xml:space="preserve"> </w:t>
      </w:r>
      <w:r w:rsidR="00532E4D">
        <w:t xml:space="preserve">including only </w:t>
      </w:r>
      <w:r w:rsidR="00AA55EE">
        <w:t xml:space="preserve">grid-points </w:t>
      </w:r>
      <w:r w:rsidR="00532E4D">
        <w:t>with cod above a certain threshold when calculating</w:t>
      </w:r>
      <w:r w:rsidR="00E8131A">
        <w:t xml:space="preserve"> </w:t>
      </w:r>
      <w:r w:rsidR="003870E0">
        <w:t xml:space="preserve">median variables across the </w:t>
      </w:r>
      <w:r w:rsidR="00532E4D">
        <w:t>ICES rectangle</w:t>
      </w:r>
      <w:r w:rsidR="00B442DF">
        <w:t>.</w:t>
      </w:r>
      <w:r w:rsidR="003F4DE5">
        <w:t xml:space="preserve"> </w:t>
      </w:r>
      <w:r w:rsidR="008C7305">
        <w:t>(</w:t>
      </w:r>
      <w:r w:rsidR="00987AFB" w:rsidRPr="00C038C3">
        <w:rPr>
          <w:i/>
          <w:iCs/>
        </w:rPr>
        <w:t>SI Appendix</w:t>
      </w:r>
      <w:r w:rsidR="00780631">
        <w:rPr>
          <w:i/>
          <w:iCs/>
        </w:rPr>
        <w:t>,</w:t>
      </w:r>
      <w:r w:rsidR="00987AFB">
        <w:t xml:space="preserve"> </w:t>
      </w:r>
      <w:r w:rsidR="008C7305">
        <w:t>Fig. S</w:t>
      </w:r>
      <w:r w:rsidR="00391B55">
        <w:t>1</w:t>
      </w:r>
      <w:r w:rsidR="009B25CE">
        <w:t>1</w:t>
      </w:r>
      <w:r w:rsidR="008C7305">
        <w:t>)</w:t>
      </w:r>
      <w:r w:rsidR="00541A26">
        <w:t>.</w:t>
      </w:r>
      <w:r w:rsidR="00774060">
        <w:t xml:space="preserve"> However,</w:t>
      </w:r>
      <w:r w:rsidR="008855F3">
        <w:t xml:space="preserve"> the model coefficients </w:t>
      </w:r>
      <w:r w:rsidR="00D0415C">
        <w:t xml:space="preserve">were similar </w:t>
      </w:r>
      <w:r w:rsidR="006264A7">
        <w:t xml:space="preserve">across all models. </w:t>
      </w:r>
    </w:p>
    <w:p w14:paraId="4DB28C82" w14:textId="6AB9F7D3" w:rsidR="00235A6C" w:rsidRDefault="00B71DDC" w:rsidP="00552801">
      <w:pPr>
        <w:spacing w:line="480" w:lineRule="auto"/>
        <w:ind w:firstLine="284"/>
        <w:contextualSpacing/>
        <w:mirrorIndents/>
        <w:jc w:val="both"/>
      </w:pPr>
      <w:r>
        <w:t xml:space="preserve">The median </w:t>
      </w:r>
      <w:r w:rsidR="004268F0">
        <w:t xml:space="preserve">cod </w:t>
      </w:r>
      <w:r>
        <w:t>depth and oxygen</w:t>
      </w:r>
      <w:r w:rsidR="00C443AE">
        <w:t xml:space="preserve"> experienced by cod</w:t>
      </w:r>
      <w:r>
        <w:t xml:space="preserve"> (depth and oxygen in the environment weighted by the predicted biomass density of cod</w:t>
      </w:r>
      <w:r w:rsidR="00EE1953">
        <w:t xml:space="preserve"> at location</w:t>
      </w:r>
      <w:r w:rsidR="00B46EAB">
        <w:t xml:space="preserve">, </w:t>
      </w:r>
      <w:r w:rsidR="004268F0">
        <w:t xml:space="preserve">respectively, </w:t>
      </w:r>
      <w:r w:rsidR="007C3EA5">
        <w:t xml:space="preserve">Fig. </w:t>
      </w:r>
      <w:r w:rsidR="00BB7631">
        <w:t>4</w:t>
      </w:r>
      <w:r w:rsidR="00EE1953">
        <w:t>C</w:t>
      </w:r>
      <w:r w:rsidR="00C96209">
        <w:t xml:space="preserve">) </w:t>
      </w:r>
      <w:r w:rsidR="00E12756">
        <w:t xml:space="preserve">got deeper </w:t>
      </w:r>
      <w:r w:rsidR="00B44274">
        <w:t>and</w:t>
      </w:r>
      <w:r w:rsidR="00E12756">
        <w:t xml:space="preserve"> </w:t>
      </w:r>
      <w:r w:rsidR="00427DD5">
        <w:t>decline</w:t>
      </w:r>
      <w:r w:rsidR="00A818F0">
        <w:t>d</w:t>
      </w:r>
      <w:r w:rsidR="00B44274">
        <w:t xml:space="preserve">, respectively, </w:t>
      </w:r>
      <w:r w:rsidR="00427DD5">
        <w:t xml:space="preserve">throughout the time period </w:t>
      </w:r>
      <w:r w:rsidR="00274187" w:rsidRPr="00C038C3">
        <w:t xml:space="preserve">(Fig. </w:t>
      </w:r>
      <w:r w:rsidR="00257BAF">
        <w:t>5</w:t>
      </w:r>
      <w:r w:rsidR="00EE1953">
        <w:t>C-D</w:t>
      </w:r>
      <w:r w:rsidR="00274187" w:rsidRPr="00C038C3">
        <w:t>)</w:t>
      </w:r>
      <w:r w:rsidR="0090361F">
        <w:t xml:space="preserve">, though the population again </w:t>
      </w:r>
      <w:r w:rsidR="00FA1F6C">
        <w:t>occupied slightly shallowe</w:t>
      </w:r>
      <w:r w:rsidR="00DD7A11">
        <w:t>r</w:t>
      </w:r>
      <w:r w:rsidR="00FA1F6C">
        <w:t xml:space="preserve"> waters </w:t>
      </w:r>
      <w:r w:rsidR="009915BE">
        <w:t>in the last 3 years of the time series</w:t>
      </w:r>
      <w:r w:rsidR="00CD491A">
        <w:t xml:space="preserve"> (see </w:t>
      </w:r>
      <w:r w:rsidR="00CD491A" w:rsidRPr="00C038C3">
        <w:rPr>
          <w:i/>
          <w:iCs/>
        </w:rPr>
        <w:t xml:space="preserve">SI </w:t>
      </w:r>
      <w:r w:rsidR="00CD491A" w:rsidRPr="00C038C3">
        <w:rPr>
          <w:i/>
          <w:iCs/>
          <w:color w:val="000000" w:themeColor="text1"/>
        </w:rPr>
        <w:t>Appendix</w:t>
      </w:r>
      <w:r w:rsidR="00CD491A" w:rsidRPr="00C038C3">
        <w:rPr>
          <w:color w:val="000000" w:themeColor="text1"/>
        </w:rPr>
        <w:t>, Fig. S</w:t>
      </w:r>
      <w:r w:rsidR="00CD491A">
        <w:rPr>
          <w:color w:val="000000" w:themeColor="text1"/>
        </w:rPr>
        <w:t>19-S21 for results split by subdivision</w:t>
      </w:r>
      <w:r w:rsidR="006D329B">
        <w:rPr>
          <w:color w:val="000000" w:themeColor="text1"/>
        </w:rPr>
        <w:t xml:space="preserve">, </w:t>
      </w:r>
      <w:r w:rsidR="00693513">
        <w:rPr>
          <w:color w:val="000000" w:themeColor="text1"/>
        </w:rPr>
        <w:t>Fig. S2</w:t>
      </w:r>
      <w:r w:rsidR="00CC500F">
        <w:rPr>
          <w:color w:val="000000" w:themeColor="text1"/>
        </w:rPr>
        <w:t>4</w:t>
      </w:r>
      <w:r w:rsidR="00693513">
        <w:rPr>
          <w:color w:val="000000" w:themeColor="text1"/>
        </w:rPr>
        <w:t xml:space="preserve"> for the corresponding analysis on temperature, </w:t>
      </w:r>
      <w:r w:rsidR="003A1233">
        <w:rPr>
          <w:color w:val="000000" w:themeColor="text1"/>
        </w:rPr>
        <w:t xml:space="preserve">and </w:t>
      </w:r>
      <w:r w:rsidR="006D329B">
        <w:rPr>
          <w:color w:val="000000" w:themeColor="text1"/>
        </w:rPr>
        <w:t>Fig. S18 for a marginal effects plot of the biomass density model</w:t>
      </w:r>
      <w:r w:rsidR="00CD491A">
        <w:rPr>
          <w:color w:val="000000" w:themeColor="text1"/>
        </w:rPr>
        <w:t>)</w:t>
      </w:r>
      <w:r w:rsidR="0002138D" w:rsidRPr="00C038C3">
        <w:t xml:space="preserve">. </w:t>
      </w:r>
    </w:p>
    <w:p w14:paraId="1CD83A5D" w14:textId="716D0AC0" w:rsidR="00FA2041" w:rsidRPr="00C038C3" w:rsidRDefault="00235A6C" w:rsidP="00235A6C">
      <w:pPr>
        <w:spacing w:line="480" w:lineRule="auto"/>
        <w:ind w:firstLine="284"/>
        <w:contextualSpacing/>
        <w:mirrorIndents/>
        <w:jc w:val="both"/>
      </w:pPr>
      <w:r>
        <w:lastRenderedPageBreak/>
        <w:t>T</w:t>
      </w:r>
      <w:r w:rsidR="00F71A4A" w:rsidRPr="00C038C3">
        <w:t>he standardized effect size for o</w:t>
      </w:r>
      <w:r w:rsidR="00857314" w:rsidRPr="00C038C3">
        <w:t xml:space="preserve">xygen </w:t>
      </w:r>
      <w:r w:rsidR="00CA513C">
        <w:t>was</w:t>
      </w:r>
      <w:r w:rsidR="00857314" w:rsidRPr="00C038C3">
        <w:t xml:space="preserve"> </w:t>
      </w:r>
      <w:r w:rsidR="00600CCA" w:rsidRPr="00C038C3">
        <w:t>0.</w:t>
      </w:r>
      <w:r w:rsidR="00DD7A11" w:rsidRPr="00C038C3">
        <w:t>00</w:t>
      </w:r>
      <w:r w:rsidR="00DD7A11">
        <w:t>35</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r w:rsidR="004815EF">
        <w:t xml:space="preserve">the Le Cren condition factor </w:t>
      </w:r>
      <w:r w:rsidR="00B31670" w:rsidRPr="00C038C3">
        <w:t>increase</w:t>
      </w:r>
      <w:r w:rsidR="00CA513C">
        <w:t>d</w:t>
      </w:r>
      <w:r w:rsidR="00B31670" w:rsidRPr="00C038C3">
        <w:t xml:space="preserve"> by </w:t>
      </w:r>
      <w:r w:rsidR="004B5771" w:rsidRPr="00C038C3">
        <w:t>0.</w:t>
      </w:r>
      <w:r w:rsidR="00992C49">
        <w:t>3</w:t>
      </w:r>
      <w:r w:rsidR="00FB77A5">
        <w:t>5</w:t>
      </w:r>
      <w:r w:rsidR="00B31670" w:rsidRPr="00C038C3">
        <w:t xml:space="preserve">%. </w:t>
      </w:r>
      <w:r w:rsidR="00D2662D" w:rsidRPr="00C038C3">
        <w:t xml:space="preserve">As a comparison, </w:t>
      </w:r>
      <w:r w:rsidR="00D2662D" w:rsidRPr="009F65F5">
        <w:t>t</w:t>
      </w:r>
      <w:r w:rsidR="007A6A37" w:rsidRPr="009F65F5">
        <w:t xml:space="preserve">he average </w:t>
      </w:r>
      <w:commentRangeStart w:id="167"/>
      <w:commentRangeStart w:id="168"/>
      <w:r w:rsidR="007A6A37" w:rsidRPr="009F65F5">
        <w:t xml:space="preserve">oxygen concentration </w:t>
      </w:r>
      <w:r w:rsidR="000332F2" w:rsidRPr="009F65F5">
        <w:t xml:space="preserve">in the </w:t>
      </w:r>
      <w:r w:rsidR="00FA3485" w:rsidRPr="009F65F5">
        <w:t>environment</w:t>
      </w:r>
      <w:commentRangeEnd w:id="167"/>
      <w:r w:rsidR="00D843B5">
        <w:rPr>
          <w:rStyle w:val="CommentReference"/>
        </w:rPr>
        <w:commentReference w:id="167"/>
      </w:r>
      <w:commentRangeEnd w:id="168"/>
      <w:r w:rsidR="0073425F">
        <w:rPr>
          <w:rStyle w:val="CommentReference"/>
        </w:rPr>
        <w:commentReference w:id="168"/>
      </w:r>
      <w:r w:rsidR="00FA3485" w:rsidRPr="009F65F5">
        <w:t xml:space="preserve"> </w:t>
      </w:r>
      <w:r w:rsidR="007A6A37" w:rsidRPr="009F65F5">
        <w:t>decline</w:t>
      </w:r>
      <w:r w:rsidR="002436DE" w:rsidRPr="009F65F5">
        <w:t>d</w:t>
      </w:r>
      <w:r w:rsidR="007A6A37" w:rsidRPr="009F65F5">
        <w:t xml:space="preserve"> by </w:t>
      </w:r>
      <w:r w:rsidR="00AB3470" w:rsidRPr="009F65F5">
        <w:t xml:space="preserve">approximately </w:t>
      </w:r>
      <w:r w:rsidR="00BA31B7" w:rsidRPr="009F65F5">
        <w:t>0.</w:t>
      </w:r>
      <w:r w:rsidR="002634E3" w:rsidRPr="009F65F5">
        <w:t>65</w:t>
      </w:r>
      <w:r w:rsidR="00BA31B7" w:rsidRPr="009F65F5">
        <w:t xml:space="preserve"> </w:t>
      </w:r>
      <w:r w:rsidR="00B21495" w:rsidRPr="009F65F5">
        <w:rPr>
          <w:iCs/>
        </w:rPr>
        <w:t>ml/L</w:t>
      </w:r>
      <w:r w:rsidR="00B71752" w:rsidRPr="009F65F5">
        <w:t xml:space="preserve"> </w:t>
      </w:r>
      <w:r w:rsidR="005E694E" w:rsidRPr="009F65F5">
        <w:t>b</w:t>
      </w:r>
      <w:r w:rsidR="00AF57A4" w:rsidRPr="009F65F5">
        <w:t xml:space="preserve">etween 1993 and </w:t>
      </w:r>
      <w:r w:rsidR="009069FF" w:rsidRPr="009F65F5">
        <w:t>the lowest</w:t>
      </w:r>
      <w:r w:rsidR="00116ACD" w:rsidRPr="009F65F5">
        <w:t xml:space="preserve"> in 2006</w:t>
      </w:r>
      <w:r w:rsidR="009069FF" w:rsidRPr="009F65F5">
        <w:t xml:space="preserve"> </w:t>
      </w:r>
      <w:r w:rsidR="00AF57A4" w:rsidRPr="009F65F5">
        <w:t xml:space="preserve">(Fig. </w:t>
      </w:r>
      <w:r w:rsidR="00FA0AA6" w:rsidRPr="009F65F5">
        <w:t>5</w:t>
      </w:r>
      <w:r w:rsidR="00CD345B" w:rsidRPr="009F65F5">
        <w:t>C</w:t>
      </w:r>
      <w:r w:rsidR="00125EFE" w:rsidRPr="009F65F5">
        <w:t>–</w:t>
      </w:r>
      <w:r w:rsidR="00A63329" w:rsidRPr="009F65F5">
        <w:t>D</w:t>
      </w:r>
      <w:r w:rsidR="00B46EAB">
        <w:t>)</w:t>
      </w:r>
      <w:r w:rsidR="00B528B5" w:rsidRPr="009F65F5">
        <w:t xml:space="preserve">. </w:t>
      </w:r>
      <w:r w:rsidR="00F90DC6" w:rsidRPr="009F65F5">
        <w:t>The biomass-</w:t>
      </w:r>
      <w:r w:rsidR="00B528B5" w:rsidRPr="009F65F5">
        <w:t xml:space="preserve">weighted oxygen concentration </w:t>
      </w:r>
      <w:r w:rsidR="00EA649E" w:rsidRPr="009F65F5">
        <w:t>declined more steadily</w:t>
      </w:r>
      <w:r w:rsidR="001B3033" w:rsidRPr="009F65F5">
        <w:t xml:space="preserve"> (</w:t>
      </w:r>
      <w:r w:rsidR="006A1B34" w:rsidRPr="009F65F5">
        <w:t>approximately 1 ml/L between 1993 and 2019</w:t>
      </w:r>
      <w:r w:rsidR="0003104A" w:rsidRPr="009F65F5">
        <w:t>)</w:t>
      </w:r>
      <w:r w:rsidR="00B46EAB">
        <w:t xml:space="preserve"> </w:t>
      </w:r>
      <w:r w:rsidR="0093607F" w:rsidRPr="009F65F5">
        <w:t>(</w:t>
      </w:r>
      <w:r w:rsidR="0093607F" w:rsidRPr="009F65F5">
        <w:rPr>
          <w:i/>
          <w:iCs/>
          <w:color w:val="000000" w:themeColor="text1"/>
        </w:rPr>
        <w:t>SI Appendix</w:t>
      </w:r>
      <w:r w:rsidR="0093607F" w:rsidRPr="009F65F5">
        <w:rPr>
          <w:color w:val="000000" w:themeColor="text1"/>
        </w:rPr>
        <w:t>, Fig. S19-S2</w:t>
      </w:r>
      <w:r w:rsidR="0093607F">
        <w:rPr>
          <w:color w:val="000000" w:themeColor="text1"/>
        </w:rPr>
        <w:t>1</w:t>
      </w:r>
      <w:r w:rsidR="0093607F" w:rsidRPr="009F65F5">
        <w:rPr>
          <w:color w:val="000000" w:themeColor="text1"/>
        </w:rPr>
        <w:t>)</w:t>
      </w:r>
      <w:r w:rsidR="0093607F" w:rsidRPr="009F65F5">
        <w:t xml:space="preserve">. </w:t>
      </w:r>
      <w:r w:rsidR="0093607F" w:rsidRPr="009F65F5" w:rsidDel="0093607F">
        <w:t xml:space="preserve"> </w:t>
      </w:r>
    </w:p>
    <w:p w14:paraId="71A8F53A" w14:textId="77777777" w:rsidR="00522AFD" w:rsidRPr="00C038C3" w:rsidRDefault="00522AFD" w:rsidP="00D07152">
      <w:pPr>
        <w:spacing w:line="480" w:lineRule="auto"/>
        <w:ind w:firstLine="284"/>
        <w:contextualSpacing/>
        <w:mirrorIndents/>
        <w:jc w:val="both"/>
        <w:rPr>
          <w:bCs/>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29842EE5" w:rsidR="00A06E13" w:rsidRPr="00C038C3" w:rsidRDefault="003123CD" w:rsidP="00552801">
      <w:pPr>
        <w:spacing w:line="480" w:lineRule="auto"/>
        <w:contextualSpacing/>
        <w:mirrorIndents/>
        <w:jc w:val="both"/>
      </w:pPr>
      <w:r>
        <w:t xml:space="preserve">The body condition of fish </w:t>
      </w:r>
      <w:r w:rsidR="003A43C6">
        <w:t xml:space="preserve">depends on </w:t>
      </w:r>
      <w:r w:rsidR="009F65F5">
        <w:t xml:space="preserve">previous </w:t>
      </w:r>
      <w:r w:rsidR="00BA6753">
        <w:t xml:space="preserve">energy </w:t>
      </w:r>
      <w:r w:rsidR="00525089">
        <w:t>accumulation and</w:t>
      </w:r>
      <w:r w:rsidR="00140EB3">
        <w:t xml:space="preserve"> </w:t>
      </w:r>
      <w:r w:rsidR="00662EDF">
        <w:t xml:space="preserve">is </w:t>
      </w:r>
      <w:r w:rsidR="00805DC2">
        <w:t xml:space="preserve">therefore </w:t>
      </w:r>
      <w:r w:rsidR="00662EDF">
        <w:t xml:space="preserve">largely </w:t>
      </w:r>
      <w:r w:rsidR="005C7267">
        <w:t xml:space="preserve">shaped by the </w:t>
      </w:r>
      <w:r w:rsidR="00EF7592">
        <w:t xml:space="preserve">quality of the habitat </w:t>
      </w:r>
      <w:r w:rsidR="004C7422">
        <w:t xml:space="preserve">the fish has </w:t>
      </w:r>
      <w:r w:rsidR="000F2148">
        <w:t>occupied</w:t>
      </w:r>
      <w:r w:rsidR="000F2148" w:rsidDel="004C7422">
        <w:t>.</w:t>
      </w:r>
      <w:r w:rsidR="007617B3">
        <w:t xml:space="preserve"> </w:t>
      </w:r>
      <w:r w:rsidR="00E064BB">
        <w:t>By u</w:t>
      </w:r>
      <w:r w:rsidR="00E064BB" w:rsidRPr="00C038C3">
        <w:t xml:space="preserve">sing </w:t>
      </w:r>
      <w:r w:rsidR="00C72907" w:rsidRPr="00C038C3">
        <w:t xml:space="preserve">a </w:t>
      </w:r>
      <w:r w:rsidR="00B272AD">
        <w:t>spatially explicit</w:t>
      </w:r>
      <w:r w:rsidR="00AA3680" w:rsidRPr="00C038C3">
        <w:t xml:space="preserve"> </w:t>
      </w:r>
      <w:r w:rsidR="0078349B" w:rsidRPr="00C038C3">
        <w:t xml:space="preserve">condition </w:t>
      </w:r>
      <w:r w:rsidR="00C72907" w:rsidRPr="00C038C3">
        <w:t xml:space="preserve">model, we </w:t>
      </w:r>
      <w:r w:rsidR="00525089">
        <w:t>can</w:t>
      </w:r>
      <w:r w:rsidR="00BE08C2">
        <w:t xml:space="preserve"> link </w:t>
      </w:r>
      <w:r w:rsidR="00FC66AF">
        <w:t xml:space="preserve">the condition of </w:t>
      </w:r>
      <w:r w:rsidR="00EF7592">
        <w:t xml:space="preserve">Eastern Baltic </w:t>
      </w:r>
      <w:r w:rsidR="00FC66AF">
        <w:t>cod to covariates</w:t>
      </w:r>
      <w:r w:rsidR="00EF7592">
        <w:t xml:space="preserve"> at different </w:t>
      </w:r>
      <w:r w:rsidR="00894581">
        <w:t xml:space="preserve">ecologically relevant </w:t>
      </w:r>
      <w:r w:rsidR="00EF7592">
        <w:t>spatial scales</w:t>
      </w:r>
      <w:r w:rsidR="00F30491">
        <w:t xml:space="preserve">. Our model reveals </w:t>
      </w:r>
      <w:r w:rsidR="00C72907" w:rsidRPr="00BE4E99">
        <w:t xml:space="preserve">that the </w:t>
      </w:r>
      <w:r w:rsidR="00C31E56">
        <w:t xml:space="preserve">Le Cren condition factor </w:t>
      </w:r>
      <w:r w:rsidR="00C72907" w:rsidRPr="00BE4E99">
        <w:t xml:space="preserve">declined </w:t>
      </w:r>
      <w:r w:rsidR="001C7BBA">
        <w:t xml:space="preserve">on average </w:t>
      </w:r>
      <w:r w:rsidR="006A6516" w:rsidRPr="00BE4E99">
        <w:t xml:space="preserve">by </w:t>
      </w:r>
      <w:r w:rsidR="00A75B93" w:rsidRPr="00BE4E99">
        <w:t>1</w:t>
      </w:r>
      <w:r w:rsidR="00C31E56">
        <w:t>4</w:t>
      </w:r>
      <w:r w:rsidR="00C72907" w:rsidRPr="00BE4E99">
        <w:t>%</w:t>
      </w:r>
      <w:r w:rsidR="004A405B">
        <w:t>, in</w:t>
      </w:r>
      <w:r w:rsidR="003B2246" w:rsidRPr="00C038C3">
        <w:t xml:space="preserve"> 1993</w:t>
      </w:r>
      <w:r w:rsidR="00A23F46">
        <w:t>–</w:t>
      </w:r>
      <w:r w:rsidR="009A0368">
        <w:t xml:space="preserve">2019, </w:t>
      </w:r>
      <w:r w:rsidR="004A405B">
        <w:t xml:space="preserve">with the majority </w:t>
      </w:r>
      <w:r w:rsidR="0004344F">
        <w:t xml:space="preserve">of this decline </w:t>
      </w:r>
      <w:r w:rsidR="004A405B">
        <w:t>occurring</w:t>
      </w:r>
      <w:r w:rsidR="009A0368">
        <w:t xml:space="preserve"> 1993</w:t>
      </w:r>
      <w:r w:rsidR="00211EEF">
        <w:t>–</w:t>
      </w:r>
      <w:r w:rsidR="003B2246" w:rsidRPr="00C038C3">
        <w:t>200</w:t>
      </w:r>
      <w:r w:rsidR="00264C08" w:rsidRPr="00C038C3">
        <w:t>8</w:t>
      </w:r>
      <w:r w:rsidR="005E3C20">
        <w:t>.</w:t>
      </w:r>
      <w:r w:rsidR="009C5E09">
        <w:t xml:space="preserve"> Moreover, w</w:t>
      </w:r>
      <w:r w:rsidR="001A2245">
        <w:t xml:space="preserve">hile </w:t>
      </w:r>
      <w:r w:rsidR="00A67C3D" w:rsidRPr="00C038C3">
        <w:t>there are persistent low-spots of body condition (</w:t>
      </w:r>
      <w:r w:rsidR="001361B9">
        <w:t xml:space="preserve">in the </w:t>
      </w:r>
      <w:r w:rsidR="00A67C3D" w:rsidRPr="00C038C3">
        <w:t>deep and low</w:t>
      </w:r>
      <w:r w:rsidR="00732380">
        <w:t>-</w:t>
      </w:r>
      <w:r w:rsidR="00A67C3D" w:rsidRPr="00C038C3">
        <w:t>oxygen areas</w:t>
      </w:r>
      <w:r w:rsidR="008832A3" w:rsidRPr="00C038C3">
        <w:t xml:space="preserve">), </w:t>
      </w:r>
      <w:r w:rsidR="00F565F2">
        <w:t xml:space="preserve">the </w:t>
      </w:r>
      <w:r w:rsidR="008832A3" w:rsidRPr="00C038C3">
        <w:t>condition decline</w:t>
      </w:r>
      <w:r w:rsidR="00732380">
        <w:t>d</w:t>
      </w:r>
      <w:r w:rsidR="008832A3" w:rsidRPr="00C038C3">
        <w:t xml:space="preserve"> in the whole </w:t>
      </w:r>
      <w:r w:rsidR="00D900DB" w:rsidRPr="00C038C3">
        <w:t>area</w:t>
      </w:r>
      <w:r w:rsidR="007D514C">
        <w:t xml:space="preserve">, which suggests </w:t>
      </w:r>
      <w:r w:rsidR="00723434">
        <w:t xml:space="preserve">that </w:t>
      </w:r>
      <w:r w:rsidR="007D514C">
        <w:t>there are drivers acting on large spatial scale</w:t>
      </w:r>
      <w:r w:rsidR="003D600F">
        <w:t>s</w:t>
      </w:r>
      <w:r w:rsidR="0029755F">
        <w:t>.</w:t>
      </w:r>
      <w:r w:rsidR="00C710F7" w:rsidRPr="00C038C3">
        <w:t xml:space="preserve"> </w:t>
      </w:r>
      <w:r w:rsidR="0088359F">
        <w:t>W</w:t>
      </w:r>
      <w:r w:rsidR="00E409D8">
        <w:t xml:space="preserve">hile we identify changes in the spatiotemporal distribution of cod that could have led to poorer environments </w:t>
      </w:r>
      <w:r w:rsidR="001361B9">
        <w:t>experienced by cod</w:t>
      </w:r>
      <w:r w:rsidR="00E409D8">
        <w:t xml:space="preserve"> (deeper areas with less oxygen)</w:t>
      </w:r>
      <w:r w:rsidR="000C486C">
        <w:t xml:space="preserve">, </w:t>
      </w:r>
      <w:r w:rsidR="000F55DF" w:rsidRPr="00C038C3">
        <w:t>effect sizes</w:t>
      </w:r>
      <w:r w:rsidR="00264C08" w:rsidRPr="00C038C3">
        <w:t xml:space="preserve"> </w:t>
      </w:r>
      <w:r w:rsidR="000C486C">
        <w:t xml:space="preserve">of single </w:t>
      </w:r>
      <w:r w:rsidR="00690E37">
        <w:t>covariates</w:t>
      </w:r>
      <w:r w:rsidR="000C486C">
        <w:t xml:space="preserve"> are </w:t>
      </w:r>
      <w:r w:rsidR="00153EE3" w:rsidRPr="00C038C3">
        <w:t>overall</w:t>
      </w:r>
      <w:r w:rsidR="000C486C">
        <w:t xml:space="preserve"> small</w:t>
      </w:r>
      <w:r w:rsidR="00C91BE2">
        <w:t xml:space="preserve"> and</w:t>
      </w:r>
      <w:r w:rsidR="00153EE3" w:rsidRPr="00C038C3">
        <w:t xml:space="preserve"> </w:t>
      </w:r>
      <w:r w:rsidR="00264C08" w:rsidRPr="00C038C3">
        <w:t>l</w:t>
      </w:r>
      <w:r w:rsidR="004A1AFB">
        <w:t>atent</w:t>
      </w:r>
      <w:r w:rsidR="00264C08" w:rsidRPr="00C038C3">
        <w:t xml:space="preserve"> spatial and spatiotemporal variation </w:t>
      </w:r>
      <w:r w:rsidR="00B63719">
        <w:t xml:space="preserve">is </w:t>
      </w:r>
      <w:r w:rsidR="00A7367F" w:rsidRPr="00C038C3">
        <w:t>several time</w:t>
      </w:r>
      <w:r w:rsidR="00BB595C">
        <w:t>s</w:t>
      </w:r>
      <w:r w:rsidR="00A7367F" w:rsidRPr="00C038C3">
        <w:t xml:space="preserve"> larger </w:t>
      </w:r>
      <w:r w:rsidR="00B63719">
        <w:t xml:space="preserve">in </w:t>
      </w:r>
      <w:r w:rsidR="00EA5330" w:rsidRPr="00C038C3">
        <w:t>magnitude</w:t>
      </w:r>
      <w:r w:rsidR="00F42FDD">
        <w:t xml:space="preserve"> and explain more variation in </w:t>
      </w:r>
      <w:del w:id="169" w:author="Michele Casini" w:date="2022-05-25T10:05:00Z">
        <w:r w:rsidR="00F42FDD" w:rsidDel="009A60E2">
          <w:delText xml:space="preserve">the </w:delText>
        </w:r>
      </w:del>
      <w:r w:rsidR="00F42FDD">
        <w:t>condition</w:t>
      </w:r>
      <w:del w:id="170" w:author="Michele Casini" w:date="2022-05-25T10:05:00Z">
        <w:r w:rsidR="00F42FDD" w:rsidDel="009A60E2">
          <w:delText xml:space="preserve"> factor</w:delText>
        </w:r>
      </w:del>
      <w:r w:rsidR="00F42FDD">
        <w:t>.</w:t>
      </w:r>
    </w:p>
    <w:p w14:paraId="034EA9E7" w14:textId="3327E312" w:rsidR="00F34832" w:rsidRDefault="00614CE7" w:rsidP="000C5AAF">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465894">
        <w:instrText xml:space="preserve"> ADDIN ZOTERO_ITEM CSL_CITATION {"citationID":"ovqLF5J7","properties":{"formattedCitation":"(60,61)","plainCitation":"(60,61)","noteIndex":0},"citationItems":[{"id":2361,"uris":["http://zotero.org/users/6116610/items/7VRRX5L2"],"itemData":{"id":2361,"type":"article-journal","abstract":"Deoxygenation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hypoxia","volume":"77","author":[{"family":"Brander","given":"Keith"}],"issued":{"date-parts":[["2020",9,1]]},"citation-key":"branderReducedGrowthBaltic2020"}}],"schema":"https://github.com/citation-style-language/schema/raw/master/csl-citation.json"} </w:instrText>
      </w:r>
      <w:r w:rsidR="00E1658F" w:rsidRPr="00C038C3">
        <w:fldChar w:fldCharType="separate"/>
      </w:r>
      <w:r w:rsidR="00465894">
        <w:t>(60,61)</w:t>
      </w:r>
      <w:r w:rsidR="00E1658F" w:rsidRPr="00C038C3">
        <w:fldChar w:fldCharType="end"/>
      </w:r>
      <w:r w:rsidR="00E1658F" w:rsidRPr="00C038C3">
        <w:t xml:space="preserve"> </w:t>
      </w:r>
      <w:r w:rsidR="00DC2C15" w:rsidRPr="00C038C3">
        <w:t xml:space="preserve">and indirect </w:t>
      </w:r>
      <w:r w:rsidR="00E1658F" w:rsidRPr="00C038C3">
        <w:fldChar w:fldCharType="begin"/>
      </w:r>
      <w:r w:rsidR="00575F2C">
        <w:instrText xml:space="preserve"> ADDIN ZOTERO_ITEM CSL_CITATION {"citationID":"9e0JKmKk","properties":{"formattedCitation":"(34,39,61,62)","plainCitation":"(34,39,61,62)","noteIndex":0},"citationItems":[{"id":967,"uris":["http://zotero.org/users/6116610/items/K43P9JFL"],"itemData":{"id":967,"type":"article-journal","abstract":"Five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3887,"uris":["http://zotero.org/users/6116610/items/Q2ZLBB4J"],"itemData":{"id":3887,"type":"article-journal","abstract":"Stock biomass and size composition of eastern Baltic cod (EBC) has declined, with low recent stock productivity attributed to loss of major spawning areas, reduced growth rates, and possibly increased natural mortality. Svedäng et al. present valuable new data for evaluating the causes of these changes. However, contrary to their own conclusions, those new data actually provide both direct and indirect support for the hypothesis that the reduced growth rate observed may be due to a decline in ambient oxygen for small cod in the Bornholm Basin area (SD25). Their long time series of reproductive volume (RV) extends our knowledge of historic changes in the limits to spawning imposed by salinity and oxygen. However, the causes and consequences of such spawning area changes are well established. Therefore, this Comment only addresses the contentious debate about causes of decline in growth.","container-title":"ICES Journal of Marine Science","DOI":"10.1093/icesjms/fsac070","ISSN":"1054-3139","journalAbbreviation":"ICES Journal of Marine Science","page":"fsac070","source":"Silverchair","title":"Support for the hypothesis that growth of eastern Baltic cod is affected by mild hypoxia. A comment on Svedäng et al. (2022)","author":[{"family":"Brander","given":"Keith"}],"issued":{"date-parts":[["2022",4,20]]},"citation-key":"branderSupportHypothesisThat2022"}}],"schema":"https://github.com/citation-style-language/schema/raw/master/csl-citation.json"} </w:instrText>
      </w:r>
      <w:r w:rsidR="00E1658F" w:rsidRPr="00C038C3">
        <w:fldChar w:fldCharType="separate"/>
      </w:r>
      <w:r w:rsidR="00575F2C">
        <w:rPr>
          <w:lang w:val="en-GB"/>
        </w:rPr>
        <w:t>(34,39,61,62)</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B919CC">
        <w:t xml:space="preserve"> in the past three decades</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354A9D">
        <w:instrText xml:space="preserve"> ADDIN ZOTERO_ITEM CSL_CITATION {"citationID":"B4eX8r3P","properties":{"formattedCitation":"(21)","plainCitation":"(21)","noteIndex":0},"citationItems":[{"id":2408,"uris":["http://zotero.org/users/6116610/items/D8NXZIXU"],"itemData":{"id":2408,"type":"article-journal","abstract":"Growth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instrText>
      </w:r>
      <w:r w:rsidR="00C91CE2" w:rsidRPr="00C038C3">
        <w:fldChar w:fldCharType="separate"/>
      </w:r>
      <w:r w:rsidR="00354A9D">
        <w:t>(21)</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w:t>
      </w:r>
      <w:r w:rsidR="00EA692B">
        <w:t>ir ability</w:t>
      </w:r>
      <w:r w:rsidR="004B4998" w:rsidRPr="00C038C3">
        <w:t xml:space="preserve"> to accumulate</w:t>
      </w:r>
      <w:r w:rsidR="00D80C2D" w:rsidRPr="00C038C3">
        <w:t xml:space="preserve"> </w:t>
      </w:r>
      <w:r w:rsidR="004B4998" w:rsidRPr="00C038C3">
        <w:t>energy reserves</w:t>
      </w:r>
      <w:r w:rsidR="00634284">
        <w:t xml:space="preserve"> reduces</w:t>
      </w:r>
      <w:r w:rsidR="006905BC" w:rsidRPr="00C038C3">
        <w:t>.</w:t>
      </w:r>
      <w:r w:rsidR="000E3EB0">
        <w:t xml:space="preserve"> W</w:t>
      </w:r>
      <w:r w:rsidR="003C26AF" w:rsidRPr="00C038C3">
        <w:t xml:space="preserve">e find that Baltic cod </w:t>
      </w:r>
      <w:r w:rsidR="00AA1739">
        <w:t xml:space="preserve">experienced </w:t>
      </w:r>
      <w:r w:rsidR="00AA1739" w:rsidRPr="00C038C3">
        <w:t xml:space="preserve">oxygen concentrations </w:t>
      </w:r>
      <w:r w:rsidR="00AA1739">
        <w:t>at around 7.2 ml/L on average in 1993 (1</w:t>
      </w:r>
      <w:r w:rsidR="00AA1739" w:rsidRPr="00CB48D5">
        <w:rPr>
          <w:vertAlign w:val="superscript"/>
        </w:rPr>
        <w:t>st</w:t>
      </w:r>
      <w:r w:rsidR="00AA1739">
        <w:t xml:space="preserve"> and 3</w:t>
      </w:r>
      <w:r w:rsidR="00AA1739" w:rsidRPr="00CB48D5">
        <w:rPr>
          <w:vertAlign w:val="superscript"/>
        </w:rPr>
        <w:t>rd</w:t>
      </w:r>
      <w:r w:rsidR="00AA1739">
        <w:t xml:space="preserve"> quartile are 5.8 and 7.7) and </w:t>
      </w:r>
      <w:r w:rsidR="003C26AF" w:rsidRPr="00C038C3">
        <w:t xml:space="preserve">are </w:t>
      </w:r>
      <w:r w:rsidR="00306414" w:rsidRPr="00C038C3">
        <w:t xml:space="preserve">currently </w:t>
      </w:r>
      <w:r w:rsidR="003C26AF" w:rsidRPr="00C038C3">
        <w:t xml:space="preserve">experiencing </w:t>
      </w:r>
      <w:r w:rsidR="00B72DF4" w:rsidRPr="00C038C3">
        <w:t xml:space="preserve">oxygen </w:t>
      </w:r>
      <w:r w:rsidR="00B72DF4" w:rsidRPr="00C038C3">
        <w:lastRenderedPageBreak/>
        <w:t>concentrations</w:t>
      </w:r>
      <w:r w:rsidR="003A6E5B" w:rsidRPr="00C038C3">
        <w:t xml:space="preserve"> at around 6</w:t>
      </w:r>
      <w:r w:rsidR="00B46B72">
        <w:t>.</w:t>
      </w:r>
      <w:r w:rsidR="00BA246A">
        <w:t>3</w:t>
      </w:r>
      <w:r w:rsidR="003A6E5B" w:rsidRPr="00C038C3">
        <w:t xml:space="preserve"> ml/</w:t>
      </w:r>
      <w:r w:rsidR="00F10AF2" w:rsidRPr="00C038C3">
        <w:t>L</w:t>
      </w:r>
      <w:r w:rsidR="00492297" w:rsidRPr="00C038C3">
        <w:t xml:space="preserve"> on average</w:t>
      </w:r>
      <w:r w:rsidR="00EF46AF" w:rsidRPr="00C038C3">
        <w:t xml:space="preserve"> </w:t>
      </w:r>
      <w:r w:rsidR="00C52B65" w:rsidRPr="00C038C3">
        <w:t>(</w:t>
      </w:r>
      <w:r w:rsidR="00222B20" w:rsidRPr="00C038C3">
        <w:t>1</w:t>
      </w:r>
      <w:r w:rsidR="00222B20" w:rsidRPr="00C038C3">
        <w:rPr>
          <w:vertAlign w:val="superscript"/>
        </w:rPr>
        <w:t>st</w:t>
      </w:r>
      <w:r w:rsidR="00222B20" w:rsidRPr="00C038C3">
        <w:t xml:space="preserve"> and </w:t>
      </w:r>
      <w:r w:rsidR="000B5AB9">
        <w:t>3</w:t>
      </w:r>
      <w:r w:rsidR="000B5AB9">
        <w:rPr>
          <w:vertAlign w:val="superscript"/>
        </w:rPr>
        <w:t>rd</w:t>
      </w:r>
      <w:r w:rsidR="00222B20" w:rsidRPr="00C038C3">
        <w:t xml:space="preserve"> </w:t>
      </w:r>
      <w:r w:rsidR="000B5AB9">
        <w:t xml:space="preserve">quartile </w:t>
      </w:r>
      <w:r w:rsidR="00222B20" w:rsidRPr="00C038C3">
        <w:t xml:space="preserve">are </w:t>
      </w:r>
      <w:r w:rsidR="006B1369">
        <w:t>4</w:t>
      </w:r>
      <w:r w:rsidR="00EF46AF" w:rsidRPr="00C038C3">
        <w:t>.</w:t>
      </w:r>
      <w:r w:rsidR="006B1369">
        <w:t>5</w:t>
      </w:r>
      <w:r w:rsidR="00BC140F" w:rsidRPr="00C038C3">
        <w:t xml:space="preserve"> </w:t>
      </w:r>
      <w:r w:rsidR="00EF46AF" w:rsidRPr="00C038C3">
        <w:t>and 7.</w:t>
      </w:r>
      <w:r w:rsidR="006B1369">
        <w:t>2</w:t>
      </w:r>
      <w:r w:rsidR="001645A8" w:rsidRPr="00C038C3">
        <w:t>)</w:t>
      </w:r>
      <w:r w:rsidR="007203E3">
        <w:t>.</w:t>
      </w:r>
      <w:r w:rsidR="00B7115A">
        <w:t xml:space="preserve"> </w:t>
      </w:r>
      <w:r w:rsidR="007203E3">
        <w:t xml:space="preserve">In subdivision 25 </w:t>
      </w:r>
      <w:r w:rsidR="00BD5BFE">
        <w:t xml:space="preserve">(the core area of </w:t>
      </w:r>
      <w:r w:rsidR="00506BCC">
        <w:t>cod</w:t>
      </w:r>
      <w:ins w:id="171" w:author="Michele Casini" w:date="2022-05-25T10:07:00Z">
        <w:r w:rsidR="009A60E2">
          <w:t>,</w:t>
        </w:r>
      </w:ins>
      <w:r w:rsidR="00506BCC">
        <w:t xml:space="preserve"> </w:t>
      </w:r>
      <w:r w:rsidR="00D47666">
        <w:t>currently</w:t>
      </w:r>
      <w:r w:rsidR="00BD5BFE">
        <w:t xml:space="preserve">) </w:t>
      </w:r>
      <w:r w:rsidR="007203E3">
        <w:t>we estimate it to be around 6.5</w:t>
      </w:r>
      <w:r w:rsidR="006A7F67">
        <w:t xml:space="preserve"> </w:t>
      </w:r>
      <w:r w:rsidR="00CD3297">
        <w:t>in 20</w:t>
      </w:r>
      <w:r w:rsidR="00426DC4">
        <w:t>19</w:t>
      </w:r>
      <w:r w:rsidR="00294832">
        <w:t xml:space="preserve"> </w:t>
      </w:r>
      <w:r w:rsidR="007203E3">
        <w:t>(</w:t>
      </w:r>
      <w:r w:rsidR="007203E3" w:rsidRPr="00C038C3">
        <w:rPr>
          <w:i/>
          <w:iCs/>
        </w:rPr>
        <w:t>SI Appendix</w:t>
      </w:r>
      <w:r w:rsidR="007203E3">
        <w:rPr>
          <w:i/>
          <w:iCs/>
        </w:rPr>
        <w:t>,</w:t>
      </w:r>
      <w:r w:rsidR="007203E3">
        <w:t xml:space="preserve"> Fig. S19). </w:t>
      </w:r>
      <w:r w:rsidR="00E71195" w:rsidRPr="00C038C3">
        <w:t>This is higher than recent estimate</w:t>
      </w:r>
      <w:r w:rsidR="00E71195">
        <w:t>s</w:t>
      </w:r>
      <w:r w:rsidR="00E71195" w:rsidRPr="00C038C3">
        <w:t xml:space="preserve"> of </w:t>
      </w:r>
      <w:r w:rsidR="00E71195">
        <w:t xml:space="preserve">4–4.5 </w:t>
      </w:r>
      <w:r w:rsidR="00E71195" w:rsidRPr="00C038C3">
        <w:t xml:space="preserve">ml/L as </w:t>
      </w:r>
      <w:r w:rsidR="00E71195">
        <w:t xml:space="preserve">an </w:t>
      </w:r>
      <w:r w:rsidR="00E71195" w:rsidRPr="00C038C3">
        <w:t>average oxygen concentration</w:t>
      </w:r>
      <w:r w:rsidR="00E71195">
        <w:t xml:space="preserve"> based on oxygen levels at the mean depth of the cod population </w:t>
      </w:r>
      <w:r w:rsidR="00E71195" w:rsidRPr="00C038C3">
        <w:t xml:space="preserve">in </w:t>
      </w:r>
      <w:r w:rsidR="00E71195">
        <w:t xml:space="preserve">the </w:t>
      </w:r>
      <w:r w:rsidR="00E71195" w:rsidRPr="00C038C3">
        <w:t xml:space="preserve">recent years </w:t>
      </w:r>
      <w:r w:rsidR="00E71195" w:rsidRPr="00C038C3">
        <w:fldChar w:fldCharType="begin"/>
      </w:r>
      <w:r w:rsidR="00465894">
        <w:instrText xml:space="preserve"> ADDIN ZOTERO_ITEM CSL_CITATION {"citationID":"FH0e2t6k","properties":{"formattedCitation":"(15,61)","plainCitation":"(15,61)","noteIndex":0},"citationItems":[{"id":2337,"uris":["http://zotero.org/users/6116610/items/V22SSVC6"],"itemData":{"id":2337,"type":"article-journal","abstract":"Abstract.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E71195" w:rsidRPr="00C038C3">
        <w:fldChar w:fldCharType="separate"/>
      </w:r>
      <w:r w:rsidR="00465894">
        <w:t>(15,61)</w:t>
      </w:r>
      <w:r w:rsidR="00E71195" w:rsidRPr="00C038C3">
        <w:fldChar w:fldCharType="end"/>
      </w:r>
      <w:r w:rsidR="00E71195" w:rsidRPr="00C038C3">
        <w:t xml:space="preserve">. </w:t>
      </w:r>
      <w:r w:rsidR="00AD532D" w:rsidRPr="00C038C3">
        <w:t xml:space="preserve">The difference </w:t>
      </w:r>
      <w:r w:rsidR="006355E5" w:rsidRPr="00C038C3">
        <w:t xml:space="preserve">in </w:t>
      </w:r>
      <w:r w:rsidR="00D52F40" w:rsidRPr="00D52F40">
        <w:t xml:space="preserve">our estimate compared to previous studies </w:t>
      </w:r>
      <w:r w:rsidR="001B597C">
        <w:t>is</w:t>
      </w:r>
      <w:r w:rsidR="001B597C" w:rsidRPr="00D52F40">
        <w:t xml:space="preserve"> </w:t>
      </w:r>
      <w:r w:rsidR="00815D22">
        <w:t xml:space="preserve">likely </w:t>
      </w:r>
      <w:r w:rsidR="00D52F40">
        <w:t xml:space="preserve">because </w:t>
      </w:r>
      <w:r w:rsidR="00D52F40" w:rsidRPr="00D52F40">
        <w:t>we</w:t>
      </w:r>
      <w:r w:rsidR="00534B7F">
        <w:t xml:space="preserve">, </w:t>
      </w:r>
      <w:r w:rsidR="00534B7F" w:rsidRPr="007E6CEF">
        <w:t>instead of calculating average oxygen at the mean depth of cod, weight</w:t>
      </w:r>
      <w:r w:rsidR="00534B7F">
        <w:t>ed</w:t>
      </w:r>
      <w:r w:rsidR="00534B7F" w:rsidRPr="007E6CEF">
        <w:t xml:space="preserve"> the </w:t>
      </w:r>
      <w:r w:rsidR="0057345E">
        <w:t xml:space="preserve">sea bottom </w:t>
      </w:r>
      <w:r w:rsidR="00534B7F" w:rsidRPr="007E6CEF">
        <w:t>oxygen in the environment</w:t>
      </w:r>
      <w:r w:rsidR="00725AAA">
        <w:t xml:space="preserve"> (from the </w:t>
      </w:r>
      <w:r w:rsidR="00725AAA" w:rsidRPr="00C038C3">
        <w:t>ocean model NEMO-Nordic-SCOBI</w:t>
      </w:r>
      <w:r w:rsidR="00725AAA">
        <w:t>)</w:t>
      </w:r>
      <w:r w:rsidR="00534B7F">
        <w:t xml:space="preserve"> by </w:t>
      </w:r>
      <w:r w:rsidR="00534B7F" w:rsidRPr="00C038C3">
        <w:t xml:space="preserve">the predicted densities from the </w:t>
      </w:r>
      <w:r w:rsidR="00A44D34">
        <w:t xml:space="preserve">cod </w:t>
      </w:r>
      <w:r w:rsidR="00534B7F" w:rsidRPr="00C038C3">
        <w:t>density model.</w:t>
      </w:r>
      <w:r w:rsidR="00534B7F">
        <w:t xml:space="preserve"> Hence, our</w:t>
      </w:r>
      <w:r w:rsidR="00534B7F" w:rsidRPr="00C038C3">
        <w:t xml:space="preserve"> </w:t>
      </w:r>
      <w:r w:rsidR="00534B7F">
        <w:t xml:space="preserve">approach overcomes the issue that </w:t>
      </w:r>
      <w:r w:rsidR="00534B7F" w:rsidRPr="00C038C3">
        <w:t>oxygen concentrations span a large range for any given depth</w:t>
      </w:r>
      <w:r w:rsidR="00436ED9">
        <w:t xml:space="preserve"> and avoids the assumptions that cod </w:t>
      </w:r>
      <w:r w:rsidR="004E704A">
        <w:t xml:space="preserve">depth </w:t>
      </w:r>
      <w:r w:rsidR="00436ED9">
        <w:t>occup</w:t>
      </w:r>
      <w:r w:rsidR="004E704A">
        <w:t>ancy is independent</w:t>
      </w:r>
      <w:r w:rsidR="00436ED9">
        <w:t xml:space="preserve"> of the oxygen concentration</w:t>
      </w:r>
      <w:r w:rsidR="00534B7F" w:rsidRPr="00C038C3">
        <w:t>.</w:t>
      </w:r>
      <w:r w:rsidR="003167C4">
        <w:t xml:space="preserve"> </w:t>
      </w:r>
      <w:del w:id="172" w:author="Max Lindmark" w:date="2022-05-26T15:24:00Z">
        <w:r w:rsidR="00DF4061" w:rsidDel="000C5AAF">
          <w:fldChar w:fldCharType="begin"/>
        </w:r>
        <w:r w:rsidR="00736189" w:rsidDel="000C5AAF">
          <w:delInstrText xml:space="preserve"> ADDIN ZOTERO_ITEM CSL_CITATION {"citationID":"WxVyABBW","properties":{"formattedCitation":"(62)","plainCitation":"(62)","noteIndex":0},"citationItems":[{"id":3515,"uris":["http://zotero.org/users/6116610/items/DMW77IQR"],"itemData":{"id":3515,"type":"article-journal","abstract":"Hypoxia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delInstrText>
        </w:r>
        <w:r w:rsidR="00DF4061" w:rsidDel="000C5AAF">
          <w:fldChar w:fldCharType="separate"/>
        </w:r>
        <w:r w:rsidR="00736189" w:rsidDel="000C5AAF">
          <w:rPr>
            <w:noProof/>
          </w:rPr>
          <w:delText>(62)</w:delText>
        </w:r>
        <w:r w:rsidR="00DF4061" w:rsidDel="000C5AAF">
          <w:fldChar w:fldCharType="end"/>
        </w:r>
      </w:del>
      <w:ins w:id="173" w:author="Max Lindmark" w:date="2022-05-26T15:24:00Z">
        <w:r w:rsidR="000C5AAF">
          <w:t xml:space="preserve">The importance of accounting for the spatial distribution of cod also becomes evident in subdivision 25, where the oxygen trends in the environment are stable, as in </w:t>
        </w:r>
        <w:r w:rsidR="000C5AAF">
          <w:fldChar w:fldCharType="begin"/>
        </w:r>
      </w:ins>
      <w:r w:rsidR="00575F2C">
        <w:instrText xml:space="preserve"> ADDIN ZOTERO_ITEM CSL_CITATION {"citationID":"WxVyABBW","properties":{"formattedCitation":"(63)","plainCitation":"(63)","noteIndex":0},"citationItems":[{"id":3515,"uris":["http://zotero.org/users/6116610/items/DMW77IQR"],"itemData":{"id":3515,"type":"article-journal","abstract":"Hypoxia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instrText>
      </w:r>
      <w:ins w:id="174" w:author="Max Lindmark" w:date="2022-05-26T15:24:00Z">
        <w:r w:rsidR="000C5AAF">
          <w:fldChar w:fldCharType="separate"/>
        </w:r>
      </w:ins>
      <w:r w:rsidR="00575F2C">
        <w:rPr>
          <w:noProof/>
        </w:rPr>
        <w:t>(63)</w:t>
      </w:r>
      <w:ins w:id="175" w:author="Max Lindmark" w:date="2022-05-26T15:24:00Z">
        <w:r w:rsidR="000C5AAF">
          <w:fldChar w:fldCharType="end"/>
        </w:r>
        <w:r w:rsidR="000C5AAF">
          <w:t>, but the experienced oxygen by cod declined (</w:t>
        </w:r>
        <w:r w:rsidR="000C5AAF" w:rsidRPr="00C038C3">
          <w:rPr>
            <w:i/>
            <w:iCs/>
          </w:rPr>
          <w:t>SI Appendix</w:t>
        </w:r>
        <w:r w:rsidR="000C5AAF">
          <w:rPr>
            <w:i/>
            <w:iCs/>
          </w:rPr>
          <w:t>,</w:t>
        </w:r>
        <w:r w:rsidR="000C5AAF">
          <w:t xml:space="preserve"> Fig. S19).</w:t>
        </w:r>
      </w:ins>
    </w:p>
    <w:p w14:paraId="60C58254" w14:textId="02599395" w:rsidR="00506BCC" w:rsidRDefault="003E2249" w:rsidP="00552801">
      <w:pPr>
        <w:spacing w:line="480" w:lineRule="auto"/>
        <w:ind w:firstLine="284"/>
        <w:contextualSpacing/>
        <w:mirrorIndents/>
        <w:jc w:val="both"/>
      </w:pPr>
      <w:ins w:id="176" w:author="Max Lindmark" w:date="2022-05-19T19:49:00Z">
        <w:r>
          <w:t>In an experiment by</w:t>
        </w:r>
        <w:r w:rsidR="00C16B65">
          <w:t xml:space="preserve"> </w:t>
        </w:r>
      </w:ins>
      <w:ins w:id="177" w:author="Max Lindmark" w:date="2022-05-19T19:50:00Z">
        <w:r w:rsidR="00C16B65">
          <w:t>Chabot &amp; Dutil</w:t>
        </w:r>
      </w:ins>
      <w:ins w:id="178" w:author="Max Lindmark" w:date="2022-05-19T19:49:00Z">
        <w:r w:rsidR="005745D5">
          <w:t xml:space="preserve"> </w:t>
        </w:r>
      </w:ins>
      <w:r w:rsidR="00C16B65">
        <w:fldChar w:fldCharType="begin"/>
      </w:r>
      <w:r w:rsidR="00C16B65">
        <w:instrText xml:space="preserve"> ADDIN ZOTERO_ITEM CSL_CITATION {"citationID":"73aD6XpZ","properties":{"formattedCitation":"(21)","plainCitation":"(21)","noteIndex":0},"citationItems":[{"id":2408,"uris":["http://zotero.org/users/6116610/items/D8NXZIXU"],"itemData":{"id":2408,"type":"article-journal","abstract":"Growth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uppress-author":true}],"schema":"https://github.com/citation-style-language/schema/raw/master/csl-citation.json"} </w:instrText>
      </w:r>
      <w:r w:rsidR="00C16B65">
        <w:fldChar w:fldCharType="separate"/>
      </w:r>
      <w:r w:rsidR="00C16B65">
        <w:rPr>
          <w:noProof/>
        </w:rPr>
        <w:t>(21)</w:t>
      </w:r>
      <w:r w:rsidR="00C16B65">
        <w:fldChar w:fldCharType="end"/>
      </w:r>
      <w:ins w:id="179" w:author="Max Lindmark" w:date="2022-05-19T19:50:00Z">
        <w:r w:rsidR="00C16B65">
          <w:t xml:space="preserve">, </w:t>
        </w:r>
      </w:ins>
      <w:ins w:id="180" w:author="Max Lindmark" w:date="2022-05-19T19:48:00Z">
        <w:r w:rsidR="000E1FA2">
          <w:t>5</w:t>
        </w:r>
      </w:ins>
      <w:del w:id="181" w:author="Max Lindmark" w:date="2022-05-19T19:48:00Z">
        <w:r w:rsidR="00BD5BFE" w:rsidRPr="00C038C3" w:rsidDel="000E1FA2">
          <w:delText>4.</w:delText>
        </w:r>
        <w:r w:rsidR="00BD5BFE" w:rsidDel="000E1FA2">
          <w:delText>3</w:delText>
        </w:r>
        <w:r w:rsidR="00BD5BFE" w:rsidRPr="00C038C3" w:rsidDel="000E1FA2">
          <w:delText xml:space="preserve"> </w:delText>
        </w:r>
      </w:del>
      <w:ins w:id="182" w:author="Max Lindmark" w:date="2022-05-19T19:48:00Z">
        <w:r w:rsidR="001D4BDC">
          <w:t xml:space="preserve"> </w:t>
        </w:r>
      </w:ins>
      <w:r w:rsidR="00BD5BFE" w:rsidRPr="00C038C3">
        <w:t>ml/L</w:t>
      </w:r>
      <w:ins w:id="183" w:author="Max Lindmark" w:date="2022-05-19T19:50:00Z">
        <w:r w:rsidR="00C16B65">
          <w:t xml:space="preserve"> </w:t>
        </w:r>
        <w:commentRangeStart w:id="184"/>
        <w:r w:rsidR="00C16B65">
          <w:t>(converted from 73% O</w:t>
        </w:r>
        <w:r w:rsidR="00C16B65" w:rsidRPr="00C16B65">
          <w:rPr>
            <w:vertAlign w:val="subscript"/>
            <w:rPrChange w:id="185" w:author="Max Lindmark" w:date="2022-05-19T19:50:00Z">
              <w:rPr/>
            </w:rPrChange>
          </w:rPr>
          <w:t>2</w:t>
        </w:r>
        <w:r w:rsidR="00C16B65">
          <w:t xml:space="preserve"> sa</w:t>
        </w:r>
      </w:ins>
      <w:ins w:id="186" w:author="Max Lindmark" w:date="2022-05-19T19:51:00Z">
        <w:r w:rsidR="00C16B65">
          <w:t>turation at 10</w:t>
        </w:r>
      </w:ins>
      <m:oMath>
        <m:r>
          <w:ins w:id="187" w:author="Max Lindmark" w:date="2022-05-19T19:51:00Z">
            <w:rPr>
              <w:rFonts w:ascii="Cambria Math" w:hAnsi="Cambria Math"/>
            </w:rPr>
            <m:t>℃</m:t>
          </w:ins>
        </m:r>
      </m:oMath>
      <w:ins w:id="188" w:author="Max Lindmark" w:date="2022-05-19T19:54:00Z">
        <w:r w:rsidR="008365F2">
          <w:t xml:space="preserve">, </w:t>
        </w:r>
      </w:ins>
      <w:ins w:id="189" w:author="Max Lindmark" w:date="2022-05-19T19:51:00Z">
        <w:r w:rsidR="0078001C">
          <w:t>28</w:t>
        </w:r>
      </w:ins>
      <m:oMath>
        <m:r>
          <w:ins w:id="190" w:author="Max Lindmark" w:date="2022-05-19T19:53:00Z">
            <w:rPr>
              <w:rFonts w:ascii="Cambria Math" w:hAnsi="Cambria Math"/>
            </w:rPr>
            <m:t>‰</m:t>
          </w:ins>
        </m:r>
      </m:oMath>
      <w:ins w:id="191" w:author="Max Lindmark" w:date="2022-05-19T19:54:00Z">
        <w:r w:rsidR="00A75027">
          <w:t xml:space="preserve">, and </w:t>
        </w:r>
        <w:r w:rsidR="00A75027" w:rsidRPr="00A75027">
          <w:t>1013</w:t>
        </w:r>
      </w:ins>
      <w:ins w:id="192" w:author="Max Lindmark" w:date="2022-05-19T19:56:00Z">
        <w:r w:rsidR="005C0B63">
          <w:t>.</w:t>
        </w:r>
      </w:ins>
      <w:ins w:id="193" w:author="Max Lindmark" w:date="2022-05-19T19:54:00Z">
        <w:r w:rsidR="00A75027" w:rsidRPr="00A75027">
          <w:t>25</w:t>
        </w:r>
        <w:r w:rsidR="00A75027">
          <w:t xml:space="preserve"> </w:t>
        </w:r>
      </w:ins>
      <m:oMath>
        <m:r>
          <w:ins w:id="194" w:author="Max Lindmark" w:date="2022-05-19T19:54:00Z">
            <m:rPr>
              <m:sty m:val="p"/>
            </m:rPr>
            <w:rPr>
              <w:rFonts w:ascii="Cambria Math" w:hAnsi="Cambria Math"/>
            </w:rPr>
            <m:t>hPa</m:t>
          </w:ins>
        </m:r>
      </m:oMath>
      <w:ins w:id="195" w:author="Max Lindmark" w:date="2022-05-19T19:54:00Z">
        <w:r w:rsidR="00294E75">
          <w:rPr>
            <w:iCs/>
          </w:rPr>
          <w:t>)</w:t>
        </w:r>
      </w:ins>
      <w:commentRangeEnd w:id="184"/>
      <w:ins w:id="196" w:author="Max Lindmark" w:date="2022-05-19T19:56:00Z">
        <w:r w:rsidR="005C0B63">
          <w:rPr>
            <w:rStyle w:val="CommentReference"/>
          </w:rPr>
          <w:commentReference w:id="184"/>
        </w:r>
        <w:r w:rsidR="00B272C4">
          <w:rPr>
            <w:iCs/>
          </w:rPr>
          <w:t xml:space="preserve"> </w:t>
        </w:r>
        <w:r w:rsidR="00A81DAC">
          <w:rPr>
            <w:iCs/>
          </w:rPr>
          <w:t xml:space="preserve">was estimated to be a </w:t>
        </w:r>
        <w:r w:rsidR="00A81DAC">
          <w:t xml:space="preserve">critical value </w:t>
        </w:r>
      </w:ins>
      <w:ins w:id="197" w:author="Max Lindmark" w:date="2022-05-19T19:57:00Z">
        <w:r w:rsidR="00B67DA8">
          <w:t xml:space="preserve">concentration beyond which </w:t>
        </w:r>
      </w:ins>
      <w:ins w:id="198" w:author="Max Lindmark" w:date="2022-05-19T19:56:00Z">
        <w:r w:rsidR="00A81DAC">
          <w:t xml:space="preserve">negative </w:t>
        </w:r>
      </w:ins>
      <w:ins w:id="199" w:author="Max Lindmark" w:date="2022-05-19T19:57:00Z">
        <w:r w:rsidR="00B67DA8">
          <w:t xml:space="preserve">effects on </w:t>
        </w:r>
      </w:ins>
      <w:ins w:id="200" w:author="Max Lindmark" w:date="2022-05-19T19:56:00Z">
        <w:r w:rsidR="00A81DAC">
          <w:t xml:space="preserve">growth and condition </w:t>
        </w:r>
      </w:ins>
      <w:ins w:id="201" w:author="Max Lindmark" w:date="2022-05-19T19:57:00Z">
        <w:r w:rsidR="00B55D94">
          <w:t>were observed</w:t>
        </w:r>
      </w:ins>
      <w:del w:id="202" w:author="Max Lindmark" w:date="2022-05-19T19:53:00Z">
        <w:r w:rsidR="00F93F69" w:rsidDel="00F93F69">
          <w:rPr>
            <w:b/>
            <w:bCs/>
          </w:rPr>
          <w:delText xml:space="preserve"> </w:delText>
        </w:r>
      </w:del>
      <w:del w:id="203" w:author="Max Lindmark" w:date="2022-05-19T19:55:00Z">
        <w:r w:rsidR="00BD5BFE" w:rsidRPr="00C038C3" w:rsidDel="00D332D4">
          <w:delText xml:space="preserve"> has been proposed as a threshold for negative but sub-lethal physiological impacts, including, but not limited to, reduced feeding rates </w:delText>
        </w:r>
      </w:del>
      <w:del w:id="204" w:author="Max Lindmark" w:date="2022-05-19T19:57:00Z">
        <w:r w:rsidR="00BD5BFE" w:rsidRPr="00C038C3" w:rsidDel="00243CB1">
          <w:fldChar w:fldCharType="begin"/>
        </w:r>
        <w:r w:rsidR="00354A9D" w:rsidDel="00243CB1">
          <w:delInstrText xml:space="preserve"> ADDIN ZOTERO_ITEM CSL_CITATION {"citationID":"58wejy4q","properties":{"formattedCitation":"(21,23)","plainCitation":"(21,23)","noteIndex":0},"citationItems":[{"id":2408,"uris":["http://zotero.org/users/6116610/items/D8NXZIXU"],"itemData":{"id":2408,"type":"article-journal","abstract":"Growth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delInstrText>
        </w:r>
        <w:r w:rsidR="00BD5BFE" w:rsidRPr="00C038C3" w:rsidDel="00243CB1">
          <w:fldChar w:fldCharType="separate"/>
        </w:r>
        <w:r w:rsidR="00354A9D" w:rsidDel="00243CB1">
          <w:rPr>
            <w:lang w:val="en-GB"/>
          </w:rPr>
          <w:delText>(21,23)</w:delText>
        </w:r>
        <w:r w:rsidR="00BD5BFE" w:rsidRPr="00C038C3" w:rsidDel="00243CB1">
          <w:fldChar w:fldCharType="end"/>
        </w:r>
      </w:del>
      <w:r w:rsidR="00BD5BFE" w:rsidRPr="00C038C3">
        <w:t>.</w:t>
      </w:r>
      <w:ins w:id="205" w:author="Max Lindmark" w:date="2022-05-19T19:57:00Z">
        <w:r w:rsidR="00AD5E5B">
          <w:t xml:space="preserve"> </w:t>
        </w:r>
        <w:commentRangeStart w:id="206"/>
        <w:commentRangeStart w:id="207"/>
        <w:r w:rsidR="00AD5E5B">
          <w:t xml:space="preserve">This value is </w:t>
        </w:r>
      </w:ins>
      <w:ins w:id="208" w:author="Max Lindmark" w:date="2022-05-19T20:28:00Z">
        <w:r w:rsidR="00CA3F39">
          <w:t xml:space="preserve">higher than a meta-analytic estimate </w:t>
        </w:r>
        <w:r w:rsidR="006556D3">
          <w:t xml:space="preserve">of </w:t>
        </w:r>
      </w:ins>
      <w:ins w:id="209" w:author="Max Lindmark" w:date="2022-05-19T20:31:00Z">
        <w:r w:rsidR="00C93132">
          <w:t xml:space="preserve">a threshold at </w:t>
        </w:r>
      </w:ins>
      <w:ins w:id="210" w:author="Max Lindmark" w:date="2022-05-19T20:30:00Z">
        <w:r w:rsidR="00437E56">
          <w:t>3.15 ml/L</w:t>
        </w:r>
      </w:ins>
      <w:ins w:id="211" w:author="Max Lindmark" w:date="2022-05-19T20:31:00Z">
        <w:r w:rsidR="00C93132">
          <w:t xml:space="preserve">, below which </w:t>
        </w:r>
      </w:ins>
      <w:ins w:id="212" w:author="Max Lindmark" w:date="2022-05-19T20:28:00Z">
        <w:r w:rsidR="006556D3">
          <w:t xml:space="preserve">negative effects </w:t>
        </w:r>
      </w:ins>
      <w:ins w:id="213" w:author="Max Lindmark" w:date="2022-05-19T20:31:00Z">
        <w:r w:rsidR="00C93132">
          <w:t xml:space="preserve">on fish growth occur </w:t>
        </w:r>
      </w:ins>
      <w:r w:rsidR="00437E56">
        <w:fldChar w:fldCharType="begin"/>
      </w:r>
      <w:r w:rsidR="00437E56">
        <w:instrText xml:space="preserve"> ADDIN ZOTERO_ITEM CSL_CITATION {"citationID":"2FUBuU9V","properties":{"formattedCitation":"(23)","plainCitation":"(23)","noteIndex":0},"citationItems":[{"id":2617,"uris":["http://zotero.org/users/6116610/items/XQ4QDTA7"],"itemData":{"id":2617,"type":"article-journal","abstract":"Hypoxia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00437E56">
        <w:fldChar w:fldCharType="separate"/>
      </w:r>
      <w:r w:rsidR="00437E56">
        <w:rPr>
          <w:noProof/>
        </w:rPr>
        <w:t>(23)</w:t>
      </w:r>
      <w:r w:rsidR="00437E56">
        <w:fldChar w:fldCharType="end"/>
      </w:r>
      <w:commentRangeEnd w:id="206"/>
      <w:r w:rsidR="009A60E2">
        <w:rPr>
          <w:rStyle w:val="CommentReference"/>
        </w:rPr>
        <w:commentReference w:id="206"/>
      </w:r>
      <w:commentRangeEnd w:id="207"/>
      <w:r w:rsidR="00BE0153">
        <w:rPr>
          <w:rStyle w:val="CommentReference"/>
        </w:rPr>
        <w:commentReference w:id="207"/>
      </w:r>
      <w:del w:id="214" w:author="Max Lindmark" w:date="2022-05-19T20:28:00Z">
        <w:r w:rsidR="00BD5BFE" w:rsidRPr="00C038C3" w:rsidDel="006556D3">
          <w:delText xml:space="preserve"> </w:delText>
        </w:r>
      </w:del>
      <w:ins w:id="215" w:author="Max Lindmark" w:date="2022-05-26T14:59:00Z">
        <w:r w:rsidR="009D2BB1">
          <w:t xml:space="preserve">. </w:t>
        </w:r>
      </w:ins>
      <w:ins w:id="216" w:author="Michele Casini" w:date="2022-05-25T10:43:00Z">
        <w:del w:id="217" w:author="Max Lindmark" w:date="2022-05-26T14:59:00Z">
          <w:r w:rsidR="00D843B5" w:rsidRPr="00013764" w:rsidDel="009D2BB1">
            <w:rPr>
              <w:highlight w:val="yellow"/>
              <w:rPrChange w:id="218" w:author="Max Lindmark" w:date="2022-05-26T15:03:00Z">
                <w:rPr/>
              </w:rPrChange>
            </w:rPr>
            <w:delText>,</w:delText>
          </w:r>
        </w:del>
        <w:del w:id="219" w:author="Max Lindmark" w:date="2022-05-26T15:40:00Z">
          <w:r w:rsidR="00D843B5" w:rsidRPr="00013764" w:rsidDel="00575F2C">
            <w:rPr>
              <w:highlight w:val="yellow"/>
              <w:rPrChange w:id="220" w:author="Max Lindmark" w:date="2022-05-26T15:03:00Z">
                <w:rPr/>
              </w:rPrChange>
            </w:rPr>
            <w:delText xml:space="preserve"> while other studies indicate sub-lethal effects already below ~ </w:delText>
          </w:r>
          <w:commentRangeStart w:id="221"/>
          <w:r w:rsidR="00D843B5" w:rsidRPr="00013764" w:rsidDel="00575F2C">
            <w:rPr>
              <w:highlight w:val="yellow"/>
              <w:rPrChange w:id="222" w:author="Max Lindmark" w:date="2022-05-26T15:03:00Z">
                <w:rPr/>
              </w:rPrChange>
            </w:rPr>
            <w:delText>10.2 mg</w:delText>
          </w:r>
        </w:del>
      </w:ins>
      <w:ins w:id="223" w:author="Michele Casini" w:date="2022-05-25T10:44:00Z">
        <w:del w:id="224" w:author="Max Lindmark" w:date="2022-05-26T15:40:00Z">
          <w:r w:rsidR="00D843B5" w:rsidRPr="00013764" w:rsidDel="00575F2C">
            <w:rPr>
              <w:highlight w:val="yellow"/>
              <w:rPrChange w:id="225" w:author="Max Lindmark" w:date="2022-05-26T15:03:00Z">
                <w:rPr/>
              </w:rPrChange>
            </w:rPr>
            <w:delText xml:space="preserve">/l </w:delText>
          </w:r>
        </w:del>
      </w:ins>
      <w:commentRangeEnd w:id="221"/>
      <w:ins w:id="226" w:author="Michele Casini" w:date="2022-05-26T10:17:00Z">
        <w:del w:id="227" w:author="Max Lindmark" w:date="2022-05-26T15:40:00Z">
          <w:r w:rsidR="00273D85" w:rsidRPr="00013764" w:rsidDel="00575F2C">
            <w:rPr>
              <w:rStyle w:val="CommentReference"/>
              <w:highlight w:val="yellow"/>
              <w:rPrChange w:id="228" w:author="Max Lindmark" w:date="2022-05-26T15:03:00Z">
                <w:rPr>
                  <w:rStyle w:val="CommentReference"/>
                </w:rPr>
              </w:rPrChange>
            </w:rPr>
            <w:commentReference w:id="221"/>
          </w:r>
        </w:del>
      </w:ins>
      <w:ins w:id="229" w:author="Michele Casini" w:date="2022-05-25T10:44:00Z">
        <w:del w:id="230" w:author="Max Lindmark" w:date="2022-05-26T15:40:00Z">
          <w:r w:rsidR="00D843B5" w:rsidRPr="00013764" w:rsidDel="00575F2C">
            <w:rPr>
              <w:highlight w:val="yellow"/>
              <w:rPrChange w:id="231" w:author="Max Lindmark" w:date="2022-05-26T15:03:00Z">
                <w:rPr/>
              </w:rPrChange>
            </w:rPr>
            <w:delText>(</w:delText>
          </w:r>
          <w:commentRangeStart w:id="232"/>
          <w:r w:rsidR="00D843B5" w:rsidRPr="00013764" w:rsidDel="00575F2C">
            <w:rPr>
              <w:highlight w:val="yellow"/>
              <w:rPrChange w:id="233" w:author="Max Lindmark" w:date="2022-05-26T15:03:00Z">
                <w:rPr/>
              </w:rPrChange>
            </w:rPr>
            <w:delText>….</w:delText>
          </w:r>
          <w:commentRangeEnd w:id="232"/>
          <w:r w:rsidR="00D843B5" w:rsidRPr="00013764" w:rsidDel="00575F2C">
            <w:rPr>
              <w:rStyle w:val="CommentReference"/>
              <w:highlight w:val="yellow"/>
              <w:rPrChange w:id="234" w:author="Max Lindmark" w:date="2022-05-26T15:03:00Z">
                <w:rPr>
                  <w:rStyle w:val="CommentReference"/>
                </w:rPr>
              </w:rPrChange>
            </w:rPr>
            <w:commentReference w:id="232"/>
          </w:r>
          <w:r w:rsidR="00D843B5" w:rsidRPr="00013764" w:rsidDel="00575F2C">
            <w:rPr>
              <w:highlight w:val="yellow"/>
              <w:rPrChange w:id="235" w:author="Max Lindmark" w:date="2022-05-26T15:03:00Z">
                <w:rPr/>
              </w:rPrChange>
            </w:rPr>
            <w:delText>)</w:delText>
          </w:r>
        </w:del>
      </w:ins>
      <w:r w:rsidR="00BD5BFE">
        <w:t xml:space="preserve">Despite the median oxygen concentrations experienced by the population in our study is above </w:t>
      </w:r>
      <w:del w:id="236" w:author="Michele Casini" w:date="2022-05-25T10:58:00Z">
        <w:r w:rsidR="00BD5BFE" w:rsidDel="00B97118">
          <w:delText xml:space="preserve">this </w:delText>
        </w:r>
      </w:del>
      <w:ins w:id="237" w:author="Max Lindmark" w:date="2022-05-19T20:31:00Z">
        <w:del w:id="238" w:author="Michele Casini" w:date="2022-05-25T10:58:00Z">
          <w:r w:rsidR="003A556E" w:rsidDel="00B97118">
            <w:delText xml:space="preserve">likely </w:delText>
          </w:r>
        </w:del>
      </w:ins>
      <w:ins w:id="239" w:author="Michele Casini" w:date="2022-05-25T10:58:00Z">
        <w:r w:rsidR="00B97118">
          <w:t>the</w:t>
        </w:r>
      </w:ins>
      <w:ins w:id="240" w:author="Max Lindmark" w:date="2022-05-26T15:42:00Z">
        <w:r w:rsidR="00E60B3A">
          <w:t>se</w:t>
        </w:r>
      </w:ins>
      <w:ins w:id="241" w:author="Michele Casini" w:date="2022-05-25T10:58:00Z">
        <w:r w:rsidR="00B97118">
          <w:t xml:space="preserve"> </w:t>
        </w:r>
      </w:ins>
      <w:r w:rsidR="00BD5BFE">
        <w:t>threshold</w:t>
      </w:r>
      <w:ins w:id="242" w:author="Max Lindmark" w:date="2022-05-19T20:31:00Z">
        <w:r w:rsidR="003A556E">
          <w:t>s for negative effects</w:t>
        </w:r>
      </w:ins>
      <w:ins w:id="243" w:author="Michele Casini" w:date="2022-05-25T10:58:00Z">
        <w:r w:rsidR="00B97118">
          <w:t xml:space="preserve"> </w:t>
        </w:r>
      </w:ins>
      <w:ins w:id="244" w:author="Max Lindmark" w:date="2022-05-26T15:01:00Z">
        <w:r w:rsidR="00013764">
          <w:t>on growth and condition</w:t>
        </w:r>
      </w:ins>
      <w:ins w:id="245" w:author="Michele Casini" w:date="2022-05-25T10:58:00Z">
        <w:del w:id="246" w:author="Max Lindmark" w:date="2022-05-26T15:01:00Z">
          <w:r w:rsidR="00B97118" w:rsidDel="00013764">
            <w:delText xml:space="preserve">suggested in </w:delText>
          </w:r>
        </w:del>
      </w:ins>
      <w:ins w:id="247" w:author="Michele Casini" w:date="2022-05-26T11:00:00Z">
        <w:del w:id="248" w:author="Max Lindmark" w:date="2022-05-26T15:01:00Z">
          <w:r w:rsidR="00FB53C5" w:rsidDel="00013764">
            <w:delText xml:space="preserve">some </w:delText>
          </w:r>
        </w:del>
      </w:ins>
      <w:ins w:id="249" w:author="Michele Casini" w:date="2022-05-25T10:58:00Z">
        <w:del w:id="250" w:author="Max Lindmark" w:date="2022-05-26T15:01:00Z">
          <w:r w:rsidR="00B97118" w:rsidDel="00013764">
            <w:delText>literature</w:delText>
          </w:r>
        </w:del>
      </w:ins>
      <w:r w:rsidR="00BD5BFE">
        <w:t xml:space="preserve">, </w:t>
      </w:r>
      <w:r w:rsidR="00BD5BFE" w:rsidRPr="00C038C3">
        <w:t>we still find a positive effect of oxygen</w:t>
      </w:r>
      <w:r w:rsidR="00BD5BFE">
        <w:t xml:space="preserve">, in line with previous studies showing that exposure to low-oxygen areas is associated with low condition </w:t>
      </w:r>
      <w:del w:id="251" w:author="Max Lindmark" w:date="2022-05-19T20:31:00Z">
        <w:r w:rsidR="00293A46" w:rsidRPr="00FF0653" w:rsidDel="00D03D55">
          <w:delText xml:space="preserve"> </w:delText>
        </w:r>
      </w:del>
      <w:r w:rsidR="00FF0653">
        <w:rPr>
          <w:lang w:val="sv-SE"/>
        </w:rPr>
        <w:fldChar w:fldCharType="begin"/>
      </w:r>
      <w:r w:rsidR="00465894">
        <w:instrText xml:space="preserve"> ADDIN ZOTERO_ITEM CSL_CITATION {"citationID":"s1T7JyF6","properties":{"formattedCitation":"(15,60)","plainCitation":"(15,60)","noteIndex":0},"citationItems":[{"id":2361,"uris":["http://zotero.org/users/6116610/items/7VRRX5L2"],"itemData":{"id":2361,"type":"article-journal","abstract":"Deoxygenation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Hansson"},{"family":"Orio","given":"Alessandro"},{"family":"Limburg","given":"Karin"}],"issued":{"date-parts":[["2021",2,22]]},"citation-key":"casiniChangesPopulationDepth2021"}}],"schema":"https://github.com/citation-style-language/schema/raw/master/csl-citation.json"} </w:instrText>
      </w:r>
      <w:r w:rsidR="00FF0653">
        <w:rPr>
          <w:lang w:val="sv-SE"/>
        </w:rPr>
        <w:fldChar w:fldCharType="separate"/>
      </w:r>
      <w:r w:rsidR="00465894">
        <w:rPr>
          <w:lang w:val="en-GB"/>
        </w:rPr>
        <w:t>(15,60)</w:t>
      </w:r>
      <w:r w:rsidR="00FF0653">
        <w:rPr>
          <w:lang w:val="sv-SE"/>
        </w:rPr>
        <w:fldChar w:fldCharType="end"/>
      </w:r>
      <w:r w:rsidR="00FF0653">
        <w:t xml:space="preserve">. </w:t>
      </w:r>
      <w:r w:rsidR="00552B39" w:rsidRPr="00CB48D5">
        <w:t xml:space="preserve">However, we can only speculate if this is due to higher oxygen being correlated with richer habitats that feature higher food availability, or if there are direct physiological impacts at a lower threshold in the wild. The effect of oxygen could also be larger for small cod (i.e., a higher threshold), that currently dominate the Baltic population, as discussed in Casini </w:t>
      </w:r>
      <w:r w:rsidR="00552B39" w:rsidRPr="00CB48D5">
        <w:rPr>
          <w:i/>
          <w:iCs/>
        </w:rPr>
        <w:t>et al</w:t>
      </w:r>
      <w:r w:rsidR="00552B39" w:rsidRPr="00CB48D5">
        <w:t xml:space="preserve">. (2021). </w:t>
      </w:r>
      <w:commentRangeStart w:id="252"/>
      <w:ins w:id="253" w:author="Michele Casini" w:date="2022-05-26T10:46:00Z">
        <w:del w:id="254" w:author="Max Lindmark" w:date="2022-05-26T15:01:00Z">
          <w:r w:rsidR="00D83DA7" w:rsidDel="00013764">
            <w:delText>On the other hand, i</w:delText>
          </w:r>
        </w:del>
      </w:ins>
      <w:ins w:id="255" w:author="Michele Casini" w:date="2022-05-26T10:45:00Z">
        <w:del w:id="256" w:author="Max Lindmark" w:date="2022-05-26T15:01:00Z">
          <w:r w:rsidR="006202DB" w:rsidDel="00013764">
            <w:delText xml:space="preserve">f the threshold for negative effects is higher, as instead suggested </w:delText>
          </w:r>
        </w:del>
      </w:ins>
      <w:ins w:id="257" w:author="Michele Casini" w:date="2022-05-26T11:00:00Z">
        <w:del w:id="258" w:author="Max Lindmark" w:date="2022-05-26T15:01:00Z">
          <w:r w:rsidR="00FB53C5" w:rsidDel="00013764">
            <w:delText>in</w:delText>
          </w:r>
        </w:del>
      </w:ins>
      <w:ins w:id="259" w:author="Michele Casini" w:date="2022-05-26T10:45:00Z">
        <w:del w:id="260" w:author="Max Lindmark" w:date="2022-05-26T15:01:00Z">
          <w:r w:rsidR="006202DB" w:rsidDel="00013764">
            <w:delText xml:space="preserve"> other literature, this</w:delText>
          </w:r>
          <w:r w:rsidR="00BD72F7" w:rsidDel="00013764">
            <w:delText xml:space="preserve"> could explain the generalized decline in cod condition over the </w:delText>
          </w:r>
        </w:del>
      </w:ins>
      <w:ins w:id="261" w:author="Michele Casini" w:date="2022-05-26T10:46:00Z">
        <w:del w:id="262" w:author="Max Lindmark" w:date="2022-05-26T15:01:00Z">
          <w:r w:rsidR="00BD72F7" w:rsidDel="00013764">
            <w:delText>whole south-eastern Baltic Sea.</w:delText>
          </w:r>
        </w:del>
      </w:ins>
      <w:commentRangeEnd w:id="252"/>
      <w:r w:rsidR="00F13EA1">
        <w:rPr>
          <w:rStyle w:val="CommentReference"/>
        </w:rPr>
        <w:commentReference w:id="252"/>
      </w:r>
    </w:p>
    <w:p w14:paraId="4BCC2276" w14:textId="75B4D5B0" w:rsidR="001B273E" w:rsidRPr="00C038C3" w:rsidRDefault="00552B39" w:rsidP="001B273E">
      <w:pPr>
        <w:spacing w:line="480" w:lineRule="auto"/>
        <w:ind w:firstLine="284"/>
        <w:contextualSpacing/>
        <w:mirrorIndents/>
        <w:jc w:val="both"/>
      </w:pPr>
      <w:del w:id="263" w:author="Max Lindmark" w:date="2022-05-26T15:25:00Z">
        <w:r w:rsidRPr="00CB48D5" w:rsidDel="000C5AAF">
          <w:lastRenderedPageBreak/>
          <w:delText>However, despite this positive association</w:delText>
        </w:r>
        <w:r w:rsidR="00506BCC" w:rsidDel="000C5AAF">
          <w:delText xml:space="preserve"> between oxygen experienced and condition</w:delText>
        </w:r>
        <w:r w:rsidRPr="00CB48D5" w:rsidDel="000C5AAF">
          <w:delText xml:space="preserve">, the trends per subdivision are mixed. For instance, the experienced oxygen concentrations were stable in subdivision 27 and 28, despite declines in in the environment (Fig. S19-S20). By contrast, the oxygen in the environment was </w:delText>
        </w:r>
        <w:r w:rsidR="00BD5BFE" w:rsidDel="000C5AAF">
          <w:delText xml:space="preserve">more </w:delText>
        </w:r>
        <w:r w:rsidRPr="00CB48D5" w:rsidDel="000C5AAF">
          <w:delText>stable in subdivision 25</w:delText>
        </w:r>
        <w:r w:rsidR="00CB48D5" w:rsidDel="000C5AAF">
          <w:delText xml:space="preserve">. </w:delText>
        </w:r>
        <w:r w:rsidRPr="00CB48D5" w:rsidDel="000C5AAF">
          <w:delText xml:space="preserve">However, when </w:delText>
        </w:r>
        <w:r w:rsidR="00FF0653" w:rsidRPr="00FF0653" w:rsidDel="000C5AAF">
          <w:delText>considering</w:delText>
        </w:r>
        <w:r w:rsidRPr="00CB48D5" w:rsidDel="000C5AAF">
          <w:delText xml:space="preserve"> changes in the distribution of cod, the oxygen concentration experience</w:delText>
        </w:r>
        <w:r w:rsidR="00BD5BFE" w:rsidDel="000C5AAF">
          <w:delText>d</w:delText>
        </w:r>
        <w:r w:rsidRPr="00CB48D5" w:rsidDel="000C5AAF">
          <w:delText xml:space="preserve"> by cod in subdivision 25 decline</w:delText>
        </w:r>
        <w:r w:rsidR="001779ED" w:rsidDel="000C5AAF">
          <w:delText>d</w:delText>
        </w:r>
        <w:r w:rsidRPr="00CB48D5" w:rsidDel="000C5AAF">
          <w:delText xml:space="preserve"> with 1.5 ml/L over the study period</w:delText>
        </w:r>
        <w:r w:rsidR="00BD5BFE" w:rsidDel="000C5AAF">
          <w:delText xml:space="preserve">, </w:delText>
        </w:r>
        <w:r w:rsidR="00CA0747" w:rsidDel="000C5AAF">
          <w:delText>partly</w:delText>
        </w:r>
        <w:r w:rsidR="00506BCC" w:rsidDel="000C5AAF">
          <w:delText xml:space="preserve"> due to the fact</w:delText>
        </w:r>
        <w:r w:rsidR="00BD5BFE" w:rsidDel="000C5AAF">
          <w:delText xml:space="preserve"> </w:delText>
        </w:r>
        <w:r w:rsidR="00506BCC" w:rsidRPr="00506BCC" w:rsidDel="000C5AAF">
          <w:delText>that</w:delText>
        </w:r>
        <w:r w:rsidR="00BD5BFE" w:rsidRPr="00506BCC" w:rsidDel="000C5AAF">
          <w:delText xml:space="preserve"> cod moved to deeper waters, as found in Casini </w:delText>
        </w:r>
        <w:r w:rsidR="00BD5BFE" w:rsidRPr="00506BCC" w:rsidDel="000C5AAF">
          <w:rPr>
            <w:i/>
            <w:iCs/>
          </w:rPr>
          <w:delText>et al.</w:delText>
        </w:r>
        <w:r w:rsidR="00BD5BFE" w:rsidRPr="00506BCC" w:rsidDel="000C5AAF">
          <w:delText xml:space="preserve"> </w:delText>
        </w:r>
        <w:r w:rsidR="00BD5BFE" w:rsidRPr="001779ED" w:rsidDel="000C5AAF">
          <w:fldChar w:fldCharType="begin"/>
        </w:r>
        <w:r w:rsidR="00736189" w:rsidDel="000C5AAF">
          <w:delInstrText xml:space="preserve"> ADDIN ZOTERO_ITEM CSL_CITATION {"citationID":"vWYWD48m","properties":{"formattedCitation":"(63)","plainCitation":"(63)","noteIndex":0},"citationItems":[{"id":1991,"uris":["http://zotero.org/users/6116610/items/55HHDIZF"],"itemData":{"id":1991,"type":"article-journal","abstract":"&lt;p&gt;&lt;strong&gt;Abstract.&lt;/strong&gt; During the past twenty years, hypoxic areas have expanded exponentially in the Baltic Sea, which has become one of the largest marine &lt;q&gt;dead zones&lt;/q&gt; in the world. At the same time, the most important commercial fish population of the region, the Eastern Baltic cod, has experienced a drastic reduction in mean body condition, but the processes relating hypoxia to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four decades at the same time of the expansion, and shallowing, of the waters with an oxygen concentration known to be detrimental for cod performance. This has resulted in a spatial overlap between the cod population and low-oxygenated waters after the mid-1990s, which relates with the observed decline in cod mean body condition. Complementary analyses on fish otolith microchemistry also revealed that since the mid-1990s, cod individuals with low condition were indeed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analysing the overlap with low-oxygen waters in other seasons to quantify the potential effects of the variations in physical properties on cod biology throughout the year.&lt;/p&gt;","container-title":"Biogeosciences Discussions","DOI":"https://doi.org/10.5194/bg-2020-74","ISSN":"1726-4170","language":"English","note":"publisher: Copernicus GmbH","page":"1-28","source":"bg.copernicus.org","title":"Changes in population depth distribution and oxygen stratification explain the current low condition of the Eastern Baltic Sea cod (&lt;i&gt;Gadus morhua&lt;/i&gt;)","author":[{"family":"Casini","given":"Michele"},{"family":"Hansson","given":"Martin"},{"family":"Orio","given":"Alessandro"},{"family":"Limburg","given":"Karin"}],"issued":{"date-parts":[["2020",3,13]]},"citation-key":"casiniChangesPopulationDepth2020"},"suppress-author":true}],"schema":"https://github.com/citation-style-language/schema/raw/master/csl-citation.json"} </w:delInstrText>
        </w:r>
        <w:r w:rsidR="00BD5BFE" w:rsidRPr="001779ED" w:rsidDel="000C5AAF">
          <w:fldChar w:fldCharType="separate"/>
        </w:r>
        <w:r w:rsidR="00736189" w:rsidDel="000C5AAF">
          <w:rPr>
            <w:noProof/>
          </w:rPr>
          <w:delText>(63)</w:delText>
        </w:r>
        <w:r w:rsidR="00BD5BFE" w:rsidRPr="001779ED" w:rsidDel="000C5AAF">
          <w:fldChar w:fldCharType="end"/>
        </w:r>
        <w:r w:rsidRPr="001779ED" w:rsidDel="000C5AAF">
          <w:delText xml:space="preserve">. This highlights the need to incorporate changes in the distribution when assessing changes in the environmental conditions </w:delText>
        </w:r>
        <w:r w:rsidR="00506BCC" w:rsidDel="000C5AAF">
          <w:delText xml:space="preserve">that </w:delText>
        </w:r>
        <w:r w:rsidRPr="001779ED" w:rsidDel="000C5AAF">
          <w:delText xml:space="preserve">cod experience. </w:delText>
        </w:r>
      </w:del>
      <w:r w:rsidR="00234431" w:rsidRPr="00C038C3">
        <w:t xml:space="preserve">An </w:t>
      </w:r>
      <w:r w:rsidR="00234431" w:rsidRPr="00705825">
        <w:t>i</w:t>
      </w:r>
      <w:r w:rsidR="005E3A64" w:rsidRPr="00705825">
        <w:t>ndirect</w:t>
      </w:r>
      <w:r w:rsidR="005E3A64" w:rsidRPr="00C038C3">
        <w:t xml:space="preserve"> effect </w:t>
      </w:r>
      <w:r w:rsidR="00D3309D" w:rsidRPr="00C038C3">
        <w:t>of</w:t>
      </w:r>
      <w:r w:rsidR="004D557D" w:rsidRPr="00C038C3">
        <w:t xml:space="preserve"> declining</w:t>
      </w:r>
      <w:r w:rsidR="00D3309D" w:rsidRPr="00C038C3">
        <w:t xml:space="preserve"> oxygen </w:t>
      </w:r>
      <w:r w:rsidR="008D2702" w:rsidRPr="00C038C3">
        <w:t xml:space="preserve">is </w:t>
      </w:r>
      <w:r w:rsidR="004469B3">
        <w:t xml:space="preserve">the </w:t>
      </w:r>
      <w:r w:rsidR="00EF55C7" w:rsidRPr="00C038C3">
        <w:t xml:space="preserve">potential </w:t>
      </w:r>
      <w:r w:rsidR="004469B3" w:rsidRPr="004469B3">
        <w:t>amplification</w:t>
      </w:r>
      <w:r w:rsidR="004469B3" w:rsidRPr="004469B3" w:rsidDel="004469B3">
        <w:t xml:space="preserve"> </w:t>
      </w:r>
      <w:r w:rsidR="004469B3">
        <w:t>of</w:t>
      </w:r>
      <w:r w:rsidR="00DF43D2" w:rsidRPr="00C038C3">
        <w:t xml:space="preserve">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522AFD" w:rsidRPr="00C038C3">
        <w:rPr>
          <w:i/>
        </w:rPr>
        <w:t>S</w:t>
      </w:r>
      <w:r w:rsidR="00522AFD">
        <w:rPr>
          <w:i/>
        </w:rPr>
        <w:t>.</w:t>
      </w:r>
      <w:r w:rsidR="00522AFD" w:rsidRPr="00C038C3">
        <w:rPr>
          <w:i/>
        </w:rPr>
        <w:t xml:space="preserve"> </w:t>
      </w:r>
      <w:r w:rsidR="00FD65EC" w:rsidRPr="00C038C3">
        <w:rPr>
          <w:i/>
        </w:rPr>
        <w:t>entomo</w:t>
      </w:r>
      <w:r w:rsidR="00137390" w:rsidRPr="00C038C3">
        <w:rPr>
          <w:i/>
        </w:rPr>
        <w:t>n</w:t>
      </w:r>
      <w:r w:rsidR="005E3A64" w:rsidRPr="00C038C3">
        <w:t xml:space="preserve">, </w:t>
      </w:r>
      <w:r w:rsidR="008B7365" w:rsidRPr="00C038C3">
        <w:t xml:space="preserve">due to habitat contraction caused by the expansion of </w:t>
      </w:r>
      <w:r w:rsidR="005E3A64" w:rsidRPr="00C038C3">
        <w:t>“dead zones”</w:t>
      </w:r>
      <w:r w:rsidR="00C34435">
        <w:t xml:space="preserve"> avoided by cod</w:t>
      </w:r>
      <w:r w:rsidR="0087118F">
        <w:t xml:space="preserve"> </w:t>
      </w:r>
      <w:r w:rsidR="002B4F9A" w:rsidRPr="00C038C3">
        <w:fldChar w:fldCharType="begin"/>
      </w:r>
      <w:r w:rsidR="00575F2C">
        <w:instrText xml:space="preserve"> ADDIN ZOTERO_ITEM CSL_CITATION {"citationID":"U6k13WPq","properties":{"formattedCitation":"(14,15,33,64)","plainCitation":"(14,15,33,64)","noteIndex":0},"citationItems":[{"id":794,"uris":["http://zotero.org/users/6116610/items/39XLSPWN"],"itemData":{"id":794,"type":"article-journal","abstract":"Investigating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morhua&lt;/i&gt;)","volume":"18","author":[{"family":"Casini","given":"Michele"},{"literal":"Martin Hansson"},{"family":"Orio","given":"Alessandro"},{"family":"Limburg","given":"Karin"}],"issued":{"date-parts":[["2021",2,22]]},"citation-key":"casiniChangesPopulationDepth2021"}},{"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instrText>
      </w:r>
      <w:r w:rsidR="002B4F9A" w:rsidRPr="00C038C3">
        <w:fldChar w:fldCharType="separate"/>
      </w:r>
      <w:r w:rsidR="00575F2C">
        <w:rPr>
          <w:lang w:val="en-GB"/>
        </w:rPr>
        <w:t>(14,15,33,64)</w:t>
      </w:r>
      <w:r w:rsidR="002B4F9A" w:rsidRPr="00C038C3">
        <w:fldChar w:fldCharType="end"/>
      </w:r>
      <w:r w:rsidR="005E3A64" w:rsidRPr="00C038C3">
        <w:t>.</w:t>
      </w:r>
      <w:r w:rsidR="00E22457" w:rsidRPr="00C038C3">
        <w:t xml:space="preserve"> </w:t>
      </w:r>
      <w:r w:rsidR="00995526">
        <w:t>To address the potential effects of changes in intra- and inter-specific competition</w:t>
      </w:r>
      <w:r w:rsidR="000B50BB" w:rsidRPr="00C038C3">
        <w:t>,</w:t>
      </w:r>
      <w:r w:rsidR="00E22457" w:rsidRPr="00C038C3">
        <w:t xml:space="preserve"> </w:t>
      </w:r>
      <w:r w:rsidR="00E73FC1" w:rsidRPr="00C038C3">
        <w:t>we use</w:t>
      </w:r>
      <w:r w:rsidR="002F5CD0">
        <w:t>d</w:t>
      </w:r>
      <w:r w:rsidR="00E73FC1" w:rsidRPr="00C038C3">
        <w:t xml:space="preserve"> </w:t>
      </w:r>
      <w:r w:rsidR="00E62B8F" w:rsidRPr="00C038C3">
        <w:t xml:space="preserve">predicted density of </w:t>
      </w:r>
      <w:r w:rsidR="00A85633" w:rsidRPr="00C038C3">
        <w:t xml:space="preserve">flounder and cod </w:t>
      </w:r>
      <w:r w:rsidR="00E22457" w:rsidRPr="00C038C3">
        <w:t>at the haul</w:t>
      </w:r>
      <w:r w:rsidR="00995526">
        <w:t>-</w:t>
      </w:r>
      <w:r w:rsidR="00E22457" w:rsidRPr="00C038C3">
        <w:t xml:space="preserve"> </w:t>
      </w:r>
      <w:r w:rsidR="00D12DA9" w:rsidRPr="00C038C3">
        <w:t>and</w:t>
      </w:r>
      <w:r w:rsidR="00E22457" w:rsidRPr="00C038C3">
        <w:t xml:space="preserve"> at the ICES rectangle-level</w:t>
      </w:r>
      <w:r w:rsidR="000074CC">
        <w:t xml:space="preserve">, </w:t>
      </w:r>
      <w:r w:rsidR="00BA263E">
        <w:t xml:space="preserve">as well as </w:t>
      </w:r>
      <w:r w:rsidR="005954A0" w:rsidRPr="00C038C3">
        <w:rPr>
          <w:i/>
        </w:rPr>
        <w:t>S</w:t>
      </w:r>
      <w:r w:rsidR="005954A0">
        <w:rPr>
          <w:i/>
        </w:rPr>
        <w:t>.</w:t>
      </w:r>
      <w:r w:rsidR="005954A0" w:rsidRPr="00C038C3">
        <w:rPr>
          <w:i/>
        </w:rPr>
        <w:t xml:space="preserve"> entomon</w:t>
      </w:r>
      <w:r w:rsidR="005954A0">
        <w:t xml:space="preserve"> </w:t>
      </w:r>
      <w:r w:rsidR="00BA263E">
        <w:t>densities as covariates</w:t>
      </w:r>
      <w:r w:rsidR="00C66156" w:rsidRPr="00C038C3">
        <w:t xml:space="preserve">. </w:t>
      </w:r>
      <w:r w:rsidR="00AE47A0" w:rsidRPr="00C038C3">
        <w:t>W</w:t>
      </w:r>
      <w:r w:rsidR="00CB66F3" w:rsidRPr="00C038C3">
        <w:t xml:space="preserve">e </w:t>
      </w:r>
      <w:r w:rsidR="00C53722" w:rsidRPr="00C038C3">
        <w:t xml:space="preserve">detected </w:t>
      </w:r>
      <w:r w:rsidR="00651A78">
        <w:t>a</w:t>
      </w:r>
      <w:r w:rsidR="008B7DC4">
        <w:t xml:space="preserve"> negative </w:t>
      </w:r>
      <w:r w:rsidR="003B41AC" w:rsidRPr="00C038C3">
        <w:t>effect</w:t>
      </w:r>
      <w:r w:rsidR="00341CEA">
        <w:t xml:space="preserve"> of </w:t>
      </w:r>
      <w:r w:rsidR="002F5CD0">
        <w:t xml:space="preserve">cod </w:t>
      </w:r>
      <w:r w:rsidR="003B41AC" w:rsidRPr="00C038C3">
        <w:t>haul</w:t>
      </w:r>
      <w:r w:rsidR="005A515B">
        <w:t>-level</w:t>
      </w:r>
      <w:r w:rsidR="00D86474" w:rsidRPr="00C038C3">
        <w:t xml:space="preserve"> density</w:t>
      </w:r>
      <w:r w:rsidR="007A03D6">
        <w:t xml:space="preserve">, </w:t>
      </w:r>
      <w:del w:id="264" w:author="Max Lindmark" w:date="2022-05-26T15:32:00Z">
        <w:r w:rsidR="00A71C5E" w:rsidDel="00CF5928">
          <w:delText xml:space="preserve">also </w:delText>
        </w:r>
      </w:del>
      <w:r w:rsidR="007A03D6">
        <w:t>in line with</w:t>
      </w:r>
      <w:r w:rsidR="00C17F3B">
        <w:t xml:space="preserve"> </w:t>
      </w:r>
      <w:del w:id="265" w:author="Max Lindmark" w:date="2022-05-26T15:25:00Z">
        <w:r w:rsidR="00C17F3B" w:rsidDel="000C5AAF">
          <w:delText>predictions</w:delText>
        </w:r>
        <w:r w:rsidR="007A03D6" w:rsidDel="000C5AAF">
          <w:delText xml:space="preserve"> </w:delText>
        </w:r>
      </w:del>
      <w:ins w:id="266" w:author="Max Lindmark" w:date="2022-05-26T15:25:00Z">
        <w:r w:rsidR="000C5AAF">
          <w:t xml:space="preserve">previous studies </w:t>
        </w:r>
      </w:ins>
      <w:ins w:id="267" w:author="Max Lindmark" w:date="2022-05-26T15:26:00Z">
        <w:r w:rsidR="000C5AAF">
          <w:t>finding density dependence effects on growth</w:t>
        </w:r>
      </w:ins>
      <w:ins w:id="268" w:author="Max Lindmark" w:date="2022-05-26T15:25:00Z">
        <w:r w:rsidR="000C5AAF">
          <w:t xml:space="preserve"> </w:t>
        </w:r>
      </w:ins>
      <w:r w:rsidR="007C63B8" w:rsidRPr="00C038C3">
        <w:fldChar w:fldCharType="begin"/>
      </w:r>
      <w:r w:rsidR="00575F2C">
        <w:instrText xml:space="preserve"> ADDIN ZOTERO_ITEM CSL_CITATION {"citationID":"BSMruUZ4","properties":{"formattedCitation":"(65)","plainCitation":"(65)","noteIndex":0},"citationItems":[{"id":156,"uris":["http://zotero.org/users/6116610/items/IDYQ34SF"],"itemData":{"id":156,"type":"article-journal","abstract":"Over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7C63B8" w:rsidRPr="00C038C3">
        <w:fldChar w:fldCharType="separate"/>
      </w:r>
      <w:r w:rsidR="00575F2C">
        <w:t>(65)</w:t>
      </w:r>
      <w:r w:rsidR="007C63B8" w:rsidRPr="00C038C3">
        <w:fldChar w:fldCharType="end"/>
      </w:r>
      <w:r w:rsidR="008B7DC4">
        <w:t xml:space="preserve">, </w:t>
      </w:r>
      <w:r w:rsidR="006F3F3D">
        <w:t xml:space="preserve">though the effect is </w:t>
      </w:r>
      <w:r w:rsidR="00C17F3B">
        <w:t xml:space="preserve">uncertain and </w:t>
      </w:r>
      <w:r w:rsidR="00A07EEE">
        <w:t xml:space="preserve">very </w:t>
      </w:r>
      <w:r w:rsidR="006E1FD0">
        <w:t>minor</w:t>
      </w:r>
      <w:r w:rsidR="001C3838">
        <w:t xml:space="preserve"> compared to the other predictors</w:t>
      </w:r>
      <w:r w:rsidR="006F3F3D">
        <w:t>.</w:t>
      </w:r>
      <w:r w:rsidR="00C17F3B">
        <w:t xml:space="preserve"> We did not detect </w:t>
      </w:r>
      <w:r w:rsidR="00BA50CA">
        <w:t xml:space="preserve">an effect of flounder density </w:t>
      </w:r>
      <w:r w:rsidR="008B7DC4">
        <w:t>at any scale</w:t>
      </w:r>
      <w:r w:rsidR="007C63B8">
        <w:t>.</w:t>
      </w:r>
      <w:r w:rsidR="00DE2A29">
        <w:t xml:space="preserve"> </w:t>
      </w:r>
      <w:ins w:id="269" w:author="Max Lindmark" w:date="2022-05-26T15:31:00Z">
        <w:r w:rsidR="00CF5928">
          <w:t>However</w:t>
        </w:r>
        <w:r w:rsidR="00CF5928">
          <w:t xml:space="preserve">, </w:t>
        </w:r>
        <w:r w:rsidR="00CF5928" w:rsidRPr="00C038C3">
          <w:t>biomass density is not a direct measure of competition; areas with higher densities of cod and flounder could simply also have more food</w:t>
        </w:r>
        <w:r w:rsidR="00CF5928">
          <w:t xml:space="preserve">. It could also be because the biomass of both cod and flounder have been at relatively low levels during the past three decades from a historical perspective </w:t>
        </w:r>
        <w:r w:rsidR="00CF5928">
          <w:fldChar w:fldCharType="begin"/>
        </w:r>
      </w:ins>
      <w:r w:rsidR="00575F2C">
        <w:instrText xml:space="preserve"> ADDIN ZOTERO_ITEM CSL_CITATION {"citationID":"tl2X0AU6","properties":{"formattedCitation":"(66)","plainCitation":"(66)","noteIndex":0},"citationItems":[{"id":3511,"uris":["http://zotero.org/users/6116610/items/WFH2R2NM"],"itemData":{"id":3511,"type":"article-journal","abstract":"The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ins w:id="270" w:author="Max Lindmark" w:date="2022-05-26T15:31:00Z">
        <w:r w:rsidR="00CF5928">
          <w:fldChar w:fldCharType="separate"/>
        </w:r>
      </w:ins>
      <w:r w:rsidR="00575F2C">
        <w:rPr>
          <w:lang w:val="en-GB"/>
        </w:rPr>
        <w:t>(66)</w:t>
      </w:r>
      <w:ins w:id="271" w:author="Max Lindmark" w:date="2022-05-26T15:31:00Z">
        <w:r w:rsidR="00CF5928">
          <w:fldChar w:fldCharType="end"/>
        </w:r>
        <w:r w:rsidR="00CF5928">
          <w:t>.</w:t>
        </w:r>
        <w:r w:rsidR="00CF5928">
          <w:t xml:space="preserve"> </w:t>
        </w:r>
      </w:ins>
      <w:r w:rsidR="00DE2A29">
        <w:t xml:space="preserve">The effect of </w:t>
      </w:r>
      <w:r w:rsidR="00DE2A29" w:rsidRPr="00F65414">
        <w:rPr>
          <w:i/>
        </w:rPr>
        <w:t>S. entomon</w:t>
      </w:r>
      <w:r w:rsidR="00DE2A29">
        <w:rPr>
          <w:iCs/>
        </w:rPr>
        <w:t xml:space="preserve"> was positive, but uncertain and </w:t>
      </w:r>
      <w:r w:rsidR="003F0E2B">
        <w:rPr>
          <w:iCs/>
        </w:rPr>
        <w:t xml:space="preserve">very </w:t>
      </w:r>
      <w:r w:rsidR="00A23D20">
        <w:rPr>
          <w:iCs/>
        </w:rPr>
        <w:t>minor</w:t>
      </w:r>
      <w:r w:rsidR="00DE2A29">
        <w:rPr>
          <w:iCs/>
        </w:rPr>
        <w:t>.</w:t>
      </w:r>
      <w:r w:rsidR="007A03D6">
        <w:t xml:space="preserve"> </w:t>
      </w:r>
      <w:r w:rsidR="00F6786B">
        <w:t>Th</w:t>
      </w:r>
      <w:ins w:id="272" w:author="Max Lindmark" w:date="2022-05-26T15:29:00Z">
        <w:r w:rsidR="00F03166">
          <w:t xml:space="preserve">is </w:t>
        </w:r>
      </w:ins>
      <w:ins w:id="273" w:author="Max Lindmark" w:date="2022-05-26T15:30:00Z">
        <w:r w:rsidR="00F03166">
          <w:t xml:space="preserve">lack of effect </w:t>
        </w:r>
      </w:ins>
      <w:del w:id="274" w:author="Max Lindmark" w:date="2022-05-26T15:29:00Z">
        <w:r w:rsidR="00F6786B" w:rsidDel="00F03166">
          <w:delText>e</w:delText>
        </w:r>
      </w:del>
      <w:del w:id="275" w:author="Max Lindmark" w:date="2022-05-26T15:27:00Z">
        <w:r w:rsidR="0010008E" w:rsidDel="00806986">
          <w:delText>se</w:delText>
        </w:r>
      </w:del>
      <w:del w:id="276" w:author="Max Lindmark" w:date="2022-05-26T15:30:00Z">
        <w:r w:rsidR="00F6786B" w:rsidDel="00F03166">
          <w:delText xml:space="preserve"> lack of clear signals of competition </w:delText>
        </w:r>
      </w:del>
      <w:ins w:id="277" w:author="Max Lindmark" w:date="2022-05-26T15:30:00Z">
        <w:r w:rsidR="00F03166">
          <w:t>could be due to benthic food availability not changing dramatically over the time period in the southern Baltic Sea, as shown in Svedäng et al.</w:t>
        </w:r>
      </w:ins>
      <w:ins w:id="278" w:author="Max Lindmark" w:date="2022-05-26T15:31:00Z">
        <w:r w:rsidR="00F03166">
          <w:t xml:space="preserve"> </w:t>
        </w:r>
      </w:ins>
      <w:r w:rsidR="00600B9A">
        <w:fldChar w:fldCharType="begin"/>
      </w:r>
      <w:r w:rsidR="00575F2C">
        <w:instrText xml:space="preserve"> ADDIN ZOTERO_ITEM CSL_CITATION {"citationID":"Xvgvcr1n","properties":{"formattedCitation":"(63)","plainCitation":"(63)","noteIndex":0},"citationItems":[{"id":3515,"uris":["http://zotero.org/users/6116610/items/DMW77IQR"],"itemData":{"id":3515,"type":"article-journal","abstract":"Hypoxia is presently seen as the principal driver behind the decline of the former dominating Eastern Baltic cod stock (EBC; Gadus morhua). It has been proposed that both worsening conditions for reproduction and lower individual growth, condition, and survival are linked to hypoxia. Here, we elucidate the ecological envelope of EBC in terms of salinity stratification, oxygen content, and benthic animal biomasses, and how it has affected EBC productivity over time. The spawning conditions started deteriorating in the Gotland Deep in the 1950s due to oxygen depletion. In contrast, in the Bornholm Basin, hydrographic conditions have remained unchanged over the last 60 years. Indeed, the current extent of both well-oxygenated areas and the frequency of hypoxia events do not differ substantially from periods with high EBC productivity in the 1970s–1980s. Furthermore, oxygenated and therefore potentially suitable feeding areas are abundant in all parts of the Baltic Sea, and our novel analysis provides no evidence of a reduction in benthic food sources for EBC over the last 30 years. We find that while reproduction failure is intricately linked to hydrographic dynamics, a relationship between the spread of hypoxia and the decline in EBC productivity during the last decades cannot be substantiated.","container-title":"ICES Journal of Marine Science","DOI":"10.1093/icesjms/fsac017","ISSN":"1054-3139","journalAbbreviation":"ICES Journal of Marine Science","page":"fsac017","source":"Silverchair","title":"Re-thinking the “ecological envelope” of Eastern Baltic cod (Gadus morhua): conditions for productivity, reproduction, and feeding over time","title-short":"Re-thinking the “ecological envelope” of Eastern Baltic cod (Gadus morhua)","author":[{"family":"Svedäng","given":"Henrik"},{"family":"Savchuk","given":"Oleg"},{"family":"Villnäs","given":"Anna"},{"family":"Norkko","given":"Alf"},{"family":"Gustafsson","given":"Bo G"},{"family":"Wikström","given":"Sofia A"},{"family":"Humborg","given":"Christoph"}],"issued":{"date-parts":[["2022",2,18]]},"citation-key":"svedangRethinkingEcologicalEnvelope2022"}}],"schema":"https://github.com/citation-style-language/schema/raw/master/csl-citation.json"} </w:instrText>
      </w:r>
      <w:r w:rsidR="00600B9A">
        <w:fldChar w:fldCharType="separate"/>
      </w:r>
      <w:r w:rsidR="00575F2C">
        <w:rPr>
          <w:noProof/>
        </w:rPr>
        <w:t>(63)</w:t>
      </w:r>
      <w:r w:rsidR="00600B9A">
        <w:fldChar w:fldCharType="end"/>
      </w:r>
      <w:ins w:id="279" w:author="Max Lindmark" w:date="2022-05-26T15:27:00Z">
        <w:r w:rsidR="005602D0">
          <w:t xml:space="preserve">. </w:t>
        </w:r>
      </w:ins>
      <w:del w:id="280" w:author="Max Lindmark" w:date="2022-05-26T15:31:00Z">
        <w:r w:rsidR="00C52FD9" w:rsidDel="00AF5089">
          <w:delText xml:space="preserve">could be because </w:delText>
        </w:r>
        <w:r w:rsidR="00147955" w:rsidRPr="00C038C3" w:rsidDel="00CF5928">
          <w:delText xml:space="preserve">biomass </w:delText>
        </w:r>
        <w:r w:rsidR="005E6576" w:rsidRPr="00C038C3" w:rsidDel="00CF5928">
          <w:delText xml:space="preserve">density </w:delText>
        </w:r>
        <w:r w:rsidR="00221B59" w:rsidRPr="00C038C3" w:rsidDel="00CF5928">
          <w:delText>i</w:delText>
        </w:r>
        <w:r w:rsidR="00FB5D2E" w:rsidRPr="00C038C3" w:rsidDel="00CF5928">
          <w:delText xml:space="preserve">s not </w:delText>
        </w:r>
        <w:r w:rsidR="007E162F" w:rsidRPr="00C038C3" w:rsidDel="00CF5928">
          <w:delText xml:space="preserve">a direct measure of </w:delText>
        </w:r>
        <w:r w:rsidR="000A5D56" w:rsidRPr="00C038C3" w:rsidDel="00CF5928">
          <w:delText>competition</w:delText>
        </w:r>
        <w:r w:rsidR="003536E3" w:rsidRPr="00C038C3" w:rsidDel="00CF5928">
          <w:delText>; areas with higher densities of cod and flounder could simply also have more food</w:delText>
        </w:r>
        <w:r w:rsidR="00FB15D8" w:rsidDel="00CF5928">
          <w:delText xml:space="preserve">. </w:delText>
        </w:r>
        <w:r w:rsidR="005F24FB" w:rsidDel="00CF5928">
          <w:delText xml:space="preserve">It could also be because the biomass of both cod and flounder </w:delText>
        </w:r>
        <w:r w:rsidR="001C3838" w:rsidDel="00CF5928">
          <w:delText xml:space="preserve">have been </w:delText>
        </w:r>
        <w:r w:rsidR="005F24FB" w:rsidDel="00CF5928">
          <w:delText xml:space="preserve">at relatively low levels </w:delText>
        </w:r>
        <w:r w:rsidR="001C3838" w:rsidDel="00CF5928">
          <w:delText xml:space="preserve">during the past three decades </w:delText>
        </w:r>
        <w:r w:rsidR="005F24FB" w:rsidDel="00CF5928">
          <w:delText xml:space="preserve">from a historical perspective </w:delText>
        </w:r>
        <w:r w:rsidR="005F24FB" w:rsidDel="00CF5928">
          <w:fldChar w:fldCharType="begin"/>
        </w:r>
        <w:r w:rsidR="00600B9A" w:rsidDel="00CF5928">
          <w:delInstrText xml:space="preserve"> ADDIN ZOTERO_ITEM CSL_CITATION {"citationID":"tl2X0AU6","properties":{"formattedCitation":"(65)","plainCitation":"(65)","noteIndex":0},"citationItems":[{"id":3511,"uris":["http://zotero.org/users/6116610/items/WFH2R2NM"],"itemData":{"id":3511,"type":"article-journal","abstract":"The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delInstrText>
        </w:r>
        <w:r w:rsidR="005F24FB" w:rsidDel="00CF5928">
          <w:fldChar w:fldCharType="separate"/>
        </w:r>
        <w:r w:rsidR="00600B9A" w:rsidDel="00CF5928">
          <w:rPr>
            <w:lang w:val="en-GB"/>
          </w:rPr>
          <w:delText>(65)</w:delText>
        </w:r>
        <w:r w:rsidR="005F24FB" w:rsidDel="00CF5928">
          <w:fldChar w:fldCharType="end"/>
        </w:r>
        <w:r w:rsidR="00B3742D" w:rsidDel="00CF5928">
          <w:delText>.</w:delText>
        </w:r>
      </w:del>
    </w:p>
    <w:p w14:paraId="155BA261" w14:textId="2E1ECAFA" w:rsidR="006F7CDE" w:rsidRPr="00C038C3" w:rsidRDefault="006D667E" w:rsidP="00D162DC">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A35A3C">
        <w:t xml:space="preserve"> </w:t>
      </w:r>
      <w:r w:rsidR="00E30BCE">
        <w:fldChar w:fldCharType="begin"/>
      </w:r>
      <w:r w:rsidR="00575F2C">
        <w:instrText xml:space="preserve"> ADDIN ZOTERO_ITEM CSL_CITATION {"citationID":"MFikyO4b","properties":{"formattedCitation":"(14,34,67)","plainCitation":"(14,34,67)","noteIndex":0},"citationItems":[{"id":810,"uris":["http://zotero.org/users/6116610/items/SJT7RQU9"],"itemData":{"id":810,"type":"article-journal","container-title":"Philosophical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M.","non-dropping-particle":"de"}],"issued":{"date-parts":[["2015",1,5]]},"citation-key":"gardmarkRegimeShiftsExploited2015"}},{"id":794,"uris":["http://zotero.org/users/6116610/items/39XLSPWN"],"itemData":{"id":794,"type":"article-journal","abstract":"Investigating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30BCE">
        <w:fldChar w:fldCharType="separate"/>
      </w:r>
      <w:r w:rsidR="00575F2C">
        <w:rPr>
          <w:lang w:val="en-GB"/>
        </w:rPr>
        <w:t>(14,34,67)</w:t>
      </w:r>
      <w:r w:rsidR="00E30BCE">
        <w:fldChar w:fldCharType="end"/>
      </w:r>
      <w:r w:rsidR="00696E69" w:rsidRPr="00C038C3">
        <w:t>.</w:t>
      </w:r>
      <w:r w:rsidR="00DA19C9" w:rsidRPr="00C038C3">
        <w:t xml:space="preserve"> </w:t>
      </w:r>
      <w:r w:rsidR="00F4255A">
        <w:t xml:space="preserve">In our study, using </w:t>
      </w:r>
      <w:r w:rsidR="00BC1E01">
        <w:t>spatially resolved</w:t>
      </w:r>
      <w:r w:rsidR="00F4255A">
        <w:t xml:space="preserve"> data, w</w:t>
      </w:r>
      <w:r w:rsidR="00DA19C9" w:rsidRPr="00C038C3">
        <w:t xml:space="preserve">e </w:t>
      </w:r>
      <w:r w:rsidR="00F4255A">
        <w:t xml:space="preserve">also </w:t>
      </w:r>
      <w:r w:rsidR="00DA19C9" w:rsidRPr="00C038C3">
        <w:t>f</w:t>
      </w:r>
      <w:r w:rsidR="001E25CA" w:rsidRPr="00C038C3">
        <w:t>ou</w:t>
      </w:r>
      <w:r w:rsidR="00DA19C9" w:rsidRPr="00C038C3">
        <w:t xml:space="preserve">nd positive effects of sprat </w:t>
      </w:r>
      <w:r w:rsidR="00B4648E">
        <w:t>biomass</w:t>
      </w:r>
      <w:r w:rsidR="00B4648E" w:rsidRPr="00C038C3">
        <w:t xml:space="preserve"> </w:t>
      </w:r>
      <w:r w:rsidR="007C7BCC">
        <w:t xml:space="preserve">on cod condition </w:t>
      </w:r>
      <w:r w:rsidR="00DA19C9" w:rsidRPr="00C038C3">
        <w:t>at the ICES subdivision level</w:t>
      </w:r>
      <w:r w:rsidR="00AA343C" w:rsidRPr="00C038C3">
        <w:t xml:space="preserve">, </w:t>
      </w:r>
      <w:r w:rsidR="00BC6EE0">
        <w:t>which</w:t>
      </w:r>
      <w:r w:rsidR="00B4648E">
        <w:t xml:space="preserve"> was</w:t>
      </w:r>
      <w:r w:rsidR="00B4648E" w:rsidRPr="00C038C3">
        <w:t xml:space="preserve"> </w:t>
      </w:r>
      <w:r w:rsidR="006403A3" w:rsidRPr="00C038C3">
        <w:t>not</w:t>
      </w:r>
      <w:r w:rsidR="00B4648E">
        <w:t xml:space="preserve"> observed</w:t>
      </w:r>
      <w:r w:rsidR="006403A3" w:rsidRPr="00C038C3">
        <w:t xml:space="preserve"> for herring. </w:t>
      </w:r>
      <w:r w:rsidR="00F77110">
        <w:t>T</w:t>
      </w:r>
      <w:r w:rsidR="00F77110" w:rsidRPr="00C038C3">
        <w:t xml:space="preserve">he biomass of sprat </w:t>
      </w:r>
      <w:r w:rsidR="00F77110">
        <w:t xml:space="preserve">generally </w:t>
      </w:r>
      <w:r w:rsidR="00F77110" w:rsidRPr="00C038C3">
        <w:t xml:space="preserve">declined </w:t>
      </w:r>
      <w:r w:rsidR="00F77110">
        <w:t xml:space="preserve">from the levels in the early 90’s, and this decline is more accentuated in the northern subdivisions </w:t>
      </w:r>
      <w:r w:rsidR="00B219EE">
        <w:t>analyzed</w:t>
      </w:r>
      <w:r w:rsidR="00F77110">
        <w:t xml:space="preserve">, where also cod condition declined the most. However, despite the decline, sprat has been most abundant in subdivision 28, while cod biomass in </w:t>
      </w:r>
      <w:r w:rsidR="0052642F">
        <w:t xml:space="preserve">subdivisions </w:t>
      </w:r>
      <w:r w:rsidR="00F77110">
        <w:t xml:space="preserve">27 and 28 </w:t>
      </w:r>
      <w:r w:rsidR="004B471B">
        <w:t>has</w:t>
      </w:r>
      <w:r w:rsidR="00F77110">
        <w:t xml:space="preserve"> been very low during the study period, suggesting that further analyses should be made to infer whether</w:t>
      </w:r>
      <w:r w:rsidR="00F77110" w:rsidRPr="00C038C3">
        <w:t xml:space="preserve"> the decline in sprat drove the decline in condition.</w:t>
      </w:r>
      <w:r w:rsidR="0052642F">
        <w:t xml:space="preserve"> Overall, t</w:t>
      </w:r>
      <w:r w:rsidR="0052642F" w:rsidRPr="00C038C3">
        <w:t xml:space="preserve">he </w:t>
      </w:r>
      <w:r w:rsidR="0052642F">
        <w:t xml:space="preserve">fact that cod </w:t>
      </w:r>
      <w:r w:rsidR="0052642F" w:rsidRPr="00C038C3">
        <w:lastRenderedPageBreak/>
        <w:t xml:space="preserve">condition </w:t>
      </w:r>
      <w:r w:rsidR="0052642F">
        <w:t>has declined in all areas—also in areas where high abundance of prey remains—</w:t>
      </w:r>
      <w:r w:rsidR="00FB409C">
        <w:t>indicate</w:t>
      </w:r>
      <w:r w:rsidR="0052642F">
        <w:t>s that several variables and driving processes have been involved, including variables operating on a large spatial scale</w:t>
      </w:r>
      <w:r w:rsidR="00D162DC">
        <w:t xml:space="preserve">  </w:t>
      </w:r>
    </w:p>
    <w:p w14:paraId="27F253D9" w14:textId="2CFA3734" w:rsidR="00C02158" w:rsidRPr="00C038C3" w:rsidRDefault="00A6241E" w:rsidP="00552801">
      <w:pPr>
        <w:spacing w:line="480" w:lineRule="auto"/>
        <w:ind w:firstLine="284"/>
        <w:contextualSpacing/>
        <w:mirrorIndents/>
        <w:jc w:val="both"/>
      </w:pPr>
      <w:r w:rsidRPr="00C038C3">
        <w:t xml:space="preserve">In conclusion, </w:t>
      </w:r>
      <w:r w:rsidR="00DD11FD" w:rsidRPr="00C038C3">
        <w:t xml:space="preserve">our </w:t>
      </w:r>
      <w:r w:rsidR="00447296" w:rsidRPr="00C038C3">
        <w:t xml:space="preserve">study </w:t>
      </w:r>
      <w:r w:rsidR="00207CC2" w:rsidRPr="00C038C3">
        <w:t xml:space="preserve">illustrates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0B7CCE">
        <w:t>The s</w:t>
      </w:r>
      <w:r w:rsidR="00F83E61" w:rsidRPr="00C038C3">
        <w:t xml:space="preserve">mall effect sizes of </w:t>
      </w:r>
      <w:r w:rsidR="000B7CCE">
        <w:t xml:space="preserve">the single </w:t>
      </w:r>
      <w:r w:rsidR="00000FA4" w:rsidRPr="00C038C3">
        <w:t xml:space="preserve">covariates </w:t>
      </w:r>
      <w:r w:rsidR="000B7CCE">
        <w:t>we used based on existing literature</w:t>
      </w:r>
      <w:r w:rsidR="00A7317C">
        <w:t xml:space="preserve">, </w:t>
      </w:r>
      <w:r w:rsidR="00BC1E01">
        <w:t>analyzed</w:t>
      </w:r>
      <w:r w:rsidR="00A7317C">
        <w:t xml:space="preserve"> for the first time in a common framework</w:t>
      </w:r>
      <w:r w:rsidR="006449D3">
        <w:t xml:space="preserve"> using individual-level data</w:t>
      </w:r>
      <w:r w:rsidR="00A7317C">
        <w:t>,</w:t>
      </w:r>
      <w:r w:rsidR="000B7CCE">
        <w:t xml:space="preserve"> </w:t>
      </w:r>
      <w:r w:rsidR="007D3779" w:rsidRPr="00C038C3">
        <w:t xml:space="preserve">suggest that </w:t>
      </w:r>
      <w:r w:rsidR="00361B2B">
        <w:t xml:space="preserve">multiple factors </w:t>
      </w:r>
      <w:r w:rsidR="000B7CCE">
        <w:t xml:space="preserve">are responsible </w:t>
      </w:r>
      <w:r w:rsidR="00A7317C">
        <w:t>for the observed spatiotemporal changes in cod condition during the past 25 years</w:t>
      </w:r>
      <w:r w:rsidR="006532D8" w:rsidRPr="00C038C3">
        <w:t>.</w:t>
      </w:r>
      <w:r w:rsidR="00E5456B" w:rsidRPr="00C038C3">
        <w:t xml:space="preserve"> </w:t>
      </w:r>
      <w:r w:rsidR="005D659D">
        <w:t xml:space="preserve">The small effect size </w:t>
      </w:r>
      <w:r w:rsidR="005D659D" w:rsidRPr="00C038C3">
        <w:t xml:space="preserve">of </w:t>
      </w:r>
      <w:r w:rsidR="005D659D">
        <w:t xml:space="preserve">the </w:t>
      </w:r>
      <w:r w:rsidR="005D659D" w:rsidRPr="00C038C3">
        <w:t xml:space="preserve">covariates </w:t>
      </w:r>
      <w:r w:rsidR="005D659D">
        <w:t xml:space="preserve">found in our models might also be explained by the fact that condition is shaped over a long time period, while trawl data </w:t>
      </w:r>
      <w:r w:rsidR="00FB409C">
        <w:t xml:space="preserve">and correspondent environmental predictors </w:t>
      </w:r>
      <w:r w:rsidR="005D659D">
        <w:t xml:space="preserve">reveal snapshots in time. </w:t>
      </w:r>
      <w:r w:rsidR="00320A2D" w:rsidRPr="00320A2D">
        <w:t xml:space="preserve">We therefore argue that analysis of condition data from surveys conducted with </w:t>
      </w:r>
      <w:r w:rsidR="0036063F">
        <w:t>low</w:t>
      </w:r>
      <w:r w:rsidR="00320A2D" w:rsidRPr="00320A2D">
        <w:t xml:space="preserve"> temporal resolution should be complemented with e.g., tagging studies</w:t>
      </w:r>
      <w:r w:rsidR="00506BCC" w:rsidRPr="00506BCC">
        <w:t xml:space="preserve"> </w:t>
      </w:r>
      <w:r w:rsidR="00506BCC">
        <w:t xml:space="preserve">(as suggested also by </w:t>
      </w:r>
      <w:r w:rsidR="00506BCC" w:rsidRPr="00320A2D">
        <w:t>Thorson</w:t>
      </w:r>
      <w:r w:rsidR="00506BCC">
        <w:t xml:space="preserve"> </w:t>
      </w:r>
      <w:r w:rsidR="00506BCC">
        <w:fldChar w:fldCharType="begin"/>
      </w:r>
      <w:r w:rsidR="00354A9D">
        <w:instrText xml:space="preserve"> ADDIN ZOTERO_ITEM CSL_CITATION {"citationID":"QR3BvSBH","properties":{"formattedCitation":"(2)","plainCitation":"(2)","noteIndex":0},"citationItems":[{"id":709,"uris":["http://zotero.org/users/6116610/items/JE7KRANF"],"itemData":{"id":709,"type":"article-journal","abstract":"Condition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506BCC">
        <w:fldChar w:fldCharType="separate"/>
      </w:r>
      <w:r w:rsidR="00354A9D">
        <w:rPr>
          <w:noProof/>
        </w:rPr>
        <w:t>(2)</w:t>
      </w:r>
      <w:r w:rsidR="00506BCC">
        <w:fldChar w:fldCharType="end"/>
      </w:r>
      <w:ins w:id="281" w:author="Michele Casini" w:date="2022-05-25T10:37:00Z">
        <w:r w:rsidR="005352F2">
          <w:t>)</w:t>
        </w:r>
      </w:ins>
      <w:r w:rsidR="00320A2D" w:rsidRPr="00320A2D">
        <w:t xml:space="preserve">, </w:t>
      </w:r>
      <w:r w:rsidR="00651DF4">
        <w:t xml:space="preserve">or using </w:t>
      </w:r>
      <w:r w:rsidR="00DE6DC2">
        <w:t>“life-time recorders”</w:t>
      </w:r>
      <w:r w:rsidR="00651DF4">
        <w:t xml:space="preserve"> such as otoliths</w:t>
      </w:r>
      <w:r w:rsidR="003F5ABA">
        <w:t xml:space="preserve"> </w:t>
      </w:r>
      <w:ins w:id="282" w:author="Michele Casini" w:date="2022-05-26T10:49:00Z">
        <w:r w:rsidR="0077380B">
          <w:t xml:space="preserve">as done in Limburg and Casini </w:t>
        </w:r>
      </w:ins>
      <w:r w:rsidR="00A226A3">
        <w:fldChar w:fldCharType="begin"/>
      </w:r>
      <w:r w:rsidR="00465894">
        <w:instrText xml:space="preserve"> ADDIN ZOTERO_ITEM CSL_CITATION {"citationID":"TG14MLva","properties":{"formattedCitation":"(60)","plainCitation":"(60)","noteIndex":0},"citationItems":[{"id":2361,"uris":["http://zotero.org/users/6116610/items/7VRRX5L2"],"itemData":{"id":2361,"type":"article-journal","abstract":"Deoxygenation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E."},{"family":"Casini","given":"Michele"}],"issued":{"date-parts":[["2019",12,24]]},"citation-key":"limburgOtolithChemistryIndicates2019a"}}],"schema":"https://github.com/citation-style-language/schema/raw/master/csl-citation.json"} </w:instrText>
      </w:r>
      <w:r w:rsidR="00A226A3">
        <w:fldChar w:fldCharType="separate"/>
      </w:r>
      <w:r w:rsidR="00465894">
        <w:rPr>
          <w:noProof/>
        </w:rPr>
        <w:t>(60)</w:t>
      </w:r>
      <w:r w:rsidR="00A226A3">
        <w:fldChar w:fldCharType="end"/>
      </w:r>
      <w:r w:rsidR="00651DF4">
        <w:t xml:space="preserve">, </w:t>
      </w:r>
      <w:r w:rsidR="00320A2D" w:rsidRPr="00320A2D">
        <w:t>before mechanistic links between condition and covariates can be determined.</w:t>
      </w:r>
      <w:r w:rsidR="00164B43">
        <w:t xml:space="preserve"> </w:t>
      </w:r>
      <w:r w:rsidR="005D659D">
        <w:t xml:space="preserve">However, the </w:t>
      </w:r>
      <w:r w:rsidR="00816B89">
        <w:t xml:space="preserve">explanatory power </w:t>
      </w:r>
      <w:r w:rsidR="005D659D">
        <w:t>of latent variables (</w:t>
      </w:r>
      <w:r w:rsidR="003210C1">
        <w:t xml:space="preserve">time-varying intercepts and </w:t>
      </w:r>
      <w:r w:rsidR="005D659D">
        <w:t>spatial and spatiotemporal terms) in the models suggest</w:t>
      </w:r>
      <w:r w:rsidR="00742CA5">
        <w:t>s</w:t>
      </w:r>
      <w:r w:rsidR="005D659D">
        <w:t xml:space="preserve"> that other factors, not </w:t>
      </w:r>
      <w:r w:rsidR="00D44245">
        <w:t xml:space="preserve">explicitly </w:t>
      </w:r>
      <w:r w:rsidR="005D659D">
        <w:t>included in our analyses, can also play an important role in the decline of cod condition during the past three decades</w:t>
      </w:r>
      <w:r w:rsidR="008D519F">
        <w:t xml:space="preserve">. </w:t>
      </w:r>
      <w:r w:rsidR="004670D0">
        <w:t>I</w:t>
      </w:r>
      <w:r w:rsidR="005F3C73" w:rsidRPr="00C038C3">
        <w:t xml:space="preserve">t is </w:t>
      </w:r>
      <w:r w:rsidR="00BB3AAF">
        <w:t xml:space="preserve">also </w:t>
      </w:r>
      <w:r w:rsidR="005F3C73" w:rsidRPr="00C038C3">
        <w:t xml:space="preserve">possible </w:t>
      </w:r>
      <w:r w:rsidR="00D75806">
        <w:t xml:space="preserve">that </w:t>
      </w:r>
      <w:r w:rsidR="00730525" w:rsidRPr="00C038C3">
        <w:t xml:space="preserve">the mechanisms that </w:t>
      </w:r>
      <w:r w:rsidR="00FD557F">
        <w:t>initiated</w:t>
      </w:r>
      <w:r w:rsidR="00FD557F" w:rsidRPr="00C038C3">
        <w:t xml:space="preserve"> </w:t>
      </w:r>
      <w:r w:rsidR="00DD6E5F" w:rsidRPr="00C038C3">
        <w:t xml:space="preserve">the </w:t>
      </w:r>
      <w:r w:rsidR="00FD557F">
        <w:t xml:space="preserve">body condition </w:t>
      </w:r>
      <w:r w:rsidR="00DD6E5F" w:rsidRPr="00C038C3">
        <w:t xml:space="preserve">decline </w:t>
      </w:r>
      <w:r w:rsidR="00FD557F">
        <w:t>are not the same</w:t>
      </w:r>
      <w:r w:rsidR="00DD6E5F" w:rsidRPr="00C038C3">
        <w:t xml:space="preserve"> ones that </w:t>
      </w:r>
      <w:r w:rsidR="00A66E7D" w:rsidRPr="00C038C3">
        <w:t xml:space="preserve">have kept cod in a poor physiological state </w:t>
      </w:r>
      <w:r w:rsidR="009C2876" w:rsidRPr="00C038C3">
        <w:t>in the last 1</w:t>
      </w:r>
      <w:r w:rsidR="001B7754">
        <w:t>0</w:t>
      </w:r>
      <w:r w:rsidR="009C2876" w:rsidRPr="00C038C3">
        <w:t xml:space="preserve"> years</w:t>
      </w:r>
      <w:r w:rsidR="009C3AEC">
        <w:t xml:space="preserve"> </w:t>
      </w:r>
      <w:r w:rsidR="009C3AEC">
        <w:fldChar w:fldCharType="begin"/>
      </w:r>
      <w:r w:rsidR="00575F2C">
        <w:instrText xml:space="preserve"> ADDIN ZOTERO_ITEM CSL_CITATION {"citationID":"Wv4A4aG9","properties":{"formattedCitation":"(66)","plainCitation":"(66)","noteIndex":0},"citationItems":[{"id":3511,"uris":["http://zotero.org/users/6116610/items/WFH2R2NM"],"itemData":{"id":3511,"type":"article-journal","abstract":"The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9C3AEC">
        <w:fldChar w:fldCharType="separate"/>
      </w:r>
      <w:r w:rsidR="00575F2C">
        <w:rPr>
          <w:lang w:val="en-GB"/>
        </w:rPr>
        <w:t>(66)</w:t>
      </w:r>
      <w:r w:rsidR="009C3AEC">
        <w:fldChar w:fldCharType="end"/>
      </w:r>
      <w:r w:rsidR="00443036">
        <w:t>.</w:t>
      </w:r>
      <w:r w:rsidR="00505E52">
        <w:t xml:space="preserve"> </w:t>
      </w:r>
      <w:r w:rsidR="009F7EEC">
        <w:t>Liver p</w:t>
      </w:r>
      <w:r w:rsidR="00505E52">
        <w:t>arasites are for instance numerous now, but likely did not cause the decline</w:t>
      </w:r>
      <w:r w:rsidR="008C2DF9">
        <w:t xml:space="preserve"> </w:t>
      </w:r>
      <w:r w:rsidR="00976AD7">
        <w:fldChar w:fldCharType="begin"/>
      </w:r>
      <w:r w:rsidR="00575F2C">
        <w:instrText xml:space="preserve"> ADDIN ZOTERO_ITEM CSL_CITATION {"citationID":"cNqp2e2a","properties":{"formattedCitation":"(68)","plainCitation":"(68)","noteIndex":0},"citationItems":[{"id":2393,"uris":["http://zotero.org/users/6116610/items/EA2S8AK6"],"itemData":{"id":2393,"type":"article-journal","abstract":"The nutritional condition; the energy turnover; the body, liver and plasma composition; and the digestive organ masses were evaluated in relation to varying inf","container-title":"Conservation Physiology","DOI":"10.1093/conphys/coaa093","issue":"1","journalAbbreviation":"Conserv Physiol","language":"en","note":"publisher: Oxford Academic","source":"academic.oup.com","title":"Physiological condition of Eastern Baltic cod, Gadus morhua, infected with the parasitic nematode Contracaecum osculatum","URL":"https://academic.oup.com/conphys/article/8/1/coaa093/5909674","volume":"8","author":[{"family":"Ryberg","given":"Marie Plambech"},{"family":"Skov","given":"Peter V."},{"family":"Vendramin","given":"Niccolò"},{"family":"Buchmann","given":"Kurt"},{"family":"Nielsen","given":"Anders"},{"family":"Behrens","given":"Jane W."}],"accessed":{"date-parts":[["2020",11,13]]},"issued":{"date-parts":[["2020",1,1]]},"citation-key":"rybergPhysiologicalConditionEastern2020"}}],"schema":"https://github.com/citation-style-language/schema/raw/master/csl-citation.json"} </w:instrText>
      </w:r>
      <w:r w:rsidR="00976AD7">
        <w:fldChar w:fldCharType="separate"/>
      </w:r>
      <w:r w:rsidR="00575F2C">
        <w:rPr>
          <w:lang w:val="en-GB"/>
        </w:rPr>
        <w:t>(68)</w:t>
      </w:r>
      <w:r w:rsidR="00976AD7">
        <w:fldChar w:fldCharType="end"/>
      </w:r>
      <w:r w:rsidR="00200412">
        <w:t xml:space="preserve">. </w:t>
      </w:r>
      <w:r w:rsidR="003A0A9F">
        <w:t>Evaluating factors associated with condition hotspots</w:t>
      </w:r>
      <w:r w:rsidR="00051D42">
        <w:t xml:space="preserve"> </w:t>
      </w:r>
      <w:r w:rsidR="003A0A9F">
        <w:t xml:space="preserve">would help </w:t>
      </w:r>
      <w:r w:rsidR="00D607CE" w:rsidRPr="00C038C3">
        <w:t xml:space="preserve">understand the role of </w:t>
      </w:r>
      <w:r w:rsidR="004539DA" w:rsidRPr="00C038C3">
        <w:t xml:space="preserve">food availability </w:t>
      </w:r>
      <w:r w:rsidR="00537C0E" w:rsidRPr="00C038C3">
        <w:t>for condition</w:t>
      </w:r>
      <w:r w:rsidR="00C557E4" w:rsidRPr="00C038C3">
        <w:t xml:space="preserve">. </w:t>
      </w:r>
      <w:r w:rsidR="006D4B37" w:rsidRPr="00C038C3">
        <w:t xml:space="preserve">The Eastern Baltic cod stock </w:t>
      </w:r>
      <w:r w:rsidR="009C643F">
        <w:t>is</w:t>
      </w:r>
      <w:r w:rsidR="009C643F" w:rsidRPr="00C038C3">
        <w:t xml:space="preserve"> </w:t>
      </w:r>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354A9D">
        <w:instrText xml:space="preserve"> ADDIN ZOTERO_ITEM CSL_CITATION {"citationID":"BC9hl7RP","properties":{"formattedCitation":"(31)","plainCitation":"(31)","noteIndex":0},"citationItems":[{"id":2824,"uris":["http://zotero.org/users/6116610/items/CBUFSIQZ"],"itemData":{"id":2824,"type":"report","collection-title":"ICES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36194A">
        <w:fldChar w:fldCharType="separate"/>
      </w:r>
      <w:r w:rsidR="00354A9D">
        <w:rPr>
          <w:noProof/>
        </w:rPr>
        <w:t>(31)</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r w:rsidR="00770C0D">
        <w:t>how</w:t>
      </w:r>
      <w:r w:rsidR="00734D5F" w:rsidRPr="00C038C3">
        <w:t xml:space="preserve"> </w:t>
      </w:r>
      <w:r w:rsidR="0088391D" w:rsidRPr="00C038C3">
        <w:t>environment</w:t>
      </w:r>
      <w:r w:rsidR="002675BA">
        <w:t xml:space="preserve"> </w:t>
      </w:r>
      <w:r w:rsidR="009B482B">
        <w:t xml:space="preserve">and </w:t>
      </w:r>
      <w:r w:rsidR="008C3B26" w:rsidRPr="00C038C3">
        <w:t>species</w:t>
      </w:r>
      <w:r w:rsidR="00B370B4" w:rsidRPr="00C038C3">
        <w:t xml:space="preserve"> interactions</w:t>
      </w:r>
      <w:r w:rsidR="008C3B26" w:rsidRPr="00C038C3">
        <w:t xml:space="preserve"> </w:t>
      </w:r>
      <w:r w:rsidR="00770C0D">
        <w:t>affect the</w:t>
      </w:r>
      <w:r w:rsidR="00D32973" w:rsidRPr="00C038C3">
        <w:t xml:space="preserve"> body condition of </w:t>
      </w:r>
      <w:r w:rsidR="00352134" w:rsidRPr="00C038C3">
        <w:t>cod</w:t>
      </w:r>
      <w:r w:rsidR="00FA3B8F" w:rsidRPr="00FA3B8F">
        <w:t xml:space="preserve"> </w:t>
      </w:r>
      <w:r w:rsidR="00FA3B8F" w:rsidRPr="00C038C3">
        <w:fldChar w:fldCharType="begin"/>
      </w:r>
      <w:r w:rsidR="00575F2C">
        <w:instrText xml:space="preserve"> ADDIN ZOTERO_ITEM CSL_CITATION {"citationID":"2fHrpl7J","properties":{"formattedCitation":"(69)","plainCitation":"(69)","noteIndex":0},"citationItems":[{"id":2390,"uris":["http://zotero.org/users/6116610/items/PXK4RX42"],"itemData":{"id":2390,"type":"article-journal","abstract":"Eastern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citation-key":"eeroEmergingChallengesResource2020"}}],"schema":"https://github.com/citation-style-language/schema/raw/master/csl-citation.json"} </w:instrText>
      </w:r>
      <w:r w:rsidR="00FA3B8F" w:rsidRPr="00C038C3">
        <w:fldChar w:fldCharType="separate"/>
      </w:r>
      <w:r w:rsidR="00575F2C">
        <w:t>(69)</w:t>
      </w:r>
      <w:r w:rsidR="00FA3B8F" w:rsidRPr="00C038C3">
        <w:fldChar w:fldCharType="end"/>
      </w:r>
      <w:r w:rsidR="00EE105C" w:rsidRPr="00C038C3">
        <w:t xml:space="preserve"> </w:t>
      </w:r>
      <w:r w:rsidR="00770C0D">
        <w:t>since</w:t>
      </w:r>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del w:id="283" w:author="Michele Casini" w:date="2022-05-25T10:38:00Z">
        <w:r w:rsidR="0003561D" w:rsidRPr="00C038C3" w:rsidDel="005352F2">
          <w:delText xml:space="preserve">determining </w:delText>
        </w:r>
      </w:del>
      <w:ins w:id="284" w:author="Michele Casini" w:date="2022-05-25T10:38:00Z">
        <w:r w:rsidR="005352F2">
          <w:t>affecting</w:t>
        </w:r>
        <w:r w:rsidR="005352F2" w:rsidRPr="00C038C3">
          <w:t xml:space="preserve"> </w:t>
        </w:r>
      </w:ins>
      <w:r w:rsidR="0003561D" w:rsidRPr="00C038C3">
        <w:t xml:space="preserve">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5C9DDD6C"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522AFD">
        <w:t xml:space="preserve">of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AA2FA1">
        <w:t>,</w:t>
      </w:r>
      <w:r w:rsidR="0099190C" w:rsidRPr="00C038C3">
        <w:t xml:space="preserve"> </w:t>
      </w:r>
      <w:r w:rsidR="00FE4919" w:rsidRPr="00C038C3">
        <w:t>Federico</w:t>
      </w:r>
      <w:r w:rsidR="00F551EE" w:rsidRPr="00C038C3">
        <w:t xml:space="preserve"> Maioli for </w:t>
      </w:r>
      <w:r w:rsidR="0099190C" w:rsidRPr="00C038C3">
        <w:t xml:space="preserve">helpful </w:t>
      </w:r>
      <w:r w:rsidR="00AA2FA1">
        <w:t>modelling discussion</w:t>
      </w:r>
      <w:r w:rsidR="00401B29" w:rsidRPr="00C038C3">
        <w:t xml:space="preserve">, </w:t>
      </w:r>
      <w:r w:rsidR="00701230" w:rsidRPr="00701230">
        <w:t>Hagen Radtke and Ivan Kuznetsov</w:t>
      </w:r>
      <w:r w:rsidR="00346D10">
        <w:t xml:space="preserve"> for assistance in </w:t>
      </w:r>
      <w:r w:rsidR="00C92715">
        <w:t xml:space="preserve">acquiring predictions of </w:t>
      </w:r>
      <w:r w:rsidR="00522AFD" w:rsidRPr="00BC1E01">
        <w:rPr>
          <w:i/>
        </w:rPr>
        <w:t>S</w:t>
      </w:r>
      <w:r w:rsidR="00522AFD">
        <w:rPr>
          <w:i/>
        </w:rPr>
        <w:t>.</w:t>
      </w:r>
      <w:r w:rsidR="00C92715" w:rsidRPr="00BC1E01">
        <w:rPr>
          <w:i/>
        </w:rPr>
        <w:t xml:space="preserve"> </w:t>
      </w:r>
      <w:r w:rsidR="00522AFD" w:rsidRPr="00BC1E01">
        <w:rPr>
          <w:i/>
        </w:rPr>
        <w:t>entomon</w:t>
      </w:r>
      <w:r w:rsidR="00522AFD">
        <w:t xml:space="preserve"> </w:t>
      </w:r>
      <w:r w:rsidR="00C92715">
        <w:t xml:space="preserve">densities, </w:t>
      </w:r>
      <w:r w:rsidR="00401B29" w:rsidRPr="00C038C3">
        <w:t xml:space="preserve">Martin Hansson </w:t>
      </w:r>
      <w:r w:rsidR="004E5ED1" w:rsidRPr="00C038C3">
        <w:t xml:space="preserve">and Elin Almroth Rosell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r w:rsidR="004C64F3" w:rsidRPr="00C038C3">
        <w:t xml:space="preserve">Olavi Kaljuste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3B0521">
        <w:t xml:space="preserve">the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r w:rsidR="003B0521">
        <w:t>The study was financed by the Swedish Research Council Formas (grant no. 2018-00775 to M.C.).</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r w:rsidRPr="00C038C3">
        <w:rPr>
          <w:b/>
          <w:sz w:val="28"/>
          <w:szCs w:val="28"/>
        </w:rPr>
        <w:t>Author Contributions</w:t>
      </w:r>
    </w:p>
    <w:p w14:paraId="294C7242" w14:textId="42499CD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DC7A31">
        <w:t xml:space="preserve">M.G. provided </w:t>
      </w:r>
      <w:r w:rsidR="00522AFD" w:rsidRPr="00374258">
        <w:rPr>
          <w:i/>
        </w:rPr>
        <w:t>S</w:t>
      </w:r>
      <w:r w:rsidR="00522AFD">
        <w:rPr>
          <w:i/>
        </w:rPr>
        <w:t>.</w:t>
      </w:r>
      <w:r w:rsidR="00522AFD" w:rsidRPr="00374258">
        <w:rPr>
          <w:i/>
        </w:rPr>
        <w:t xml:space="preserve"> entomon</w:t>
      </w:r>
      <w:r w:rsidR="00522AFD">
        <w:t xml:space="preserve"> </w:t>
      </w:r>
      <w:r w:rsidR="00DC7A31">
        <w:t xml:space="preserve">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A1BDA">
        <w:t xml:space="preserve"> </w:t>
      </w:r>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110C71F7" w:rsidR="007748F1" w:rsidRDefault="007748F1" w:rsidP="00552801">
      <w:pPr>
        <w:spacing w:line="480" w:lineRule="auto"/>
        <w:contextualSpacing/>
        <w:mirrorIndents/>
        <w:jc w:val="both"/>
      </w:pPr>
      <w:r w:rsidRPr="00C038C3">
        <w:t xml:space="preserve">All code and data are publicly available at </w:t>
      </w:r>
      <w:hyperlink r:id="rId15" w:history="1">
        <w:r w:rsidRPr="00C038C3">
          <w:rPr>
            <w:rStyle w:val="Hyperlink"/>
          </w:rPr>
          <w:t>https://github.com/maxlindmark/cod_condition</w:t>
        </w:r>
      </w:hyperlink>
      <w:r w:rsidRPr="00C038C3">
        <w:t xml:space="preserve"> and will be deposited on Zenodo upon publication.</w:t>
      </w:r>
    </w:p>
    <w:p w14:paraId="257CC6E8" w14:textId="77777777" w:rsidR="007E5E4D" w:rsidRPr="00C038C3" w:rsidRDefault="007E5E4D"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285" w:name="_jwygf3u2rl9s" w:colFirst="0" w:colLast="0"/>
      <w:bookmarkEnd w:id="285"/>
      <w:r w:rsidRPr="00C038C3">
        <w:rPr>
          <w:b/>
          <w:sz w:val="28"/>
          <w:szCs w:val="28"/>
        </w:rPr>
        <w:t>Literature cited</w:t>
      </w:r>
    </w:p>
    <w:p w14:paraId="3ACA6E41" w14:textId="77777777" w:rsidR="00575F2C" w:rsidRPr="00575F2C" w:rsidRDefault="00C70AF8" w:rsidP="00575F2C">
      <w:pPr>
        <w:pStyle w:val="Bibliography"/>
        <w:rPr>
          <w:lang w:val="en-GB"/>
        </w:rPr>
      </w:pPr>
      <w:r>
        <w:rPr>
          <w:lang w:val="en-GB"/>
        </w:rPr>
        <w:t xml:space="preserve"> </w:t>
      </w:r>
      <w:r w:rsidR="00732E9B">
        <w:rPr>
          <w:lang w:val="en-GB"/>
        </w:rPr>
        <w:fldChar w:fldCharType="begin"/>
      </w:r>
      <w:r w:rsidR="00354A9D">
        <w:rPr>
          <w:lang w:val="en-GB"/>
        </w:rPr>
        <w:instrText xml:space="preserve"> ADDIN ZOTERO_BIBL {"uncited":[],"omitted":[],"custom":[]} CSL_BIBLIOGRAPHY </w:instrText>
      </w:r>
      <w:r w:rsidR="00732E9B">
        <w:rPr>
          <w:lang w:val="en-GB"/>
        </w:rPr>
        <w:fldChar w:fldCharType="separate"/>
      </w:r>
      <w:r w:rsidR="00575F2C" w:rsidRPr="00575F2C">
        <w:rPr>
          <w:lang w:val="en-GB"/>
        </w:rPr>
        <w:t xml:space="preserve">1. </w:t>
      </w:r>
      <w:r w:rsidR="00575F2C" w:rsidRPr="00575F2C">
        <w:rPr>
          <w:lang w:val="en-GB"/>
        </w:rPr>
        <w:tab/>
        <w:t xml:space="preserve">Nash R, Valencia A, Geffen A. The origin of fulton’s condition factor : Setting the record straight. Fisheries. 2006;31(5):236–8. </w:t>
      </w:r>
    </w:p>
    <w:p w14:paraId="02F4834E" w14:textId="77777777" w:rsidR="00575F2C" w:rsidRPr="00575F2C" w:rsidRDefault="00575F2C" w:rsidP="00575F2C">
      <w:pPr>
        <w:pStyle w:val="Bibliography"/>
        <w:rPr>
          <w:lang w:val="en-GB"/>
        </w:rPr>
      </w:pPr>
      <w:r w:rsidRPr="00575F2C">
        <w:rPr>
          <w:lang w:val="en-GB"/>
        </w:rPr>
        <w:t xml:space="preserve">2. </w:t>
      </w:r>
      <w:r w:rsidRPr="00575F2C">
        <w:rPr>
          <w:lang w:val="en-GB"/>
        </w:rPr>
        <w:tab/>
        <w:t xml:space="preserve">Thorson JT. Spatio-temporal variation in fish condition is not consistently explained by density, temperature, or season for California Current groundfishes. Marine Ecology Progress Series. 2015 Apr 22;526:101–12. </w:t>
      </w:r>
    </w:p>
    <w:p w14:paraId="795DEE4C" w14:textId="77777777" w:rsidR="00575F2C" w:rsidRPr="00575F2C" w:rsidRDefault="00575F2C" w:rsidP="00575F2C">
      <w:pPr>
        <w:pStyle w:val="Bibliography"/>
        <w:rPr>
          <w:lang w:val="en-GB"/>
        </w:rPr>
      </w:pPr>
      <w:r w:rsidRPr="00575F2C">
        <w:rPr>
          <w:lang w:val="en-GB"/>
        </w:rPr>
        <w:lastRenderedPageBreak/>
        <w:t xml:space="preserve">3. </w:t>
      </w:r>
      <w:r w:rsidRPr="00575F2C">
        <w:rPr>
          <w:lang w:val="en-GB"/>
        </w:rPr>
        <w:tab/>
        <w:t xml:space="preserve">Morgan MJ, Rideout RM, Colbourne EB. Impact of environmental temperature on Atlantic cod Gadus morhua energy allocation to growth, condition and reproduction. Marine Ecology Progress Series. 2010 Apr 8;404:185–95. </w:t>
      </w:r>
    </w:p>
    <w:p w14:paraId="238BC4D6" w14:textId="77777777" w:rsidR="00575F2C" w:rsidRPr="00575F2C" w:rsidRDefault="00575F2C" w:rsidP="00575F2C">
      <w:pPr>
        <w:pStyle w:val="Bibliography"/>
        <w:rPr>
          <w:lang w:val="en-GB"/>
        </w:rPr>
      </w:pPr>
      <w:r w:rsidRPr="00575F2C">
        <w:rPr>
          <w:lang w:val="en-GB"/>
        </w:rPr>
        <w:t xml:space="preserve">4. </w:t>
      </w:r>
      <w:r w:rsidRPr="00575F2C">
        <w:rPr>
          <w:lang w:val="en-GB"/>
        </w:rPr>
        <w:tab/>
        <w:t xml:space="preserve">Hislop JRG, Robb AP, Gauld JA. Observations on effects of feeding level on growth and reproduction in haddock, Melanogrammus aeglefinus (L.) in captivity. Journal of Fish Biology. 1978;13(1):85–98. </w:t>
      </w:r>
    </w:p>
    <w:p w14:paraId="440B0D73" w14:textId="77777777" w:rsidR="00575F2C" w:rsidRPr="00575F2C" w:rsidRDefault="00575F2C" w:rsidP="00575F2C">
      <w:pPr>
        <w:pStyle w:val="Bibliography"/>
        <w:rPr>
          <w:lang w:val="en-GB"/>
        </w:rPr>
      </w:pPr>
      <w:r w:rsidRPr="00575F2C">
        <w:rPr>
          <w:lang w:val="en-GB"/>
        </w:rPr>
        <w:t xml:space="preserve">5. </w:t>
      </w:r>
      <w:r w:rsidRPr="00575F2C">
        <w:rPr>
          <w:lang w:val="en-GB"/>
        </w:rPr>
        <w:tab/>
        <w:t xml:space="preserve">Marshall CT, Frank KT. The effect of interannual variation in growth and condition on haddock recruitment. Can J Fish Aquat Sci. 1999 Mar 1;56(3):347–55. </w:t>
      </w:r>
    </w:p>
    <w:p w14:paraId="770FC818" w14:textId="77777777" w:rsidR="00575F2C" w:rsidRPr="00575F2C" w:rsidRDefault="00575F2C" w:rsidP="00575F2C">
      <w:pPr>
        <w:pStyle w:val="Bibliography"/>
        <w:rPr>
          <w:lang w:val="en-GB"/>
        </w:rPr>
      </w:pPr>
      <w:r w:rsidRPr="00575F2C">
        <w:rPr>
          <w:lang w:val="en-GB"/>
        </w:rPr>
        <w:t xml:space="preserve">6. </w:t>
      </w:r>
      <w:r w:rsidRPr="00575F2C">
        <w:rPr>
          <w:lang w:val="en-GB"/>
        </w:rPr>
        <w:tab/>
        <w:t xml:space="preserve">Jørgensen C, Ernande B, Fiksen Ø, Dieckmann U. The logic of skipped spawning in fish. Can J Fish Aquat Sci. 2006 Jan 1;63(1):200–11. </w:t>
      </w:r>
    </w:p>
    <w:p w14:paraId="337C4053" w14:textId="77777777" w:rsidR="00575F2C" w:rsidRPr="00575F2C" w:rsidRDefault="00575F2C" w:rsidP="00575F2C">
      <w:pPr>
        <w:pStyle w:val="Bibliography"/>
        <w:rPr>
          <w:lang w:val="en-GB"/>
        </w:rPr>
      </w:pPr>
      <w:r w:rsidRPr="00575F2C">
        <w:rPr>
          <w:lang w:val="en-GB"/>
        </w:rPr>
        <w:t xml:space="preserve">7. </w:t>
      </w:r>
      <w:r w:rsidRPr="00575F2C">
        <w:rPr>
          <w:lang w:val="en-GB"/>
        </w:rPr>
        <w:tab/>
        <w:t xml:space="preserve">Mion M, Thorsen A, Vitale F, Dierking J, Herrmann JP, Huwer B, et al. Effect of fish length and nutritional condition on the fecundity of distressed Atlantic cod </w:t>
      </w:r>
      <w:r w:rsidRPr="00575F2C">
        <w:rPr>
          <w:i/>
          <w:iCs/>
          <w:lang w:val="en-GB"/>
        </w:rPr>
        <w:t>Gadus morhua</w:t>
      </w:r>
      <w:r w:rsidRPr="00575F2C">
        <w:rPr>
          <w:lang w:val="en-GB"/>
        </w:rPr>
        <w:t xml:space="preserve"> from the Baltic Sea: POTENTIAL FECUNDITY OF BALTIC </w:t>
      </w:r>
      <w:r w:rsidRPr="00575F2C">
        <w:rPr>
          <w:i/>
          <w:iCs/>
          <w:lang w:val="en-GB"/>
        </w:rPr>
        <w:t>G. MORHUA</w:t>
      </w:r>
      <w:r w:rsidRPr="00575F2C">
        <w:rPr>
          <w:lang w:val="en-GB"/>
        </w:rPr>
        <w:t xml:space="preserve">. Journal of Fish Biology. 2018 Apr;92(4):1016–34. </w:t>
      </w:r>
    </w:p>
    <w:p w14:paraId="40BC7084" w14:textId="77777777" w:rsidR="00575F2C" w:rsidRPr="00575F2C" w:rsidRDefault="00575F2C" w:rsidP="00575F2C">
      <w:pPr>
        <w:pStyle w:val="Bibliography"/>
        <w:rPr>
          <w:lang w:val="en-GB"/>
        </w:rPr>
      </w:pPr>
      <w:r w:rsidRPr="00575F2C">
        <w:rPr>
          <w:lang w:val="en-GB"/>
        </w:rPr>
        <w:t xml:space="preserve">8. </w:t>
      </w:r>
      <w:r w:rsidRPr="00575F2C">
        <w:rPr>
          <w:lang w:val="en-GB"/>
        </w:rPr>
        <w:tab/>
        <w:t>Dutil JD, Lambert Y. Natural mortality from poor condition in Atlantic cod (Gadus morhua). Canadian Journal of Fisheries and Aquatic Sciences [Internet]. 2000 [cited 2020 Oct 8]; Available from: https://cdnsciencepub.com/doi/abs/10.1139/f00-023</w:t>
      </w:r>
    </w:p>
    <w:p w14:paraId="183552EB" w14:textId="77777777" w:rsidR="00575F2C" w:rsidRPr="00575F2C" w:rsidRDefault="00575F2C" w:rsidP="00575F2C">
      <w:pPr>
        <w:pStyle w:val="Bibliography"/>
        <w:rPr>
          <w:lang w:val="en-GB"/>
        </w:rPr>
      </w:pPr>
      <w:r w:rsidRPr="00575F2C">
        <w:rPr>
          <w:lang w:val="en-GB"/>
        </w:rPr>
        <w:t xml:space="preserve">9. </w:t>
      </w:r>
      <w:r w:rsidRPr="00575F2C">
        <w:rPr>
          <w:lang w:val="en-GB"/>
        </w:rPr>
        <w:tab/>
        <w:t xml:space="preserve">Casini M, Eero M, Carlshamre S, Lövgren J. Using alternative biological information in stock assessment: condition-corrected natural mortality of Eastern Baltic cod. ICES J Mar Sci. 2016 Nov 1;73(10):2625–31. </w:t>
      </w:r>
    </w:p>
    <w:p w14:paraId="50BAC87A" w14:textId="77777777" w:rsidR="00575F2C" w:rsidRPr="00575F2C" w:rsidRDefault="00575F2C" w:rsidP="00575F2C">
      <w:pPr>
        <w:pStyle w:val="Bibliography"/>
        <w:rPr>
          <w:lang w:val="en-GB"/>
        </w:rPr>
      </w:pPr>
      <w:r w:rsidRPr="00575F2C">
        <w:rPr>
          <w:lang w:val="en-GB"/>
        </w:rPr>
        <w:t xml:space="preserve">10. </w:t>
      </w:r>
      <w:r w:rsidRPr="00575F2C">
        <w:rPr>
          <w:lang w:val="en-GB"/>
        </w:rPr>
        <w:tab/>
        <w:t xml:space="preserve">Grüss A, Gao J, Thorson J, Rooper C, Thompson G, Boldt J, et al. Estimating synchronous changes in condition and density in eastern Bering Sea fishes. Mar Ecol Prog Ser. 2020 Feb 6;635:169–85. </w:t>
      </w:r>
    </w:p>
    <w:p w14:paraId="28A9D89F" w14:textId="77777777" w:rsidR="00575F2C" w:rsidRPr="00575F2C" w:rsidRDefault="00575F2C" w:rsidP="00575F2C">
      <w:pPr>
        <w:pStyle w:val="Bibliography"/>
        <w:rPr>
          <w:lang w:val="en-GB"/>
        </w:rPr>
      </w:pPr>
      <w:r w:rsidRPr="00575F2C">
        <w:rPr>
          <w:lang w:val="en-GB"/>
        </w:rPr>
        <w:t xml:space="preserve">11. </w:t>
      </w:r>
      <w:r w:rsidRPr="00575F2C">
        <w:rPr>
          <w:lang w:val="en-GB"/>
        </w:rPr>
        <w:tab/>
        <w:t xml:space="preserve">Cardinale M, Arrhenius F. Decreasing weight-at-age of Atlantic herring (Clupea harengus) from the Baltic Sea between 1986 and 1996: a statistical analysis. ICES J Mar Sci. 2000 Aug 1;57(4):882–93. </w:t>
      </w:r>
    </w:p>
    <w:p w14:paraId="16E81F9C" w14:textId="77777777" w:rsidR="00575F2C" w:rsidRPr="00575F2C" w:rsidRDefault="00575F2C" w:rsidP="00575F2C">
      <w:pPr>
        <w:pStyle w:val="Bibliography"/>
        <w:rPr>
          <w:lang w:val="sv-SE"/>
          <w:rPrChange w:id="286" w:author="Max Lindmark" w:date="2022-05-26T15:41:00Z">
            <w:rPr>
              <w:lang w:val="en-GB"/>
            </w:rPr>
          </w:rPrChange>
        </w:rPr>
      </w:pPr>
      <w:r w:rsidRPr="00575F2C">
        <w:rPr>
          <w:lang w:val="en-GB"/>
        </w:rPr>
        <w:t xml:space="preserve">12. </w:t>
      </w:r>
      <w:r w:rsidRPr="00575F2C">
        <w:rPr>
          <w:lang w:val="en-GB"/>
        </w:rPr>
        <w:tab/>
        <w:t xml:space="preserve">Casini M, Cardinale M, Hjelm J. Inter-annual variation in herring, Clupea harengus, and sprat, Sprattus sprattus, condition in the central Baltic Sea: what gives the tune? Oikos. </w:t>
      </w:r>
      <w:r w:rsidRPr="00575F2C">
        <w:rPr>
          <w:lang w:val="sv-SE"/>
          <w:rPrChange w:id="287" w:author="Max Lindmark" w:date="2022-05-26T15:41:00Z">
            <w:rPr>
              <w:lang w:val="en-GB"/>
            </w:rPr>
          </w:rPrChange>
        </w:rPr>
        <w:t xml:space="preserve">2006;112(3):638–50. </w:t>
      </w:r>
    </w:p>
    <w:p w14:paraId="621160F6" w14:textId="77777777" w:rsidR="00575F2C" w:rsidRPr="00575F2C" w:rsidRDefault="00575F2C" w:rsidP="00575F2C">
      <w:pPr>
        <w:pStyle w:val="Bibliography"/>
        <w:rPr>
          <w:lang w:val="en-GB"/>
        </w:rPr>
      </w:pPr>
      <w:r w:rsidRPr="00575F2C">
        <w:rPr>
          <w:lang w:val="sv-SE"/>
          <w:rPrChange w:id="288" w:author="Max Lindmark" w:date="2022-05-26T15:41:00Z">
            <w:rPr>
              <w:lang w:val="en-GB"/>
            </w:rPr>
          </w:rPrChange>
        </w:rPr>
        <w:t xml:space="preserve">13. </w:t>
      </w:r>
      <w:r w:rsidRPr="00575F2C">
        <w:rPr>
          <w:lang w:val="sv-SE"/>
          <w:rPrChange w:id="289" w:author="Max Lindmark" w:date="2022-05-26T15:41:00Z">
            <w:rPr>
              <w:lang w:val="en-GB"/>
            </w:rPr>
          </w:rPrChange>
        </w:rPr>
        <w:tab/>
        <w:t xml:space="preserve">Möllmann C, Kornilovs G, Fetter M, Köster FW, Hinrichsen HH. </w:t>
      </w:r>
      <w:r w:rsidRPr="00575F2C">
        <w:rPr>
          <w:lang w:val="en-GB"/>
        </w:rPr>
        <w:t xml:space="preserve">The marine copepod, Pseudocalanus elongatus, as a mediator between climate variability and fisheries in the Central Baltic Sea. Fisheries Oceanography. 2003;12(4–5):360–8. </w:t>
      </w:r>
    </w:p>
    <w:p w14:paraId="4FC1AD89" w14:textId="77777777" w:rsidR="00575F2C" w:rsidRPr="00575F2C" w:rsidRDefault="00575F2C" w:rsidP="00575F2C">
      <w:pPr>
        <w:pStyle w:val="Bibliography"/>
        <w:rPr>
          <w:lang w:val="en-GB"/>
        </w:rPr>
      </w:pPr>
      <w:r w:rsidRPr="00575F2C">
        <w:rPr>
          <w:lang w:val="en-GB"/>
        </w:rPr>
        <w:t xml:space="preserve">14. </w:t>
      </w:r>
      <w:r w:rsidRPr="00575F2C">
        <w:rPr>
          <w:lang w:val="en-GB"/>
        </w:rPr>
        <w:tab/>
        <w:t xml:space="preserve">Casini M, Käll F, Hansson M, Plikshs M, Baranova T, Karlsson O, et al. Hypoxic areas, density-dependence and food limitation drive the body condition of a heavily exploited marine fish predator. Royal Society Open Science. 2016;3(10):160416. </w:t>
      </w:r>
    </w:p>
    <w:p w14:paraId="542B3763" w14:textId="77777777" w:rsidR="00575F2C" w:rsidRPr="00575F2C" w:rsidRDefault="00575F2C" w:rsidP="00575F2C">
      <w:pPr>
        <w:pStyle w:val="Bibliography"/>
        <w:rPr>
          <w:lang w:val="en-GB"/>
        </w:rPr>
      </w:pPr>
      <w:r w:rsidRPr="00575F2C">
        <w:rPr>
          <w:lang w:val="en-GB"/>
        </w:rPr>
        <w:t xml:space="preserve">15. </w:t>
      </w:r>
      <w:r w:rsidRPr="00575F2C">
        <w:rPr>
          <w:lang w:val="en-GB"/>
        </w:rPr>
        <w:tab/>
        <w:t>Casini M, Martin Hansson, Orio A, Limburg K. Changes in population depth distribution and oxygen stratification are involved in the current low condition of the eastern Baltic Sea cod (</w:t>
      </w:r>
      <w:r w:rsidRPr="00575F2C">
        <w:rPr>
          <w:i/>
          <w:iCs/>
          <w:lang w:val="en-GB"/>
        </w:rPr>
        <w:t>Gadus morhua</w:t>
      </w:r>
      <w:r w:rsidRPr="00575F2C">
        <w:rPr>
          <w:lang w:val="en-GB"/>
        </w:rPr>
        <w:t xml:space="preserve">). Biogeosciences. 2021 Feb 22;18(4):1321–31. </w:t>
      </w:r>
    </w:p>
    <w:p w14:paraId="18F8A9E8" w14:textId="77777777" w:rsidR="00575F2C" w:rsidRPr="00575F2C" w:rsidRDefault="00575F2C" w:rsidP="00575F2C">
      <w:pPr>
        <w:pStyle w:val="Bibliography"/>
        <w:rPr>
          <w:lang w:val="en-GB"/>
        </w:rPr>
      </w:pPr>
      <w:r w:rsidRPr="00575F2C">
        <w:rPr>
          <w:lang w:val="en-GB"/>
        </w:rPr>
        <w:lastRenderedPageBreak/>
        <w:t xml:space="preserve">16. </w:t>
      </w:r>
      <w:r w:rsidRPr="00575F2C">
        <w:rPr>
          <w:lang w:val="en-GB"/>
        </w:rPr>
        <w:tab/>
        <w:t xml:space="preserve">Diaz RJ. Overview of Hypoxia around the World. Journal of Environmental Quality. 2001;30(2):275–81. </w:t>
      </w:r>
    </w:p>
    <w:p w14:paraId="169AF410" w14:textId="77777777" w:rsidR="00575F2C" w:rsidRPr="00575F2C" w:rsidRDefault="00575F2C" w:rsidP="00575F2C">
      <w:pPr>
        <w:pStyle w:val="Bibliography"/>
        <w:rPr>
          <w:lang w:val="en-GB"/>
        </w:rPr>
      </w:pPr>
      <w:r w:rsidRPr="00575F2C">
        <w:rPr>
          <w:lang w:val="en-GB"/>
        </w:rPr>
        <w:t xml:space="preserve">17. </w:t>
      </w:r>
      <w:r w:rsidRPr="00575F2C">
        <w:rPr>
          <w:lang w:val="en-GB"/>
        </w:rPr>
        <w:tab/>
        <w:t xml:space="preserve">Breitburg D. Effects of hypoxia, and the balance between hypoxia and enrichment, on coastal fishes and fisheries. Estuaries. 2002 Aug 1;25(4):767–81. </w:t>
      </w:r>
    </w:p>
    <w:p w14:paraId="5191C7ED" w14:textId="77777777" w:rsidR="00575F2C" w:rsidRPr="00575F2C" w:rsidRDefault="00575F2C" w:rsidP="00575F2C">
      <w:pPr>
        <w:pStyle w:val="Bibliography"/>
        <w:rPr>
          <w:lang w:val="en-GB"/>
        </w:rPr>
      </w:pPr>
      <w:r w:rsidRPr="00575F2C">
        <w:rPr>
          <w:lang w:val="en-GB"/>
        </w:rPr>
        <w:t xml:space="preserve">18. </w:t>
      </w:r>
      <w:r w:rsidRPr="00575F2C">
        <w:rPr>
          <w:lang w:val="en-GB"/>
        </w:rPr>
        <w:tab/>
        <w:t xml:space="preserve">Diaz RJ, Rosenberg R. Spreading Dead Zones and Consequences for Marine Ecosystems. Science. 2008 Aug 15;321(5891):926–9. </w:t>
      </w:r>
    </w:p>
    <w:p w14:paraId="60AFBF30" w14:textId="77777777" w:rsidR="00575F2C" w:rsidRPr="00575F2C" w:rsidRDefault="00575F2C" w:rsidP="00575F2C">
      <w:pPr>
        <w:pStyle w:val="Bibliography"/>
        <w:rPr>
          <w:lang w:val="en-GB"/>
        </w:rPr>
      </w:pPr>
      <w:r w:rsidRPr="00575F2C">
        <w:rPr>
          <w:lang w:val="en-GB"/>
        </w:rPr>
        <w:t xml:space="preserve">19. </w:t>
      </w:r>
      <w:r w:rsidRPr="00575F2C">
        <w:rPr>
          <w:lang w:val="en-GB"/>
        </w:rPr>
        <w:tab/>
        <w:t xml:space="preserve">Carstensen J, Andersen JH, Gustafsson BG, Conley DJ. Deoxygenation of the Baltic Sea during the last century. PNAS. 2014 Apr 15;111(15):5628–33. </w:t>
      </w:r>
    </w:p>
    <w:p w14:paraId="51468A73" w14:textId="77777777" w:rsidR="00575F2C" w:rsidRPr="00575F2C" w:rsidRDefault="00575F2C" w:rsidP="00575F2C">
      <w:pPr>
        <w:pStyle w:val="Bibliography"/>
        <w:rPr>
          <w:lang w:val="en-GB"/>
        </w:rPr>
      </w:pPr>
      <w:r w:rsidRPr="00575F2C">
        <w:rPr>
          <w:lang w:val="en-GB"/>
        </w:rPr>
        <w:t xml:space="preserve">20. </w:t>
      </w:r>
      <w:r w:rsidRPr="00575F2C">
        <w:rPr>
          <w:lang w:val="en-GB"/>
        </w:rPr>
        <w:tab/>
        <w:t xml:space="preserve">Kramer DL. Dissolved oxygen and fish behavior. Environ Biol Fish. 1987 Feb 1;18(2):81–92. </w:t>
      </w:r>
    </w:p>
    <w:p w14:paraId="1A3A3AD7" w14:textId="77777777" w:rsidR="00575F2C" w:rsidRPr="00575F2C" w:rsidRDefault="00575F2C" w:rsidP="00575F2C">
      <w:pPr>
        <w:pStyle w:val="Bibliography"/>
        <w:rPr>
          <w:lang w:val="en-GB"/>
        </w:rPr>
      </w:pPr>
      <w:r w:rsidRPr="00575F2C">
        <w:rPr>
          <w:lang w:val="en-GB"/>
        </w:rPr>
        <w:t xml:space="preserve">21. </w:t>
      </w:r>
      <w:r w:rsidRPr="00575F2C">
        <w:rPr>
          <w:lang w:val="en-GB"/>
        </w:rPr>
        <w:tab/>
        <w:t xml:space="preserve">Chabot D, Dutil JD. Reduced growth of Atlantic cod in non-lethal hypoxic conditions. Journal of Fish Biology. 1999;55(3):472–91. </w:t>
      </w:r>
    </w:p>
    <w:p w14:paraId="46F01482" w14:textId="77777777" w:rsidR="00575F2C" w:rsidRPr="00575F2C" w:rsidRDefault="00575F2C" w:rsidP="00575F2C">
      <w:pPr>
        <w:pStyle w:val="Bibliography"/>
        <w:rPr>
          <w:lang w:val="en-GB"/>
        </w:rPr>
      </w:pPr>
      <w:r w:rsidRPr="00575F2C">
        <w:rPr>
          <w:lang w:val="en-GB"/>
        </w:rPr>
        <w:t xml:space="preserve">22. </w:t>
      </w:r>
      <w:r w:rsidRPr="00575F2C">
        <w:rPr>
          <w:lang w:val="en-GB"/>
        </w:rPr>
        <w:tab/>
        <w:t xml:space="preserve">Claireaux G, Webber DM, Lagardère JP, Kerr SR. Influence of water temperature and oxygenation on the aerobic metabolic scope of Atlantic cod (Gadus morhua). Journal of Sea Research. 2000 Dec 1;44(3):257–65. </w:t>
      </w:r>
    </w:p>
    <w:p w14:paraId="034FA73B" w14:textId="77777777" w:rsidR="00575F2C" w:rsidRPr="00575F2C" w:rsidRDefault="00575F2C" w:rsidP="00575F2C">
      <w:pPr>
        <w:pStyle w:val="Bibliography"/>
        <w:rPr>
          <w:lang w:val="en-GB"/>
        </w:rPr>
      </w:pPr>
      <w:r w:rsidRPr="00575F2C">
        <w:rPr>
          <w:lang w:val="en-GB"/>
        </w:rPr>
        <w:t xml:space="preserve">23. </w:t>
      </w:r>
      <w:r w:rsidRPr="00575F2C">
        <w:rPr>
          <w:lang w:val="en-GB"/>
        </w:rPr>
        <w:tab/>
        <w:t xml:space="preserve">Hrycik AR, Almeida LZ, Höök TO. Sub-lethal effects on fish provide insight into a biologically-relevant threshold of hypoxia. Oikos. 2017;126(3):307–17. </w:t>
      </w:r>
    </w:p>
    <w:p w14:paraId="21CF3A68" w14:textId="77777777" w:rsidR="00575F2C" w:rsidRPr="00575F2C" w:rsidRDefault="00575F2C" w:rsidP="00575F2C">
      <w:pPr>
        <w:pStyle w:val="Bibliography"/>
        <w:rPr>
          <w:lang w:val="en-GB"/>
        </w:rPr>
      </w:pPr>
      <w:r w:rsidRPr="00575F2C">
        <w:rPr>
          <w:lang w:val="en-GB"/>
        </w:rPr>
        <w:t xml:space="preserve">24. </w:t>
      </w:r>
      <w:r w:rsidRPr="00575F2C">
        <w:rPr>
          <w:lang w:val="en-GB"/>
        </w:rPr>
        <w:tab/>
        <w:t xml:space="preserve">Sampaio E, Santos C, Rosa IC, Ferreira V, Pörtner HO, Duarte CM, et al. Impacts of hypoxic events surpass those of future ocean warming and acidification. Nature Ecology &amp; Evolution. 2021 Jan 11;1–11. </w:t>
      </w:r>
    </w:p>
    <w:p w14:paraId="26007590" w14:textId="77777777" w:rsidR="00575F2C" w:rsidRPr="00575F2C" w:rsidRDefault="00575F2C" w:rsidP="00575F2C">
      <w:pPr>
        <w:pStyle w:val="Bibliography"/>
        <w:rPr>
          <w:lang w:val="en-GB"/>
        </w:rPr>
      </w:pPr>
      <w:r w:rsidRPr="00575F2C">
        <w:rPr>
          <w:lang w:val="en-GB"/>
        </w:rPr>
        <w:t xml:space="preserve">25. </w:t>
      </w:r>
      <w:r w:rsidRPr="00575F2C">
        <w:rPr>
          <w:lang w:val="en-GB"/>
        </w:rPr>
        <w:tab/>
        <w:t xml:space="preserve">Thorson JT, Shelton AO, Ward EJ, Skaug HJ. Geostatistical delta-generalized linear mixed models improve precision for estimated abundance indices for West Coast groundfishes. ICES J Mar Sci. 2015 Jun 1;72(5):1297–310. </w:t>
      </w:r>
    </w:p>
    <w:p w14:paraId="7AAACE41" w14:textId="77777777" w:rsidR="00575F2C" w:rsidRPr="00575F2C" w:rsidRDefault="00575F2C" w:rsidP="00575F2C">
      <w:pPr>
        <w:pStyle w:val="Bibliography"/>
        <w:rPr>
          <w:lang w:val="en-GB"/>
        </w:rPr>
      </w:pPr>
      <w:r w:rsidRPr="00575F2C">
        <w:rPr>
          <w:lang w:val="en-GB"/>
        </w:rPr>
        <w:t xml:space="preserve">26. </w:t>
      </w:r>
      <w:r w:rsidRPr="00575F2C">
        <w:rPr>
          <w:lang w:val="en-GB"/>
        </w:rPr>
        <w:tab/>
        <w:t xml:space="preserve">Thorson JT, Scheuerell MD, Shelton AO, See KE, Skaug HJ, Kristensen K. Spatial factor analysis: a new tool for estimating joint species distributions and correlations in species range. Methods in Ecology and Evolution. 2015 Jun 1;6(6):627–37. </w:t>
      </w:r>
    </w:p>
    <w:p w14:paraId="05B7959E" w14:textId="77777777" w:rsidR="00575F2C" w:rsidRPr="00575F2C" w:rsidRDefault="00575F2C" w:rsidP="00575F2C">
      <w:pPr>
        <w:pStyle w:val="Bibliography"/>
        <w:rPr>
          <w:lang w:val="en-GB"/>
        </w:rPr>
      </w:pPr>
      <w:r w:rsidRPr="00575F2C">
        <w:rPr>
          <w:lang w:val="en-GB"/>
        </w:rPr>
        <w:t xml:space="preserve">27. </w:t>
      </w:r>
      <w:r w:rsidRPr="00575F2C">
        <w:rPr>
          <w:lang w:val="en-GB"/>
        </w:rPr>
        <w:tab/>
        <w:t xml:space="preserve">Rue H, Martino S, Chopin N. Approximate Bayesian inference for latent Gaussian models by using integrated nested Laplace approximations. Journal of the Royal Statistical Society: Series B (Statistical Methodology). 2009;71(2):319–92. </w:t>
      </w:r>
    </w:p>
    <w:p w14:paraId="6EF38791" w14:textId="77777777" w:rsidR="00575F2C" w:rsidRPr="00575F2C" w:rsidRDefault="00575F2C" w:rsidP="00575F2C">
      <w:pPr>
        <w:pStyle w:val="Bibliography"/>
        <w:rPr>
          <w:lang w:val="en-GB"/>
        </w:rPr>
      </w:pPr>
      <w:r w:rsidRPr="00575F2C">
        <w:rPr>
          <w:lang w:val="en-GB"/>
        </w:rPr>
        <w:t xml:space="preserve">28. </w:t>
      </w:r>
      <w:r w:rsidRPr="00575F2C">
        <w:rPr>
          <w:lang w:val="en-GB"/>
        </w:rPr>
        <w:tab/>
        <w:t xml:space="preserve">Lindgren F, Rue H, Lindström J. An explicit link between Gaussian fields and Gaussian Markov random fields: the stochastic partial differential equation approach. Journal of the Royal Statistical Society: Series B (Statistical Methodology). 2011;73(4):423–98. </w:t>
      </w:r>
    </w:p>
    <w:p w14:paraId="0FA4B639" w14:textId="77777777" w:rsidR="00575F2C" w:rsidRPr="00575F2C" w:rsidRDefault="00575F2C" w:rsidP="00575F2C">
      <w:pPr>
        <w:pStyle w:val="Bibliography"/>
        <w:rPr>
          <w:lang w:val="en-GB"/>
        </w:rPr>
      </w:pPr>
      <w:r w:rsidRPr="00575F2C">
        <w:rPr>
          <w:lang w:val="en-GB"/>
        </w:rPr>
        <w:t xml:space="preserve">29. </w:t>
      </w:r>
      <w:r w:rsidRPr="00575F2C">
        <w:rPr>
          <w:lang w:val="en-GB"/>
        </w:rPr>
        <w:tab/>
        <w:t>Reusch TBH, Dierking J, Andersson HC, Bonsdorff E, Carstensen J, Casini M, et al. The Baltic Sea as a time machine for the future coastal ocean. Science Advances [Internet]. 2018 May [cited 2021 Sep 1]; Available from: https://www.science.org/doi/abs/10.1126/sciadv.aar8195</w:t>
      </w:r>
    </w:p>
    <w:p w14:paraId="3CEF5597" w14:textId="77777777" w:rsidR="00575F2C" w:rsidRPr="00575F2C" w:rsidRDefault="00575F2C" w:rsidP="00575F2C">
      <w:pPr>
        <w:pStyle w:val="Bibliography"/>
        <w:rPr>
          <w:lang w:val="en-GB"/>
        </w:rPr>
      </w:pPr>
      <w:r w:rsidRPr="00575F2C">
        <w:rPr>
          <w:lang w:val="sv-SE"/>
          <w:rPrChange w:id="290" w:author="Max Lindmark" w:date="2022-05-26T15:41:00Z">
            <w:rPr>
              <w:lang w:val="en-GB"/>
            </w:rPr>
          </w:rPrChange>
        </w:rPr>
        <w:t xml:space="preserve">30. </w:t>
      </w:r>
      <w:r w:rsidRPr="00575F2C">
        <w:rPr>
          <w:lang w:val="sv-SE"/>
          <w:rPrChange w:id="291" w:author="Max Lindmark" w:date="2022-05-26T15:41:00Z">
            <w:rPr>
              <w:lang w:val="en-GB"/>
            </w:rPr>
          </w:rPrChange>
        </w:rPr>
        <w:tab/>
        <w:t xml:space="preserve">Mion M, Haase S, Hemmer‐Hansen J, Hilvarsson A, Hüssy K, Krüger‐Johnsen M, et al. </w:t>
      </w:r>
      <w:r w:rsidRPr="00575F2C">
        <w:rPr>
          <w:lang w:val="en-GB"/>
        </w:rPr>
        <w:t xml:space="preserve">Multidecadal changes in fish growth rates estimated from tagging data: A case study </w:t>
      </w:r>
      <w:r w:rsidRPr="00575F2C">
        <w:rPr>
          <w:lang w:val="en-GB"/>
        </w:rPr>
        <w:lastRenderedPageBreak/>
        <w:t xml:space="preserve">from the Eastern Baltic cod (Gadus morhua, Gadidae). Fish and Fisheries. 2021;22(2):413–27. </w:t>
      </w:r>
    </w:p>
    <w:p w14:paraId="44B35420" w14:textId="77777777" w:rsidR="00575F2C" w:rsidRPr="00575F2C" w:rsidRDefault="00575F2C" w:rsidP="00575F2C">
      <w:pPr>
        <w:pStyle w:val="Bibliography"/>
        <w:rPr>
          <w:lang w:val="en-GB"/>
        </w:rPr>
      </w:pPr>
      <w:r w:rsidRPr="00575F2C">
        <w:rPr>
          <w:lang w:val="en-GB"/>
        </w:rPr>
        <w:t xml:space="preserve">31. </w:t>
      </w:r>
      <w:r w:rsidRPr="00575F2C">
        <w:rPr>
          <w:lang w:val="en-GB"/>
        </w:rPr>
        <w:tab/>
        <w:t xml:space="preserve">ICES. Cod </w:t>
      </w:r>
      <w:r w:rsidRPr="00575F2C">
        <w:rPr>
          <w:i/>
          <w:iCs/>
          <w:lang w:val="en-GB"/>
        </w:rPr>
        <w:t>(Gadus morhua)</w:t>
      </w:r>
      <w:r w:rsidRPr="00575F2C">
        <w:rPr>
          <w:lang w:val="en-GB"/>
        </w:rPr>
        <w:t xml:space="preserve"> in subdivisions 24-32, eastern Baltic stock (eastern Baltic Sea). </w:t>
      </w:r>
      <w:r w:rsidRPr="00575F2C">
        <w:rPr>
          <w:i/>
          <w:iCs/>
          <w:lang w:val="en-GB"/>
        </w:rPr>
        <w:t>In</w:t>
      </w:r>
      <w:r w:rsidRPr="00575F2C">
        <w:rPr>
          <w:lang w:val="en-GB"/>
        </w:rPr>
        <w:t xml:space="preserve"> Report of the ICES Advisory Committee [Internet]. 2021. (ICES ADVICE 2021 cod.27.24-32). Available from: https://doi.org/10.17895/ices.advice.7745</w:t>
      </w:r>
    </w:p>
    <w:p w14:paraId="2EAF3A66" w14:textId="77777777" w:rsidR="00575F2C" w:rsidRPr="00575F2C" w:rsidRDefault="00575F2C" w:rsidP="00575F2C">
      <w:pPr>
        <w:pStyle w:val="Bibliography"/>
        <w:rPr>
          <w:lang w:val="en-GB"/>
        </w:rPr>
      </w:pPr>
      <w:r w:rsidRPr="00575F2C">
        <w:rPr>
          <w:lang w:val="en-GB"/>
        </w:rPr>
        <w:t xml:space="preserve">32. </w:t>
      </w:r>
      <w:r w:rsidRPr="00575F2C">
        <w:rPr>
          <w:lang w:val="en-GB"/>
        </w:rPr>
        <w:tab/>
        <w:t>ICES. Report of the Baltic Fisheries Assessment Working Group (WGBFAS) [Internet]. 2021 p. 717 pp. Report No.: 3:53. Available from: https://doi.org/10.17895/ices.pub.8187</w:t>
      </w:r>
    </w:p>
    <w:p w14:paraId="13602EAD" w14:textId="77777777" w:rsidR="00575F2C" w:rsidRPr="00575F2C" w:rsidRDefault="00575F2C" w:rsidP="00575F2C">
      <w:pPr>
        <w:pStyle w:val="Bibliography"/>
        <w:rPr>
          <w:lang w:val="en-GB"/>
        </w:rPr>
      </w:pPr>
      <w:r w:rsidRPr="00575F2C">
        <w:rPr>
          <w:lang w:val="en-GB"/>
        </w:rPr>
        <w:t xml:space="preserve">33. </w:t>
      </w:r>
      <w:r w:rsidRPr="00575F2C">
        <w:rPr>
          <w:lang w:val="en-GB"/>
        </w:rPr>
        <w:tab/>
        <w:t xml:space="preserve">Haase K, Orio A, Pawlak J, Pachur M, Casini M. Diet of dominant demersal fish species in the Baltic Sea: Is flounder stealing benthic food from cod? Mar Ecol Prog Ser. 2020 Jul 9;645:159–70. </w:t>
      </w:r>
    </w:p>
    <w:p w14:paraId="6BEB7198" w14:textId="77777777" w:rsidR="00575F2C" w:rsidRPr="00575F2C" w:rsidRDefault="00575F2C" w:rsidP="00575F2C">
      <w:pPr>
        <w:pStyle w:val="Bibliography"/>
        <w:rPr>
          <w:lang w:val="en-GB"/>
        </w:rPr>
      </w:pPr>
      <w:r w:rsidRPr="00575F2C">
        <w:rPr>
          <w:lang w:val="en-GB"/>
        </w:rPr>
        <w:t xml:space="preserve">34. </w:t>
      </w:r>
      <w:r w:rsidRPr="00575F2C">
        <w:rPr>
          <w:lang w:val="en-GB"/>
        </w:rPr>
        <w:tab/>
        <w:t>Neuenfeldt S, Bartolino V, Orio A, Andersen KH, Andersen NG, Niiranen S, et al. Feeding and growth of Atlantic cod (</w:t>
      </w:r>
      <w:r w:rsidRPr="00575F2C">
        <w:rPr>
          <w:i/>
          <w:iCs/>
          <w:lang w:val="en-GB"/>
        </w:rPr>
        <w:t>Gadus morhua</w:t>
      </w:r>
      <w:r w:rsidRPr="00575F2C">
        <w:rPr>
          <w:lang w:val="en-GB"/>
        </w:rPr>
        <w:t xml:space="preserve"> L.) in the eastern Baltic Sea under environmental change. Ojaveer H, editor. ICES Journal of Marine Science. 2020;77(2):624–32. </w:t>
      </w:r>
    </w:p>
    <w:p w14:paraId="4271D0C0" w14:textId="77777777" w:rsidR="00575F2C" w:rsidRPr="00575F2C" w:rsidRDefault="00575F2C" w:rsidP="00575F2C">
      <w:pPr>
        <w:pStyle w:val="Bibliography"/>
        <w:rPr>
          <w:lang w:val="en-GB"/>
        </w:rPr>
      </w:pPr>
      <w:r w:rsidRPr="00575F2C">
        <w:rPr>
          <w:lang w:val="en-GB"/>
        </w:rPr>
        <w:t xml:space="preserve">35. </w:t>
      </w:r>
      <w:r w:rsidRPr="00575F2C">
        <w:rPr>
          <w:lang w:val="en-GB"/>
        </w:rPr>
        <w:tab/>
        <w:t xml:space="preserve">Orio A, Florin AB, Bergström U, Šics I, Baranova T, Casini M. Modelling indices of abundance and size-based indicators of cod and flounder stocks in the Baltic Sea using newly standardized trawl survey data. ICES J Mar Sci. 2017 May 1;74(5):1322–33. </w:t>
      </w:r>
    </w:p>
    <w:p w14:paraId="23622B65" w14:textId="77777777" w:rsidR="00575F2C" w:rsidRPr="00575F2C" w:rsidRDefault="00575F2C" w:rsidP="00575F2C">
      <w:pPr>
        <w:pStyle w:val="Bibliography"/>
        <w:rPr>
          <w:lang w:val="en-GB"/>
        </w:rPr>
      </w:pPr>
      <w:r w:rsidRPr="00575F2C">
        <w:rPr>
          <w:lang w:val="en-GB"/>
        </w:rPr>
        <w:t xml:space="preserve">36. </w:t>
      </w:r>
      <w:r w:rsidRPr="00575F2C">
        <w:rPr>
          <w:lang w:val="en-GB"/>
        </w:rPr>
        <w:tab/>
        <w:t xml:space="preserve">Casini M, Kornilovs G, Cardinale M, Möllmann C, Grygiel W, Jonsson P, et al. Spatial and temporal density dependence regulates the condition of central Baltic Sea clupeids: compelling evidence using an extensive international acoustic survey. Population Ecology. 2011 Oct;53(4):511–23. </w:t>
      </w:r>
    </w:p>
    <w:p w14:paraId="08278CC6" w14:textId="77777777" w:rsidR="00575F2C" w:rsidRPr="00575F2C" w:rsidRDefault="00575F2C" w:rsidP="00575F2C">
      <w:pPr>
        <w:pStyle w:val="Bibliography"/>
        <w:rPr>
          <w:lang w:val="en-GB"/>
        </w:rPr>
      </w:pPr>
      <w:r w:rsidRPr="00575F2C">
        <w:rPr>
          <w:lang w:val="en-GB"/>
        </w:rPr>
        <w:t xml:space="preserve">37. </w:t>
      </w:r>
      <w:r w:rsidRPr="00575F2C">
        <w:rPr>
          <w:lang w:val="en-GB"/>
        </w:rPr>
        <w:tab/>
        <w:t xml:space="preserve">Eero M, Vinther M, Haslob H, Huwer B, Casini M, Storr-Paulsen M, et al. Spatial management of marine resources can enhance the recovery of predators and avoid local depletion of forage fish. Conservation Letters. 2012;5(6):486–92. </w:t>
      </w:r>
    </w:p>
    <w:p w14:paraId="70503B8D" w14:textId="77777777" w:rsidR="00575F2C" w:rsidRPr="00575F2C" w:rsidRDefault="00575F2C" w:rsidP="00575F2C">
      <w:pPr>
        <w:pStyle w:val="Bibliography"/>
        <w:rPr>
          <w:lang w:val="en-GB"/>
        </w:rPr>
      </w:pPr>
      <w:r w:rsidRPr="00575F2C">
        <w:rPr>
          <w:lang w:val="en-GB"/>
        </w:rPr>
        <w:t xml:space="preserve">38. </w:t>
      </w:r>
      <w:r w:rsidRPr="00575F2C">
        <w:rPr>
          <w:lang w:val="en-GB"/>
        </w:rPr>
        <w:tab/>
        <w:t xml:space="preserve">Belkin IM. Rapid warming of large marine ecosystems. Progress in Oceanography. 2009;81(1):207–13. </w:t>
      </w:r>
    </w:p>
    <w:p w14:paraId="51099632" w14:textId="77777777" w:rsidR="00575F2C" w:rsidRPr="00575F2C" w:rsidRDefault="00575F2C" w:rsidP="00575F2C">
      <w:pPr>
        <w:pStyle w:val="Bibliography"/>
        <w:rPr>
          <w:lang w:val="en-GB"/>
        </w:rPr>
      </w:pPr>
      <w:r w:rsidRPr="00575F2C">
        <w:rPr>
          <w:lang w:val="en-GB"/>
        </w:rPr>
        <w:t xml:space="preserve">39. </w:t>
      </w:r>
      <w:r w:rsidRPr="00575F2C">
        <w:rPr>
          <w:lang w:val="en-GB"/>
        </w:rPr>
        <w:tab/>
        <w:t xml:space="preserve">Orio A, Bergström U, Florin AB, Šics I, Casini M. Long-term changes in spatial overlap betweeninteracting cod and flounder in the Baltic Sea. Hydrobiologia. 2020 Jun 1;847(11):2541–53. </w:t>
      </w:r>
    </w:p>
    <w:p w14:paraId="77D3CD4F" w14:textId="77777777" w:rsidR="00575F2C" w:rsidRPr="00575F2C" w:rsidRDefault="00575F2C" w:rsidP="00575F2C">
      <w:pPr>
        <w:pStyle w:val="Bibliography"/>
        <w:rPr>
          <w:lang w:val="en-GB"/>
        </w:rPr>
      </w:pPr>
      <w:r w:rsidRPr="00575F2C">
        <w:rPr>
          <w:lang w:val="en-GB"/>
        </w:rPr>
        <w:t xml:space="preserve">40. </w:t>
      </w:r>
      <w:r w:rsidRPr="00575F2C">
        <w:rPr>
          <w:lang w:val="en-GB"/>
        </w:rPr>
        <w:tab/>
        <w:t xml:space="preserve">Aro E. A review of fish migration patterns in the Baltic. Rap Proc-verb Re Cons Int Explor Mer. 1989;190:72–96. </w:t>
      </w:r>
    </w:p>
    <w:p w14:paraId="1378450A" w14:textId="77777777" w:rsidR="00575F2C" w:rsidRPr="00575F2C" w:rsidRDefault="00575F2C" w:rsidP="00575F2C">
      <w:pPr>
        <w:pStyle w:val="Bibliography"/>
        <w:rPr>
          <w:lang w:val="en-GB"/>
        </w:rPr>
      </w:pPr>
      <w:r w:rsidRPr="00575F2C">
        <w:rPr>
          <w:lang w:val="en-GB"/>
        </w:rPr>
        <w:t xml:space="preserve">41. </w:t>
      </w:r>
      <w:r w:rsidRPr="00575F2C">
        <w:rPr>
          <w:lang w:val="en-GB"/>
        </w:rPr>
        <w:tab/>
        <w:t xml:space="preserve">Le Cren ED. The Length-Weight Relationship and Seasonal Cycle in Gonad Weight and Condition in the Perch (Perca fluviatilis). Journal of Animal Ecology. 1951;20(2):201–19. </w:t>
      </w:r>
    </w:p>
    <w:p w14:paraId="07FD557F" w14:textId="77777777" w:rsidR="00575F2C" w:rsidRPr="00575F2C" w:rsidRDefault="00575F2C" w:rsidP="00575F2C">
      <w:pPr>
        <w:pStyle w:val="Bibliography"/>
        <w:rPr>
          <w:lang w:val="en-GB"/>
        </w:rPr>
      </w:pPr>
      <w:r w:rsidRPr="00575F2C">
        <w:rPr>
          <w:lang w:val="en-GB"/>
        </w:rPr>
        <w:t xml:space="preserve">42. </w:t>
      </w:r>
      <w:r w:rsidRPr="00575F2C">
        <w:rPr>
          <w:lang w:val="en-GB"/>
        </w:rPr>
        <w:tab/>
        <w:t xml:space="preserve">Cressie N, Wikle CK. Statistics for Spatio-Temporal Data. John Wiley &amp; Sons; 2015. 612 p. </w:t>
      </w:r>
    </w:p>
    <w:p w14:paraId="1CC599D8" w14:textId="77777777" w:rsidR="00575F2C" w:rsidRPr="00575F2C" w:rsidRDefault="00575F2C" w:rsidP="00575F2C">
      <w:pPr>
        <w:pStyle w:val="Bibliography"/>
        <w:rPr>
          <w:lang w:val="en-GB"/>
        </w:rPr>
      </w:pPr>
      <w:r w:rsidRPr="00575F2C">
        <w:rPr>
          <w:lang w:val="en-GB"/>
        </w:rPr>
        <w:lastRenderedPageBreak/>
        <w:t xml:space="preserve">43. </w:t>
      </w:r>
      <w:r w:rsidRPr="00575F2C">
        <w:rPr>
          <w:lang w:val="en-GB"/>
        </w:rPr>
        <w:tab/>
        <w:t xml:space="preserve">Tweedie MC. An index which distinguishes between some important exponential families. In: Statistics: Applications and new directions: Proc Indian statistical institute golden Jubilee International conference. 1984. p. 579–604. </w:t>
      </w:r>
    </w:p>
    <w:p w14:paraId="63ABA97D" w14:textId="77777777" w:rsidR="00575F2C" w:rsidRPr="00575F2C" w:rsidRDefault="00575F2C" w:rsidP="00575F2C">
      <w:pPr>
        <w:pStyle w:val="Bibliography"/>
        <w:rPr>
          <w:lang w:val="en-GB"/>
        </w:rPr>
      </w:pPr>
      <w:r w:rsidRPr="00575F2C">
        <w:rPr>
          <w:lang w:val="en-GB"/>
        </w:rPr>
        <w:t xml:space="preserve">44. </w:t>
      </w:r>
      <w:r w:rsidRPr="00575F2C">
        <w:rPr>
          <w:lang w:val="en-GB"/>
        </w:rPr>
        <w:tab/>
        <w:t xml:space="preserve">Shono H. Application of the Tweedie distribution to zero-catch data in CPUE analysis. Fisheries Research. 2008 Sep 1;93(1):154–62. </w:t>
      </w:r>
    </w:p>
    <w:p w14:paraId="4B921F30" w14:textId="77777777" w:rsidR="00575F2C" w:rsidRPr="00575F2C" w:rsidRDefault="00575F2C" w:rsidP="00575F2C">
      <w:pPr>
        <w:pStyle w:val="Bibliography"/>
        <w:rPr>
          <w:lang w:val="en-GB"/>
        </w:rPr>
      </w:pPr>
      <w:r w:rsidRPr="00575F2C">
        <w:rPr>
          <w:lang w:val="en-GB"/>
        </w:rPr>
        <w:t xml:space="preserve">45. </w:t>
      </w:r>
      <w:r w:rsidRPr="00575F2C">
        <w:rPr>
          <w:lang w:val="en-GB"/>
        </w:rPr>
        <w:tab/>
        <w:t>Anderson SC, Keppel EA, Edwards AM. A reproducible data synopsis for over 100 species of British Columbia groundfish [Internet]. DFO Can. Sci. Advis. Sec. Res.; 2019. Report No.: Doc. 2019/041. Available from: &lt;www.dfo-mpo.gc.ca/csas-sccs/Publications/ResDocs-DocRech/2019/2019_041-eng.html&gt;</w:t>
      </w:r>
    </w:p>
    <w:p w14:paraId="3FC35B2A" w14:textId="77777777" w:rsidR="00575F2C" w:rsidRPr="00575F2C" w:rsidRDefault="00575F2C" w:rsidP="00575F2C">
      <w:pPr>
        <w:pStyle w:val="Bibliography"/>
        <w:rPr>
          <w:lang w:val="en-GB"/>
        </w:rPr>
      </w:pPr>
      <w:r w:rsidRPr="00575F2C">
        <w:rPr>
          <w:lang w:val="en-GB"/>
        </w:rPr>
        <w:t xml:space="preserve">46. </w:t>
      </w:r>
      <w:r w:rsidRPr="00575F2C">
        <w:rPr>
          <w:lang w:val="en-GB"/>
        </w:rPr>
        <w:tab/>
        <w:t xml:space="preserve">Mion M, Griffiths C, Bartolino V, Haase S, Hilvarsson A, Hüssy K, et al. New perspectives on Eastern Baltic cod movement patterns from historical and contemporary tagging data. Mar Ecol Prog Ser. 2022 May 12;689:109–26. </w:t>
      </w:r>
    </w:p>
    <w:p w14:paraId="448D3539" w14:textId="77777777" w:rsidR="00575F2C" w:rsidRPr="00575F2C" w:rsidRDefault="00575F2C" w:rsidP="00575F2C">
      <w:pPr>
        <w:pStyle w:val="Bibliography"/>
        <w:rPr>
          <w:lang w:val="en-GB"/>
        </w:rPr>
      </w:pPr>
      <w:r w:rsidRPr="00575F2C">
        <w:rPr>
          <w:lang w:val="en-GB"/>
        </w:rPr>
        <w:t xml:space="preserve">47. </w:t>
      </w:r>
      <w:r w:rsidRPr="00575F2C">
        <w:rPr>
          <w:lang w:val="en-GB"/>
        </w:rPr>
        <w:tab/>
        <w:t xml:space="preserve">Hüssy K, Casini M, Haase S, Hilvarsson A, Horbowy J, Krüger-Johnsen M, et al. Tagging Baltic Cod – TABACOD. Eastern Baltic cod: Solving the ageing and stock assessment problems with combined state-of-the-art tagging me-thods. National Institute of Aquatic Resources, Kemitorvet, 2800 Kgs. Lyngby, Den-mark; 2020 p. 64 pp. + appendices. Report No.: 368–2020. </w:t>
      </w:r>
    </w:p>
    <w:p w14:paraId="783F92D0" w14:textId="77777777" w:rsidR="00575F2C" w:rsidRPr="00575F2C" w:rsidRDefault="00575F2C" w:rsidP="00575F2C">
      <w:pPr>
        <w:pStyle w:val="Bibliography"/>
        <w:rPr>
          <w:lang w:val="en-GB"/>
        </w:rPr>
      </w:pPr>
      <w:r w:rsidRPr="00575F2C">
        <w:rPr>
          <w:lang w:val="en-GB"/>
        </w:rPr>
        <w:t xml:space="preserve">48. </w:t>
      </w:r>
      <w:r w:rsidRPr="00575F2C">
        <w:rPr>
          <w:lang w:val="en-GB"/>
        </w:rPr>
        <w:tab/>
        <w:t xml:space="preserve">Eilola K, Meier HEM, Almroth E. On the dynamics of oxygen, phosphorus and cyanobacteria in the Baltic Sea; A model study. Journal of Marine Systems. 2009 Jan 1;75(1):163–84. </w:t>
      </w:r>
    </w:p>
    <w:p w14:paraId="39F01DDD" w14:textId="77777777" w:rsidR="00575F2C" w:rsidRPr="00575F2C" w:rsidRDefault="00575F2C" w:rsidP="00575F2C">
      <w:pPr>
        <w:pStyle w:val="Bibliography"/>
        <w:rPr>
          <w:lang w:val="en-GB"/>
        </w:rPr>
      </w:pPr>
      <w:r w:rsidRPr="00575F2C">
        <w:rPr>
          <w:lang w:val="en-GB"/>
        </w:rPr>
        <w:t xml:space="preserve">49. </w:t>
      </w:r>
      <w:r w:rsidRPr="00575F2C">
        <w:rPr>
          <w:lang w:val="en-GB"/>
        </w:rPr>
        <w:tab/>
        <w:t xml:space="preserve">Almroth-Rosell E, Eilola K, Hordoir R, Meier HEM, Hall POJ. Transport of fresh and resuspended particulate organic material in the Baltic Sea — a model study. Journal of Marine Systems. 2011 Jul 1;87(1):1–12. </w:t>
      </w:r>
    </w:p>
    <w:p w14:paraId="4BB67B21" w14:textId="77777777" w:rsidR="00575F2C" w:rsidRPr="00575F2C" w:rsidRDefault="00575F2C" w:rsidP="00575F2C">
      <w:pPr>
        <w:pStyle w:val="Bibliography"/>
        <w:rPr>
          <w:lang w:val="sv-SE"/>
          <w:rPrChange w:id="292" w:author="Max Lindmark" w:date="2022-05-26T15:41:00Z">
            <w:rPr>
              <w:lang w:val="en-GB"/>
            </w:rPr>
          </w:rPrChange>
        </w:rPr>
      </w:pPr>
      <w:r w:rsidRPr="00575F2C">
        <w:rPr>
          <w:lang w:val="en-GB"/>
        </w:rPr>
        <w:t xml:space="preserve">50. </w:t>
      </w:r>
      <w:r w:rsidRPr="00575F2C">
        <w:rPr>
          <w:lang w:val="en-GB"/>
        </w:rPr>
        <w:tab/>
        <w:t xml:space="preserve">Hordoir R, Axell L, Höglund A, Dieterich C, Fransner F, Gröger M, et al. Nemo-Nordic 1.0: a NEMO-based ocean model for the Baltic and North seas – research and operational applications. Geoscientific Model Development. </w:t>
      </w:r>
      <w:r w:rsidRPr="00575F2C">
        <w:rPr>
          <w:lang w:val="sv-SE"/>
          <w:rPrChange w:id="293" w:author="Max Lindmark" w:date="2022-05-26T15:41:00Z">
            <w:rPr>
              <w:lang w:val="en-GB"/>
            </w:rPr>
          </w:rPrChange>
        </w:rPr>
        <w:t xml:space="preserve">2019 Jan 21;12(1):363–86. </w:t>
      </w:r>
    </w:p>
    <w:p w14:paraId="329E84A5" w14:textId="77777777" w:rsidR="00575F2C" w:rsidRPr="00575F2C" w:rsidRDefault="00575F2C" w:rsidP="00575F2C">
      <w:pPr>
        <w:pStyle w:val="Bibliography"/>
        <w:rPr>
          <w:lang w:val="sv-SE"/>
          <w:rPrChange w:id="294" w:author="Max Lindmark" w:date="2022-05-26T15:41:00Z">
            <w:rPr>
              <w:lang w:val="en-GB"/>
            </w:rPr>
          </w:rPrChange>
        </w:rPr>
      </w:pPr>
      <w:r w:rsidRPr="00575F2C">
        <w:rPr>
          <w:lang w:val="sv-SE"/>
          <w:rPrChange w:id="295" w:author="Max Lindmark" w:date="2022-05-26T15:41:00Z">
            <w:rPr>
              <w:lang w:val="en-GB"/>
            </w:rPr>
          </w:rPrChange>
        </w:rPr>
        <w:t xml:space="preserve">51. </w:t>
      </w:r>
      <w:r w:rsidRPr="00575F2C">
        <w:rPr>
          <w:lang w:val="sv-SE"/>
          <w:rPrChange w:id="296" w:author="Max Lindmark" w:date="2022-05-26T15:41:00Z">
            <w:rPr>
              <w:lang w:val="en-GB"/>
            </w:rPr>
          </w:rPrChange>
        </w:rPr>
        <w:tab/>
        <w:t xml:space="preserve">Gogina M, Zettler ML, Wåhlström I, Andersson H, Radtke H, Kuznetsov I, et al. </w:t>
      </w:r>
      <w:r w:rsidRPr="00575F2C">
        <w:rPr>
          <w:lang w:val="en-GB"/>
        </w:rPr>
        <w:t xml:space="preserve">A combination of species distribution and ocean-biogeochemical models suggests that climate change overrides eutrophication as the driver of future distributions of a key benthic crustacean in the estuarine ecosystem of the Baltic Sea. </w:t>
      </w:r>
      <w:r w:rsidRPr="00575F2C">
        <w:rPr>
          <w:lang w:val="sv-SE"/>
          <w:rPrChange w:id="297" w:author="Max Lindmark" w:date="2022-05-26T15:41:00Z">
            <w:rPr>
              <w:lang w:val="en-GB"/>
            </w:rPr>
          </w:rPrChange>
        </w:rPr>
        <w:t xml:space="preserve">ICES J Mar Sci. 2020;77(6):2089–105. </w:t>
      </w:r>
    </w:p>
    <w:p w14:paraId="065377C0" w14:textId="77777777" w:rsidR="00575F2C" w:rsidRPr="00575F2C" w:rsidRDefault="00575F2C" w:rsidP="00575F2C">
      <w:pPr>
        <w:pStyle w:val="Bibliography"/>
        <w:rPr>
          <w:lang w:val="en-GB"/>
        </w:rPr>
      </w:pPr>
      <w:r w:rsidRPr="00575F2C">
        <w:rPr>
          <w:lang w:val="sv-SE"/>
          <w:rPrChange w:id="298" w:author="Max Lindmark" w:date="2022-05-26T15:41:00Z">
            <w:rPr>
              <w:lang w:val="en-GB"/>
            </w:rPr>
          </w:rPrChange>
        </w:rPr>
        <w:t xml:space="preserve">52. </w:t>
      </w:r>
      <w:r w:rsidRPr="00575F2C">
        <w:rPr>
          <w:lang w:val="sv-SE"/>
          <w:rPrChange w:id="299" w:author="Max Lindmark" w:date="2022-05-26T15:41:00Z">
            <w:rPr>
              <w:lang w:val="en-GB"/>
            </w:rPr>
          </w:rPrChange>
        </w:rPr>
        <w:tab/>
        <w:t xml:space="preserve">Neumann T, Koponen S, Attila J, Brockmann C, Kallio K, Kervinen M, et al. </w:t>
      </w:r>
      <w:r w:rsidRPr="00575F2C">
        <w:rPr>
          <w:lang w:val="en-GB"/>
        </w:rPr>
        <w:t xml:space="preserve">Optical model for the Baltic Sea with an explicit CDOM state variable: a case study with Model ERGOM (version 1.2). Geoscientific Model Development. 2021 Aug 13;14(8):5049–62. </w:t>
      </w:r>
    </w:p>
    <w:p w14:paraId="4B25B101" w14:textId="77777777" w:rsidR="00575F2C" w:rsidRPr="00575F2C" w:rsidRDefault="00575F2C" w:rsidP="00575F2C">
      <w:pPr>
        <w:pStyle w:val="Bibliography"/>
        <w:rPr>
          <w:lang w:val="en-GB"/>
        </w:rPr>
      </w:pPr>
      <w:r w:rsidRPr="00575F2C">
        <w:rPr>
          <w:lang w:val="en-GB"/>
        </w:rPr>
        <w:t xml:space="preserve">53. </w:t>
      </w:r>
      <w:r w:rsidRPr="00575F2C">
        <w:rPr>
          <w:lang w:val="en-GB"/>
        </w:rPr>
        <w:tab/>
        <w:t xml:space="preserve">Whittingham MJ, Stephens PA, Bradbury RB, Freckleton RP. Why do we still use stepwise modelling in ecology and behaviour? Journal of Animal Ecology. 2006;75(5):1182–9. </w:t>
      </w:r>
    </w:p>
    <w:p w14:paraId="00044C4F" w14:textId="77777777" w:rsidR="00575F2C" w:rsidRPr="00575F2C" w:rsidRDefault="00575F2C" w:rsidP="00575F2C">
      <w:pPr>
        <w:pStyle w:val="Bibliography"/>
        <w:rPr>
          <w:lang w:val="en-GB"/>
        </w:rPr>
      </w:pPr>
      <w:r w:rsidRPr="00575F2C">
        <w:rPr>
          <w:lang w:val="en-GB"/>
        </w:rPr>
        <w:t xml:space="preserve">54. </w:t>
      </w:r>
      <w:r w:rsidRPr="00575F2C">
        <w:rPr>
          <w:lang w:val="en-GB"/>
        </w:rPr>
        <w:tab/>
        <w:t xml:space="preserve">Latimer AM, Banerjee S, Jr HS, Mosher ES, Jr JAS. Hierarchical models facilitate spatial analysis of large data sets: a case study on invasive plant species in the northeastern United States. Ecology Letters. 2009;12(2):144–54. </w:t>
      </w:r>
    </w:p>
    <w:p w14:paraId="3FF0171D" w14:textId="77777777" w:rsidR="00575F2C" w:rsidRPr="00575F2C" w:rsidRDefault="00575F2C" w:rsidP="00575F2C">
      <w:pPr>
        <w:pStyle w:val="Bibliography"/>
        <w:rPr>
          <w:lang w:val="sv-SE"/>
          <w:rPrChange w:id="300" w:author="Max Lindmark" w:date="2022-05-26T15:41:00Z">
            <w:rPr>
              <w:lang w:val="en-GB"/>
            </w:rPr>
          </w:rPrChange>
        </w:rPr>
      </w:pPr>
      <w:r w:rsidRPr="00575F2C">
        <w:rPr>
          <w:lang w:val="en-GB"/>
        </w:rPr>
        <w:lastRenderedPageBreak/>
        <w:t xml:space="preserve">55. </w:t>
      </w:r>
      <w:r w:rsidRPr="00575F2C">
        <w:rPr>
          <w:lang w:val="en-GB"/>
        </w:rPr>
        <w:tab/>
        <w:t xml:space="preserve">Anderson SC, Ward EJ. Black swans in space: modeling spatiotemporal processes with extremes. </w:t>
      </w:r>
      <w:r w:rsidRPr="00575F2C">
        <w:rPr>
          <w:lang w:val="sv-SE"/>
          <w:rPrChange w:id="301" w:author="Max Lindmark" w:date="2022-05-26T15:41:00Z">
            <w:rPr>
              <w:lang w:val="en-GB"/>
            </w:rPr>
          </w:rPrChange>
        </w:rPr>
        <w:t xml:space="preserve">Ecology. 2019;100(1):e02403. </w:t>
      </w:r>
    </w:p>
    <w:p w14:paraId="78B39803" w14:textId="77777777" w:rsidR="00575F2C" w:rsidRPr="00575F2C" w:rsidRDefault="00575F2C" w:rsidP="00575F2C">
      <w:pPr>
        <w:pStyle w:val="Bibliography"/>
        <w:rPr>
          <w:lang w:val="en-GB"/>
        </w:rPr>
      </w:pPr>
      <w:r w:rsidRPr="00575F2C">
        <w:rPr>
          <w:lang w:val="sv-SE"/>
          <w:rPrChange w:id="302" w:author="Max Lindmark" w:date="2022-05-26T15:41:00Z">
            <w:rPr>
              <w:lang w:val="en-GB"/>
            </w:rPr>
          </w:rPrChange>
        </w:rPr>
        <w:t xml:space="preserve">56. </w:t>
      </w:r>
      <w:r w:rsidRPr="00575F2C">
        <w:rPr>
          <w:lang w:val="sv-SE"/>
          <w:rPrChange w:id="303" w:author="Max Lindmark" w:date="2022-05-26T15:41:00Z">
            <w:rPr>
              <w:lang w:val="en-GB"/>
            </w:rPr>
          </w:rPrChange>
        </w:rPr>
        <w:tab/>
        <w:t xml:space="preserve">Kristensen K, Nielsen A, Berg CW, Skaug H, Bell BM. </w:t>
      </w:r>
      <w:r w:rsidRPr="00575F2C">
        <w:rPr>
          <w:lang w:val="en-GB"/>
        </w:rPr>
        <w:t xml:space="preserve">TMB: Automatic Differentiation and Laplace Approximation. Journal of Statistical Software. 2016 Apr 4;70(1):1–21. </w:t>
      </w:r>
    </w:p>
    <w:p w14:paraId="1CDBA90C" w14:textId="77777777" w:rsidR="00575F2C" w:rsidRPr="00575F2C" w:rsidRDefault="00575F2C" w:rsidP="00575F2C">
      <w:pPr>
        <w:pStyle w:val="Bibliography"/>
        <w:rPr>
          <w:lang w:val="en-GB"/>
        </w:rPr>
      </w:pPr>
      <w:r w:rsidRPr="00575F2C">
        <w:rPr>
          <w:lang w:val="en-GB"/>
        </w:rPr>
        <w:t xml:space="preserve">57. </w:t>
      </w:r>
      <w:r w:rsidRPr="00575F2C">
        <w:rPr>
          <w:lang w:val="en-GB"/>
        </w:rPr>
        <w:tab/>
        <w:t xml:space="preserve">Anderson SC, Ward EJ, English PA, Barnett LAK. sdmTMB: an R package for fast, flexible, and user-friendly generalized linear mixed effects models with spatial and spatiotemporal random fields. bioRxiv. 2022. p. 2022.03.24.485545. </w:t>
      </w:r>
    </w:p>
    <w:p w14:paraId="31F0F1E0" w14:textId="77777777" w:rsidR="00575F2C" w:rsidRPr="00575F2C" w:rsidRDefault="00575F2C" w:rsidP="00575F2C">
      <w:pPr>
        <w:pStyle w:val="Bibliography"/>
        <w:rPr>
          <w:lang w:val="en-GB"/>
        </w:rPr>
      </w:pPr>
      <w:r w:rsidRPr="00575F2C">
        <w:rPr>
          <w:lang w:val="en-GB"/>
        </w:rPr>
        <w:t xml:space="preserve">58. </w:t>
      </w:r>
      <w:r w:rsidRPr="00575F2C">
        <w:rPr>
          <w:lang w:val="en-GB"/>
        </w:rPr>
        <w:tab/>
        <w:t xml:space="preserve">Wickham H, Averick M, Bryan J, Chang W, D’Agostino McGowan L, François R, et al. Welcome to the tidyverse. Journal of Open Source Software. 2019;1686. </w:t>
      </w:r>
    </w:p>
    <w:p w14:paraId="037BE0EA" w14:textId="77777777" w:rsidR="00575F2C" w:rsidRPr="00575F2C" w:rsidRDefault="00575F2C" w:rsidP="00575F2C">
      <w:pPr>
        <w:pStyle w:val="Bibliography"/>
        <w:rPr>
          <w:lang w:val="en-GB"/>
        </w:rPr>
      </w:pPr>
      <w:r w:rsidRPr="00575F2C">
        <w:rPr>
          <w:lang w:val="en-GB"/>
        </w:rPr>
        <w:t xml:space="preserve">59. </w:t>
      </w:r>
      <w:r w:rsidRPr="00575F2C">
        <w:rPr>
          <w:lang w:val="en-GB"/>
        </w:rPr>
        <w:tab/>
        <w:t xml:space="preserve">Nakagawa S, Schielzeth H. A general and simple method for obtaining R2 from generalized linear mixed-effects models. Methods in Ecology and Evolution. 2013;4(2):133–42. </w:t>
      </w:r>
    </w:p>
    <w:p w14:paraId="42702FDF" w14:textId="77777777" w:rsidR="00575F2C" w:rsidRPr="00575F2C" w:rsidRDefault="00575F2C" w:rsidP="00575F2C">
      <w:pPr>
        <w:pStyle w:val="Bibliography"/>
        <w:rPr>
          <w:lang w:val="en-GB"/>
        </w:rPr>
      </w:pPr>
      <w:r w:rsidRPr="00575F2C">
        <w:rPr>
          <w:lang w:val="en-GB"/>
        </w:rPr>
        <w:t xml:space="preserve">60. </w:t>
      </w:r>
      <w:r w:rsidRPr="00575F2C">
        <w:rPr>
          <w:lang w:val="en-GB"/>
        </w:rPr>
        <w:tab/>
        <w:t xml:space="preserve">Limburg KE, Casini M. Otolith chemistry indicates recent worsened Baltic cod condition is linked to hypoxia exposure. Biology Letters. 2019 Dec 24;15(12):20190352. </w:t>
      </w:r>
    </w:p>
    <w:p w14:paraId="64E9670F" w14:textId="77777777" w:rsidR="00575F2C" w:rsidRPr="00575F2C" w:rsidRDefault="00575F2C" w:rsidP="00575F2C">
      <w:pPr>
        <w:pStyle w:val="Bibliography"/>
        <w:rPr>
          <w:lang w:val="en-GB"/>
        </w:rPr>
      </w:pPr>
      <w:r w:rsidRPr="00575F2C">
        <w:rPr>
          <w:lang w:val="en-GB"/>
        </w:rPr>
        <w:t xml:space="preserve">61. </w:t>
      </w:r>
      <w:r w:rsidRPr="00575F2C">
        <w:rPr>
          <w:lang w:val="en-GB"/>
        </w:rPr>
        <w:tab/>
        <w:t xml:space="preserve">Brander K. Reduced growth in Baltic Sea cod may be due to mild hypoxia. ICES J Mar Sci. 2020 Sep 1;77(5):2003–5. </w:t>
      </w:r>
    </w:p>
    <w:p w14:paraId="69239D9D" w14:textId="77777777" w:rsidR="00575F2C" w:rsidRPr="00575F2C" w:rsidRDefault="00575F2C" w:rsidP="00575F2C">
      <w:pPr>
        <w:pStyle w:val="Bibliography"/>
        <w:rPr>
          <w:lang w:val="en-GB"/>
        </w:rPr>
      </w:pPr>
      <w:r w:rsidRPr="00575F2C">
        <w:rPr>
          <w:lang w:val="en-GB"/>
        </w:rPr>
        <w:t xml:space="preserve">62. </w:t>
      </w:r>
      <w:r w:rsidRPr="00575F2C">
        <w:rPr>
          <w:lang w:val="en-GB"/>
        </w:rPr>
        <w:tab/>
        <w:t xml:space="preserve">Brander K. Support for the hypothesis that growth of eastern Baltic cod is affected by mild hypoxia. A comment on Svedäng et al. (2022). ICES Journal of Marine Science. 2022 Apr 20;fsac070. </w:t>
      </w:r>
    </w:p>
    <w:p w14:paraId="166270D8" w14:textId="77777777" w:rsidR="00575F2C" w:rsidRPr="00575F2C" w:rsidRDefault="00575F2C" w:rsidP="00575F2C">
      <w:pPr>
        <w:pStyle w:val="Bibliography"/>
        <w:rPr>
          <w:lang w:val="en-GB"/>
        </w:rPr>
      </w:pPr>
      <w:r w:rsidRPr="00575F2C">
        <w:rPr>
          <w:lang w:val="en-GB"/>
        </w:rPr>
        <w:t xml:space="preserve">63. </w:t>
      </w:r>
      <w:r w:rsidRPr="00575F2C">
        <w:rPr>
          <w:lang w:val="en-GB"/>
        </w:rPr>
        <w:tab/>
        <w:t xml:space="preserve">Svedäng H, Savchuk O, Villnäs A, Norkko A, Gustafsson BG, Wikström SA, et al. Re-thinking the “ecological envelope” of Eastern Baltic cod (Gadus morhua): conditions for productivity, reproduction, and feeding over time. ICES Journal of Marine Science. 2022 Feb 18;fsac017. </w:t>
      </w:r>
    </w:p>
    <w:p w14:paraId="598FDC05" w14:textId="77777777" w:rsidR="00575F2C" w:rsidRPr="00575F2C" w:rsidRDefault="00575F2C" w:rsidP="00575F2C">
      <w:pPr>
        <w:pStyle w:val="Bibliography"/>
        <w:rPr>
          <w:lang w:val="en-GB"/>
        </w:rPr>
      </w:pPr>
      <w:r w:rsidRPr="00575F2C">
        <w:rPr>
          <w:lang w:val="en-GB"/>
        </w:rPr>
        <w:t xml:space="preserve">64. </w:t>
      </w:r>
      <w:r w:rsidRPr="00575F2C">
        <w:rPr>
          <w:lang w:val="en-GB"/>
        </w:rPr>
        <w:tab/>
        <w:t xml:space="preserve">Orio A, Bergström U, Florin AB, Lehmann A, Šics I, Casini M. Spatial contraction of demersal fish populations in a large marine ecosystem. Journal of Biogeography. 2019 Mar 1;46(3):633–45. </w:t>
      </w:r>
    </w:p>
    <w:p w14:paraId="7EF88594" w14:textId="77777777" w:rsidR="00575F2C" w:rsidRPr="00575F2C" w:rsidRDefault="00575F2C" w:rsidP="00575F2C">
      <w:pPr>
        <w:pStyle w:val="Bibliography"/>
        <w:rPr>
          <w:lang w:val="en-GB"/>
        </w:rPr>
      </w:pPr>
      <w:r w:rsidRPr="00575F2C">
        <w:rPr>
          <w:lang w:val="en-GB"/>
        </w:rPr>
        <w:t xml:space="preserve">65. </w:t>
      </w:r>
      <w:r w:rsidRPr="00575F2C">
        <w:rPr>
          <w:lang w:val="en-GB"/>
        </w:rPr>
        <w:tab/>
        <w:t xml:space="preserve">Svedäng H, Hornborg S. Selective fishing induces density-dependent growth. Nature Communications. 2014;5:4152. </w:t>
      </w:r>
    </w:p>
    <w:p w14:paraId="1F296FD6" w14:textId="77777777" w:rsidR="00575F2C" w:rsidRPr="00575F2C" w:rsidRDefault="00575F2C" w:rsidP="00575F2C">
      <w:pPr>
        <w:pStyle w:val="Bibliography"/>
        <w:rPr>
          <w:lang w:val="en-GB"/>
        </w:rPr>
      </w:pPr>
      <w:r w:rsidRPr="00575F2C">
        <w:rPr>
          <w:lang w:val="en-GB"/>
        </w:rPr>
        <w:t xml:space="preserve">66. </w:t>
      </w:r>
      <w:r w:rsidRPr="00575F2C">
        <w:rPr>
          <w:lang w:val="en-GB"/>
        </w:rPr>
        <w:tab/>
        <w:t xml:space="preserve">Tomczak MT, Müller-Karulis B, Blenckner T, Ehrnsten E, Eero M, Gustafsson B, et al. Reference state, structure, regime shifts, and regulatory drivers in a coastal sea over the last century: The Central Baltic Sea case. Limnology and Oceanography. 2022;67(S1):S266–84. </w:t>
      </w:r>
    </w:p>
    <w:p w14:paraId="13B41BF8" w14:textId="77777777" w:rsidR="00575F2C" w:rsidRPr="00575F2C" w:rsidRDefault="00575F2C" w:rsidP="00575F2C">
      <w:pPr>
        <w:pStyle w:val="Bibliography"/>
        <w:rPr>
          <w:lang w:val="sv-SE"/>
          <w:rPrChange w:id="304" w:author="Max Lindmark" w:date="2022-05-26T15:41:00Z">
            <w:rPr>
              <w:lang w:val="en-GB"/>
            </w:rPr>
          </w:rPrChange>
        </w:rPr>
      </w:pPr>
      <w:r w:rsidRPr="00575F2C">
        <w:rPr>
          <w:lang w:val="en-GB"/>
        </w:rPr>
        <w:t xml:space="preserve">67. </w:t>
      </w:r>
      <w:r w:rsidRPr="00575F2C">
        <w:rPr>
          <w:lang w:val="en-GB"/>
        </w:rPr>
        <w:tab/>
        <w:t xml:space="preserve">Gårdmark A, Casini M, Huss M, van Leeuwen A, Hjelm J, Persson L, et al. Regime shifts in exploited marine food webs: detecting mechanisms underlying alternative stable states using size-structured community dynamics theory. </w:t>
      </w:r>
      <w:r w:rsidRPr="00575F2C">
        <w:rPr>
          <w:lang w:val="sv-SE"/>
          <w:rPrChange w:id="305" w:author="Max Lindmark" w:date="2022-05-26T15:41:00Z">
            <w:rPr>
              <w:lang w:val="en-GB"/>
            </w:rPr>
          </w:rPrChange>
        </w:rPr>
        <w:t xml:space="preserve">Phil Trans R Soc B. 2015 Jan 5;370(1659):20130262. </w:t>
      </w:r>
    </w:p>
    <w:p w14:paraId="7FA1A78C" w14:textId="77777777" w:rsidR="00575F2C" w:rsidRPr="00575F2C" w:rsidRDefault="00575F2C" w:rsidP="00575F2C">
      <w:pPr>
        <w:pStyle w:val="Bibliography"/>
        <w:rPr>
          <w:lang w:val="en-GB"/>
        </w:rPr>
      </w:pPr>
      <w:r w:rsidRPr="00575F2C">
        <w:rPr>
          <w:lang w:val="sv-SE"/>
          <w:rPrChange w:id="306" w:author="Max Lindmark" w:date="2022-05-26T15:41:00Z">
            <w:rPr>
              <w:lang w:val="en-GB"/>
            </w:rPr>
          </w:rPrChange>
        </w:rPr>
        <w:lastRenderedPageBreak/>
        <w:t xml:space="preserve">68. </w:t>
      </w:r>
      <w:r w:rsidRPr="00575F2C">
        <w:rPr>
          <w:lang w:val="sv-SE"/>
          <w:rPrChange w:id="307" w:author="Max Lindmark" w:date="2022-05-26T15:41:00Z">
            <w:rPr>
              <w:lang w:val="en-GB"/>
            </w:rPr>
          </w:rPrChange>
        </w:rPr>
        <w:tab/>
        <w:t xml:space="preserve">Ryberg MP, Skov PV, Vendramin N, Buchmann K, Nielsen A, Behrens JW. </w:t>
      </w:r>
      <w:r w:rsidRPr="00575F2C">
        <w:rPr>
          <w:lang w:val="en-GB"/>
        </w:rPr>
        <w:t>Physiological condition of Eastern Baltic cod, Gadus morhua, infected with the parasitic nematode Contracaecum osculatum. Conserv Physiol [Internet]. 2020 Jan 1 [cited 2020 Nov 13];8(1). Available from: https://academic.oup.com/conphys/article/8/1/coaa093/5909674</w:t>
      </w:r>
    </w:p>
    <w:p w14:paraId="77A5975F" w14:textId="77777777" w:rsidR="00575F2C" w:rsidRPr="00575F2C" w:rsidRDefault="00575F2C" w:rsidP="00575F2C">
      <w:pPr>
        <w:pStyle w:val="Bibliography"/>
        <w:rPr>
          <w:lang w:val="en-GB"/>
        </w:rPr>
      </w:pPr>
      <w:r w:rsidRPr="00575F2C">
        <w:rPr>
          <w:lang w:val="en-GB"/>
        </w:rPr>
        <w:t xml:space="preserve">69. </w:t>
      </w:r>
      <w:r w:rsidRPr="00575F2C">
        <w:rPr>
          <w:lang w:val="en-GB"/>
        </w:rPr>
        <w:tab/>
        <w:t xml:space="preserve">Eero M, Cardinale M, Storr-Paulsen M. Emerging challenges for resource management under ecosystem change: Example of cod in the Baltic Sea. Ocean &amp; Coastal Management. 2020 Dec 1;198:105314. </w:t>
      </w:r>
    </w:p>
    <w:p w14:paraId="2A4665D7" w14:textId="287A285E" w:rsidR="00EC6DA2" w:rsidRPr="00C038C3" w:rsidRDefault="00732E9B" w:rsidP="006E7C84">
      <w:pPr>
        <w:pStyle w:val="Bibliography"/>
      </w:pPr>
      <w:r>
        <w:rPr>
          <w:lang w:val="en-GB"/>
        </w:rPr>
        <w:fldChar w:fldCharType="end"/>
      </w:r>
    </w:p>
    <w:p w14:paraId="1EC9EBB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5C9BBB4"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3CFBC26"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6A4009D"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CBD543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DD94C8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ABE4E8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E6C747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7FBBBD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47DF7CF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B9B33D7"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2C6B8791"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3CE351F"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591C1D04"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7CB4A62"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A50094E" w14:textId="46C1F4C8" w:rsidR="00E27003" w:rsidRPr="00C038C3" w:rsidRDefault="00E27003" w:rsidP="00685EE8">
      <w:pPr>
        <w:pStyle w:val="Heading1"/>
        <w:keepNext w:val="0"/>
        <w:keepLines w:val="0"/>
        <w:spacing w:before="0" w:after="0" w:line="480" w:lineRule="auto"/>
        <w:contextualSpacing/>
        <w:mirrorIndents/>
        <w:jc w:val="both"/>
        <w:rPr>
          <w:b/>
          <w:sz w:val="28"/>
          <w:szCs w:val="28"/>
        </w:rPr>
      </w:pPr>
      <w:r w:rsidRPr="00C038C3">
        <w:rPr>
          <w:b/>
          <w:sz w:val="28"/>
          <w:szCs w:val="28"/>
        </w:rPr>
        <w:t>Figures</w:t>
      </w:r>
    </w:p>
    <w:p w14:paraId="3EB36368" w14:textId="6AC11323" w:rsidR="00DA38E7" w:rsidRDefault="004D6581" w:rsidP="00685EE8">
      <w:pPr>
        <w:spacing w:line="480" w:lineRule="auto"/>
        <w:contextualSpacing/>
        <w:mirrorIndents/>
        <w:jc w:val="both"/>
        <w:rPr>
          <w:b/>
          <w:bCs/>
        </w:rPr>
      </w:pPr>
      <w:bookmarkStart w:id="308" w:name="_qea8h0e4kq36" w:colFirst="0" w:colLast="0"/>
      <w:bookmarkEnd w:id="308"/>
      <w:r>
        <w:rPr>
          <w:b/>
          <w:bCs/>
          <w:noProof/>
          <w:lang w:val="sv-SE" w:eastAsia="sv-SE"/>
        </w:rPr>
        <w:lastRenderedPageBreak/>
        <w:drawing>
          <wp:inline distT="0" distB="0" distL="0" distR="0" wp14:anchorId="0C081DFA" wp14:editId="55F66E54">
            <wp:extent cx="5733057" cy="5306291"/>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rotWithShape="1">
                    <a:blip r:embed="rId16" cstate="print">
                      <a:extLst>
                        <a:ext uri="{28A0092B-C50C-407E-A947-70E740481C1C}">
                          <a14:useLocalDpi xmlns:a14="http://schemas.microsoft.com/office/drawing/2010/main" val="0"/>
                        </a:ext>
                      </a:extLst>
                    </a:blip>
                    <a:srcRect t="3384" b="4061"/>
                    <a:stretch/>
                  </pic:blipFill>
                  <pic:spPr bwMode="auto">
                    <a:xfrm>
                      <a:off x="0" y="0"/>
                      <a:ext cx="5733415" cy="5306622"/>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63BB10B9" w:rsidR="00E27003" w:rsidRPr="00685EE8" w:rsidRDefault="00E27003" w:rsidP="00685EE8">
      <w:pPr>
        <w:spacing w:line="480" w:lineRule="auto"/>
        <w:contextualSpacing/>
        <w:mirrorIndents/>
        <w:jc w:val="both"/>
      </w:pPr>
      <w:r w:rsidRPr="00685EE8">
        <w:rPr>
          <w:b/>
          <w:bCs/>
        </w:rPr>
        <w:t>Fig. 1.</w:t>
      </w:r>
      <w:r w:rsidRPr="00685EE8">
        <w:t xml:space="preserve"> A) </w:t>
      </w:r>
      <w:r w:rsidR="00FD3671" w:rsidRPr="00685EE8">
        <w:t>Density plots of condition data by year.</w:t>
      </w:r>
      <w:r w:rsidR="001D1D86">
        <w:t xml:space="preserve"> </w:t>
      </w:r>
      <w:r w:rsidR="001D1D86" w:rsidRPr="00685EE8">
        <w:t>B)</w:t>
      </w:r>
      <w:r w:rsidR="001D1D86">
        <w:t xml:space="preserve"> </w:t>
      </w:r>
      <w:r w:rsidR="001D1D86" w:rsidRPr="00685EE8">
        <w:t xml:space="preserve">Predicted Le Cren condition factor of cod condition factor over the period 1993-2019 in the Baltic Sea (total as well as by each ICES subdivisions), acquired by predicting from the spatiotemporal condition model over a grid with spatially varying covariates set to their true values (ICES rectangles with missing pelagic data were given the subdivision median when predicting but not fitting, see </w:t>
      </w:r>
      <w:r w:rsidR="001D1D86" w:rsidRPr="00685EE8">
        <w:rPr>
          <w:i/>
          <w:iCs/>
        </w:rPr>
        <w:t>SI Appendix</w:t>
      </w:r>
      <w:r w:rsidR="001D1D86" w:rsidRPr="00685EE8">
        <w:t xml:space="preserve">, Fig. </w:t>
      </w:r>
      <w:r w:rsidR="00CC500F" w:rsidRPr="00685EE8">
        <w:t>S2</w:t>
      </w:r>
      <w:r w:rsidR="00CC500F">
        <w:t>3</w:t>
      </w:r>
      <w:r w:rsidR="001D1D86" w:rsidRPr="00685EE8">
        <w:t>). Vertical lines depict 95% confidence interval</w:t>
      </w:r>
      <w:r w:rsidR="002675BA">
        <w:t>s</w:t>
      </w:r>
      <w:r w:rsidR="001D1D86" w:rsidRPr="00685EE8">
        <w:t xml:space="preserve">. </w:t>
      </w:r>
    </w:p>
    <w:p w14:paraId="5BE27DFF" w14:textId="22047428" w:rsidR="00266C34" w:rsidRDefault="00266C34" w:rsidP="00685EE8">
      <w:pPr>
        <w:spacing w:line="480" w:lineRule="auto"/>
        <w:contextualSpacing/>
        <w:mirrorIndents/>
        <w:jc w:val="both"/>
      </w:pPr>
    </w:p>
    <w:p w14:paraId="1FE8E8F7" w14:textId="06021154" w:rsidR="00F16DEE" w:rsidRDefault="00F16DEE" w:rsidP="00685EE8">
      <w:pPr>
        <w:spacing w:line="480" w:lineRule="auto"/>
        <w:contextualSpacing/>
        <w:mirrorIndents/>
        <w:jc w:val="both"/>
      </w:pPr>
    </w:p>
    <w:p w14:paraId="3BB39860" w14:textId="68BD4890" w:rsidR="00F16DEE" w:rsidRDefault="006E5502" w:rsidP="00685EE8">
      <w:pPr>
        <w:spacing w:line="480" w:lineRule="auto"/>
        <w:contextualSpacing/>
        <w:mirrorIndents/>
        <w:jc w:val="both"/>
      </w:pPr>
      <w:ins w:id="309" w:author="Max Lindmark" w:date="2022-05-26T14:43:00Z">
        <w:r>
          <w:rPr>
            <w:noProof/>
          </w:rPr>
          <w:lastRenderedPageBreak/>
          <w:drawing>
            <wp:inline distT="0" distB="0" distL="0" distR="0" wp14:anchorId="40959DB8" wp14:editId="11D9301D">
              <wp:extent cx="5733195" cy="4883285"/>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17" cstate="print">
                        <a:extLst>
                          <a:ext uri="{28A0092B-C50C-407E-A947-70E740481C1C}">
                            <a14:useLocalDpi xmlns:a14="http://schemas.microsoft.com/office/drawing/2010/main" val="0"/>
                          </a:ext>
                        </a:extLst>
                      </a:blip>
                      <a:srcRect t="7805" b="7020"/>
                      <a:stretch/>
                    </pic:blipFill>
                    <pic:spPr bwMode="auto">
                      <a:xfrm>
                        <a:off x="0" y="0"/>
                        <a:ext cx="5733415" cy="4883473"/>
                      </a:xfrm>
                      <a:prstGeom prst="rect">
                        <a:avLst/>
                      </a:prstGeom>
                      <a:ln>
                        <a:noFill/>
                      </a:ln>
                      <a:extLst>
                        <a:ext uri="{53640926-AAD7-44D8-BBD7-CCE9431645EC}">
                          <a14:shadowObscured xmlns:a14="http://schemas.microsoft.com/office/drawing/2010/main"/>
                        </a:ext>
                      </a:extLst>
                    </pic:spPr>
                  </pic:pic>
                </a:graphicData>
              </a:graphic>
            </wp:inline>
          </w:drawing>
        </w:r>
      </w:ins>
    </w:p>
    <w:p w14:paraId="3ED772FE" w14:textId="413BA4C7" w:rsidR="00E27003" w:rsidRDefault="00E27003" w:rsidP="00685EE8">
      <w:pPr>
        <w:spacing w:line="480" w:lineRule="auto"/>
        <w:contextualSpacing/>
        <w:mirrorIndents/>
        <w:jc w:val="both"/>
      </w:pPr>
      <w:r w:rsidRPr="00C038C3">
        <w:rPr>
          <w:b/>
          <w:bCs/>
        </w:rPr>
        <w:t xml:space="preserve">Fig. </w:t>
      </w:r>
      <w:r w:rsidR="00F107A2">
        <w:rPr>
          <w:b/>
          <w:bCs/>
        </w:rPr>
        <w:t>2</w:t>
      </w:r>
      <w:r w:rsidRPr="00C038C3">
        <w:rPr>
          <w:b/>
          <w:bCs/>
        </w:rPr>
        <w:t xml:space="preserve">. </w:t>
      </w:r>
      <w:r w:rsidRPr="00C038C3">
        <w:t xml:space="preserve">Predicted </w:t>
      </w:r>
      <w:del w:id="310" w:author="Max Lindmark" w:date="2022-05-26T14:43:00Z">
        <w:r w:rsidR="00E569E1" w:rsidDel="006E5502">
          <w:delText xml:space="preserve">log </w:delText>
        </w:r>
      </w:del>
      <w:ins w:id="311" w:author="Max Lindmark" w:date="2022-05-26T14:43:00Z">
        <w:r w:rsidR="006E5502">
          <w:t xml:space="preserve">Le Cren’s </w:t>
        </w:r>
      </w:ins>
      <w:r w:rsidRPr="00C038C3">
        <w:t xml:space="preserve">condition </w:t>
      </w:r>
      <w:r w:rsidR="00E569E1">
        <w:t xml:space="preserve">factor </w:t>
      </w:r>
      <w:r w:rsidRPr="00C038C3">
        <w:t xml:space="preserve">with </w:t>
      </w:r>
      <w:r w:rsidR="00C40136">
        <w:t>spatially</w:t>
      </w:r>
      <w:r w:rsidR="0016065B">
        <w:t xml:space="preserve"> </w:t>
      </w:r>
      <w:r w:rsidR="00C40136">
        <w:t xml:space="preserve">varying </w:t>
      </w:r>
      <w:r w:rsidRPr="00C038C3">
        <w:t xml:space="preserve">covariates set to </w:t>
      </w:r>
      <w:r w:rsidR="00C40136">
        <w:t>their true values</w:t>
      </w:r>
      <w:r w:rsidR="004721C5">
        <w:t xml:space="preserve"> </w:t>
      </w:r>
      <w:r w:rsidRPr="00C038C3">
        <w:t>(</w:t>
      </w:r>
      <w:r w:rsidR="00F925E9" w:rsidRPr="00832666">
        <w:t>ICES</w:t>
      </w:r>
      <w:r w:rsidR="005450CC" w:rsidRPr="00832666">
        <w:t xml:space="preserve"> rectangles with missing </w:t>
      </w:r>
      <w:r w:rsidR="00F63CD1" w:rsidRPr="00832666">
        <w:t>pelagi</w:t>
      </w:r>
      <w:r w:rsidR="003C7792" w:rsidRPr="00832666">
        <w:t>c</w:t>
      </w:r>
      <w:r w:rsidR="00F63CD1" w:rsidRPr="00832666">
        <w:t xml:space="preserve"> data were given the </w:t>
      </w:r>
      <w:r w:rsidR="00811D5B">
        <w:t>subdivision</w:t>
      </w:r>
      <w:r w:rsidR="00F63CD1" w:rsidRPr="00832666">
        <w:t xml:space="preserve"> mean</w:t>
      </w:r>
      <w:r w:rsidR="00ED260F" w:rsidRPr="00832666">
        <w:t xml:space="preserve">, see </w:t>
      </w:r>
      <w:r w:rsidR="009C19A3" w:rsidRPr="00832666">
        <w:rPr>
          <w:i/>
          <w:iCs/>
          <w:color w:val="000000" w:themeColor="text1"/>
        </w:rPr>
        <w:t>SI Appendix</w:t>
      </w:r>
      <w:r w:rsidR="009C19A3" w:rsidRPr="00832666">
        <w:rPr>
          <w:color w:val="000000" w:themeColor="text1"/>
        </w:rPr>
        <w:t>, Fig. S</w:t>
      </w:r>
      <w:r w:rsidR="00AF5430" w:rsidRPr="00832666">
        <w:rPr>
          <w:color w:val="000000" w:themeColor="text1"/>
        </w:rPr>
        <w:t>2</w:t>
      </w:r>
      <w:r w:rsidR="00CC500F">
        <w:rPr>
          <w:color w:val="000000" w:themeColor="text1"/>
        </w:rPr>
        <w:t>3</w:t>
      </w:r>
      <w:r w:rsidRPr="00832666">
        <w:t>)</w:t>
      </w:r>
      <w:r w:rsidR="004638BD" w:rsidRPr="00832666">
        <w:t xml:space="preserve">. </w:t>
      </w:r>
      <w:r w:rsidR="00275AE9" w:rsidRPr="00832666">
        <w:t>Included</w:t>
      </w:r>
      <w:r w:rsidR="000658DC" w:rsidRPr="00832666">
        <w:t xml:space="preserve"> in the plot are years </w:t>
      </w:r>
      <w:r w:rsidR="00F83784" w:rsidRPr="00832666">
        <w:rPr>
          <w:color w:val="000000" w:themeColor="text1"/>
        </w:rPr>
        <w:t>1994</w:t>
      </w:r>
      <w:r w:rsidRPr="00832666">
        <w:rPr>
          <w:color w:val="000000" w:themeColor="text1"/>
        </w:rPr>
        <w:t xml:space="preserve">, 2001, 2008, 2018. </w:t>
      </w:r>
      <w:r w:rsidR="00404484">
        <w:rPr>
          <w:color w:val="000000" w:themeColor="text1"/>
        </w:rPr>
        <w:t>Only grid cells with depths between 10</w:t>
      </w:r>
      <w:r w:rsidR="000B7757">
        <w:rPr>
          <w:color w:val="000000" w:themeColor="text1"/>
        </w:rPr>
        <w:t>m</w:t>
      </w:r>
      <w:r w:rsidR="00404484">
        <w:rPr>
          <w:color w:val="000000" w:themeColor="text1"/>
        </w:rPr>
        <w:t xml:space="preserve"> and 120</w:t>
      </w:r>
      <w:r w:rsidR="000B7757">
        <w:rPr>
          <w:color w:val="000000" w:themeColor="text1"/>
        </w:rPr>
        <w:t>m</w:t>
      </w:r>
      <w:r w:rsidR="00404484">
        <w:rPr>
          <w:color w:val="000000" w:themeColor="text1"/>
        </w:rPr>
        <w:t xml:space="preserve"> are included in the plot. </w:t>
      </w:r>
      <w:r w:rsidRPr="00832666">
        <w:rPr>
          <w:color w:val="000000" w:themeColor="text1"/>
        </w:rPr>
        <w:t xml:space="preserve">For all years in the series, see </w:t>
      </w:r>
      <w:r w:rsidRPr="00832666">
        <w:rPr>
          <w:i/>
          <w:iCs/>
          <w:color w:val="000000" w:themeColor="text1"/>
        </w:rPr>
        <w:t>SI Appendix</w:t>
      </w:r>
      <w:r w:rsidRPr="00832666">
        <w:rPr>
          <w:color w:val="000000" w:themeColor="text1"/>
        </w:rPr>
        <w:t>, Fig. S</w:t>
      </w:r>
      <w:r w:rsidR="00871EF3" w:rsidRPr="00832666">
        <w:rPr>
          <w:color w:val="000000" w:themeColor="text1"/>
        </w:rPr>
        <w:t>9</w:t>
      </w:r>
      <w:r w:rsidRPr="00832666">
        <w:t>.</w:t>
      </w:r>
    </w:p>
    <w:p w14:paraId="291FAC9C" w14:textId="2E78A1F3" w:rsidR="006B13F6" w:rsidRDefault="006B13F6" w:rsidP="00685EE8">
      <w:pPr>
        <w:spacing w:line="480" w:lineRule="auto"/>
        <w:contextualSpacing/>
        <w:mirrorIndents/>
        <w:jc w:val="both"/>
      </w:pPr>
    </w:p>
    <w:p w14:paraId="652E67B7" w14:textId="77777777" w:rsidR="006A0F5D" w:rsidRPr="006B13F6" w:rsidRDefault="006A0F5D" w:rsidP="00685EE8">
      <w:pPr>
        <w:spacing w:line="480" w:lineRule="auto"/>
        <w:contextualSpacing/>
        <w:mirrorIndents/>
        <w:jc w:val="both"/>
        <w:rPr>
          <w:b/>
          <w:bCs/>
          <w:color w:val="FF0000"/>
        </w:rPr>
      </w:pPr>
    </w:p>
    <w:p w14:paraId="172A52FD" w14:textId="463039B1" w:rsidR="006713FA" w:rsidRDefault="006A0F5D">
      <w:pPr>
        <w:spacing w:line="480" w:lineRule="auto"/>
        <w:contextualSpacing/>
        <w:pPrChange w:id="312" w:author="Max Lindmark" w:date="2022-05-26T14:43:00Z">
          <w:pPr>
            <w:spacing w:line="480" w:lineRule="auto"/>
            <w:contextualSpacing/>
            <w:mirrorIndents/>
            <w:jc w:val="center"/>
          </w:pPr>
        </w:pPrChange>
      </w:pPr>
      <w:r>
        <w:br w:type="page"/>
      </w:r>
      <w:r w:rsidR="001005A9">
        <w:rPr>
          <w:noProof/>
          <w:lang w:val="sv-SE" w:eastAsia="sv-SE"/>
        </w:rPr>
        <w:lastRenderedPageBreak/>
        <w:drawing>
          <wp:inline distT="0" distB="0" distL="0" distR="0" wp14:anchorId="1B4C90A5" wp14:editId="5429C762">
            <wp:extent cx="4365286" cy="5917721"/>
            <wp:effectExtent l="0" t="0" r="3810" b="63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t="2070" b="4079"/>
                    <a:stretch/>
                  </pic:blipFill>
                  <pic:spPr bwMode="auto">
                    <a:xfrm>
                      <a:off x="0" y="0"/>
                      <a:ext cx="4391238" cy="5952902"/>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48A0E797" w:rsidR="00E27003" w:rsidRPr="00C038C3" w:rsidRDefault="00E27003" w:rsidP="00685EE8">
      <w:pPr>
        <w:spacing w:line="480" w:lineRule="auto"/>
        <w:contextualSpacing/>
        <w:mirrorIndents/>
        <w:jc w:val="both"/>
      </w:pPr>
      <w:r w:rsidRPr="00FA7014">
        <w:rPr>
          <w:b/>
          <w:bCs/>
        </w:rPr>
        <w:t>Fig. 3.</w:t>
      </w:r>
      <w:r w:rsidRPr="00FA7014">
        <w:t xml:space="preserve"> Mean and 95% confidence interval of standardized coefficients </w:t>
      </w:r>
      <w:r w:rsidR="008153B2">
        <w:t xml:space="preserve">(effect sizes) for covariates </w:t>
      </w:r>
      <w:r w:rsidRPr="00FA7014">
        <w:t>and spatial and spatiotemporal standard deviation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FA7014">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FA7014">
        <w:t xml:space="preserve">, respectively) in the condition model. The subscript </w:t>
      </w:r>
      <w:r w:rsidRPr="00FA7014">
        <w:rPr>
          <w:i/>
          <w:iCs/>
        </w:rPr>
        <w:t>haul</w:t>
      </w:r>
      <w:r w:rsidRPr="00FA7014">
        <w:t xml:space="preserve"> refers to covariate</w:t>
      </w:r>
      <w:r w:rsidR="00BF29A5">
        <w:t>s</w:t>
      </w:r>
      <w:r w:rsidRPr="00FA7014">
        <w:t xml:space="preserve"> estimated at the location of the haul, </w:t>
      </w:r>
      <w:r w:rsidRPr="00FA7014">
        <w:rPr>
          <w:i/>
          <w:iCs/>
        </w:rPr>
        <w:t>rec</w:t>
      </w:r>
      <w:r w:rsidRPr="00FA7014">
        <w:t xml:space="preserve"> refers to covariate</w:t>
      </w:r>
      <w:r w:rsidR="00D75BA7">
        <w:t>s</w:t>
      </w:r>
      <w:r w:rsidRPr="00FA7014">
        <w:t xml:space="preserve"> </w:t>
      </w:r>
      <w:r w:rsidR="00091ECF">
        <w:t>at the</w:t>
      </w:r>
      <w:r w:rsidRPr="00FA7014">
        <w:t xml:space="preserve"> ICES statistical rectangle and </w:t>
      </w:r>
      <w:r w:rsidRPr="00FA7014">
        <w:rPr>
          <w:i/>
          <w:iCs/>
        </w:rPr>
        <w:t>s</w:t>
      </w:r>
      <w:r w:rsidR="00ED1195" w:rsidRPr="00FA7014">
        <w:rPr>
          <w:i/>
          <w:iCs/>
        </w:rPr>
        <w:t>ub</w:t>
      </w:r>
      <w:r w:rsidRPr="00FA7014">
        <w:t xml:space="preserve"> refers to covariate</w:t>
      </w:r>
      <w:r w:rsidR="00D75BA7">
        <w:t>s</w:t>
      </w:r>
      <w:r w:rsidRPr="00FA7014">
        <w:t xml:space="preserve"> over </w:t>
      </w:r>
      <w:r w:rsidRPr="00FA7014">
        <w:rPr>
          <w:color w:val="000000" w:themeColor="text1"/>
        </w:rPr>
        <w:t>ICES subdivision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r w:rsidR="001403E7">
        <w:rPr>
          <w:color w:val="000000" w:themeColor="text1"/>
        </w:rPr>
        <w:t>Colors indicate covariate-groups and shapes indicate scale.</w:t>
      </w:r>
    </w:p>
    <w:p w14:paraId="4B7771A5" w14:textId="784CC5CF" w:rsidR="00E27003" w:rsidRDefault="00E27003" w:rsidP="00685EE8">
      <w:pPr>
        <w:spacing w:line="480" w:lineRule="auto"/>
        <w:contextualSpacing/>
        <w:mirrorIndents/>
        <w:jc w:val="both"/>
        <w:rPr>
          <w:b/>
          <w:bCs/>
        </w:rPr>
      </w:pPr>
    </w:p>
    <w:p w14:paraId="344D85D8" w14:textId="25BF6538" w:rsidR="00016C8A" w:rsidRDefault="00016C8A" w:rsidP="00685EE8">
      <w:pPr>
        <w:spacing w:line="480" w:lineRule="auto"/>
        <w:contextualSpacing/>
        <w:mirrorIndents/>
        <w:jc w:val="both"/>
        <w:rPr>
          <w:b/>
          <w:bCs/>
        </w:rPr>
      </w:pPr>
    </w:p>
    <w:p w14:paraId="4BE473FE" w14:textId="72D374CB" w:rsidR="00E27003" w:rsidRDefault="00E27003" w:rsidP="00685EE8">
      <w:pPr>
        <w:spacing w:line="480" w:lineRule="auto"/>
        <w:contextualSpacing/>
        <w:mirrorIndents/>
        <w:jc w:val="both"/>
      </w:pPr>
    </w:p>
    <w:p w14:paraId="60380CBA" w14:textId="51E18AE1" w:rsidR="00CF4EA9" w:rsidRPr="00C038C3" w:rsidRDefault="006F19C6" w:rsidP="00685EE8">
      <w:pPr>
        <w:spacing w:line="480" w:lineRule="auto"/>
        <w:contextualSpacing/>
        <w:mirrorIndents/>
        <w:jc w:val="both"/>
      </w:pPr>
      <w:r>
        <w:rPr>
          <w:noProof/>
          <w:lang w:val="sv-SE" w:eastAsia="sv-SE"/>
        </w:rPr>
        <w:lastRenderedPageBreak/>
        <w:drawing>
          <wp:inline distT="0" distB="0" distL="0" distR="0" wp14:anchorId="5499A963" wp14:editId="797E8D1A">
            <wp:extent cx="5733415" cy="5676265"/>
            <wp:effectExtent l="0" t="0" r="0" b="635"/>
            <wp:docPr id="12" name="Picture 1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t="996"/>
                    <a:stretch/>
                  </pic:blipFill>
                  <pic:spPr bwMode="auto">
                    <a:xfrm>
                      <a:off x="0" y="0"/>
                      <a:ext cx="5733415" cy="5676265"/>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6C51B96A" w:rsidR="00E27003" w:rsidRPr="00C038C3" w:rsidRDefault="00E27003" w:rsidP="00685EE8">
      <w:pPr>
        <w:spacing w:line="480" w:lineRule="auto"/>
        <w:contextualSpacing/>
        <w:mirrorIndents/>
        <w:jc w:val="both"/>
        <w:rPr>
          <w:b/>
          <w:bCs/>
          <w:color w:val="000000" w:themeColor="text1"/>
        </w:rPr>
      </w:pPr>
      <w:r w:rsidRPr="00C038C3">
        <w:rPr>
          <w:b/>
          <w:bCs/>
        </w:rPr>
        <w:t>Fig. 4.</w:t>
      </w:r>
      <w:r w:rsidRPr="00C038C3">
        <w:t xml:space="preserve"> A) Predicted biomass from the spatiotemporal CPUE </w:t>
      </w:r>
      <w:r w:rsidRPr="002619B3">
        <w:t>model (Eq. 10</w:t>
      </w:r>
      <w:r w:rsidR="003D4696">
        <w:t>–</w:t>
      </w:r>
      <w:r w:rsidRPr="002619B3">
        <w:t>11)</w:t>
      </w:r>
      <w:r w:rsidR="008075A3" w:rsidRPr="002619B3">
        <w:t xml:space="preserve"> </w:t>
      </w:r>
      <w:r w:rsidR="00075CAC" w:rsidRPr="002619B3">
        <w:t>by</w:t>
      </w:r>
      <w:r w:rsidR="00075CAC">
        <w:t xml:space="preserve"> </w:t>
      </w:r>
      <w:r w:rsidR="008075A3">
        <w:t xml:space="preserve">ICES </w:t>
      </w:r>
      <w:r w:rsidR="00811D5B">
        <w:t>subdivision</w:t>
      </w:r>
      <w:r w:rsidRPr="00C038C3">
        <w:t xml:space="preserve"> (B)</w:t>
      </w:r>
      <w:r w:rsidR="00075CAC">
        <w:t xml:space="preserve"> and total across </w:t>
      </w:r>
      <w:r w:rsidR="00922EEF">
        <w:t xml:space="preserve">all </w:t>
      </w:r>
      <w:r w:rsidR="00811D5B">
        <w:t>subdivision</w:t>
      </w:r>
      <w:r w:rsidR="00473F7D">
        <w:t>s.</w:t>
      </w:r>
      <w:r w:rsidRPr="00C038C3">
        <w:t xml:space="preserve"> </w:t>
      </w:r>
      <w:r w:rsidR="00064740">
        <w:t xml:space="preserve">C) </w:t>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1995 and 2017</w:t>
      </w:r>
      <w:r w:rsidR="00821864">
        <w:t>)</w:t>
      </w:r>
      <w:r w:rsidRPr="00C038C3">
        <w:t xml:space="preserve">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603EC5">
        <w:rPr>
          <w:color w:val="000000" w:themeColor="text1"/>
        </w:rPr>
        <w:t>7</w:t>
      </w:r>
      <w:r w:rsidRPr="00C038C3">
        <w:rPr>
          <w:color w:val="000000" w:themeColor="text1"/>
        </w:rPr>
        <w:t>).</w:t>
      </w:r>
      <w:r w:rsidR="0022045E">
        <w:rPr>
          <w:color w:val="000000" w:themeColor="text1"/>
        </w:rPr>
        <w:t xml:space="preserve"> Only grid cells with depths between 10 and 120 are included in the plot.</w:t>
      </w:r>
    </w:p>
    <w:p w14:paraId="155570F2" w14:textId="77777777" w:rsidR="00E27003" w:rsidRPr="00C038C3" w:rsidRDefault="00E27003" w:rsidP="00685EE8">
      <w:pPr>
        <w:spacing w:line="480" w:lineRule="auto"/>
        <w:contextualSpacing/>
        <w:mirrorIndents/>
        <w:jc w:val="both"/>
      </w:pPr>
    </w:p>
    <w:p w14:paraId="09DAB568" w14:textId="77777777" w:rsidR="00E27003" w:rsidRPr="00C038C3" w:rsidRDefault="00E27003" w:rsidP="00685EE8">
      <w:pPr>
        <w:spacing w:line="480" w:lineRule="auto"/>
        <w:contextualSpacing/>
        <w:mirrorIndents/>
        <w:jc w:val="both"/>
      </w:pPr>
    </w:p>
    <w:p w14:paraId="266E00D1" w14:textId="77777777" w:rsidR="00E27003" w:rsidRPr="00C038C3" w:rsidRDefault="00E27003" w:rsidP="00685EE8">
      <w:pPr>
        <w:spacing w:line="480" w:lineRule="auto"/>
        <w:contextualSpacing/>
        <w:mirrorIndents/>
        <w:jc w:val="both"/>
      </w:pPr>
    </w:p>
    <w:p w14:paraId="652227F1" w14:textId="562697E1" w:rsidR="00E27003" w:rsidRPr="0022045E" w:rsidRDefault="00E27003" w:rsidP="00685EE8">
      <w:pPr>
        <w:spacing w:line="480" w:lineRule="auto"/>
        <w:contextualSpacing/>
        <w:mirrorIndents/>
        <w:jc w:val="both"/>
      </w:pPr>
    </w:p>
    <w:p w14:paraId="219D7BCA" w14:textId="3A926E07" w:rsidR="002558CF" w:rsidRPr="0022045E" w:rsidRDefault="002558CF" w:rsidP="00685EE8">
      <w:pPr>
        <w:spacing w:line="480" w:lineRule="auto"/>
        <w:contextualSpacing/>
        <w:mirrorIndents/>
        <w:jc w:val="both"/>
      </w:pPr>
    </w:p>
    <w:p w14:paraId="1E93C7B4" w14:textId="4EEEF368" w:rsidR="002558CF" w:rsidRPr="0022045E" w:rsidRDefault="004F017C" w:rsidP="00685EE8">
      <w:pPr>
        <w:spacing w:line="480" w:lineRule="auto"/>
        <w:contextualSpacing/>
        <w:mirrorIndents/>
        <w:jc w:val="both"/>
      </w:pPr>
      <w:r>
        <w:rPr>
          <w:noProof/>
          <w:lang w:val="sv-SE" w:eastAsia="sv-SE"/>
        </w:rPr>
        <w:lastRenderedPageBreak/>
        <w:drawing>
          <wp:inline distT="0" distB="0" distL="0" distR="0" wp14:anchorId="3FFCB4D3" wp14:editId="5877AD6D">
            <wp:extent cx="5733415" cy="5529134"/>
            <wp:effectExtent l="0" t="0" r="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rotWithShape="1">
                    <a:blip r:embed="rId20" cstate="print">
                      <a:extLst>
                        <a:ext uri="{28A0092B-C50C-407E-A947-70E740481C1C}">
                          <a14:useLocalDpi xmlns:a14="http://schemas.microsoft.com/office/drawing/2010/main" val="0"/>
                        </a:ext>
                      </a:extLst>
                    </a:blip>
                    <a:srcRect t="3563"/>
                    <a:stretch/>
                  </pic:blipFill>
                  <pic:spPr bwMode="auto">
                    <a:xfrm>
                      <a:off x="0" y="0"/>
                      <a:ext cx="5733415" cy="5529134"/>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5F4F6F4B" w:rsidR="00E27003" w:rsidRDefault="00E27003" w:rsidP="00685EE8">
      <w:pPr>
        <w:spacing w:line="480" w:lineRule="auto"/>
        <w:contextualSpacing/>
        <w:mirrorIndents/>
        <w:jc w:val="both"/>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r w:rsidR="004A5A14">
        <w:t xml:space="preserve">and </w:t>
      </w:r>
      <w:r w:rsidR="000D7625">
        <w:t>(B)</w:t>
      </w:r>
      <w:r w:rsidR="000D7625" w:rsidDel="000D7625">
        <w:t xml:space="preserve"> </w:t>
      </w:r>
      <w:r w:rsidR="004A5A14">
        <w:t>oxygen concentration</w:t>
      </w:r>
      <w:r w:rsidR="00700A1A">
        <w:t xml:space="preserve"> (exemplified using year </w:t>
      </w:r>
      <w:r w:rsidR="00171033">
        <w:t>1999</w:t>
      </w:r>
      <w:r w:rsidR="00CC1AC2">
        <w:t>)</w:t>
      </w:r>
      <w:r w:rsidR="00171033">
        <w:t xml:space="preserve"> </w:t>
      </w:r>
      <w:r w:rsidR="004A5A14">
        <w:t xml:space="preserve">in </w:t>
      </w:r>
      <w:r w:rsidRPr="00C038C3">
        <w:t>the study area</w:t>
      </w:r>
      <w:r w:rsidR="00EE31EF">
        <w:t xml:space="preserve">. Panels </w:t>
      </w:r>
      <w:r w:rsidR="00771EAE">
        <w:t>(</w:t>
      </w:r>
      <w:r w:rsidR="00EE31EF">
        <w:t>C</w:t>
      </w:r>
      <w:r w:rsidR="00771EAE">
        <w:t>)</w:t>
      </w:r>
      <w:r w:rsidR="00EE31EF">
        <w:t xml:space="preserve"> and </w:t>
      </w:r>
      <w:r w:rsidR="00771EAE">
        <w:t>(</w:t>
      </w:r>
      <w:r w:rsidR="00EE31EF">
        <w:t xml:space="preserve">D) illustrate </w:t>
      </w:r>
      <w:r w:rsidR="006B7B27">
        <w:t xml:space="preserve">depth and oxygen </w:t>
      </w:r>
      <w:r w:rsidR="005F4D93" w:rsidRPr="00C038C3">
        <w:t>weighted by predicted cod density</w:t>
      </w:r>
      <w:r w:rsidR="00836C89">
        <w:t>, respectively</w:t>
      </w:r>
      <w:r w:rsidR="005F4D93">
        <w:t xml:space="preserve">. </w:t>
      </w:r>
      <w:r w:rsidR="00CD5917">
        <w:t>Colors</w:t>
      </w:r>
      <w:r w:rsidR="00F469BE">
        <w:t xml:space="preserve"> indicate quantiles </w:t>
      </w:r>
      <w:r w:rsidR="0047439D">
        <w:t>(</w:t>
      </w:r>
      <w:r w:rsidRPr="00C038C3">
        <w:t>1</w:t>
      </w:r>
      <w:r w:rsidRPr="00C038C3">
        <w:rPr>
          <w:vertAlign w:val="superscript"/>
        </w:rPr>
        <w:t>st</w:t>
      </w:r>
      <w:r w:rsidR="00F469BE">
        <w:t xml:space="preserve"> quartile, median and 3</w:t>
      </w:r>
      <w:r w:rsidR="00F469BE" w:rsidRPr="00F469BE">
        <w:rPr>
          <w:vertAlign w:val="superscript"/>
        </w:rPr>
        <w:t>rd</w:t>
      </w:r>
      <w:r w:rsidRPr="00C038C3">
        <w:t xml:space="preserve"> </w:t>
      </w:r>
      <w:r w:rsidR="00F469BE">
        <w:t>quartile</w:t>
      </w:r>
      <w:r w:rsidR="00035277">
        <w:t xml:space="preserve">). </w:t>
      </w:r>
      <w:r w:rsidR="000128DF">
        <w:t>L</w:t>
      </w:r>
      <w:r w:rsidR="001233D5">
        <w:t>ines depict</w:t>
      </w:r>
      <w:r w:rsidR="003369CD">
        <w:t xml:space="preserve"> </w:t>
      </w:r>
      <w:r w:rsidR="00ED46ED">
        <w:t>generalized additive model (</w:t>
      </w:r>
      <w:r w:rsidR="00DC7DB1">
        <w:t>GAM</w:t>
      </w:r>
      <w:r w:rsidR="00ED46ED">
        <w:t>)</w:t>
      </w:r>
      <w:r w:rsidR="00DC7DB1">
        <w:t xml:space="preserve"> </w:t>
      </w:r>
      <w:r w:rsidR="00011406">
        <w:t xml:space="preserve">fits </w:t>
      </w:r>
      <w:r w:rsidR="00D41543">
        <w:t>(</w:t>
      </w:r>
      <m:oMath>
        <m:r>
          <w:rPr>
            <w:rFonts w:ascii="Cambria Math" w:hAnsi="Cambria Math"/>
          </w:rPr>
          <m:t>k</m:t>
        </m:r>
      </m:oMath>
      <w:r w:rsidR="00D41543">
        <w:t>=4)</w:t>
      </w:r>
      <w:r w:rsidRPr="00C038C3">
        <w:t>.</w:t>
      </w:r>
    </w:p>
    <w:p w14:paraId="540504B6" w14:textId="6923FEB8" w:rsidR="000107D4" w:rsidRDefault="000107D4" w:rsidP="00685EE8">
      <w:pPr>
        <w:spacing w:line="480" w:lineRule="auto"/>
        <w:contextualSpacing/>
        <w:mirrorIndents/>
        <w:jc w:val="both"/>
      </w:pPr>
    </w:p>
    <w:p w14:paraId="24EFBA54" w14:textId="205D490C" w:rsidR="000107D4" w:rsidRDefault="000107D4" w:rsidP="00685EE8">
      <w:pPr>
        <w:spacing w:line="480" w:lineRule="auto"/>
        <w:contextualSpacing/>
        <w:mirrorIndents/>
        <w:jc w:val="both"/>
      </w:pPr>
    </w:p>
    <w:p w14:paraId="176B450A" w14:textId="77777777" w:rsidR="00E27003" w:rsidRPr="00C038C3" w:rsidRDefault="00E27003" w:rsidP="00685EE8">
      <w:pPr>
        <w:spacing w:line="480" w:lineRule="auto"/>
        <w:contextualSpacing/>
        <w:mirrorIndents/>
        <w:jc w:val="both"/>
      </w:pPr>
    </w:p>
    <w:sectPr w:rsidR="00E27003" w:rsidRPr="00C038C3" w:rsidSect="00B127D1">
      <w:footerReference w:type="even" r:id="rId21"/>
      <w:footerReference w:type="default" r:id="rId22"/>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6" w:author="Michele Casini" w:date="2022-05-26T10:55:00Z" w:initials="MC">
    <w:p w14:paraId="79AA9BF8" w14:textId="731FD6C8" w:rsidR="00FB53C5" w:rsidRDefault="00FB53C5">
      <w:pPr>
        <w:pStyle w:val="CommentText"/>
      </w:pPr>
      <w:r>
        <w:rPr>
          <w:rStyle w:val="CommentReference"/>
        </w:rPr>
        <w:annotationRef/>
      </w:r>
      <w:r>
        <w:t>Meaning both biotic and abiotic, right? Below in the text as environmental I think we mean only abiotic. Check for consistency.</w:t>
      </w:r>
    </w:p>
  </w:comment>
  <w:comment w:id="130" w:author="Michele Casini" w:date="2022-05-25T08:43:00Z" w:initials="MC">
    <w:p w14:paraId="22C29965" w14:textId="4508EF6B" w:rsidR="009A60E2" w:rsidRDefault="009A60E2">
      <w:pPr>
        <w:pStyle w:val="CommentText"/>
      </w:pPr>
      <w:r>
        <w:rPr>
          <w:rStyle w:val="CommentReference"/>
        </w:rPr>
        <w:annotationRef/>
      </w:r>
      <w:r>
        <w:t>We need to decide if by “environmental” we mean the environment as a whole (biotic + abiotic) or only abiotic. In the abstract we mean the former I think, here the latter. Just to be consistent.</w:t>
      </w:r>
    </w:p>
  </w:comment>
  <w:comment w:id="131" w:author="Max Lindmark" w:date="2022-05-26T14:32:00Z" w:initials="MOU">
    <w:p w14:paraId="7B4BF1CE" w14:textId="77777777" w:rsidR="00130780" w:rsidRDefault="00130780" w:rsidP="00434531">
      <w:r>
        <w:rPr>
          <w:rStyle w:val="CommentReference"/>
        </w:rPr>
        <w:annotationRef/>
      </w:r>
      <w:r>
        <w:rPr>
          <w:sz w:val="20"/>
          <w:szCs w:val="20"/>
        </w:rPr>
        <w:t>Added abiotic here, good point</w:t>
      </w:r>
    </w:p>
  </w:comment>
  <w:comment w:id="133" w:author="Michele Casini" w:date="2022-05-25T08:44:00Z" w:initials="MC">
    <w:p w14:paraId="38F9CD41" w14:textId="2B886E70" w:rsidR="009A60E2" w:rsidRDefault="009A60E2">
      <w:pPr>
        <w:pStyle w:val="CommentText"/>
      </w:pPr>
      <w:r>
        <w:rPr>
          <w:rStyle w:val="CommentReference"/>
        </w:rPr>
        <w:annotationRef/>
      </w:r>
      <w:r>
        <w:t>Recheck this. Do you mean that spatial processes explained more than density, and that spatio-temporal processes explained more than temperature? In this case it is OK, otherwise delete “respectively”.</w:t>
      </w:r>
    </w:p>
  </w:comment>
  <w:comment w:id="134" w:author="Max Lindmark" w:date="2022-05-26T14:34:00Z" w:initials="MOU">
    <w:p w14:paraId="777803CC" w14:textId="77777777" w:rsidR="00130780" w:rsidRDefault="00130780" w:rsidP="007C5B39">
      <w:r>
        <w:rPr>
          <w:rStyle w:val="CommentReference"/>
        </w:rPr>
        <w:annotationRef/>
      </w:r>
      <w:r>
        <w:rPr>
          <w:sz w:val="20"/>
          <w:szCs w:val="20"/>
        </w:rPr>
        <w:t>Deleting respectively</w:t>
      </w:r>
    </w:p>
  </w:comment>
  <w:comment w:id="136" w:author="Michele Casini" w:date="2022-05-25T08:44:00Z" w:initials="MC">
    <w:p w14:paraId="1A884AC9" w14:textId="52369D53" w:rsidR="009A60E2" w:rsidRDefault="009A60E2" w:rsidP="00984587">
      <w:pPr>
        <w:pStyle w:val="CommentText"/>
      </w:pPr>
      <w:r>
        <w:rPr>
          <w:rStyle w:val="CommentReference"/>
        </w:rPr>
        <w:annotationRef/>
      </w:r>
      <w:r>
        <w:t>It would be more informative to tell what happened in the southern areas, where cod is concentrated since the early 1990s. I would just tell that also sprat and herring changed, as done for flounder above.</w:t>
      </w:r>
    </w:p>
    <w:p w14:paraId="79A9BD09" w14:textId="77777777" w:rsidR="009A60E2" w:rsidRDefault="009A60E2" w:rsidP="00984587">
      <w:pPr>
        <w:pStyle w:val="CommentText"/>
      </w:pPr>
    </w:p>
    <w:p w14:paraId="67E577D3" w14:textId="7FC5EF10" w:rsidR="009A60E2" w:rsidRDefault="009A60E2" w:rsidP="00984587">
      <w:pPr>
        <w:pStyle w:val="CommentText"/>
      </w:pPr>
      <w:r>
        <w:t>“as well as</w:t>
      </w:r>
      <w:r w:rsidRPr="00C038C3">
        <w:t xml:space="preserve"> </w:t>
      </w:r>
      <w:r>
        <w:t xml:space="preserve">large changes in the abundance </w:t>
      </w:r>
      <w:r w:rsidRPr="00C038C3">
        <w:t xml:space="preserve">of its main pelagic prey species (sprat </w:t>
      </w:r>
      <w:r w:rsidRPr="00C038C3">
        <w:rPr>
          <w:i/>
        </w:rPr>
        <w:t>Sprattus sprattus</w:t>
      </w:r>
      <w:r w:rsidRPr="00C038C3">
        <w:t xml:space="preserve"> and herring </w:t>
      </w:r>
      <w:r w:rsidRPr="00C038C3">
        <w:rPr>
          <w:i/>
        </w:rPr>
        <w:t>Clupea harengus</w:t>
      </w:r>
      <w:r w:rsidRPr="00C038C3">
        <w:t>)</w:t>
      </w:r>
      <w:r>
        <w:t xml:space="preserve"> </w:t>
      </w:r>
      <w:r>
        <w:fldChar w:fldCharType="begin"/>
      </w:r>
      <w:r>
        <w:instrText xml:space="preserve"> ADDIN ZOTERO_ITEM CSL_CITATION {"citationID":"ez6MN3Ne","properties":{"formattedCitation":"(31,36,37)","plainCitation":"(31,36,37)","noteIndex":0},"citationItems":[{"id":24,"uris":["http://zotero.org/users/6116610/items/THQIAD3E"],"itemData":{"id":24,"type":"article-journal","container-title":"Population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fldChar w:fldCharType="separate"/>
      </w:r>
      <w:r>
        <w:rPr>
          <w:lang w:val="en-GB"/>
        </w:rPr>
        <w:t>(31,36,37)</w:t>
      </w:r>
      <w:r>
        <w:fldChar w:fldCharType="end"/>
      </w:r>
      <w:r>
        <w:t>.”</w:t>
      </w:r>
    </w:p>
  </w:comment>
  <w:comment w:id="137" w:author="Max Lindmark" w:date="2022-05-26T14:36:00Z" w:initials="MOU">
    <w:p w14:paraId="465C1B78" w14:textId="77777777" w:rsidR="0051389A" w:rsidRDefault="0051389A" w:rsidP="00D96949">
      <w:r>
        <w:rPr>
          <w:rStyle w:val="CommentReference"/>
        </w:rPr>
        <w:annotationRef/>
      </w:r>
      <w:r>
        <w:rPr>
          <w:sz w:val="20"/>
          <w:szCs w:val="20"/>
        </w:rPr>
        <w:t>Hmm, but the southern areas have the least change in sprat biomass? I think I’ll keep it as it is</w:t>
      </w:r>
    </w:p>
  </w:comment>
  <w:comment w:id="140" w:author="Michele Casini" w:date="2022-05-25T08:45:00Z" w:initials="MC">
    <w:p w14:paraId="56F473EC" w14:textId="5696ACE6" w:rsidR="009A60E2" w:rsidRDefault="009A60E2">
      <w:pPr>
        <w:pStyle w:val="CommentText"/>
      </w:pPr>
      <w:r>
        <w:rPr>
          <w:rStyle w:val="CommentReference"/>
        </w:rPr>
        <w:annotationRef/>
      </w:r>
      <w:r>
        <w:t>Just say condition, to make things easier her, then in the Methods we specify how condition was estimated.</w:t>
      </w:r>
    </w:p>
  </w:comment>
  <w:comment w:id="141" w:author="Max Lindmark" w:date="2022-05-26T14:36:00Z" w:initials="MOU">
    <w:p w14:paraId="11485DBE" w14:textId="77777777" w:rsidR="0051389A" w:rsidRDefault="0051389A" w:rsidP="00E70C82">
      <w:r>
        <w:rPr>
          <w:rStyle w:val="CommentReference"/>
        </w:rPr>
        <w:annotationRef/>
      </w:r>
      <w:r>
        <w:rPr>
          <w:sz w:val="20"/>
          <w:szCs w:val="20"/>
        </w:rPr>
        <w:t>ok</w:t>
      </w:r>
    </w:p>
  </w:comment>
  <w:comment w:id="146" w:author="Michele Casini" w:date="2022-05-25T10:03:00Z" w:initials="MC">
    <w:p w14:paraId="2E8F6E69" w14:textId="2040F37A" w:rsidR="009A60E2" w:rsidRPr="000D2119" w:rsidRDefault="009A60E2">
      <w:pPr>
        <w:pStyle w:val="CommentText"/>
        <w:rPr>
          <w:vertAlign w:val="superscript"/>
        </w:rPr>
      </w:pPr>
      <w:r>
        <w:rPr>
          <w:rStyle w:val="CommentReference"/>
        </w:rPr>
        <w:annotationRef/>
      </w:r>
      <w:r>
        <w:t>Here is index, below factor, sometimes only condition. I would try to be still more consistent. What do you mean by index? Time-series?</w:t>
      </w:r>
    </w:p>
  </w:comment>
  <w:comment w:id="164" w:author="Michele Casini" w:date="2022-05-25T08:46:00Z" w:initials="MC">
    <w:p w14:paraId="1273658B" w14:textId="0477EA42" w:rsidR="009A60E2" w:rsidRDefault="009A60E2">
      <w:pPr>
        <w:pStyle w:val="CommentText"/>
      </w:pPr>
      <w:r>
        <w:rPr>
          <w:rStyle w:val="CommentReference"/>
        </w:rPr>
        <w:annotationRef/>
      </w:r>
      <w:r>
        <w:t>Also the geographical coordinates I think?</w:t>
      </w:r>
    </w:p>
  </w:comment>
  <w:comment w:id="165" w:author="Max Lindmark" w:date="2022-05-26T14:44:00Z" w:initials="MOU">
    <w:p w14:paraId="1850ABA9" w14:textId="77777777" w:rsidR="0073425F" w:rsidRDefault="0073425F" w:rsidP="0011147B">
      <w:r>
        <w:rPr>
          <w:rStyle w:val="CommentReference"/>
        </w:rPr>
        <w:annotationRef/>
      </w:r>
      <w:r>
        <w:rPr>
          <w:sz w:val="20"/>
          <w:szCs w:val="20"/>
        </w:rPr>
        <w:t>Yes though in the model explanation I distinguish between covariates and spatial/spatiotemporal terms</w:t>
      </w:r>
    </w:p>
  </w:comment>
  <w:comment w:id="167" w:author="Michele Casini" w:date="2022-05-25T10:49:00Z" w:initials="MC">
    <w:p w14:paraId="0E2C9A48" w14:textId="69D62A4A" w:rsidR="00D843B5" w:rsidRDefault="00D843B5">
      <w:pPr>
        <w:pStyle w:val="CommentText"/>
      </w:pPr>
      <w:r>
        <w:rPr>
          <w:rStyle w:val="CommentReference"/>
        </w:rPr>
        <w:annotationRef/>
      </w:r>
      <w:r>
        <w:t>Max, I’m not sure you did</w:t>
      </w:r>
      <w:r w:rsidR="00FB53C5">
        <w:t xml:space="preserve"> already</w:t>
      </w:r>
      <w:r>
        <w:t xml:space="preserve">, </w:t>
      </w:r>
      <w:r w:rsidR="00FB53C5">
        <w:t xml:space="preserve">but we need to </w:t>
      </w:r>
      <w:r>
        <w:t>add in the Methods over what depth range you estimated this (20-80m</w:t>
      </w:r>
      <w:r w:rsidR="00FB53C5">
        <w:t>, 20-100</w:t>
      </w:r>
      <w:r>
        <w:t>)?</w:t>
      </w:r>
    </w:p>
  </w:comment>
  <w:comment w:id="168" w:author="Max Lindmark" w:date="2022-05-26T14:46:00Z" w:initials="MOU">
    <w:p w14:paraId="427BB87C" w14:textId="77777777" w:rsidR="0073425F" w:rsidRDefault="0073425F" w:rsidP="00164839">
      <w:r>
        <w:rPr>
          <w:rStyle w:val="CommentReference"/>
        </w:rPr>
        <w:annotationRef/>
      </w:r>
      <w:r>
        <w:rPr>
          <w:sz w:val="20"/>
          <w:szCs w:val="20"/>
        </w:rPr>
        <w:t>This is just total in the environment, all the grid cells. When we calculate the weighted oxygen concentration we take into account the distribution and density of cod, so we contrast those</w:t>
      </w:r>
    </w:p>
  </w:comment>
  <w:comment w:id="184" w:author="Max Lindmark" w:date="2022-05-19T19:56:00Z" w:initials="MOU">
    <w:p w14:paraId="14EC8DA7" w14:textId="1F61544D" w:rsidR="009A60E2" w:rsidRDefault="009A60E2" w:rsidP="009A60E2">
      <w:r>
        <w:rPr>
          <w:rStyle w:val="CommentReference"/>
        </w:rPr>
        <w:annotationRef/>
      </w:r>
      <w:r>
        <w:rPr>
          <w:sz w:val="20"/>
          <w:szCs w:val="20"/>
        </w:rPr>
        <w:t>I converted using this site: https://www.loligosystems.com/convert-oxygen-units</w:t>
      </w:r>
    </w:p>
  </w:comment>
  <w:comment w:id="206" w:author="Michele Casini" w:date="2022-05-25T10:09:00Z" w:initials="MC">
    <w:p w14:paraId="4F582543" w14:textId="759FE33F" w:rsidR="009A60E2" w:rsidRDefault="009A60E2">
      <w:pPr>
        <w:pStyle w:val="CommentText"/>
      </w:pPr>
      <w:r>
        <w:rPr>
          <w:rStyle w:val="CommentReference"/>
        </w:rPr>
        <w:annotationRef/>
      </w:r>
      <w:r>
        <w:t>There are other meta-analyses, such as Vaquer-Su</w:t>
      </w:r>
      <w:r w:rsidR="00DC3D14">
        <w:t xml:space="preserve">nyer and Duarte, where they say in Discussion </w:t>
      </w:r>
      <w:r>
        <w:t>that for cod is 10.2 mg/l</w:t>
      </w:r>
      <w:r w:rsidR="00D843B5">
        <w:t xml:space="preserve"> (around 7 ml/l)</w:t>
      </w:r>
      <w:r>
        <w:t xml:space="preserve">. </w:t>
      </w:r>
      <w:r w:rsidR="00DC3D14">
        <w:t xml:space="preserve">There is a range of values, </w:t>
      </w:r>
      <w:r w:rsidR="005352F2">
        <w:t>more or less conservative.</w:t>
      </w:r>
      <w:r w:rsidR="00D843B5">
        <w:t xml:space="preserve"> You also Max told me on Zoom last week that it could be such high as 7 ml/l if I recall correctly.</w:t>
      </w:r>
    </w:p>
  </w:comment>
  <w:comment w:id="207" w:author="Max Lindmark" w:date="2022-05-26T14:52:00Z" w:initials="MOU">
    <w:p w14:paraId="5037EAD0" w14:textId="77777777" w:rsidR="00991677" w:rsidRDefault="00BE0153" w:rsidP="00825EC7">
      <w:r>
        <w:rPr>
          <w:rStyle w:val="CommentReference"/>
        </w:rPr>
        <w:annotationRef/>
      </w:r>
      <w:r w:rsidR="00991677">
        <w:rPr>
          <w:sz w:val="20"/>
          <w:szCs w:val="20"/>
        </w:rPr>
        <w:t>I have checked the reference (Saunders 1963 CJFAS) in the Vaquer-Sunyer meta-analysis and I doubt it’s very relevant here based on the abstract (it’s from 1963, no access and it’s not on sci hub).</w:t>
      </w:r>
      <w:r w:rsidR="00991677">
        <w:rPr>
          <w:sz w:val="20"/>
          <w:szCs w:val="20"/>
        </w:rPr>
        <w:cr/>
      </w:r>
      <w:r w:rsidR="00991677">
        <w:rPr>
          <w:sz w:val="20"/>
          <w:szCs w:val="20"/>
        </w:rPr>
        <w:cr/>
        <w:t>They write: Reducing the ambient oxygen from about 10 to 3 mg/l lowers the rate of oxygen consumption slightly, but the respiratory volume (volume of water pumped over the gills per unit time) is markedly increased.</w:t>
      </w:r>
      <w:r w:rsidR="00991677">
        <w:rPr>
          <w:sz w:val="20"/>
          <w:szCs w:val="20"/>
        </w:rPr>
        <w:cr/>
      </w:r>
      <w:r w:rsidR="00991677">
        <w:rPr>
          <w:sz w:val="20"/>
          <w:szCs w:val="20"/>
        </w:rPr>
        <w:cr/>
        <w:t xml:space="preserve">So what they mean is that cod are stressed below 10 mg/L because they pump bigger volumes. We shouldn’t mix that up with negative effects on growth and condition, which occur at lower levels. </w:t>
      </w:r>
      <w:r w:rsidR="00991677">
        <w:rPr>
          <w:sz w:val="20"/>
          <w:szCs w:val="20"/>
        </w:rPr>
        <w:cr/>
      </w:r>
      <w:r w:rsidR="00991677">
        <w:rPr>
          <w:sz w:val="20"/>
          <w:szCs w:val="20"/>
        </w:rPr>
        <w:cr/>
        <w:t xml:space="preserve">We shouldn’t mix these threshold because they are “thresholds” for different things, not even sure the 10 mg/L is a threshold. </w:t>
      </w:r>
    </w:p>
  </w:comment>
  <w:comment w:id="221" w:author="Michele Casini" w:date="2022-05-26T10:17:00Z" w:initials="MC">
    <w:p w14:paraId="446C0CEE" w14:textId="7DE496D4" w:rsidR="00273D85" w:rsidRDefault="00273D85">
      <w:pPr>
        <w:pStyle w:val="CommentText"/>
      </w:pPr>
      <w:r>
        <w:rPr>
          <w:rStyle w:val="CommentReference"/>
        </w:rPr>
        <w:annotationRef/>
      </w:r>
      <w:r>
        <w:t>Around 7 ml/l?</w:t>
      </w:r>
    </w:p>
  </w:comment>
  <w:comment w:id="232" w:author="Michele Casini" w:date="2022-05-25T10:44:00Z" w:initials="MC">
    <w:p w14:paraId="1CE4AA3C" w14:textId="2CDF15BA" w:rsidR="00D843B5" w:rsidRDefault="00D843B5">
      <w:pPr>
        <w:pStyle w:val="CommentText"/>
      </w:pPr>
      <w:r>
        <w:rPr>
          <w:rStyle w:val="CommentReference"/>
        </w:rPr>
        <w:annotationRef/>
      </w:r>
      <w:r>
        <w:t>Refer to Vaquer-Sunyer and Duarte, or directly to the references they cite.</w:t>
      </w:r>
    </w:p>
  </w:comment>
  <w:comment w:id="252" w:author="Max Lindmark" w:date="2022-05-26T15:28:00Z" w:initials="MOU">
    <w:p w14:paraId="6B9A7316" w14:textId="77777777" w:rsidR="00F13EA1" w:rsidRDefault="00F13EA1" w:rsidP="00247106">
      <w:r>
        <w:rPr>
          <w:rStyle w:val="CommentReference"/>
        </w:rPr>
        <w:annotationRef/>
      </w:r>
      <w:r>
        <w:rPr>
          <w:sz w:val="20"/>
          <w:szCs w:val="20"/>
        </w:rPr>
        <w:t>This was a super long paragraphs that should have been cut before. What I cut is essentially already said two paragraphs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AA9BF8" w15:done="0"/>
  <w15:commentEx w15:paraId="22C29965" w15:done="0"/>
  <w15:commentEx w15:paraId="7B4BF1CE" w15:paraIdParent="22C29965" w15:done="0"/>
  <w15:commentEx w15:paraId="38F9CD41" w15:done="0"/>
  <w15:commentEx w15:paraId="777803CC" w15:paraIdParent="38F9CD41" w15:done="0"/>
  <w15:commentEx w15:paraId="67E577D3" w15:done="0"/>
  <w15:commentEx w15:paraId="465C1B78" w15:paraIdParent="67E577D3" w15:done="0"/>
  <w15:commentEx w15:paraId="56F473EC" w15:done="0"/>
  <w15:commentEx w15:paraId="11485DBE" w15:paraIdParent="56F473EC" w15:done="0"/>
  <w15:commentEx w15:paraId="2E8F6E69" w15:done="0"/>
  <w15:commentEx w15:paraId="1273658B" w15:done="0"/>
  <w15:commentEx w15:paraId="1850ABA9" w15:paraIdParent="1273658B" w15:done="0"/>
  <w15:commentEx w15:paraId="0E2C9A48" w15:done="0"/>
  <w15:commentEx w15:paraId="427BB87C" w15:paraIdParent="0E2C9A48" w15:done="0"/>
  <w15:commentEx w15:paraId="14EC8DA7" w15:done="0"/>
  <w15:commentEx w15:paraId="4F582543" w15:done="0"/>
  <w15:commentEx w15:paraId="5037EAD0" w15:paraIdParent="4F582543" w15:done="0"/>
  <w15:commentEx w15:paraId="446C0CEE" w15:done="0"/>
  <w15:commentEx w15:paraId="1CE4AA3C" w15:done="0"/>
  <w15:commentEx w15:paraId="6B9A73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A0D7A" w16cex:dateUtc="2022-05-26T08:55:00Z"/>
  <w16cex:commentExtensible w16cex:durableId="263A0D7B" w16cex:dateUtc="2022-05-25T06:43:00Z"/>
  <w16cex:commentExtensible w16cex:durableId="263A0E09" w16cex:dateUtc="2022-05-26T12:32:00Z"/>
  <w16cex:commentExtensible w16cex:durableId="263A0D7C" w16cex:dateUtc="2022-05-25T06:44:00Z"/>
  <w16cex:commentExtensible w16cex:durableId="263A0E62" w16cex:dateUtc="2022-05-26T12:34:00Z"/>
  <w16cex:commentExtensible w16cex:durableId="263A0D7D" w16cex:dateUtc="2022-05-25T06:44:00Z"/>
  <w16cex:commentExtensible w16cex:durableId="263A0EEE" w16cex:dateUtc="2022-05-26T12:36:00Z"/>
  <w16cex:commentExtensible w16cex:durableId="263A0D7E" w16cex:dateUtc="2022-05-25T06:45:00Z"/>
  <w16cex:commentExtensible w16cex:durableId="263A0EFF" w16cex:dateUtc="2022-05-26T12:36:00Z"/>
  <w16cex:commentExtensible w16cex:durableId="263A0D7F" w16cex:dateUtc="2022-05-25T08:03:00Z"/>
  <w16cex:commentExtensible w16cex:durableId="263A0D80" w16cex:dateUtc="2022-05-25T06:46:00Z"/>
  <w16cex:commentExtensible w16cex:durableId="263A10E8" w16cex:dateUtc="2022-05-26T12:44:00Z"/>
  <w16cex:commentExtensible w16cex:durableId="263A0D81" w16cex:dateUtc="2022-05-25T08:49:00Z"/>
  <w16cex:commentExtensible w16cex:durableId="263A1139" w16cex:dateUtc="2022-05-26T12:46:00Z"/>
  <w16cex:commentExtensible w16cex:durableId="26311F6A" w16cex:dateUtc="2022-05-19T17:56:00Z"/>
  <w16cex:commentExtensible w16cex:durableId="263A0D83" w16cex:dateUtc="2022-05-25T08:09:00Z"/>
  <w16cex:commentExtensible w16cex:durableId="263A12AA" w16cex:dateUtc="2022-05-26T12:52:00Z"/>
  <w16cex:commentExtensible w16cex:durableId="263A0D84" w16cex:dateUtc="2022-05-26T08:17:00Z"/>
  <w16cex:commentExtensible w16cex:durableId="263A0D85" w16cex:dateUtc="2022-05-25T08:44:00Z"/>
  <w16cex:commentExtensible w16cex:durableId="263A1B10" w16cex:dateUtc="2022-05-26T1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AA9BF8" w16cid:durableId="263A0D7A"/>
  <w16cid:commentId w16cid:paraId="22C29965" w16cid:durableId="263A0D7B"/>
  <w16cid:commentId w16cid:paraId="7B4BF1CE" w16cid:durableId="263A0E09"/>
  <w16cid:commentId w16cid:paraId="38F9CD41" w16cid:durableId="263A0D7C"/>
  <w16cid:commentId w16cid:paraId="777803CC" w16cid:durableId="263A0E62"/>
  <w16cid:commentId w16cid:paraId="67E577D3" w16cid:durableId="263A0D7D"/>
  <w16cid:commentId w16cid:paraId="465C1B78" w16cid:durableId="263A0EEE"/>
  <w16cid:commentId w16cid:paraId="56F473EC" w16cid:durableId="263A0D7E"/>
  <w16cid:commentId w16cid:paraId="11485DBE" w16cid:durableId="263A0EFF"/>
  <w16cid:commentId w16cid:paraId="2E8F6E69" w16cid:durableId="263A0D7F"/>
  <w16cid:commentId w16cid:paraId="1273658B" w16cid:durableId="263A0D80"/>
  <w16cid:commentId w16cid:paraId="1850ABA9" w16cid:durableId="263A10E8"/>
  <w16cid:commentId w16cid:paraId="0E2C9A48" w16cid:durableId="263A0D81"/>
  <w16cid:commentId w16cid:paraId="427BB87C" w16cid:durableId="263A1139"/>
  <w16cid:commentId w16cid:paraId="14EC8DA7" w16cid:durableId="26311F6A"/>
  <w16cid:commentId w16cid:paraId="4F582543" w16cid:durableId="263A0D83"/>
  <w16cid:commentId w16cid:paraId="5037EAD0" w16cid:durableId="263A12AA"/>
  <w16cid:commentId w16cid:paraId="446C0CEE" w16cid:durableId="263A0D84"/>
  <w16cid:commentId w16cid:paraId="1CE4AA3C" w16cid:durableId="263A0D85"/>
  <w16cid:commentId w16cid:paraId="6B9A7316" w16cid:durableId="263A1B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F3450" w14:textId="77777777" w:rsidR="007A57E1" w:rsidRDefault="007A57E1">
      <w:r>
        <w:separator/>
      </w:r>
    </w:p>
  </w:endnote>
  <w:endnote w:type="continuationSeparator" w:id="0">
    <w:p w14:paraId="5FCE663F" w14:textId="77777777" w:rsidR="007A57E1" w:rsidRDefault="007A5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EndPr>
      <w:rPr>
        <w:rStyle w:val="PageNumber"/>
      </w:rPr>
    </w:sdtEndPr>
    <w:sdtContent>
      <w:p w14:paraId="4416EED2" w14:textId="01372C62" w:rsidR="009A60E2" w:rsidRDefault="009A60E2"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9A60E2" w:rsidRDefault="009A60E2"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EndPr>
      <w:rPr>
        <w:rStyle w:val="PageNumber"/>
      </w:rPr>
    </w:sdtEndPr>
    <w:sdtContent>
      <w:p w14:paraId="0F03278A" w14:textId="048E8056" w:rsidR="009A60E2" w:rsidRDefault="009A60E2"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B53C5">
          <w:rPr>
            <w:rStyle w:val="PageNumber"/>
            <w:noProof/>
          </w:rPr>
          <w:t>23</w:t>
        </w:r>
        <w:r>
          <w:rPr>
            <w:rStyle w:val="PageNumber"/>
          </w:rPr>
          <w:fldChar w:fldCharType="end"/>
        </w:r>
      </w:p>
    </w:sdtContent>
  </w:sdt>
  <w:p w14:paraId="372B30FD" w14:textId="77777777" w:rsidR="009A60E2" w:rsidRDefault="009A60E2"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CB282" w14:textId="77777777" w:rsidR="007A57E1" w:rsidRDefault="007A57E1">
      <w:r>
        <w:separator/>
      </w:r>
    </w:p>
  </w:footnote>
  <w:footnote w:type="continuationSeparator" w:id="0">
    <w:p w14:paraId="0F4C3071" w14:textId="77777777" w:rsidR="007A57E1" w:rsidRDefault="007A57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48455763">
    <w:abstractNumId w:val="0"/>
  </w:num>
  <w:num w:numId="2" w16cid:durableId="1201700473">
    <w:abstractNumId w:val="1"/>
  </w:num>
  <w:num w:numId="3" w16cid:durableId="297731930">
    <w:abstractNumId w:val="3"/>
  </w:num>
  <w:num w:numId="4" w16cid:durableId="1796824854">
    <w:abstractNumId w:val="5"/>
  </w:num>
  <w:num w:numId="5" w16cid:durableId="1556159052">
    <w:abstractNumId w:val="2"/>
  </w:num>
  <w:num w:numId="6" w16cid:durableId="195470211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yya Gogina">
    <w15:presenceInfo w15:providerId="None" w15:userId="Mayya Gogina"/>
  </w15:person>
  <w15:person w15:author="Michele Casini">
    <w15:presenceInfo w15:providerId="AD" w15:userId="S-1-5-21-1060284298-1343024091-682003330-100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DC4"/>
    <w:rsid w:val="00000F15"/>
    <w:rsid w:val="00000FA4"/>
    <w:rsid w:val="000010F6"/>
    <w:rsid w:val="00001197"/>
    <w:rsid w:val="000011B1"/>
    <w:rsid w:val="00001814"/>
    <w:rsid w:val="000021F5"/>
    <w:rsid w:val="00002952"/>
    <w:rsid w:val="00002C91"/>
    <w:rsid w:val="00002D18"/>
    <w:rsid w:val="000034E8"/>
    <w:rsid w:val="000037C9"/>
    <w:rsid w:val="0000397F"/>
    <w:rsid w:val="00003A53"/>
    <w:rsid w:val="00003C6E"/>
    <w:rsid w:val="00003D0E"/>
    <w:rsid w:val="000049AF"/>
    <w:rsid w:val="00004A35"/>
    <w:rsid w:val="00004C2D"/>
    <w:rsid w:val="00004D21"/>
    <w:rsid w:val="00004EEB"/>
    <w:rsid w:val="00004FA3"/>
    <w:rsid w:val="000050FB"/>
    <w:rsid w:val="0000553A"/>
    <w:rsid w:val="000057B2"/>
    <w:rsid w:val="00006036"/>
    <w:rsid w:val="000060BF"/>
    <w:rsid w:val="0000613F"/>
    <w:rsid w:val="0000626A"/>
    <w:rsid w:val="0000664D"/>
    <w:rsid w:val="0000676B"/>
    <w:rsid w:val="00006B8C"/>
    <w:rsid w:val="00006BF1"/>
    <w:rsid w:val="00006E7C"/>
    <w:rsid w:val="0000701A"/>
    <w:rsid w:val="000071B7"/>
    <w:rsid w:val="00007320"/>
    <w:rsid w:val="0000738D"/>
    <w:rsid w:val="000074CC"/>
    <w:rsid w:val="00007708"/>
    <w:rsid w:val="00007CA0"/>
    <w:rsid w:val="00007DBA"/>
    <w:rsid w:val="00010035"/>
    <w:rsid w:val="00010112"/>
    <w:rsid w:val="0001031E"/>
    <w:rsid w:val="000106BD"/>
    <w:rsid w:val="000107D4"/>
    <w:rsid w:val="00010A44"/>
    <w:rsid w:val="00010DBE"/>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764"/>
    <w:rsid w:val="00013F94"/>
    <w:rsid w:val="00014067"/>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59"/>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4151"/>
    <w:rsid w:val="0002450A"/>
    <w:rsid w:val="000246B6"/>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62F"/>
    <w:rsid w:val="000277C0"/>
    <w:rsid w:val="00027CD7"/>
    <w:rsid w:val="00027D28"/>
    <w:rsid w:val="00027D99"/>
    <w:rsid w:val="0003001F"/>
    <w:rsid w:val="00030293"/>
    <w:rsid w:val="00030768"/>
    <w:rsid w:val="0003088F"/>
    <w:rsid w:val="000308F2"/>
    <w:rsid w:val="00030B47"/>
    <w:rsid w:val="00030E55"/>
    <w:rsid w:val="0003104A"/>
    <w:rsid w:val="0003113B"/>
    <w:rsid w:val="000311BE"/>
    <w:rsid w:val="000312F2"/>
    <w:rsid w:val="00031335"/>
    <w:rsid w:val="0003139B"/>
    <w:rsid w:val="000313BE"/>
    <w:rsid w:val="000314C8"/>
    <w:rsid w:val="000315B3"/>
    <w:rsid w:val="000317D9"/>
    <w:rsid w:val="00031926"/>
    <w:rsid w:val="00031ABF"/>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37CA4"/>
    <w:rsid w:val="00040390"/>
    <w:rsid w:val="000407DE"/>
    <w:rsid w:val="00040C51"/>
    <w:rsid w:val="000411D5"/>
    <w:rsid w:val="0004143F"/>
    <w:rsid w:val="000418A7"/>
    <w:rsid w:val="0004190F"/>
    <w:rsid w:val="00041AFA"/>
    <w:rsid w:val="00041D90"/>
    <w:rsid w:val="00042136"/>
    <w:rsid w:val="000425B0"/>
    <w:rsid w:val="000428C4"/>
    <w:rsid w:val="00042EEC"/>
    <w:rsid w:val="000430DE"/>
    <w:rsid w:val="0004344F"/>
    <w:rsid w:val="00043AB2"/>
    <w:rsid w:val="00043E33"/>
    <w:rsid w:val="0004486B"/>
    <w:rsid w:val="00044D3E"/>
    <w:rsid w:val="000450FD"/>
    <w:rsid w:val="000451B9"/>
    <w:rsid w:val="000452C7"/>
    <w:rsid w:val="00045404"/>
    <w:rsid w:val="000458DA"/>
    <w:rsid w:val="00045935"/>
    <w:rsid w:val="00045BCD"/>
    <w:rsid w:val="0004602D"/>
    <w:rsid w:val="00046246"/>
    <w:rsid w:val="000467D1"/>
    <w:rsid w:val="0004685E"/>
    <w:rsid w:val="00046934"/>
    <w:rsid w:val="00046AF1"/>
    <w:rsid w:val="00046FF3"/>
    <w:rsid w:val="00047154"/>
    <w:rsid w:val="00047928"/>
    <w:rsid w:val="00050296"/>
    <w:rsid w:val="0005098C"/>
    <w:rsid w:val="000509DC"/>
    <w:rsid w:val="00050C06"/>
    <w:rsid w:val="00050E37"/>
    <w:rsid w:val="00050F90"/>
    <w:rsid w:val="00051B1A"/>
    <w:rsid w:val="00051D42"/>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2"/>
    <w:rsid w:val="0006043D"/>
    <w:rsid w:val="00060B00"/>
    <w:rsid w:val="00061358"/>
    <w:rsid w:val="00061C52"/>
    <w:rsid w:val="00061E38"/>
    <w:rsid w:val="00061EF9"/>
    <w:rsid w:val="00062047"/>
    <w:rsid w:val="000620DB"/>
    <w:rsid w:val="00062355"/>
    <w:rsid w:val="000623D3"/>
    <w:rsid w:val="00062569"/>
    <w:rsid w:val="0006294D"/>
    <w:rsid w:val="00062F5E"/>
    <w:rsid w:val="000630DE"/>
    <w:rsid w:val="000633FD"/>
    <w:rsid w:val="00063994"/>
    <w:rsid w:val="00063CC8"/>
    <w:rsid w:val="00064393"/>
    <w:rsid w:val="000644AF"/>
    <w:rsid w:val="00064612"/>
    <w:rsid w:val="00064740"/>
    <w:rsid w:val="00064784"/>
    <w:rsid w:val="00064957"/>
    <w:rsid w:val="00064A21"/>
    <w:rsid w:val="00064D7B"/>
    <w:rsid w:val="00064DC7"/>
    <w:rsid w:val="00064DFC"/>
    <w:rsid w:val="00064F52"/>
    <w:rsid w:val="00065234"/>
    <w:rsid w:val="00065396"/>
    <w:rsid w:val="00065488"/>
    <w:rsid w:val="000658DC"/>
    <w:rsid w:val="000658F6"/>
    <w:rsid w:val="00065ADB"/>
    <w:rsid w:val="00065C5A"/>
    <w:rsid w:val="00066039"/>
    <w:rsid w:val="0006612B"/>
    <w:rsid w:val="000668DC"/>
    <w:rsid w:val="00066990"/>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636"/>
    <w:rsid w:val="000726BE"/>
    <w:rsid w:val="00072726"/>
    <w:rsid w:val="000727C2"/>
    <w:rsid w:val="000727E4"/>
    <w:rsid w:val="00072962"/>
    <w:rsid w:val="00072D76"/>
    <w:rsid w:val="00073E7E"/>
    <w:rsid w:val="00074062"/>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0F10"/>
    <w:rsid w:val="000818C1"/>
    <w:rsid w:val="00081B58"/>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638"/>
    <w:rsid w:val="000876CA"/>
    <w:rsid w:val="00087A40"/>
    <w:rsid w:val="00087D65"/>
    <w:rsid w:val="00087DEA"/>
    <w:rsid w:val="00087DEE"/>
    <w:rsid w:val="00087E34"/>
    <w:rsid w:val="00087F55"/>
    <w:rsid w:val="0009039E"/>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BE"/>
    <w:rsid w:val="000925F9"/>
    <w:rsid w:val="000926F4"/>
    <w:rsid w:val="00092A8D"/>
    <w:rsid w:val="00092F75"/>
    <w:rsid w:val="000930B5"/>
    <w:rsid w:val="0009322E"/>
    <w:rsid w:val="000937A9"/>
    <w:rsid w:val="00093ABF"/>
    <w:rsid w:val="00093AD5"/>
    <w:rsid w:val="00093B66"/>
    <w:rsid w:val="0009499E"/>
    <w:rsid w:val="00094A92"/>
    <w:rsid w:val="00094F9B"/>
    <w:rsid w:val="00094FEF"/>
    <w:rsid w:val="000950F9"/>
    <w:rsid w:val="000951BA"/>
    <w:rsid w:val="000951ED"/>
    <w:rsid w:val="00095627"/>
    <w:rsid w:val="000957CD"/>
    <w:rsid w:val="00095E94"/>
    <w:rsid w:val="00095F6D"/>
    <w:rsid w:val="00095FE1"/>
    <w:rsid w:val="00096019"/>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51D"/>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EA5"/>
    <w:rsid w:val="000A7053"/>
    <w:rsid w:val="000A7112"/>
    <w:rsid w:val="000A7221"/>
    <w:rsid w:val="000A750F"/>
    <w:rsid w:val="000A779E"/>
    <w:rsid w:val="000A781A"/>
    <w:rsid w:val="000A794E"/>
    <w:rsid w:val="000A7C79"/>
    <w:rsid w:val="000A7EA0"/>
    <w:rsid w:val="000B02E0"/>
    <w:rsid w:val="000B03CF"/>
    <w:rsid w:val="000B0607"/>
    <w:rsid w:val="000B0734"/>
    <w:rsid w:val="000B0907"/>
    <w:rsid w:val="000B0DAF"/>
    <w:rsid w:val="000B0FD6"/>
    <w:rsid w:val="000B1090"/>
    <w:rsid w:val="000B121F"/>
    <w:rsid w:val="000B154C"/>
    <w:rsid w:val="000B168F"/>
    <w:rsid w:val="000B16D8"/>
    <w:rsid w:val="000B1912"/>
    <w:rsid w:val="000B1AE6"/>
    <w:rsid w:val="000B20C1"/>
    <w:rsid w:val="000B22C6"/>
    <w:rsid w:val="000B26D0"/>
    <w:rsid w:val="000B2BB7"/>
    <w:rsid w:val="000B2D0D"/>
    <w:rsid w:val="000B2D29"/>
    <w:rsid w:val="000B3079"/>
    <w:rsid w:val="000B30C0"/>
    <w:rsid w:val="000B37CE"/>
    <w:rsid w:val="000B3A38"/>
    <w:rsid w:val="000B3E36"/>
    <w:rsid w:val="000B3FD7"/>
    <w:rsid w:val="000B432D"/>
    <w:rsid w:val="000B44D0"/>
    <w:rsid w:val="000B4C97"/>
    <w:rsid w:val="000B4DD1"/>
    <w:rsid w:val="000B4E9A"/>
    <w:rsid w:val="000B50BB"/>
    <w:rsid w:val="000B5179"/>
    <w:rsid w:val="000B52E9"/>
    <w:rsid w:val="000B5375"/>
    <w:rsid w:val="000B554A"/>
    <w:rsid w:val="000B5777"/>
    <w:rsid w:val="000B5AB9"/>
    <w:rsid w:val="000B5FC5"/>
    <w:rsid w:val="000B5FFC"/>
    <w:rsid w:val="000B67FB"/>
    <w:rsid w:val="000B6BDD"/>
    <w:rsid w:val="000B6E87"/>
    <w:rsid w:val="000B7106"/>
    <w:rsid w:val="000B7658"/>
    <w:rsid w:val="000B7757"/>
    <w:rsid w:val="000B793B"/>
    <w:rsid w:val="000B7A63"/>
    <w:rsid w:val="000B7BCA"/>
    <w:rsid w:val="000B7CCE"/>
    <w:rsid w:val="000B7E69"/>
    <w:rsid w:val="000C0234"/>
    <w:rsid w:val="000C072F"/>
    <w:rsid w:val="000C08B3"/>
    <w:rsid w:val="000C0D46"/>
    <w:rsid w:val="000C0E43"/>
    <w:rsid w:val="000C1289"/>
    <w:rsid w:val="000C1AA9"/>
    <w:rsid w:val="000C1B67"/>
    <w:rsid w:val="000C1FCD"/>
    <w:rsid w:val="000C25D3"/>
    <w:rsid w:val="000C2FC3"/>
    <w:rsid w:val="000C3085"/>
    <w:rsid w:val="000C3A67"/>
    <w:rsid w:val="000C3DC1"/>
    <w:rsid w:val="000C4060"/>
    <w:rsid w:val="000C4491"/>
    <w:rsid w:val="000C45A6"/>
    <w:rsid w:val="000C47BE"/>
    <w:rsid w:val="000C486C"/>
    <w:rsid w:val="000C4B62"/>
    <w:rsid w:val="000C4D99"/>
    <w:rsid w:val="000C4FB2"/>
    <w:rsid w:val="000C53EB"/>
    <w:rsid w:val="000C5AAF"/>
    <w:rsid w:val="000C5BC1"/>
    <w:rsid w:val="000C5F56"/>
    <w:rsid w:val="000C6224"/>
    <w:rsid w:val="000C627A"/>
    <w:rsid w:val="000C6562"/>
    <w:rsid w:val="000C6A54"/>
    <w:rsid w:val="000C6B9A"/>
    <w:rsid w:val="000C71D4"/>
    <w:rsid w:val="000C72E0"/>
    <w:rsid w:val="000C7AA3"/>
    <w:rsid w:val="000C7DE2"/>
    <w:rsid w:val="000D0961"/>
    <w:rsid w:val="000D0D0B"/>
    <w:rsid w:val="000D0EF5"/>
    <w:rsid w:val="000D11D4"/>
    <w:rsid w:val="000D18DF"/>
    <w:rsid w:val="000D1B2F"/>
    <w:rsid w:val="000D1C05"/>
    <w:rsid w:val="000D2119"/>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CF2"/>
    <w:rsid w:val="000D6DD9"/>
    <w:rsid w:val="000D7458"/>
    <w:rsid w:val="000D7625"/>
    <w:rsid w:val="000D77BC"/>
    <w:rsid w:val="000D7BF5"/>
    <w:rsid w:val="000D7F1A"/>
    <w:rsid w:val="000E0091"/>
    <w:rsid w:val="000E00E1"/>
    <w:rsid w:val="000E01B5"/>
    <w:rsid w:val="000E032D"/>
    <w:rsid w:val="000E0584"/>
    <w:rsid w:val="000E0805"/>
    <w:rsid w:val="000E0996"/>
    <w:rsid w:val="000E09C2"/>
    <w:rsid w:val="000E0AFE"/>
    <w:rsid w:val="000E0BEB"/>
    <w:rsid w:val="000E10D5"/>
    <w:rsid w:val="000E1B08"/>
    <w:rsid w:val="000E1FA2"/>
    <w:rsid w:val="000E23CF"/>
    <w:rsid w:val="000E23E0"/>
    <w:rsid w:val="000E2493"/>
    <w:rsid w:val="000E2645"/>
    <w:rsid w:val="000E2CEB"/>
    <w:rsid w:val="000E2F1C"/>
    <w:rsid w:val="000E31AF"/>
    <w:rsid w:val="000E35B7"/>
    <w:rsid w:val="000E3649"/>
    <w:rsid w:val="000E3729"/>
    <w:rsid w:val="000E3B25"/>
    <w:rsid w:val="000E3BA1"/>
    <w:rsid w:val="000E3BF9"/>
    <w:rsid w:val="000E3EB0"/>
    <w:rsid w:val="000E3F03"/>
    <w:rsid w:val="000E418D"/>
    <w:rsid w:val="000E42E4"/>
    <w:rsid w:val="000E4787"/>
    <w:rsid w:val="000E4FAE"/>
    <w:rsid w:val="000E5278"/>
    <w:rsid w:val="000E573F"/>
    <w:rsid w:val="000E57A2"/>
    <w:rsid w:val="000E580D"/>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1DAD"/>
    <w:rsid w:val="000F1E33"/>
    <w:rsid w:val="000F1E6D"/>
    <w:rsid w:val="000F2148"/>
    <w:rsid w:val="000F2259"/>
    <w:rsid w:val="000F2399"/>
    <w:rsid w:val="000F275E"/>
    <w:rsid w:val="000F3781"/>
    <w:rsid w:val="000F3BCF"/>
    <w:rsid w:val="000F4706"/>
    <w:rsid w:val="000F4726"/>
    <w:rsid w:val="000F4858"/>
    <w:rsid w:val="000F4D3C"/>
    <w:rsid w:val="000F4E56"/>
    <w:rsid w:val="000F512E"/>
    <w:rsid w:val="000F5326"/>
    <w:rsid w:val="000F55DF"/>
    <w:rsid w:val="000F57FF"/>
    <w:rsid w:val="000F58E4"/>
    <w:rsid w:val="000F5D3F"/>
    <w:rsid w:val="000F5E03"/>
    <w:rsid w:val="000F5EE7"/>
    <w:rsid w:val="000F61F0"/>
    <w:rsid w:val="000F62C4"/>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08E"/>
    <w:rsid w:val="00100327"/>
    <w:rsid w:val="001004B0"/>
    <w:rsid w:val="001005A9"/>
    <w:rsid w:val="00100EB0"/>
    <w:rsid w:val="001014C3"/>
    <w:rsid w:val="00101FCA"/>
    <w:rsid w:val="00102190"/>
    <w:rsid w:val="001024D1"/>
    <w:rsid w:val="001026C1"/>
    <w:rsid w:val="00102DDD"/>
    <w:rsid w:val="00102E77"/>
    <w:rsid w:val="00103372"/>
    <w:rsid w:val="00103581"/>
    <w:rsid w:val="001037D9"/>
    <w:rsid w:val="001037EA"/>
    <w:rsid w:val="00103AB0"/>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8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32"/>
    <w:rsid w:val="001143C3"/>
    <w:rsid w:val="00114695"/>
    <w:rsid w:val="00114AF1"/>
    <w:rsid w:val="00114BB6"/>
    <w:rsid w:val="00115038"/>
    <w:rsid w:val="0011540E"/>
    <w:rsid w:val="001154AD"/>
    <w:rsid w:val="0011571D"/>
    <w:rsid w:val="00115808"/>
    <w:rsid w:val="00115B74"/>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71F"/>
    <w:rsid w:val="0012186D"/>
    <w:rsid w:val="00121952"/>
    <w:rsid w:val="00121D24"/>
    <w:rsid w:val="00121D98"/>
    <w:rsid w:val="00121E20"/>
    <w:rsid w:val="00122485"/>
    <w:rsid w:val="00122580"/>
    <w:rsid w:val="0012275A"/>
    <w:rsid w:val="0012282D"/>
    <w:rsid w:val="0012287B"/>
    <w:rsid w:val="001229A0"/>
    <w:rsid w:val="00122BB4"/>
    <w:rsid w:val="00122CD7"/>
    <w:rsid w:val="0012323C"/>
    <w:rsid w:val="001233D5"/>
    <w:rsid w:val="0012350D"/>
    <w:rsid w:val="0012368C"/>
    <w:rsid w:val="00123798"/>
    <w:rsid w:val="00123D7B"/>
    <w:rsid w:val="00123FA0"/>
    <w:rsid w:val="00123FEC"/>
    <w:rsid w:val="00124175"/>
    <w:rsid w:val="00124749"/>
    <w:rsid w:val="001247A3"/>
    <w:rsid w:val="00124C63"/>
    <w:rsid w:val="00124F7F"/>
    <w:rsid w:val="001252EA"/>
    <w:rsid w:val="00125384"/>
    <w:rsid w:val="001253C2"/>
    <w:rsid w:val="00125620"/>
    <w:rsid w:val="00125715"/>
    <w:rsid w:val="00125A1E"/>
    <w:rsid w:val="00125C60"/>
    <w:rsid w:val="00125CED"/>
    <w:rsid w:val="00125E18"/>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80"/>
    <w:rsid w:val="001307C5"/>
    <w:rsid w:val="00130829"/>
    <w:rsid w:val="001309D5"/>
    <w:rsid w:val="00130AB0"/>
    <w:rsid w:val="00130D3D"/>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4E6"/>
    <w:rsid w:val="00134651"/>
    <w:rsid w:val="001346CE"/>
    <w:rsid w:val="0013484B"/>
    <w:rsid w:val="0013492E"/>
    <w:rsid w:val="001354D3"/>
    <w:rsid w:val="0013581A"/>
    <w:rsid w:val="00135D25"/>
    <w:rsid w:val="00135DDC"/>
    <w:rsid w:val="00135FFE"/>
    <w:rsid w:val="001361B9"/>
    <w:rsid w:val="001362F7"/>
    <w:rsid w:val="00136369"/>
    <w:rsid w:val="0013643D"/>
    <w:rsid w:val="00137239"/>
    <w:rsid w:val="00137390"/>
    <w:rsid w:val="00137405"/>
    <w:rsid w:val="001402F0"/>
    <w:rsid w:val="001403E7"/>
    <w:rsid w:val="00140427"/>
    <w:rsid w:val="001409D8"/>
    <w:rsid w:val="00140A9F"/>
    <w:rsid w:val="00140BAA"/>
    <w:rsid w:val="00140EB3"/>
    <w:rsid w:val="0014100D"/>
    <w:rsid w:val="001412C1"/>
    <w:rsid w:val="001412E3"/>
    <w:rsid w:val="0014130A"/>
    <w:rsid w:val="001416E2"/>
    <w:rsid w:val="0014174C"/>
    <w:rsid w:val="00141CA3"/>
    <w:rsid w:val="00141F7C"/>
    <w:rsid w:val="00142961"/>
    <w:rsid w:val="00142AAD"/>
    <w:rsid w:val="00142CA7"/>
    <w:rsid w:val="00142DCE"/>
    <w:rsid w:val="001430DF"/>
    <w:rsid w:val="00143881"/>
    <w:rsid w:val="00143FBC"/>
    <w:rsid w:val="00144504"/>
    <w:rsid w:val="0014478E"/>
    <w:rsid w:val="001447E0"/>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1"/>
    <w:rsid w:val="00146B84"/>
    <w:rsid w:val="00146E1B"/>
    <w:rsid w:val="00146E3A"/>
    <w:rsid w:val="00146FC6"/>
    <w:rsid w:val="0014711D"/>
    <w:rsid w:val="00147127"/>
    <w:rsid w:val="0014761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33"/>
    <w:rsid w:val="00156349"/>
    <w:rsid w:val="00156357"/>
    <w:rsid w:val="0015646F"/>
    <w:rsid w:val="001565D4"/>
    <w:rsid w:val="00156679"/>
    <w:rsid w:val="001569BB"/>
    <w:rsid w:val="00156A3E"/>
    <w:rsid w:val="0015709F"/>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99"/>
    <w:rsid w:val="00163ADA"/>
    <w:rsid w:val="0016455C"/>
    <w:rsid w:val="001645A8"/>
    <w:rsid w:val="00164693"/>
    <w:rsid w:val="00164B1A"/>
    <w:rsid w:val="00164B43"/>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620"/>
    <w:rsid w:val="001708BB"/>
    <w:rsid w:val="001709C3"/>
    <w:rsid w:val="00170A93"/>
    <w:rsid w:val="00170F9D"/>
    <w:rsid w:val="00171033"/>
    <w:rsid w:val="001712F9"/>
    <w:rsid w:val="0017188F"/>
    <w:rsid w:val="00171F70"/>
    <w:rsid w:val="00171FD0"/>
    <w:rsid w:val="001723A6"/>
    <w:rsid w:val="001724F5"/>
    <w:rsid w:val="00172777"/>
    <w:rsid w:val="001727FC"/>
    <w:rsid w:val="0017334C"/>
    <w:rsid w:val="001734A1"/>
    <w:rsid w:val="0017352E"/>
    <w:rsid w:val="001737FB"/>
    <w:rsid w:val="00173843"/>
    <w:rsid w:val="00173BBA"/>
    <w:rsid w:val="00173D4B"/>
    <w:rsid w:val="00173DEE"/>
    <w:rsid w:val="00173F6E"/>
    <w:rsid w:val="0017406B"/>
    <w:rsid w:val="00174A4C"/>
    <w:rsid w:val="00174C99"/>
    <w:rsid w:val="00174D2E"/>
    <w:rsid w:val="00175131"/>
    <w:rsid w:val="001751B7"/>
    <w:rsid w:val="00175801"/>
    <w:rsid w:val="00175915"/>
    <w:rsid w:val="00175A55"/>
    <w:rsid w:val="00175B54"/>
    <w:rsid w:val="00175D1A"/>
    <w:rsid w:val="0017603B"/>
    <w:rsid w:val="0017648F"/>
    <w:rsid w:val="001765B8"/>
    <w:rsid w:val="001767B8"/>
    <w:rsid w:val="00176BA4"/>
    <w:rsid w:val="00176D95"/>
    <w:rsid w:val="00177074"/>
    <w:rsid w:val="00177239"/>
    <w:rsid w:val="001772D6"/>
    <w:rsid w:val="00177641"/>
    <w:rsid w:val="00177910"/>
    <w:rsid w:val="00177997"/>
    <w:rsid w:val="001779ED"/>
    <w:rsid w:val="00177AED"/>
    <w:rsid w:val="00177BF9"/>
    <w:rsid w:val="00177E7C"/>
    <w:rsid w:val="00177F2B"/>
    <w:rsid w:val="00177F49"/>
    <w:rsid w:val="00180003"/>
    <w:rsid w:val="0018028F"/>
    <w:rsid w:val="00180439"/>
    <w:rsid w:val="00180D58"/>
    <w:rsid w:val="00180D85"/>
    <w:rsid w:val="00180F32"/>
    <w:rsid w:val="00180FEE"/>
    <w:rsid w:val="001813E6"/>
    <w:rsid w:val="001813EA"/>
    <w:rsid w:val="00181962"/>
    <w:rsid w:val="001819CC"/>
    <w:rsid w:val="00181B27"/>
    <w:rsid w:val="00181E3E"/>
    <w:rsid w:val="00181F7A"/>
    <w:rsid w:val="0018212F"/>
    <w:rsid w:val="0018218D"/>
    <w:rsid w:val="001822EF"/>
    <w:rsid w:val="001823D4"/>
    <w:rsid w:val="0018252B"/>
    <w:rsid w:val="001825D5"/>
    <w:rsid w:val="0018263C"/>
    <w:rsid w:val="001827A4"/>
    <w:rsid w:val="00182A5D"/>
    <w:rsid w:val="00182F99"/>
    <w:rsid w:val="00183245"/>
    <w:rsid w:val="0018338F"/>
    <w:rsid w:val="001835CF"/>
    <w:rsid w:val="0018367E"/>
    <w:rsid w:val="001838EF"/>
    <w:rsid w:val="00183E08"/>
    <w:rsid w:val="001849BD"/>
    <w:rsid w:val="00184D2C"/>
    <w:rsid w:val="00184D50"/>
    <w:rsid w:val="00184FBC"/>
    <w:rsid w:val="001856F1"/>
    <w:rsid w:val="00185C1A"/>
    <w:rsid w:val="00185EA5"/>
    <w:rsid w:val="00186029"/>
    <w:rsid w:val="001860A4"/>
    <w:rsid w:val="001860E1"/>
    <w:rsid w:val="00186649"/>
    <w:rsid w:val="0018675F"/>
    <w:rsid w:val="00186834"/>
    <w:rsid w:val="001869FC"/>
    <w:rsid w:val="00187392"/>
    <w:rsid w:val="00187803"/>
    <w:rsid w:val="0018796C"/>
    <w:rsid w:val="00187984"/>
    <w:rsid w:val="00187D28"/>
    <w:rsid w:val="0019011C"/>
    <w:rsid w:val="0019044E"/>
    <w:rsid w:val="00190C05"/>
    <w:rsid w:val="00190CE2"/>
    <w:rsid w:val="00191373"/>
    <w:rsid w:val="00191457"/>
    <w:rsid w:val="0019156B"/>
    <w:rsid w:val="001916FE"/>
    <w:rsid w:val="0019171A"/>
    <w:rsid w:val="00191A60"/>
    <w:rsid w:val="00191CF6"/>
    <w:rsid w:val="00191D55"/>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B3B"/>
    <w:rsid w:val="00194C2C"/>
    <w:rsid w:val="00194F81"/>
    <w:rsid w:val="001957AC"/>
    <w:rsid w:val="001957FA"/>
    <w:rsid w:val="001958D7"/>
    <w:rsid w:val="00195B8B"/>
    <w:rsid w:val="00195ECE"/>
    <w:rsid w:val="00196334"/>
    <w:rsid w:val="00196A53"/>
    <w:rsid w:val="00196C07"/>
    <w:rsid w:val="00197045"/>
    <w:rsid w:val="00197A29"/>
    <w:rsid w:val="00197BBC"/>
    <w:rsid w:val="00197CE3"/>
    <w:rsid w:val="00197E6B"/>
    <w:rsid w:val="00197F7C"/>
    <w:rsid w:val="001A00E0"/>
    <w:rsid w:val="001A054E"/>
    <w:rsid w:val="001A068E"/>
    <w:rsid w:val="001A090A"/>
    <w:rsid w:val="001A0C95"/>
    <w:rsid w:val="001A2245"/>
    <w:rsid w:val="001A22F0"/>
    <w:rsid w:val="001A2382"/>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6C6B"/>
    <w:rsid w:val="001A7159"/>
    <w:rsid w:val="001A7B44"/>
    <w:rsid w:val="001B03F1"/>
    <w:rsid w:val="001B0BD0"/>
    <w:rsid w:val="001B151A"/>
    <w:rsid w:val="001B15BB"/>
    <w:rsid w:val="001B1787"/>
    <w:rsid w:val="001B19A0"/>
    <w:rsid w:val="001B1B40"/>
    <w:rsid w:val="001B1DC6"/>
    <w:rsid w:val="001B1E43"/>
    <w:rsid w:val="001B1E90"/>
    <w:rsid w:val="001B23CB"/>
    <w:rsid w:val="001B2428"/>
    <w:rsid w:val="001B2433"/>
    <w:rsid w:val="001B2620"/>
    <w:rsid w:val="001B273E"/>
    <w:rsid w:val="001B29CC"/>
    <w:rsid w:val="001B2C2D"/>
    <w:rsid w:val="001B3033"/>
    <w:rsid w:val="001B3164"/>
    <w:rsid w:val="001B332C"/>
    <w:rsid w:val="001B33FB"/>
    <w:rsid w:val="001B3484"/>
    <w:rsid w:val="001B3A12"/>
    <w:rsid w:val="001B3E11"/>
    <w:rsid w:val="001B4109"/>
    <w:rsid w:val="001B4404"/>
    <w:rsid w:val="001B4782"/>
    <w:rsid w:val="001B51A0"/>
    <w:rsid w:val="001B597C"/>
    <w:rsid w:val="001B6244"/>
    <w:rsid w:val="001B627F"/>
    <w:rsid w:val="001B64C2"/>
    <w:rsid w:val="001B67EF"/>
    <w:rsid w:val="001B6800"/>
    <w:rsid w:val="001B7088"/>
    <w:rsid w:val="001B7754"/>
    <w:rsid w:val="001B78B4"/>
    <w:rsid w:val="001B7ABE"/>
    <w:rsid w:val="001B7BEA"/>
    <w:rsid w:val="001C0055"/>
    <w:rsid w:val="001C03FC"/>
    <w:rsid w:val="001C06F1"/>
    <w:rsid w:val="001C0862"/>
    <w:rsid w:val="001C093C"/>
    <w:rsid w:val="001C0AFB"/>
    <w:rsid w:val="001C0BCC"/>
    <w:rsid w:val="001C107D"/>
    <w:rsid w:val="001C1144"/>
    <w:rsid w:val="001C12FF"/>
    <w:rsid w:val="001C1F0D"/>
    <w:rsid w:val="001C202F"/>
    <w:rsid w:val="001C2127"/>
    <w:rsid w:val="001C21C3"/>
    <w:rsid w:val="001C23B2"/>
    <w:rsid w:val="001C24CC"/>
    <w:rsid w:val="001C24CF"/>
    <w:rsid w:val="001C2786"/>
    <w:rsid w:val="001C28B7"/>
    <w:rsid w:val="001C2A87"/>
    <w:rsid w:val="001C2E57"/>
    <w:rsid w:val="001C336E"/>
    <w:rsid w:val="001C343B"/>
    <w:rsid w:val="001C3606"/>
    <w:rsid w:val="001C370B"/>
    <w:rsid w:val="001C37E0"/>
    <w:rsid w:val="001C3838"/>
    <w:rsid w:val="001C390C"/>
    <w:rsid w:val="001C41EF"/>
    <w:rsid w:val="001C41FC"/>
    <w:rsid w:val="001C4305"/>
    <w:rsid w:val="001C4759"/>
    <w:rsid w:val="001C488F"/>
    <w:rsid w:val="001C4C53"/>
    <w:rsid w:val="001C5027"/>
    <w:rsid w:val="001C546B"/>
    <w:rsid w:val="001C58EB"/>
    <w:rsid w:val="001C5D5C"/>
    <w:rsid w:val="001C615D"/>
    <w:rsid w:val="001C6345"/>
    <w:rsid w:val="001C64AB"/>
    <w:rsid w:val="001C65D9"/>
    <w:rsid w:val="001C6D8B"/>
    <w:rsid w:val="001C6E94"/>
    <w:rsid w:val="001C765B"/>
    <w:rsid w:val="001C7BBA"/>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D86"/>
    <w:rsid w:val="001D1ED4"/>
    <w:rsid w:val="001D27A5"/>
    <w:rsid w:val="001D2910"/>
    <w:rsid w:val="001D341E"/>
    <w:rsid w:val="001D3486"/>
    <w:rsid w:val="001D38A3"/>
    <w:rsid w:val="001D39EB"/>
    <w:rsid w:val="001D3B04"/>
    <w:rsid w:val="001D3C4D"/>
    <w:rsid w:val="001D3FBF"/>
    <w:rsid w:val="001D49CD"/>
    <w:rsid w:val="001D4BDC"/>
    <w:rsid w:val="001D4D2D"/>
    <w:rsid w:val="001D4EA7"/>
    <w:rsid w:val="001D4FF7"/>
    <w:rsid w:val="001D569D"/>
    <w:rsid w:val="001D5839"/>
    <w:rsid w:val="001D59F6"/>
    <w:rsid w:val="001D5B4E"/>
    <w:rsid w:val="001D5C78"/>
    <w:rsid w:val="001D6226"/>
    <w:rsid w:val="001D63E9"/>
    <w:rsid w:val="001D64DA"/>
    <w:rsid w:val="001D69E1"/>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981"/>
    <w:rsid w:val="001E2B2A"/>
    <w:rsid w:val="001E2C8F"/>
    <w:rsid w:val="001E2E72"/>
    <w:rsid w:val="001E3081"/>
    <w:rsid w:val="001E3347"/>
    <w:rsid w:val="001E33E3"/>
    <w:rsid w:val="001E389C"/>
    <w:rsid w:val="001E399E"/>
    <w:rsid w:val="001E3AE7"/>
    <w:rsid w:val="001E3FED"/>
    <w:rsid w:val="001E42E4"/>
    <w:rsid w:val="001E4515"/>
    <w:rsid w:val="001E4773"/>
    <w:rsid w:val="001E4D63"/>
    <w:rsid w:val="001E5020"/>
    <w:rsid w:val="001E5277"/>
    <w:rsid w:val="001E5451"/>
    <w:rsid w:val="001E5743"/>
    <w:rsid w:val="001E5A95"/>
    <w:rsid w:val="001E5BC4"/>
    <w:rsid w:val="001E5C90"/>
    <w:rsid w:val="001E5E8F"/>
    <w:rsid w:val="001E5EA3"/>
    <w:rsid w:val="001E635E"/>
    <w:rsid w:val="001E6E98"/>
    <w:rsid w:val="001E79C2"/>
    <w:rsid w:val="001E7C2B"/>
    <w:rsid w:val="001E7DA6"/>
    <w:rsid w:val="001E7FE1"/>
    <w:rsid w:val="001F0077"/>
    <w:rsid w:val="001F0387"/>
    <w:rsid w:val="001F044D"/>
    <w:rsid w:val="001F0451"/>
    <w:rsid w:val="001F0508"/>
    <w:rsid w:val="001F0BE0"/>
    <w:rsid w:val="001F0D01"/>
    <w:rsid w:val="001F0E16"/>
    <w:rsid w:val="001F14F2"/>
    <w:rsid w:val="001F1A0B"/>
    <w:rsid w:val="001F1EE2"/>
    <w:rsid w:val="001F2053"/>
    <w:rsid w:val="001F2142"/>
    <w:rsid w:val="001F2362"/>
    <w:rsid w:val="001F23C0"/>
    <w:rsid w:val="001F29E5"/>
    <w:rsid w:val="001F2C93"/>
    <w:rsid w:val="001F3025"/>
    <w:rsid w:val="001F3304"/>
    <w:rsid w:val="001F3545"/>
    <w:rsid w:val="001F3646"/>
    <w:rsid w:val="001F398B"/>
    <w:rsid w:val="001F3C54"/>
    <w:rsid w:val="001F3E44"/>
    <w:rsid w:val="001F3FD5"/>
    <w:rsid w:val="001F412C"/>
    <w:rsid w:val="001F41B8"/>
    <w:rsid w:val="001F42B8"/>
    <w:rsid w:val="001F4360"/>
    <w:rsid w:val="001F436C"/>
    <w:rsid w:val="001F46D7"/>
    <w:rsid w:val="001F4993"/>
    <w:rsid w:val="001F4B37"/>
    <w:rsid w:val="001F4BD0"/>
    <w:rsid w:val="001F4EA7"/>
    <w:rsid w:val="001F50F5"/>
    <w:rsid w:val="001F522B"/>
    <w:rsid w:val="001F5497"/>
    <w:rsid w:val="001F54E5"/>
    <w:rsid w:val="001F55CC"/>
    <w:rsid w:val="001F55D6"/>
    <w:rsid w:val="001F58A4"/>
    <w:rsid w:val="001F5A52"/>
    <w:rsid w:val="001F5DAB"/>
    <w:rsid w:val="001F5E2F"/>
    <w:rsid w:val="001F5EA4"/>
    <w:rsid w:val="001F674C"/>
    <w:rsid w:val="001F6AF1"/>
    <w:rsid w:val="001F7117"/>
    <w:rsid w:val="001F75FD"/>
    <w:rsid w:val="001F7CC6"/>
    <w:rsid w:val="001F7D44"/>
    <w:rsid w:val="001F7F34"/>
    <w:rsid w:val="00200412"/>
    <w:rsid w:val="0020089E"/>
    <w:rsid w:val="00200AC5"/>
    <w:rsid w:val="00201294"/>
    <w:rsid w:val="00201605"/>
    <w:rsid w:val="002016B6"/>
    <w:rsid w:val="00201A55"/>
    <w:rsid w:val="00201CBE"/>
    <w:rsid w:val="002020C6"/>
    <w:rsid w:val="00202396"/>
    <w:rsid w:val="0020239A"/>
    <w:rsid w:val="00202827"/>
    <w:rsid w:val="002029B9"/>
    <w:rsid w:val="00202AE3"/>
    <w:rsid w:val="00202DE1"/>
    <w:rsid w:val="002032C3"/>
    <w:rsid w:val="00203803"/>
    <w:rsid w:val="00203C7E"/>
    <w:rsid w:val="00203F49"/>
    <w:rsid w:val="00204774"/>
    <w:rsid w:val="00204870"/>
    <w:rsid w:val="00204AB4"/>
    <w:rsid w:val="00204B8A"/>
    <w:rsid w:val="002055EF"/>
    <w:rsid w:val="00205A6B"/>
    <w:rsid w:val="00206C40"/>
    <w:rsid w:val="00206EA8"/>
    <w:rsid w:val="0020707B"/>
    <w:rsid w:val="0020722E"/>
    <w:rsid w:val="0020778E"/>
    <w:rsid w:val="002078F6"/>
    <w:rsid w:val="00207CC2"/>
    <w:rsid w:val="00207D81"/>
    <w:rsid w:val="00207E73"/>
    <w:rsid w:val="00207E8B"/>
    <w:rsid w:val="00210019"/>
    <w:rsid w:val="00210082"/>
    <w:rsid w:val="0021078E"/>
    <w:rsid w:val="00210816"/>
    <w:rsid w:val="00211433"/>
    <w:rsid w:val="0021148A"/>
    <w:rsid w:val="00211E46"/>
    <w:rsid w:val="00211EEF"/>
    <w:rsid w:val="00212258"/>
    <w:rsid w:val="002123F6"/>
    <w:rsid w:val="002126BC"/>
    <w:rsid w:val="00212851"/>
    <w:rsid w:val="00212974"/>
    <w:rsid w:val="00212A2E"/>
    <w:rsid w:val="00212AAC"/>
    <w:rsid w:val="0021303D"/>
    <w:rsid w:val="00213D13"/>
    <w:rsid w:val="00213E17"/>
    <w:rsid w:val="00213E90"/>
    <w:rsid w:val="00213EA7"/>
    <w:rsid w:val="00213FD2"/>
    <w:rsid w:val="00214902"/>
    <w:rsid w:val="00214BE5"/>
    <w:rsid w:val="00214CC1"/>
    <w:rsid w:val="00215010"/>
    <w:rsid w:val="002153A5"/>
    <w:rsid w:val="002154B4"/>
    <w:rsid w:val="00215524"/>
    <w:rsid w:val="00215697"/>
    <w:rsid w:val="002157C3"/>
    <w:rsid w:val="00215BDE"/>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DD6"/>
    <w:rsid w:val="00217F5B"/>
    <w:rsid w:val="00220084"/>
    <w:rsid w:val="002201A6"/>
    <w:rsid w:val="0022027D"/>
    <w:rsid w:val="0022045E"/>
    <w:rsid w:val="002204C7"/>
    <w:rsid w:val="00220B16"/>
    <w:rsid w:val="00221085"/>
    <w:rsid w:val="00221131"/>
    <w:rsid w:val="00221201"/>
    <w:rsid w:val="0022137C"/>
    <w:rsid w:val="002214F8"/>
    <w:rsid w:val="00221721"/>
    <w:rsid w:val="00221A92"/>
    <w:rsid w:val="00221B59"/>
    <w:rsid w:val="002220DC"/>
    <w:rsid w:val="00222152"/>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D7F"/>
    <w:rsid w:val="00224E1A"/>
    <w:rsid w:val="00224E5F"/>
    <w:rsid w:val="00225103"/>
    <w:rsid w:val="00225110"/>
    <w:rsid w:val="0022537C"/>
    <w:rsid w:val="00226075"/>
    <w:rsid w:val="002265AA"/>
    <w:rsid w:val="00226675"/>
    <w:rsid w:val="00226C1B"/>
    <w:rsid w:val="00226E33"/>
    <w:rsid w:val="002272CC"/>
    <w:rsid w:val="00227400"/>
    <w:rsid w:val="0022799B"/>
    <w:rsid w:val="00227C4E"/>
    <w:rsid w:val="00227E1D"/>
    <w:rsid w:val="00227E44"/>
    <w:rsid w:val="00227FF1"/>
    <w:rsid w:val="0023070A"/>
    <w:rsid w:val="002308CE"/>
    <w:rsid w:val="00230B18"/>
    <w:rsid w:val="00230CE6"/>
    <w:rsid w:val="00231194"/>
    <w:rsid w:val="002317F5"/>
    <w:rsid w:val="002319D9"/>
    <w:rsid w:val="00231F8D"/>
    <w:rsid w:val="002321D7"/>
    <w:rsid w:val="002323F3"/>
    <w:rsid w:val="0023240A"/>
    <w:rsid w:val="002324D6"/>
    <w:rsid w:val="002324F9"/>
    <w:rsid w:val="002325E6"/>
    <w:rsid w:val="00232879"/>
    <w:rsid w:val="002329AD"/>
    <w:rsid w:val="00232A42"/>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BDF"/>
    <w:rsid w:val="00234F00"/>
    <w:rsid w:val="0023509D"/>
    <w:rsid w:val="00235315"/>
    <w:rsid w:val="00235452"/>
    <w:rsid w:val="002356C3"/>
    <w:rsid w:val="0023589D"/>
    <w:rsid w:val="00235A6C"/>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A3C"/>
    <w:rsid w:val="00237DEC"/>
    <w:rsid w:val="002403C3"/>
    <w:rsid w:val="00240405"/>
    <w:rsid w:val="0024042F"/>
    <w:rsid w:val="00240DDC"/>
    <w:rsid w:val="00240F26"/>
    <w:rsid w:val="002412DA"/>
    <w:rsid w:val="0024152B"/>
    <w:rsid w:val="0024189D"/>
    <w:rsid w:val="0024202F"/>
    <w:rsid w:val="002422F8"/>
    <w:rsid w:val="0024254D"/>
    <w:rsid w:val="00242BBD"/>
    <w:rsid w:val="00242DE1"/>
    <w:rsid w:val="0024300D"/>
    <w:rsid w:val="002436C1"/>
    <w:rsid w:val="002436DE"/>
    <w:rsid w:val="00243900"/>
    <w:rsid w:val="00243AF4"/>
    <w:rsid w:val="00243B19"/>
    <w:rsid w:val="00243BE4"/>
    <w:rsid w:val="00243C40"/>
    <w:rsid w:val="00243CB1"/>
    <w:rsid w:val="00243CE5"/>
    <w:rsid w:val="00243DD7"/>
    <w:rsid w:val="0024423D"/>
    <w:rsid w:val="002444A4"/>
    <w:rsid w:val="002445D2"/>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412"/>
    <w:rsid w:val="002476F8"/>
    <w:rsid w:val="0024794B"/>
    <w:rsid w:val="00247AC9"/>
    <w:rsid w:val="00247D02"/>
    <w:rsid w:val="00247D6A"/>
    <w:rsid w:val="00247DE0"/>
    <w:rsid w:val="0025004C"/>
    <w:rsid w:val="00250527"/>
    <w:rsid w:val="002508E9"/>
    <w:rsid w:val="00250BEA"/>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8CF"/>
    <w:rsid w:val="00255B35"/>
    <w:rsid w:val="00255B3C"/>
    <w:rsid w:val="00255C66"/>
    <w:rsid w:val="002561EE"/>
    <w:rsid w:val="00256657"/>
    <w:rsid w:val="00256B60"/>
    <w:rsid w:val="00256DF1"/>
    <w:rsid w:val="00256FFC"/>
    <w:rsid w:val="00257279"/>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9B3"/>
    <w:rsid w:val="00261C4C"/>
    <w:rsid w:val="00261D37"/>
    <w:rsid w:val="00261DB5"/>
    <w:rsid w:val="00261E16"/>
    <w:rsid w:val="002629C1"/>
    <w:rsid w:val="00262B3F"/>
    <w:rsid w:val="00262EF7"/>
    <w:rsid w:val="00263369"/>
    <w:rsid w:val="00263425"/>
    <w:rsid w:val="002634E2"/>
    <w:rsid w:val="002634E3"/>
    <w:rsid w:val="002635F4"/>
    <w:rsid w:val="002636FB"/>
    <w:rsid w:val="002637D8"/>
    <w:rsid w:val="00263B19"/>
    <w:rsid w:val="00263C33"/>
    <w:rsid w:val="00263D7E"/>
    <w:rsid w:val="00263E37"/>
    <w:rsid w:val="00264375"/>
    <w:rsid w:val="002643D1"/>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C34"/>
    <w:rsid w:val="00266FDD"/>
    <w:rsid w:val="00267337"/>
    <w:rsid w:val="002673AA"/>
    <w:rsid w:val="00267535"/>
    <w:rsid w:val="002675BA"/>
    <w:rsid w:val="0026769E"/>
    <w:rsid w:val="0027002B"/>
    <w:rsid w:val="002703E1"/>
    <w:rsid w:val="002706E4"/>
    <w:rsid w:val="00270A72"/>
    <w:rsid w:val="00270A7C"/>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D85"/>
    <w:rsid w:val="00273E11"/>
    <w:rsid w:val="00273E4B"/>
    <w:rsid w:val="002740BE"/>
    <w:rsid w:val="00274187"/>
    <w:rsid w:val="002744D1"/>
    <w:rsid w:val="002744DF"/>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2D5A"/>
    <w:rsid w:val="00283332"/>
    <w:rsid w:val="0028352B"/>
    <w:rsid w:val="002836B1"/>
    <w:rsid w:val="00283EE8"/>
    <w:rsid w:val="002840B1"/>
    <w:rsid w:val="002843D6"/>
    <w:rsid w:val="0028461B"/>
    <w:rsid w:val="00284990"/>
    <w:rsid w:val="00284AB8"/>
    <w:rsid w:val="00284E7D"/>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A28"/>
    <w:rsid w:val="00293A46"/>
    <w:rsid w:val="00293C44"/>
    <w:rsid w:val="00293CBF"/>
    <w:rsid w:val="00293E8E"/>
    <w:rsid w:val="002941B7"/>
    <w:rsid w:val="002942EB"/>
    <w:rsid w:val="00294832"/>
    <w:rsid w:val="00294B9D"/>
    <w:rsid w:val="00294C73"/>
    <w:rsid w:val="00294E75"/>
    <w:rsid w:val="0029504F"/>
    <w:rsid w:val="00295868"/>
    <w:rsid w:val="00295EE9"/>
    <w:rsid w:val="00296C30"/>
    <w:rsid w:val="00296D29"/>
    <w:rsid w:val="00296E4B"/>
    <w:rsid w:val="00297013"/>
    <w:rsid w:val="00297164"/>
    <w:rsid w:val="00297380"/>
    <w:rsid w:val="002974EA"/>
    <w:rsid w:val="0029755F"/>
    <w:rsid w:val="00297C69"/>
    <w:rsid w:val="00297F12"/>
    <w:rsid w:val="002A0232"/>
    <w:rsid w:val="002A03CF"/>
    <w:rsid w:val="002A07BD"/>
    <w:rsid w:val="002A0AB6"/>
    <w:rsid w:val="002A0AD0"/>
    <w:rsid w:val="002A0AEE"/>
    <w:rsid w:val="002A0C7D"/>
    <w:rsid w:val="002A0E28"/>
    <w:rsid w:val="002A12F9"/>
    <w:rsid w:val="002A19FB"/>
    <w:rsid w:val="002A1B05"/>
    <w:rsid w:val="002A1D27"/>
    <w:rsid w:val="002A1F9D"/>
    <w:rsid w:val="002A2378"/>
    <w:rsid w:val="002A246C"/>
    <w:rsid w:val="002A2B77"/>
    <w:rsid w:val="002A2CFA"/>
    <w:rsid w:val="002A2E01"/>
    <w:rsid w:val="002A2E0D"/>
    <w:rsid w:val="002A3170"/>
    <w:rsid w:val="002A3514"/>
    <w:rsid w:val="002A35B3"/>
    <w:rsid w:val="002A3C91"/>
    <w:rsid w:val="002A3D44"/>
    <w:rsid w:val="002A3E91"/>
    <w:rsid w:val="002A3F5D"/>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40"/>
    <w:rsid w:val="002A6D64"/>
    <w:rsid w:val="002A6D91"/>
    <w:rsid w:val="002A6DB3"/>
    <w:rsid w:val="002A71D4"/>
    <w:rsid w:val="002A71E5"/>
    <w:rsid w:val="002A765E"/>
    <w:rsid w:val="002A77D0"/>
    <w:rsid w:val="002A7BAA"/>
    <w:rsid w:val="002A7E05"/>
    <w:rsid w:val="002A7E79"/>
    <w:rsid w:val="002B04F3"/>
    <w:rsid w:val="002B08A1"/>
    <w:rsid w:val="002B0A56"/>
    <w:rsid w:val="002B0F62"/>
    <w:rsid w:val="002B0FC0"/>
    <w:rsid w:val="002B111A"/>
    <w:rsid w:val="002B1B7B"/>
    <w:rsid w:val="002B1D55"/>
    <w:rsid w:val="002B1E6B"/>
    <w:rsid w:val="002B21A5"/>
    <w:rsid w:val="002B2250"/>
    <w:rsid w:val="002B225D"/>
    <w:rsid w:val="002B2726"/>
    <w:rsid w:val="002B2B8E"/>
    <w:rsid w:val="002B3244"/>
    <w:rsid w:val="002B35BE"/>
    <w:rsid w:val="002B37CE"/>
    <w:rsid w:val="002B37D8"/>
    <w:rsid w:val="002B3A1A"/>
    <w:rsid w:val="002B3D93"/>
    <w:rsid w:val="002B3E09"/>
    <w:rsid w:val="002B426C"/>
    <w:rsid w:val="002B4287"/>
    <w:rsid w:val="002B4812"/>
    <w:rsid w:val="002B4B03"/>
    <w:rsid w:val="002B4BEF"/>
    <w:rsid w:val="002B4D71"/>
    <w:rsid w:val="002B4ECA"/>
    <w:rsid w:val="002B4F9A"/>
    <w:rsid w:val="002B4FEE"/>
    <w:rsid w:val="002B5374"/>
    <w:rsid w:val="002B562B"/>
    <w:rsid w:val="002B5666"/>
    <w:rsid w:val="002B566E"/>
    <w:rsid w:val="002B5846"/>
    <w:rsid w:val="002B5E9D"/>
    <w:rsid w:val="002B6083"/>
    <w:rsid w:val="002B608B"/>
    <w:rsid w:val="002B6813"/>
    <w:rsid w:val="002B69F2"/>
    <w:rsid w:val="002B6C04"/>
    <w:rsid w:val="002B6CE8"/>
    <w:rsid w:val="002B71AA"/>
    <w:rsid w:val="002B7562"/>
    <w:rsid w:val="002B7904"/>
    <w:rsid w:val="002B7BD9"/>
    <w:rsid w:val="002B7D1C"/>
    <w:rsid w:val="002B7DBF"/>
    <w:rsid w:val="002C03D1"/>
    <w:rsid w:val="002C0555"/>
    <w:rsid w:val="002C05FF"/>
    <w:rsid w:val="002C0666"/>
    <w:rsid w:val="002C07E5"/>
    <w:rsid w:val="002C09FC"/>
    <w:rsid w:val="002C0E27"/>
    <w:rsid w:val="002C0FD5"/>
    <w:rsid w:val="002C11B5"/>
    <w:rsid w:val="002C1414"/>
    <w:rsid w:val="002C14D7"/>
    <w:rsid w:val="002C169B"/>
    <w:rsid w:val="002C1777"/>
    <w:rsid w:val="002C191B"/>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0"/>
    <w:rsid w:val="002C6653"/>
    <w:rsid w:val="002C67FF"/>
    <w:rsid w:val="002C6DFC"/>
    <w:rsid w:val="002C6E84"/>
    <w:rsid w:val="002C7384"/>
    <w:rsid w:val="002C7676"/>
    <w:rsid w:val="002C76D0"/>
    <w:rsid w:val="002C7DDD"/>
    <w:rsid w:val="002C7FAA"/>
    <w:rsid w:val="002D045E"/>
    <w:rsid w:val="002D0941"/>
    <w:rsid w:val="002D0F9A"/>
    <w:rsid w:val="002D1017"/>
    <w:rsid w:val="002D116B"/>
    <w:rsid w:val="002D17A6"/>
    <w:rsid w:val="002D17CD"/>
    <w:rsid w:val="002D19C8"/>
    <w:rsid w:val="002D2146"/>
    <w:rsid w:val="002D2951"/>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E9B"/>
    <w:rsid w:val="002E2FEE"/>
    <w:rsid w:val="002E32D8"/>
    <w:rsid w:val="002E374A"/>
    <w:rsid w:val="002E3BD2"/>
    <w:rsid w:val="002E3D48"/>
    <w:rsid w:val="002E3D68"/>
    <w:rsid w:val="002E3DF9"/>
    <w:rsid w:val="002E3F25"/>
    <w:rsid w:val="002E4587"/>
    <w:rsid w:val="002E46A6"/>
    <w:rsid w:val="002E4896"/>
    <w:rsid w:val="002E4A27"/>
    <w:rsid w:val="002E4DFF"/>
    <w:rsid w:val="002E4FBA"/>
    <w:rsid w:val="002E5189"/>
    <w:rsid w:val="002E5423"/>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D14"/>
    <w:rsid w:val="00300E90"/>
    <w:rsid w:val="0030104B"/>
    <w:rsid w:val="0030112B"/>
    <w:rsid w:val="0030118D"/>
    <w:rsid w:val="003012E4"/>
    <w:rsid w:val="003014D9"/>
    <w:rsid w:val="00301C92"/>
    <w:rsid w:val="00301D10"/>
    <w:rsid w:val="003020B4"/>
    <w:rsid w:val="00302252"/>
    <w:rsid w:val="00302261"/>
    <w:rsid w:val="003022A8"/>
    <w:rsid w:val="0030268E"/>
    <w:rsid w:val="00302B20"/>
    <w:rsid w:val="00302BA7"/>
    <w:rsid w:val="00302BBE"/>
    <w:rsid w:val="00302E95"/>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736"/>
    <w:rsid w:val="003058AC"/>
    <w:rsid w:val="003059CA"/>
    <w:rsid w:val="003059CF"/>
    <w:rsid w:val="00305A80"/>
    <w:rsid w:val="00305ECE"/>
    <w:rsid w:val="00305F11"/>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3A3"/>
    <w:rsid w:val="003104EB"/>
    <w:rsid w:val="003107FF"/>
    <w:rsid w:val="00310975"/>
    <w:rsid w:val="00310BB0"/>
    <w:rsid w:val="00310CEF"/>
    <w:rsid w:val="00310D48"/>
    <w:rsid w:val="00310E82"/>
    <w:rsid w:val="00311129"/>
    <w:rsid w:val="00311386"/>
    <w:rsid w:val="00311AB1"/>
    <w:rsid w:val="00311B62"/>
    <w:rsid w:val="00311D32"/>
    <w:rsid w:val="003123CD"/>
    <w:rsid w:val="0031257B"/>
    <w:rsid w:val="00312C79"/>
    <w:rsid w:val="00313242"/>
    <w:rsid w:val="0031346F"/>
    <w:rsid w:val="00313545"/>
    <w:rsid w:val="00313AD7"/>
    <w:rsid w:val="00314111"/>
    <w:rsid w:val="003142CF"/>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435"/>
    <w:rsid w:val="00316452"/>
    <w:rsid w:val="003167C4"/>
    <w:rsid w:val="003169B3"/>
    <w:rsid w:val="00316AA6"/>
    <w:rsid w:val="00316CBD"/>
    <w:rsid w:val="003171DB"/>
    <w:rsid w:val="0031740C"/>
    <w:rsid w:val="00317529"/>
    <w:rsid w:val="0031752E"/>
    <w:rsid w:val="00317746"/>
    <w:rsid w:val="003178E0"/>
    <w:rsid w:val="0032005E"/>
    <w:rsid w:val="00320396"/>
    <w:rsid w:val="003203CD"/>
    <w:rsid w:val="0032047A"/>
    <w:rsid w:val="00320555"/>
    <w:rsid w:val="003205CF"/>
    <w:rsid w:val="00320A2D"/>
    <w:rsid w:val="00321012"/>
    <w:rsid w:val="003210C1"/>
    <w:rsid w:val="003219EC"/>
    <w:rsid w:val="00321FE1"/>
    <w:rsid w:val="0032206D"/>
    <w:rsid w:val="00322179"/>
    <w:rsid w:val="003223D0"/>
    <w:rsid w:val="003226E9"/>
    <w:rsid w:val="00322A00"/>
    <w:rsid w:val="00322A89"/>
    <w:rsid w:val="00322C4C"/>
    <w:rsid w:val="00323193"/>
    <w:rsid w:val="00323F27"/>
    <w:rsid w:val="00323F9D"/>
    <w:rsid w:val="0032432F"/>
    <w:rsid w:val="003246D7"/>
    <w:rsid w:val="00324923"/>
    <w:rsid w:val="00324C4E"/>
    <w:rsid w:val="00324DB6"/>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A4"/>
    <w:rsid w:val="00327B9D"/>
    <w:rsid w:val="00327C79"/>
    <w:rsid w:val="0033019C"/>
    <w:rsid w:val="003305F7"/>
    <w:rsid w:val="003306F5"/>
    <w:rsid w:val="003309E5"/>
    <w:rsid w:val="00330BBF"/>
    <w:rsid w:val="00330D28"/>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B59"/>
    <w:rsid w:val="00334FF1"/>
    <w:rsid w:val="00335B19"/>
    <w:rsid w:val="00335B4B"/>
    <w:rsid w:val="00335B64"/>
    <w:rsid w:val="003369CD"/>
    <w:rsid w:val="00336A0D"/>
    <w:rsid w:val="00336A3C"/>
    <w:rsid w:val="00336C52"/>
    <w:rsid w:val="00336CC7"/>
    <w:rsid w:val="00336CD2"/>
    <w:rsid w:val="00336FB9"/>
    <w:rsid w:val="0033724C"/>
    <w:rsid w:val="0033792D"/>
    <w:rsid w:val="00337B1D"/>
    <w:rsid w:val="00337F0F"/>
    <w:rsid w:val="00337FE9"/>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E7C"/>
    <w:rsid w:val="00343F0A"/>
    <w:rsid w:val="003440A4"/>
    <w:rsid w:val="00344501"/>
    <w:rsid w:val="003445C7"/>
    <w:rsid w:val="00344798"/>
    <w:rsid w:val="00344AAA"/>
    <w:rsid w:val="00344B6D"/>
    <w:rsid w:val="00344EED"/>
    <w:rsid w:val="003452DD"/>
    <w:rsid w:val="00345718"/>
    <w:rsid w:val="00345884"/>
    <w:rsid w:val="00345D03"/>
    <w:rsid w:val="00345D9B"/>
    <w:rsid w:val="00345F06"/>
    <w:rsid w:val="00346060"/>
    <w:rsid w:val="00346092"/>
    <w:rsid w:val="00346616"/>
    <w:rsid w:val="00346793"/>
    <w:rsid w:val="00346960"/>
    <w:rsid w:val="00346A0A"/>
    <w:rsid w:val="00346BC0"/>
    <w:rsid w:val="00346D10"/>
    <w:rsid w:val="00346D7E"/>
    <w:rsid w:val="00347453"/>
    <w:rsid w:val="003474FE"/>
    <w:rsid w:val="003476B3"/>
    <w:rsid w:val="00347A35"/>
    <w:rsid w:val="00347AFE"/>
    <w:rsid w:val="00347EAB"/>
    <w:rsid w:val="00350559"/>
    <w:rsid w:val="003508B6"/>
    <w:rsid w:val="003508D1"/>
    <w:rsid w:val="00350F97"/>
    <w:rsid w:val="003513DC"/>
    <w:rsid w:val="003513F9"/>
    <w:rsid w:val="003514D3"/>
    <w:rsid w:val="00351788"/>
    <w:rsid w:val="003518D0"/>
    <w:rsid w:val="003519C4"/>
    <w:rsid w:val="00351EED"/>
    <w:rsid w:val="00352134"/>
    <w:rsid w:val="00352141"/>
    <w:rsid w:val="0035223E"/>
    <w:rsid w:val="003526FA"/>
    <w:rsid w:val="003528E5"/>
    <w:rsid w:val="00352D66"/>
    <w:rsid w:val="003532F3"/>
    <w:rsid w:val="00353405"/>
    <w:rsid w:val="0035350C"/>
    <w:rsid w:val="003536E3"/>
    <w:rsid w:val="00353A4D"/>
    <w:rsid w:val="00353D47"/>
    <w:rsid w:val="00353EF8"/>
    <w:rsid w:val="00354016"/>
    <w:rsid w:val="0035475E"/>
    <w:rsid w:val="00354770"/>
    <w:rsid w:val="00354807"/>
    <w:rsid w:val="00354969"/>
    <w:rsid w:val="00354A9D"/>
    <w:rsid w:val="00354C1A"/>
    <w:rsid w:val="003557F8"/>
    <w:rsid w:val="0035605F"/>
    <w:rsid w:val="0035675C"/>
    <w:rsid w:val="003567D9"/>
    <w:rsid w:val="0035690A"/>
    <w:rsid w:val="00356BB9"/>
    <w:rsid w:val="00357547"/>
    <w:rsid w:val="0035769A"/>
    <w:rsid w:val="0035796C"/>
    <w:rsid w:val="00357990"/>
    <w:rsid w:val="00357E58"/>
    <w:rsid w:val="00357FDA"/>
    <w:rsid w:val="00360027"/>
    <w:rsid w:val="0036063F"/>
    <w:rsid w:val="00360ADB"/>
    <w:rsid w:val="00360BC3"/>
    <w:rsid w:val="00360E7F"/>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912"/>
    <w:rsid w:val="00366D2A"/>
    <w:rsid w:val="00367014"/>
    <w:rsid w:val="00367022"/>
    <w:rsid w:val="003672FD"/>
    <w:rsid w:val="003677E5"/>
    <w:rsid w:val="00367801"/>
    <w:rsid w:val="00367DF1"/>
    <w:rsid w:val="00367F25"/>
    <w:rsid w:val="003700D7"/>
    <w:rsid w:val="0037039A"/>
    <w:rsid w:val="003705FD"/>
    <w:rsid w:val="003706BA"/>
    <w:rsid w:val="00370DD4"/>
    <w:rsid w:val="00371234"/>
    <w:rsid w:val="003714CB"/>
    <w:rsid w:val="003717AC"/>
    <w:rsid w:val="00371910"/>
    <w:rsid w:val="00371AC0"/>
    <w:rsid w:val="00371C8E"/>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5F36"/>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37F"/>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641"/>
    <w:rsid w:val="003858F7"/>
    <w:rsid w:val="00385BD1"/>
    <w:rsid w:val="00385C31"/>
    <w:rsid w:val="00385D56"/>
    <w:rsid w:val="003860F6"/>
    <w:rsid w:val="003861A1"/>
    <w:rsid w:val="003864B0"/>
    <w:rsid w:val="00386734"/>
    <w:rsid w:val="0038691E"/>
    <w:rsid w:val="00386AB8"/>
    <w:rsid w:val="00386BF5"/>
    <w:rsid w:val="00386C5D"/>
    <w:rsid w:val="00386F09"/>
    <w:rsid w:val="00387053"/>
    <w:rsid w:val="003870E0"/>
    <w:rsid w:val="00387327"/>
    <w:rsid w:val="0038749E"/>
    <w:rsid w:val="00387712"/>
    <w:rsid w:val="00387E2B"/>
    <w:rsid w:val="00387ECF"/>
    <w:rsid w:val="0039016B"/>
    <w:rsid w:val="003903BE"/>
    <w:rsid w:val="00390659"/>
    <w:rsid w:val="00390C1D"/>
    <w:rsid w:val="00390D36"/>
    <w:rsid w:val="0039121E"/>
    <w:rsid w:val="00391279"/>
    <w:rsid w:val="0039161D"/>
    <w:rsid w:val="00391B55"/>
    <w:rsid w:val="00391BB5"/>
    <w:rsid w:val="00391BC6"/>
    <w:rsid w:val="003923D8"/>
    <w:rsid w:val="0039276C"/>
    <w:rsid w:val="003928E8"/>
    <w:rsid w:val="00392B1E"/>
    <w:rsid w:val="00392BBF"/>
    <w:rsid w:val="00392CB4"/>
    <w:rsid w:val="00392CDB"/>
    <w:rsid w:val="00392D98"/>
    <w:rsid w:val="00392ED4"/>
    <w:rsid w:val="003934E2"/>
    <w:rsid w:val="003937BF"/>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3BA"/>
    <w:rsid w:val="003A0A9F"/>
    <w:rsid w:val="003A0C77"/>
    <w:rsid w:val="003A1233"/>
    <w:rsid w:val="003A1362"/>
    <w:rsid w:val="003A1369"/>
    <w:rsid w:val="003A13D1"/>
    <w:rsid w:val="003A145C"/>
    <w:rsid w:val="003A1584"/>
    <w:rsid w:val="003A1908"/>
    <w:rsid w:val="003A211C"/>
    <w:rsid w:val="003A2585"/>
    <w:rsid w:val="003A26CB"/>
    <w:rsid w:val="003A2B41"/>
    <w:rsid w:val="003A2CF2"/>
    <w:rsid w:val="003A2CF3"/>
    <w:rsid w:val="003A2DEA"/>
    <w:rsid w:val="003A2F4A"/>
    <w:rsid w:val="003A3451"/>
    <w:rsid w:val="003A3515"/>
    <w:rsid w:val="003A396C"/>
    <w:rsid w:val="003A3A57"/>
    <w:rsid w:val="003A4188"/>
    <w:rsid w:val="003A4213"/>
    <w:rsid w:val="003A43C6"/>
    <w:rsid w:val="003A43FA"/>
    <w:rsid w:val="003A45E1"/>
    <w:rsid w:val="003A4CDA"/>
    <w:rsid w:val="003A5085"/>
    <w:rsid w:val="003A51AA"/>
    <w:rsid w:val="003A556E"/>
    <w:rsid w:val="003A57D7"/>
    <w:rsid w:val="003A586C"/>
    <w:rsid w:val="003A5E24"/>
    <w:rsid w:val="003A63A0"/>
    <w:rsid w:val="003A6657"/>
    <w:rsid w:val="003A6C0D"/>
    <w:rsid w:val="003A6E3C"/>
    <w:rsid w:val="003A6E5B"/>
    <w:rsid w:val="003A772B"/>
    <w:rsid w:val="003A7AD9"/>
    <w:rsid w:val="003A7AF2"/>
    <w:rsid w:val="003A7D0E"/>
    <w:rsid w:val="003B0126"/>
    <w:rsid w:val="003B0521"/>
    <w:rsid w:val="003B0A74"/>
    <w:rsid w:val="003B0B81"/>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B95"/>
    <w:rsid w:val="003B3E50"/>
    <w:rsid w:val="003B41AC"/>
    <w:rsid w:val="003B4338"/>
    <w:rsid w:val="003B4426"/>
    <w:rsid w:val="003B4554"/>
    <w:rsid w:val="003B45C1"/>
    <w:rsid w:val="003B4A35"/>
    <w:rsid w:val="003B4A9E"/>
    <w:rsid w:val="003B4C0F"/>
    <w:rsid w:val="003B4DBF"/>
    <w:rsid w:val="003B4E13"/>
    <w:rsid w:val="003B5018"/>
    <w:rsid w:val="003B5311"/>
    <w:rsid w:val="003B53BA"/>
    <w:rsid w:val="003B571C"/>
    <w:rsid w:val="003B58FC"/>
    <w:rsid w:val="003B6058"/>
    <w:rsid w:val="003B6141"/>
    <w:rsid w:val="003B6278"/>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1DD4"/>
    <w:rsid w:val="003C2334"/>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69B"/>
    <w:rsid w:val="003C7792"/>
    <w:rsid w:val="003C77FA"/>
    <w:rsid w:val="003C7882"/>
    <w:rsid w:val="003C7AAD"/>
    <w:rsid w:val="003D00CC"/>
    <w:rsid w:val="003D0579"/>
    <w:rsid w:val="003D066C"/>
    <w:rsid w:val="003D08A4"/>
    <w:rsid w:val="003D0A70"/>
    <w:rsid w:val="003D0AD9"/>
    <w:rsid w:val="003D0E8D"/>
    <w:rsid w:val="003D11AC"/>
    <w:rsid w:val="003D1524"/>
    <w:rsid w:val="003D18C1"/>
    <w:rsid w:val="003D19E0"/>
    <w:rsid w:val="003D20FB"/>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96"/>
    <w:rsid w:val="003D46DF"/>
    <w:rsid w:val="003D4AAC"/>
    <w:rsid w:val="003D4B1B"/>
    <w:rsid w:val="003D4CED"/>
    <w:rsid w:val="003D4FBA"/>
    <w:rsid w:val="003D52DD"/>
    <w:rsid w:val="003D54E0"/>
    <w:rsid w:val="003D58D8"/>
    <w:rsid w:val="003D5A96"/>
    <w:rsid w:val="003D5AC1"/>
    <w:rsid w:val="003D600F"/>
    <w:rsid w:val="003D62C9"/>
    <w:rsid w:val="003D69A8"/>
    <w:rsid w:val="003D6A04"/>
    <w:rsid w:val="003D6C50"/>
    <w:rsid w:val="003D6CFB"/>
    <w:rsid w:val="003D7230"/>
    <w:rsid w:val="003D7578"/>
    <w:rsid w:val="003D7C1E"/>
    <w:rsid w:val="003D7CB3"/>
    <w:rsid w:val="003D7DF5"/>
    <w:rsid w:val="003D7FBE"/>
    <w:rsid w:val="003E025B"/>
    <w:rsid w:val="003E096C"/>
    <w:rsid w:val="003E0A85"/>
    <w:rsid w:val="003E0C12"/>
    <w:rsid w:val="003E0F6A"/>
    <w:rsid w:val="003E1070"/>
    <w:rsid w:val="003E11C6"/>
    <w:rsid w:val="003E1B76"/>
    <w:rsid w:val="003E1E59"/>
    <w:rsid w:val="003E2249"/>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23"/>
    <w:rsid w:val="003E5EB3"/>
    <w:rsid w:val="003E5F30"/>
    <w:rsid w:val="003E6608"/>
    <w:rsid w:val="003E6E30"/>
    <w:rsid w:val="003E702E"/>
    <w:rsid w:val="003E7652"/>
    <w:rsid w:val="003E7AC8"/>
    <w:rsid w:val="003E7DE0"/>
    <w:rsid w:val="003E7E0F"/>
    <w:rsid w:val="003E7E2B"/>
    <w:rsid w:val="003E7E4B"/>
    <w:rsid w:val="003F08A3"/>
    <w:rsid w:val="003F095D"/>
    <w:rsid w:val="003F0BC1"/>
    <w:rsid w:val="003F0BD8"/>
    <w:rsid w:val="003F0DC7"/>
    <w:rsid w:val="003F0E2B"/>
    <w:rsid w:val="003F109C"/>
    <w:rsid w:val="003F112D"/>
    <w:rsid w:val="003F124F"/>
    <w:rsid w:val="003F13C0"/>
    <w:rsid w:val="003F15F3"/>
    <w:rsid w:val="003F1600"/>
    <w:rsid w:val="003F1652"/>
    <w:rsid w:val="003F193C"/>
    <w:rsid w:val="003F1B56"/>
    <w:rsid w:val="003F1DD9"/>
    <w:rsid w:val="003F1E1F"/>
    <w:rsid w:val="003F20C5"/>
    <w:rsid w:val="003F23A6"/>
    <w:rsid w:val="003F23FC"/>
    <w:rsid w:val="003F27E4"/>
    <w:rsid w:val="003F2842"/>
    <w:rsid w:val="003F2A40"/>
    <w:rsid w:val="003F3216"/>
    <w:rsid w:val="003F323C"/>
    <w:rsid w:val="003F33C7"/>
    <w:rsid w:val="003F363A"/>
    <w:rsid w:val="003F3820"/>
    <w:rsid w:val="003F3F55"/>
    <w:rsid w:val="003F41E4"/>
    <w:rsid w:val="003F462C"/>
    <w:rsid w:val="003F4A5F"/>
    <w:rsid w:val="003F4AEC"/>
    <w:rsid w:val="003F4DE5"/>
    <w:rsid w:val="003F4E71"/>
    <w:rsid w:val="003F544C"/>
    <w:rsid w:val="003F5A75"/>
    <w:rsid w:val="003F5ABA"/>
    <w:rsid w:val="003F5BB1"/>
    <w:rsid w:val="003F5BE3"/>
    <w:rsid w:val="003F6425"/>
    <w:rsid w:val="003F645D"/>
    <w:rsid w:val="003F6C1C"/>
    <w:rsid w:val="003F6E19"/>
    <w:rsid w:val="003F6E67"/>
    <w:rsid w:val="003F6E9C"/>
    <w:rsid w:val="003F71D7"/>
    <w:rsid w:val="003F770D"/>
    <w:rsid w:val="003F7929"/>
    <w:rsid w:val="003F7C31"/>
    <w:rsid w:val="0040017E"/>
    <w:rsid w:val="004003D0"/>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5C0"/>
    <w:rsid w:val="00402BF5"/>
    <w:rsid w:val="00402EFC"/>
    <w:rsid w:val="004030BF"/>
    <w:rsid w:val="00403169"/>
    <w:rsid w:val="00403605"/>
    <w:rsid w:val="00403985"/>
    <w:rsid w:val="004039CE"/>
    <w:rsid w:val="004039F2"/>
    <w:rsid w:val="00403A09"/>
    <w:rsid w:val="00403C82"/>
    <w:rsid w:val="00403D83"/>
    <w:rsid w:val="00404484"/>
    <w:rsid w:val="004045E5"/>
    <w:rsid w:val="0040486C"/>
    <w:rsid w:val="0040492F"/>
    <w:rsid w:val="00404B51"/>
    <w:rsid w:val="00404C03"/>
    <w:rsid w:val="00404CB2"/>
    <w:rsid w:val="00404CF8"/>
    <w:rsid w:val="0040513A"/>
    <w:rsid w:val="0040580E"/>
    <w:rsid w:val="00405B3F"/>
    <w:rsid w:val="00405F96"/>
    <w:rsid w:val="00406172"/>
    <w:rsid w:val="00406302"/>
    <w:rsid w:val="004068C6"/>
    <w:rsid w:val="00406CD1"/>
    <w:rsid w:val="00407511"/>
    <w:rsid w:val="00410369"/>
    <w:rsid w:val="00410385"/>
    <w:rsid w:val="0041064D"/>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ECD"/>
    <w:rsid w:val="00413214"/>
    <w:rsid w:val="00413275"/>
    <w:rsid w:val="00413522"/>
    <w:rsid w:val="0041358B"/>
    <w:rsid w:val="004135E9"/>
    <w:rsid w:val="0041432E"/>
    <w:rsid w:val="00414442"/>
    <w:rsid w:val="0041454C"/>
    <w:rsid w:val="00414824"/>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2B"/>
    <w:rsid w:val="00422382"/>
    <w:rsid w:val="00422485"/>
    <w:rsid w:val="0042303F"/>
    <w:rsid w:val="004231D2"/>
    <w:rsid w:val="004232B3"/>
    <w:rsid w:val="0042352E"/>
    <w:rsid w:val="00423ACD"/>
    <w:rsid w:val="00423F94"/>
    <w:rsid w:val="00423F9D"/>
    <w:rsid w:val="0042414E"/>
    <w:rsid w:val="00424177"/>
    <w:rsid w:val="00424262"/>
    <w:rsid w:val="00424695"/>
    <w:rsid w:val="00424727"/>
    <w:rsid w:val="00424B13"/>
    <w:rsid w:val="00424F92"/>
    <w:rsid w:val="00424F93"/>
    <w:rsid w:val="0042552E"/>
    <w:rsid w:val="004258BD"/>
    <w:rsid w:val="00425DF1"/>
    <w:rsid w:val="00425FCC"/>
    <w:rsid w:val="004262C0"/>
    <w:rsid w:val="0042635E"/>
    <w:rsid w:val="004264AE"/>
    <w:rsid w:val="00426809"/>
    <w:rsid w:val="004268F0"/>
    <w:rsid w:val="004268F8"/>
    <w:rsid w:val="004269FA"/>
    <w:rsid w:val="00426A6E"/>
    <w:rsid w:val="00426DC4"/>
    <w:rsid w:val="00426E15"/>
    <w:rsid w:val="00426E3B"/>
    <w:rsid w:val="00426E76"/>
    <w:rsid w:val="00427346"/>
    <w:rsid w:val="00427772"/>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39C"/>
    <w:rsid w:val="00431688"/>
    <w:rsid w:val="00431933"/>
    <w:rsid w:val="00431D20"/>
    <w:rsid w:val="004322FB"/>
    <w:rsid w:val="0043234E"/>
    <w:rsid w:val="0043238A"/>
    <w:rsid w:val="00432395"/>
    <w:rsid w:val="00432A42"/>
    <w:rsid w:val="00432F46"/>
    <w:rsid w:val="00433237"/>
    <w:rsid w:val="0043340E"/>
    <w:rsid w:val="004336EA"/>
    <w:rsid w:val="00433B47"/>
    <w:rsid w:val="00433D37"/>
    <w:rsid w:val="00434193"/>
    <w:rsid w:val="00434582"/>
    <w:rsid w:val="0043469F"/>
    <w:rsid w:val="004347CF"/>
    <w:rsid w:val="0043507C"/>
    <w:rsid w:val="004351A9"/>
    <w:rsid w:val="00435645"/>
    <w:rsid w:val="00435B31"/>
    <w:rsid w:val="00435FFC"/>
    <w:rsid w:val="0043616D"/>
    <w:rsid w:val="00436258"/>
    <w:rsid w:val="00436A28"/>
    <w:rsid w:val="00436B4C"/>
    <w:rsid w:val="00436B55"/>
    <w:rsid w:val="00436C54"/>
    <w:rsid w:val="00436ED9"/>
    <w:rsid w:val="00436F4D"/>
    <w:rsid w:val="00437016"/>
    <w:rsid w:val="004370DE"/>
    <w:rsid w:val="0043746E"/>
    <w:rsid w:val="00437AF5"/>
    <w:rsid w:val="00437BFC"/>
    <w:rsid w:val="00437C50"/>
    <w:rsid w:val="00437E56"/>
    <w:rsid w:val="00437EC7"/>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69"/>
    <w:rsid w:val="00445C78"/>
    <w:rsid w:val="00445CE7"/>
    <w:rsid w:val="00445D2A"/>
    <w:rsid w:val="00446007"/>
    <w:rsid w:val="00446243"/>
    <w:rsid w:val="004462E4"/>
    <w:rsid w:val="004462FE"/>
    <w:rsid w:val="0044649C"/>
    <w:rsid w:val="004465E2"/>
    <w:rsid w:val="004469B3"/>
    <w:rsid w:val="004469E4"/>
    <w:rsid w:val="00446B57"/>
    <w:rsid w:val="00446FEF"/>
    <w:rsid w:val="00447296"/>
    <w:rsid w:val="0044731C"/>
    <w:rsid w:val="00447332"/>
    <w:rsid w:val="00447601"/>
    <w:rsid w:val="00447A67"/>
    <w:rsid w:val="00447A77"/>
    <w:rsid w:val="00447A97"/>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57B"/>
    <w:rsid w:val="004578C2"/>
    <w:rsid w:val="00457B31"/>
    <w:rsid w:val="00460216"/>
    <w:rsid w:val="00460388"/>
    <w:rsid w:val="00460561"/>
    <w:rsid w:val="004606D3"/>
    <w:rsid w:val="00460774"/>
    <w:rsid w:val="00460848"/>
    <w:rsid w:val="00460A40"/>
    <w:rsid w:val="00460D0B"/>
    <w:rsid w:val="004612B3"/>
    <w:rsid w:val="004619AE"/>
    <w:rsid w:val="00461D8A"/>
    <w:rsid w:val="0046296A"/>
    <w:rsid w:val="00462B60"/>
    <w:rsid w:val="00462FA5"/>
    <w:rsid w:val="00463565"/>
    <w:rsid w:val="00463600"/>
    <w:rsid w:val="004637DD"/>
    <w:rsid w:val="004638BD"/>
    <w:rsid w:val="00463951"/>
    <w:rsid w:val="00463C21"/>
    <w:rsid w:val="00463FD2"/>
    <w:rsid w:val="004642C0"/>
    <w:rsid w:val="00464901"/>
    <w:rsid w:val="00464D63"/>
    <w:rsid w:val="00464D92"/>
    <w:rsid w:val="00464E34"/>
    <w:rsid w:val="0046554C"/>
    <w:rsid w:val="00465564"/>
    <w:rsid w:val="00465894"/>
    <w:rsid w:val="004659E3"/>
    <w:rsid w:val="00466011"/>
    <w:rsid w:val="0046638F"/>
    <w:rsid w:val="0046661A"/>
    <w:rsid w:val="00466663"/>
    <w:rsid w:val="00466988"/>
    <w:rsid w:val="00466B69"/>
    <w:rsid w:val="00466EBB"/>
    <w:rsid w:val="0046703E"/>
    <w:rsid w:val="0046708C"/>
    <w:rsid w:val="004670D0"/>
    <w:rsid w:val="00467309"/>
    <w:rsid w:val="004678BF"/>
    <w:rsid w:val="00467B1B"/>
    <w:rsid w:val="00467D12"/>
    <w:rsid w:val="00467EBB"/>
    <w:rsid w:val="00467F97"/>
    <w:rsid w:val="00470985"/>
    <w:rsid w:val="00470A3F"/>
    <w:rsid w:val="00470AB3"/>
    <w:rsid w:val="00470C49"/>
    <w:rsid w:val="00471488"/>
    <w:rsid w:val="00471717"/>
    <w:rsid w:val="004717C2"/>
    <w:rsid w:val="00471C5C"/>
    <w:rsid w:val="00471D07"/>
    <w:rsid w:val="00471DA0"/>
    <w:rsid w:val="00472085"/>
    <w:rsid w:val="004721C5"/>
    <w:rsid w:val="0047244A"/>
    <w:rsid w:val="00472649"/>
    <w:rsid w:val="0047264D"/>
    <w:rsid w:val="00472777"/>
    <w:rsid w:val="0047298E"/>
    <w:rsid w:val="00472B60"/>
    <w:rsid w:val="00473086"/>
    <w:rsid w:val="0047321C"/>
    <w:rsid w:val="00473446"/>
    <w:rsid w:val="00473A2D"/>
    <w:rsid w:val="00473CB7"/>
    <w:rsid w:val="00473F7D"/>
    <w:rsid w:val="00474194"/>
    <w:rsid w:val="004741E8"/>
    <w:rsid w:val="004742D1"/>
    <w:rsid w:val="0047439D"/>
    <w:rsid w:val="004745A0"/>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D5"/>
    <w:rsid w:val="004772B3"/>
    <w:rsid w:val="004775C1"/>
    <w:rsid w:val="00477C6C"/>
    <w:rsid w:val="00477D5A"/>
    <w:rsid w:val="00477FE4"/>
    <w:rsid w:val="004800B2"/>
    <w:rsid w:val="004802CF"/>
    <w:rsid w:val="0048042B"/>
    <w:rsid w:val="00480B24"/>
    <w:rsid w:val="00480C04"/>
    <w:rsid w:val="00480C37"/>
    <w:rsid w:val="00480D09"/>
    <w:rsid w:val="00480DEC"/>
    <w:rsid w:val="00480E24"/>
    <w:rsid w:val="00480F39"/>
    <w:rsid w:val="004815EF"/>
    <w:rsid w:val="004816A0"/>
    <w:rsid w:val="004816EE"/>
    <w:rsid w:val="004817D4"/>
    <w:rsid w:val="0048187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BFE"/>
    <w:rsid w:val="00485C5F"/>
    <w:rsid w:val="00485F14"/>
    <w:rsid w:val="0048618D"/>
    <w:rsid w:val="00486220"/>
    <w:rsid w:val="00486524"/>
    <w:rsid w:val="00486765"/>
    <w:rsid w:val="0048689E"/>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79F"/>
    <w:rsid w:val="004918B8"/>
    <w:rsid w:val="004919EE"/>
    <w:rsid w:val="00491E0C"/>
    <w:rsid w:val="00492297"/>
    <w:rsid w:val="004925A6"/>
    <w:rsid w:val="0049268D"/>
    <w:rsid w:val="00492A0F"/>
    <w:rsid w:val="00492D67"/>
    <w:rsid w:val="00492F85"/>
    <w:rsid w:val="00493171"/>
    <w:rsid w:val="004932C5"/>
    <w:rsid w:val="004933DB"/>
    <w:rsid w:val="0049367E"/>
    <w:rsid w:val="004939DF"/>
    <w:rsid w:val="004952B7"/>
    <w:rsid w:val="00495518"/>
    <w:rsid w:val="00495B3C"/>
    <w:rsid w:val="00495B3D"/>
    <w:rsid w:val="004962DE"/>
    <w:rsid w:val="004963AE"/>
    <w:rsid w:val="00496424"/>
    <w:rsid w:val="00496447"/>
    <w:rsid w:val="004968F1"/>
    <w:rsid w:val="00496911"/>
    <w:rsid w:val="00496E77"/>
    <w:rsid w:val="004971FD"/>
    <w:rsid w:val="00497242"/>
    <w:rsid w:val="0049726C"/>
    <w:rsid w:val="00497304"/>
    <w:rsid w:val="00497479"/>
    <w:rsid w:val="004974C8"/>
    <w:rsid w:val="0049753B"/>
    <w:rsid w:val="00497676"/>
    <w:rsid w:val="004976CA"/>
    <w:rsid w:val="004976FF"/>
    <w:rsid w:val="004977F5"/>
    <w:rsid w:val="004977FF"/>
    <w:rsid w:val="004978F8"/>
    <w:rsid w:val="00497A33"/>
    <w:rsid w:val="00497BF4"/>
    <w:rsid w:val="00497F7D"/>
    <w:rsid w:val="00497FFE"/>
    <w:rsid w:val="004A0327"/>
    <w:rsid w:val="004A0671"/>
    <w:rsid w:val="004A0743"/>
    <w:rsid w:val="004A07F5"/>
    <w:rsid w:val="004A080C"/>
    <w:rsid w:val="004A0A1A"/>
    <w:rsid w:val="004A0CD5"/>
    <w:rsid w:val="004A0EA7"/>
    <w:rsid w:val="004A1154"/>
    <w:rsid w:val="004A13FE"/>
    <w:rsid w:val="004A174D"/>
    <w:rsid w:val="004A1770"/>
    <w:rsid w:val="004A1857"/>
    <w:rsid w:val="004A1A75"/>
    <w:rsid w:val="004A1AFB"/>
    <w:rsid w:val="004A1B70"/>
    <w:rsid w:val="004A1F30"/>
    <w:rsid w:val="004A220D"/>
    <w:rsid w:val="004A2272"/>
    <w:rsid w:val="004A2349"/>
    <w:rsid w:val="004A2540"/>
    <w:rsid w:val="004A25D4"/>
    <w:rsid w:val="004A2606"/>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9A"/>
    <w:rsid w:val="004B09B6"/>
    <w:rsid w:val="004B0D9D"/>
    <w:rsid w:val="004B14E9"/>
    <w:rsid w:val="004B1701"/>
    <w:rsid w:val="004B170A"/>
    <w:rsid w:val="004B1C4F"/>
    <w:rsid w:val="004B1CA6"/>
    <w:rsid w:val="004B1F1F"/>
    <w:rsid w:val="004B258C"/>
    <w:rsid w:val="004B263E"/>
    <w:rsid w:val="004B33E4"/>
    <w:rsid w:val="004B34D6"/>
    <w:rsid w:val="004B356B"/>
    <w:rsid w:val="004B3879"/>
    <w:rsid w:val="004B39D4"/>
    <w:rsid w:val="004B3AF9"/>
    <w:rsid w:val="004B3B6A"/>
    <w:rsid w:val="004B3D61"/>
    <w:rsid w:val="004B425E"/>
    <w:rsid w:val="004B44A1"/>
    <w:rsid w:val="004B44B0"/>
    <w:rsid w:val="004B471B"/>
    <w:rsid w:val="004B4998"/>
    <w:rsid w:val="004B4D68"/>
    <w:rsid w:val="004B4E22"/>
    <w:rsid w:val="004B5311"/>
    <w:rsid w:val="004B5390"/>
    <w:rsid w:val="004B5771"/>
    <w:rsid w:val="004B5CD3"/>
    <w:rsid w:val="004B622A"/>
    <w:rsid w:val="004B66FB"/>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05B"/>
    <w:rsid w:val="004C71F5"/>
    <w:rsid w:val="004C728D"/>
    <w:rsid w:val="004C7422"/>
    <w:rsid w:val="004C782F"/>
    <w:rsid w:val="004C7FA7"/>
    <w:rsid w:val="004D0057"/>
    <w:rsid w:val="004D05B1"/>
    <w:rsid w:val="004D0907"/>
    <w:rsid w:val="004D098B"/>
    <w:rsid w:val="004D0BF1"/>
    <w:rsid w:val="004D10F0"/>
    <w:rsid w:val="004D1459"/>
    <w:rsid w:val="004D15AB"/>
    <w:rsid w:val="004D15E0"/>
    <w:rsid w:val="004D1A80"/>
    <w:rsid w:val="004D1C6C"/>
    <w:rsid w:val="004D21EE"/>
    <w:rsid w:val="004D22FC"/>
    <w:rsid w:val="004D25F6"/>
    <w:rsid w:val="004D29A0"/>
    <w:rsid w:val="004D2D97"/>
    <w:rsid w:val="004D301E"/>
    <w:rsid w:val="004D3791"/>
    <w:rsid w:val="004D3D40"/>
    <w:rsid w:val="004D41C9"/>
    <w:rsid w:val="004D41CD"/>
    <w:rsid w:val="004D44CA"/>
    <w:rsid w:val="004D4AD7"/>
    <w:rsid w:val="004D4DC2"/>
    <w:rsid w:val="004D51C7"/>
    <w:rsid w:val="004D5546"/>
    <w:rsid w:val="004D557D"/>
    <w:rsid w:val="004D5FDB"/>
    <w:rsid w:val="004D6581"/>
    <w:rsid w:val="004D6C66"/>
    <w:rsid w:val="004D71A7"/>
    <w:rsid w:val="004D79E0"/>
    <w:rsid w:val="004D7B4C"/>
    <w:rsid w:val="004D7CA6"/>
    <w:rsid w:val="004D7E92"/>
    <w:rsid w:val="004E0022"/>
    <w:rsid w:val="004E0312"/>
    <w:rsid w:val="004E0396"/>
    <w:rsid w:val="004E07EA"/>
    <w:rsid w:val="004E1D4E"/>
    <w:rsid w:val="004E1DB5"/>
    <w:rsid w:val="004E1F9B"/>
    <w:rsid w:val="004E1FD5"/>
    <w:rsid w:val="004E238E"/>
    <w:rsid w:val="004E24B0"/>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A54"/>
    <w:rsid w:val="004E6A5A"/>
    <w:rsid w:val="004E6DB0"/>
    <w:rsid w:val="004E6DFD"/>
    <w:rsid w:val="004E704A"/>
    <w:rsid w:val="004E7167"/>
    <w:rsid w:val="004E779B"/>
    <w:rsid w:val="004E78D5"/>
    <w:rsid w:val="004E7CE8"/>
    <w:rsid w:val="004E7CFD"/>
    <w:rsid w:val="004F010D"/>
    <w:rsid w:val="004F017C"/>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9CF"/>
    <w:rsid w:val="004F2A8A"/>
    <w:rsid w:val="004F2B28"/>
    <w:rsid w:val="004F3211"/>
    <w:rsid w:val="004F3694"/>
    <w:rsid w:val="004F371C"/>
    <w:rsid w:val="004F3F53"/>
    <w:rsid w:val="004F41F6"/>
    <w:rsid w:val="004F43FA"/>
    <w:rsid w:val="004F4404"/>
    <w:rsid w:val="004F47BC"/>
    <w:rsid w:val="004F47D0"/>
    <w:rsid w:val="004F49D3"/>
    <w:rsid w:val="004F4BD1"/>
    <w:rsid w:val="004F4F61"/>
    <w:rsid w:val="004F51C2"/>
    <w:rsid w:val="004F573F"/>
    <w:rsid w:val="004F5D54"/>
    <w:rsid w:val="004F5E71"/>
    <w:rsid w:val="004F5F59"/>
    <w:rsid w:val="004F5F70"/>
    <w:rsid w:val="004F6483"/>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C93"/>
    <w:rsid w:val="00502DB9"/>
    <w:rsid w:val="00503244"/>
    <w:rsid w:val="005032B0"/>
    <w:rsid w:val="00503458"/>
    <w:rsid w:val="00503718"/>
    <w:rsid w:val="00503887"/>
    <w:rsid w:val="005039E7"/>
    <w:rsid w:val="00504F48"/>
    <w:rsid w:val="00505451"/>
    <w:rsid w:val="00505581"/>
    <w:rsid w:val="005059D9"/>
    <w:rsid w:val="00505C5C"/>
    <w:rsid w:val="00505DC5"/>
    <w:rsid w:val="00505E52"/>
    <w:rsid w:val="00505E7E"/>
    <w:rsid w:val="00505F61"/>
    <w:rsid w:val="00506882"/>
    <w:rsid w:val="0050692F"/>
    <w:rsid w:val="00506BCC"/>
    <w:rsid w:val="00506EAC"/>
    <w:rsid w:val="00506F49"/>
    <w:rsid w:val="005072F2"/>
    <w:rsid w:val="005076BF"/>
    <w:rsid w:val="00507710"/>
    <w:rsid w:val="00507848"/>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31C4"/>
    <w:rsid w:val="0051324E"/>
    <w:rsid w:val="00513289"/>
    <w:rsid w:val="0051351D"/>
    <w:rsid w:val="00513520"/>
    <w:rsid w:val="00513759"/>
    <w:rsid w:val="0051389A"/>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C91"/>
    <w:rsid w:val="00517121"/>
    <w:rsid w:val="005173E1"/>
    <w:rsid w:val="00517643"/>
    <w:rsid w:val="005178F8"/>
    <w:rsid w:val="0051792F"/>
    <w:rsid w:val="00517A81"/>
    <w:rsid w:val="00517CFA"/>
    <w:rsid w:val="005204F3"/>
    <w:rsid w:val="0052070F"/>
    <w:rsid w:val="005208A0"/>
    <w:rsid w:val="00520CE7"/>
    <w:rsid w:val="005216EE"/>
    <w:rsid w:val="00521969"/>
    <w:rsid w:val="00521B8D"/>
    <w:rsid w:val="00521D9D"/>
    <w:rsid w:val="0052209C"/>
    <w:rsid w:val="0052230A"/>
    <w:rsid w:val="00522586"/>
    <w:rsid w:val="005227F2"/>
    <w:rsid w:val="00522AFD"/>
    <w:rsid w:val="00522CF8"/>
    <w:rsid w:val="00522ED0"/>
    <w:rsid w:val="00522ED8"/>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2E0"/>
    <w:rsid w:val="00526338"/>
    <w:rsid w:val="0052642F"/>
    <w:rsid w:val="0052676E"/>
    <w:rsid w:val="00527038"/>
    <w:rsid w:val="00527125"/>
    <w:rsid w:val="0052748A"/>
    <w:rsid w:val="00527639"/>
    <w:rsid w:val="005276DB"/>
    <w:rsid w:val="00527862"/>
    <w:rsid w:val="00527874"/>
    <w:rsid w:val="00527D4B"/>
    <w:rsid w:val="00527E3F"/>
    <w:rsid w:val="00527F77"/>
    <w:rsid w:val="005300BE"/>
    <w:rsid w:val="00530305"/>
    <w:rsid w:val="0053040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2E4D"/>
    <w:rsid w:val="005335C5"/>
    <w:rsid w:val="00533A55"/>
    <w:rsid w:val="00533C05"/>
    <w:rsid w:val="0053440C"/>
    <w:rsid w:val="00534469"/>
    <w:rsid w:val="00534834"/>
    <w:rsid w:val="00534B7F"/>
    <w:rsid w:val="00534CF1"/>
    <w:rsid w:val="00534EB1"/>
    <w:rsid w:val="005351F4"/>
    <w:rsid w:val="005352F2"/>
    <w:rsid w:val="005356AE"/>
    <w:rsid w:val="00535CF2"/>
    <w:rsid w:val="00535E67"/>
    <w:rsid w:val="00535ECC"/>
    <w:rsid w:val="00535F22"/>
    <w:rsid w:val="005363CE"/>
    <w:rsid w:val="00536BEF"/>
    <w:rsid w:val="005370DF"/>
    <w:rsid w:val="00537338"/>
    <w:rsid w:val="00537C0E"/>
    <w:rsid w:val="00537CE6"/>
    <w:rsid w:val="00537F9A"/>
    <w:rsid w:val="00540099"/>
    <w:rsid w:val="0054037F"/>
    <w:rsid w:val="005405FC"/>
    <w:rsid w:val="00540634"/>
    <w:rsid w:val="00540B6F"/>
    <w:rsid w:val="00541090"/>
    <w:rsid w:val="00541405"/>
    <w:rsid w:val="005415F1"/>
    <w:rsid w:val="005416AF"/>
    <w:rsid w:val="005419C1"/>
    <w:rsid w:val="00541A26"/>
    <w:rsid w:val="00541AF1"/>
    <w:rsid w:val="00541B7C"/>
    <w:rsid w:val="00541C0E"/>
    <w:rsid w:val="00541CB7"/>
    <w:rsid w:val="00541E2A"/>
    <w:rsid w:val="005420C4"/>
    <w:rsid w:val="00542481"/>
    <w:rsid w:val="00542627"/>
    <w:rsid w:val="0054262E"/>
    <w:rsid w:val="00542682"/>
    <w:rsid w:val="00542820"/>
    <w:rsid w:val="00542872"/>
    <w:rsid w:val="00542A8D"/>
    <w:rsid w:val="00542F46"/>
    <w:rsid w:val="00542FB4"/>
    <w:rsid w:val="00543C49"/>
    <w:rsid w:val="005440A2"/>
    <w:rsid w:val="0054412C"/>
    <w:rsid w:val="005444BD"/>
    <w:rsid w:val="00544BB3"/>
    <w:rsid w:val="00544EDC"/>
    <w:rsid w:val="005450CC"/>
    <w:rsid w:val="00545141"/>
    <w:rsid w:val="005451AA"/>
    <w:rsid w:val="005453CC"/>
    <w:rsid w:val="0054541B"/>
    <w:rsid w:val="00545A0E"/>
    <w:rsid w:val="00545A6C"/>
    <w:rsid w:val="00545A97"/>
    <w:rsid w:val="005464A6"/>
    <w:rsid w:val="005467B7"/>
    <w:rsid w:val="0054694A"/>
    <w:rsid w:val="00546A36"/>
    <w:rsid w:val="00547743"/>
    <w:rsid w:val="00547953"/>
    <w:rsid w:val="00547D56"/>
    <w:rsid w:val="00547EFB"/>
    <w:rsid w:val="00550278"/>
    <w:rsid w:val="005506F8"/>
    <w:rsid w:val="0055080C"/>
    <w:rsid w:val="00550CF7"/>
    <w:rsid w:val="00550DE3"/>
    <w:rsid w:val="00550DFB"/>
    <w:rsid w:val="00550EEC"/>
    <w:rsid w:val="00551310"/>
    <w:rsid w:val="0055190B"/>
    <w:rsid w:val="00551E0E"/>
    <w:rsid w:val="00552144"/>
    <w:rsid w:val="0055228B"/>
    <w:rsid w:val="005522CE"/>
    <w:rsid w:val="005524E9"/>
    <w:rsid w:val="0055276F"/>
    <w:rsid w:val="00552801"/>
    <w:rsid w:val="005528A8"/>
    <w:rsid w:val="005528DD"/>
    <w:rsid w:val="00552B39"/>
    <w:rsid w:val="00552C2E"/>
    <w:rsid w:val="0055302B"/>
    <w:rsid w:val="0055332B"/>
    <w:rsid w:val="00553391"/>
    <w:rsid w:val="00553E56"/>
    <w:rsid w:val="00553EF8"/>
    <w:rsid w:val="005540EC"/>
    <w:rsid w:val="00554191"/>
    <w:rsid w:val="00554308"/>
    <w:rsid w:val="005543FD"/>
    <w:rsid w:val="00554463"/>
    <w:rsid w:val="005548CC"/>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2D0"/>
    <w:rsid w:val="00560864"/>
    <w:rsid w:val="00560ADD"/>
    <w:rsid w:val="0056110E"/>
    <w:rsid w:val="005616F3"/>
    <w:rsid w:val="00561B8B"/>
    <w:rsid w:val="00561EB6"/>
    <w:rsid w:val="00562115"/>
    <w:rsid w:val="005623EE"/>
    <w:rsid w:val="00562684"/>
    <w:rsid w:val="005628F3"/>
    <w:rsid w:val="00562BD7"/>
    <w:rsid w:val="0056353A"/>
    <w:rsid w:val="00563A05"/>
    <w:rsid w:val="00563B1D"/>
    <w:rsid w:val="00563D68"/>
    <w:rsid w:val="00564184"/>
    <w:rsid w:val="005641C9"/>
    <w:rsid w:val="005641DD"/>
    <w:rsid w:val="00564319"/>
    <w:rsid w:val="0056456D"/>
    <w:rsid w:val="005648B1"/>
    <w:rsid w:val="005649C2"/>
    <w:rsid w:val="00564B27"/>
    <w:rsid w:val="00564CEA"/>
    <w:rsid w:val="00565371"/>
    <w:rsid w:val="00565E39"/>
    <w:rsid w:val="00566051"/>
    <w:rsid w:val="005661A4"/>
    <w:rsid w:val="0056646B"/>
    <w:rsid w:val="005669F4"/>
    <w:rsid w:val="00566A89"/>
    <w:rsid w:val="00566C93"/>
    <w:rsid w:val="00566DF1"/>
    <w:rsid w:val="00566F82"/>
    <w:rsid w:val="00567670"/>
    <w:rsid w:val="00567BE1"/>
    <w:rsid w:val="00570397"/>
    <w:rsid w:val="005705D5"/>
    <w:rsid w:val="00570C1D"/>
    <w:rsid w:val="00570E14"/>
    <w:rsid w:val="00570F22"/>
    <w:rsid w:val="005710B0"/>
    <w:rsid w:val="005713BC"/>
    <w:rsid w:val="0057140A"/>
    <w:rsid w:val="00571491"/>
    <w:rsid w:val="00571959"/>
    <w:rsid w:val="00571B06"/>
    <w:rsid w:val="00571BC4"/>
    <w:rsid w:val="00572124"/>
    <w:rsid w:val="00572358"/>
    <w:rsid w:val="00572762"/>
    <w:rsid w:val="00572E51"/>
    <w:rsid w:val="00573204"/>
    <w:rsid w:val="0057322F"/>
    <w:rsid w:val="00573316"/>
    <w:rsid w:val="005733D6"/>
    <w:rsid w:val="00573438"/>
    <w:rsid w:val="0057345E"/>
    <w:rsid w:val="00573685"/>
    <w:rsid w:val="00573E13"/>
    <w:rsid w:val="00574126"/>
    <w:rsid w:val="00574325"/>
    <w:rsid w:val="005745D5"/>
    <w:rsid w:val="0057497C"/>
    <w:rsid w:val="00574FCE"/>
    <w:rsid w:val="005751F8"/>
    <w:rsid w:val="005754B1"/>
    <w:rsid w:val="00575840"/>
    <w:rsid w:val="00575F2C"/>
    <w:rsid w:val="005764FD"/>
    <w:rsid w:val="00576743"/>
    <w:rsid w:val="0057688A"/>
    <w:rsid w:val="00576975"/>
    <w:rsid w:val="00576C06"/>
    <w:rsid w:val="00576CBB"/>
    <w:rsid w:val="00576FDB"/>
    <w:rsid w:val="00576FDF"/>
    <w:rsid w:val="00577412"/>
    <w:rsid w:val="00577C74"/>
    <w:rsid w:val="00577C82"/>
    <w:rsid w:val="00577E00"/>
    <w:rsid w:val="00577FDF"/>
    <w:rsid w:val="0058044A"/>
    <w:rsid w:val="00580651"/>
    <w:rsid w:val="00580797"/>
    <w:rsid w:val="005809EA"/>
    <w:rsid w:val="00580B5F"/>
    <w:rsid w:val="00580B70"/>
    <w:rsid w:val="00580B76"/>
    <w:rsid w:val="00580DA5"/>
    <w:rsid w:val="005811A5"/>
    <w:rsid w:val="005811ED"/>
    <w:rsid w:val="00581ADF"/>
    <w:rsid w:val="00583122"/>
    <w:rsid w:val="00583309"/>
    <w:rsid w:val="00583350"/>
    <w:rsid w:val="00583397"/>
    <w:rsid w:val="00583605"/>
    <w:rsid w:val="00583917"/>
    <w:rsid w:val="00583CA3"/>
    <w:rsid w:val="00583CE5"/>
    <w:rsid w:val="00583D50"/>
    <w:rsid w:val="00583FF2"/>
    <w:rsid w:val="00584314"/>
    <w:rsid w:val="005845EA"/>
    <w:rsid w:val="00584693"/>
    <w:rsid w:val="0058486C"/>
    <w:rsid w:val="00584A67"/>
    <w:rsid w:val="00585280"/>
    <w:rsid w:val="00585482"/>
    <w:rsid w:val="005855A2"/>
    <w:rsid w:val="00585E64"/>
    <w:rsid w:val="005862A0"/>
    <w:rsid w:val="0058679B"/>
    <w:rsid w:val="00586CB1"/>
    <w:rsid w:val="00586DB6"/>
    <w:rsid w:val="0058759B"/>
    <w:rsid w:val="005879A0"/>
    <w:rsid w:val="00587B5D"/>
    <w:rsid w:val="00587BA3"/>
    <w:rsid w:val="00587D51"/>
    <w:rsid w:val="005901A2"/>
    <w:rsid w:val="00590240"/>
    <w:rsid w:val="0059046B"/>
    <w:rsid w:val="00590CCB"/>
    <w:rsid w:val="00590F77"/>
    <w:rsid w:val="00591062"/>
    <w:rsid w:val="005910C1"/>
    <w:rsid w:val="0059110F"/>
    <w:rsid w:val="00591195"/>
    <w:rsid w:val="0059136A"/>
    <w:rsid w:val="005915A7"/>
    <w:rsid w:val="00591BCD"/>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5340"/>
    <w:rsid w:val="00595344"/>
    <w:rsid w:val="005954A0"/>
    <w:rsid w:val="005954D0"/>
    <w:rsid w:val="005955DF"/>
    <w:rsid w:val="00595883"/>
    <w:rsid w:val="00595AEC"/>
    <w:rsid w:val="00595BF1"/>
    <w:rsid w:val="00595EB5"/>
    <w:rsid w:val="00596096"/>
    <w:rsid w:val="00596189"/>
    <w:rsid w:val="00596711"/>
    <w:rsid w:val="0059695A"/>
    <w:rsid w:val="00596976"/>
    <w:rsid w:val="00596F39"/>
    <w:rsid w:val="0059726E"/>
    <w:rsid w:val="005973DF"/>
    <w:rsid w:val="00597846"/>
    <w:rsid w:val="00597B36"/>
    <w:rsid w:val="00597C99"/>
    <w:rsid w:val="005A0186"/>
    <w:rsid w:val="005A01E7"/>
    <w:rsid w:val="005A02B8"/>
    <w:rsid w:val="005A02BB"/>
    <w:rsid w:val="005A03A8"/>
    <w:rsid w:val="005A069C"/>
    <w:rsid w:val="005A0CDA"/>
    <w:rsid w:val="005A0E62"/>
    <w:rsid w:val="005A1006"/>
    <w:rsid w:val="005A1088"/>
    <w:rsid w:val="005A1260"/>
    <w:rsid w:val="005A147A"/>
    <w:rsid w:val="005A1562"/>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15B"/>
    <w:rsid w:val="005A53F0"/>
    <w:rsid w:val="005A5713"/>
    <w:rsid w:val="005A591D"/>
    <w:rsid w:val="005A60D3"/>
    <w:rsid w:val="005A6319"/>
    <w:rsid w:val="005A680E"/>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CDB"/>
    <w:rsid w:val="005B1E9D"/>
    <w:rsid w:val="005B23AD"/>
    <w:rsid w:val="005B26EE"/>
    <w:rsid w:val="005B2827"/>
    <w:rsid w:val="005B2B37"/>
    <w:rsid w:val="005B2E5B"/>
    <w:rsid w:val="005B3112"/>
    <w:rsid w:val="005B323B"/>
    <w:rsid w:val="005B330D"/>
    <w:rsid w:val="005B37E9"/>
    <w:rsid w:val="005B3A8C"/>
    <w:rsid w:val="005B3D35"/>
    <w:rsid w:val="005B3FBE"/>
    <w:rsid w:val="005B4205"/>
    <w:rsid w:val="005B456F"/>
    <w:rsid w:val="005B4694"/>
    <w:rsid w:val="005B477A"/>
    <w:rsid w:val="005B4923"/>
    <w:rsid w:val="005B4A98"/>
    <w:rsid w:val="005B4B6A"/>
    <w:rsid w:val="005B4C7D"/>
    <w:rsid w:val="005B4D81"/>
    <w:rsid w:val="005B4DB0"/>
    <w:rsid w:val="005B4E42"/>
    <w:rsid w:val="005B58AE"/>
    <w:rsid w:val="005B5A54"/>
    <w:rsid w:val="005B5A7D"/>
    <w:rsid w:val="005B5D0E"/>
    <w:rsid w:val="005B6026"/>
    <w:rsid w:val="005B6305"/>
    <w:rsid w:val="005B6721"/>
    <w:rsid w:val="005B6C65"/>
    <w:rsid w:val="005B6C69"/>
    <w:rsid w:val="005B72C6"/>
    <w:rsid w:val="005B73F1"/>
    <w:rsid w:val="005B744B"/>
    <w:rsid w:val="005B74BE"/>
    <w:rsid w:val="005B7AAC"/>
    <w:rsid w:val="005B7F02"/>
    <w:rsid w:val="005C013F"/>
    <w:rsid w:val="005C0647"/>
    <w:rsid w:val="005C06F4"/>
    <w:rsid w:val="005C0910"/>
    <w:rsid w:val="005C0B63"/>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B74"/>
    <w:rsid w:val="005C3D7E"/>
    <w:rsid w:val="005C3E1A"/>
    <w:rsid w:val="005C3FE1"/>
    <w:rsid w:val="005C41BF"/>
    <w:rsid w:val="005C4661"/>
    <w:rsid w:val="005C4EC8"/>
    <w:rsid w:val="005C50F1"/>
    <w:rsid w:val="005C5437"/>
    <w:rsid w:val="005C5930"/>
    <w:rsid w:val="005C594C"/>
    <w:rsid w:val="005C5990"/>
    <w:rsid w:val="005C5C14"/>
    <w:rsid w:val="005C5F77"/>
    <w:rsid w:val="005C61A6"/>
    <w:rsid w:val="005C666B"/>
    <w:rsid w:val="005C6A29"/>
    <w:rsid w:val="005C6B83"/>
    <w:rsid w:val="005C6EF9"/>
    <w:rsid w:val="005C6F9F"/>
    <w:rsid w:val="005C7267"/>
    <w:rsid w:val="005C760E"/>
    <w:rsid w:val="005C77D6"/>
    <w:rsid w:val="005C7AE0"/>
    <w:rsid w:val="005C7B32"/>
    <w:rsid w:val="005C7BD9"/>
    <w:rsid w:val="005D037D"/>
    <w:rsid w:val="005D03ED"/>
    <w:rsid w:val="005D0837"/>
    <w:rsid w:val="005D1080"/>
    <w:rsid w:val="005D10CA"/>
    <w:rsid w:val="005D10FD"/>
    <w:rsid w:val="005D1246"/>
    <w:rsid w:val="005D13C2"/>
    <w:rsid w:val="005D13F7"/>
    <w:rsid w:val="005D17D4"/>
    <w:rsid w:val="005D1CCB"/>
    <w:rsid w:val="005D1D3D"/>
    <w:rsid w:val="005D2412"/>
    <w:rsid w:val="005D263A"/>
    <w:rsid w:val="005D2703"/>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59D"/>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898"/>
    <w:rsid w:val="005E1A7E"/>
    <w:rsid w:val="005E1BAF"/>
    <w:rsid w:val="005E1D6C"/>
    <w:rsid w:val="005E31D0"/>
    <w:rsid w:val="005E3356"/>
    <w:rsid w:val="005E3422"/>
    <w:rsid w:val="005E3495"/>
    <w:rsid w:val="005E3A64"/>
    <w:rsid w:val="005E3B7B"/>
    <w:rsid w:val="005E3C20"/>
    <w:rsid w:val="005E420A"/>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502"/>
    <w:rsid w:val="005E77F6"/>
    <w:rsid w:val="005E7B4E"/>
    <w:rsid w:val="005E7D64"/>
    <w:rsid w:val="005F06A8"/>
    <w:rsid w:val="005F06DB"/>
    <w:rsid w:val="005F0848"/>
    <w:rsid w:val="005F0992"/>
    <w:rsid w:val="005F0CD6"/>
    <w:rsid w:val="005F0CDC"/>
    <w:rsid w:val="005F105E"/>
    <w:rsid w:val="005F1A75"/>
    <w:rsid w:val="005F1D17"/>
    <w:rsid w:val="005F1D56"/>
    <w:rsid w:val="005F222D"/>
    <w:rsid w:val="005F24CF"/>
    <w:rsid w:val="005F24FB"/>
    <w:rsid w:val="005F29A5"/>
    <w:rsid w:val="005F2B5D"/>
    <w:rsid w:val="005F2D90"/>
    <w:rsid w:val="005F2E5E"/>
    <w:rsid w:val="005F2EA1"/>
    <w:rsid w:val="005F2F21"/>
    <w:rsid w:val="005F2F44"/>
    <w:rsid w:val="005F336C"/>
    <w:rsid w:val="005F3C73"/>
    <w:rsid w:val="005F3FC9"/>
    <w:rsid w:val="005F42E3"/>
    <w:rsid w:val="005F445C"/>
    <w:rsid w:val="005F45D4"/>
    <w:rsid w:val="005F463E"/>
    <w:rsid w:val="005F4907"/>
    <w:rsid w:val="005F4B39"/>
    <w:rsid w:val="005F4D93"/>
    <w:rsid w:val="005F51BE"/>
    <w:rsid w:val="005F544F"/>
    <w:rsid w:val="005F54DE"/>
    <w:rsid w:val="005F555C"/>
    <w:rsid w:val="005F5736"/>
    <w:rsid w:val="005F579B"/>
    <w:rsid w:val="005F5BF6"/>
    <w:rsid w:val="005F5C17"/>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B9A"/>
    <w:rsid w:val="00600CCA"/>
    <w:rsid w:val="00600D02"/>
    <w:rsid w:val="00600D9A"/>
    <w:rsid w:val="00600E28"/>
    <w:rsid w:val="006012E4"/>
    <w:rsid w:val="00601336"/>
    <w:rsid w:val="006014FE"/>
    <w:rsid w:val="00601766"/>
    <w:rsid w:val="00601A83"/>
    <w:rsid w:val="00601C7D"/>
    <w:rsid w:val="00601DCB"/>
    <w:rsid w:val="00601F9B"/>
    <w:rsid w:val="006022D3"/>
    <w:rsid w:val="00602755"/>
    <w:rsid w:val="00602E14"/>
    <w:rsid w:val="006030DF"/>
    <w:rsid w:val="00603431"/>
    <w:rsid w:val="00603481"/>
    <w:rsid w:val="006034E1"/>
    <w:rsid w:val="00603BD4"/>
    <w:rsid w:val="00603E43"/>
    <w:rsid w:val="00603EC5"/>
    <w:rsid w:val="00603ECF"/>
    <w:rsid w:val="0060479C"/>
    <w:rsid w:val="00604825"/>
    <w:rsid w:val="0060494B"/>
    <w:rsid w:val="00604D95"/>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0F"/>
    <w:rsid w:val="00610FD3"/>
    <w:rsid w:val="00611465"/>
    <w:rsid w:val="00611F10"/>
    <w:rsid w:val="00612664"/>
    <w:rsid w:val="0061269B"/>
    <w:rsid w:val="00612723"/>
    <w:rsid w:val="00612C1D"/>
    <w:rsid w:val="00612EC6"/>
    <w:rsid w:val="00613A85"/>
    <w:rsid w:val="00613C27"/>
    <w:rsid w:val="00613E9F"/>
    <w:rsid w:val="0061458B"/>
    <w:rsid w:val="00614590"/>
    <w:rsid w:val="006145AE"/>
    <w:rsid w:val="00614A56"/>
    <w:rsid w:val="00614CE7"/>
    <w:rsid w:val="006156CD"/>
    <w:rsid w:val="00615711"/>
    <w:rsid w:val="006160EB"/>
    <w:rsid w:val="00616123"/>
    <w:rsid w:val="00616357"/>
    <w:rsid w:val="006163ED"/>
    <w:rsid w:val="00616709"/>
    <w:rsid w:val="00616A79"/>
    <w:rsid w:val="00616B0A"/>
    <w:rsid w:val="00616BB0"/>
    <w:rsid w:val="00616BCD"/>
    <w:rsid w:val="00616E15"/>
    <w:rsid w:val="00617061"/>
    <w:rsid w:val="0061717A"/>
    <w:rsid w:val="00617304"/>
    <w:rsid w:val="00617891"/>
    <w:rsid w:val="00617B41"/>
    <w:rsid w:val="00617C70"/>
    <w:rsid w:val="00617EBC"/>
    <w:rsid w:val="00617F42"/>
    <w:rsid w:val="00620108"/>
    <w:rsid w:val="0062021C"/>
    <w:rsid w:val="006202DB"/>
    <w:rsid w:val="006203A3"/>
    <w:rsid w:val="006204B1"/>
    <w:rsid w:val="006205B4"/>
    <w:rsid w:val="00620629"/>
    <w:rsid w:val="006207AE"/>
    <w:rsid w:val="006209BA"/>
    <w:rsid w:val="00620C4D"/>
    <w:rsid w:val="00620F67"/>
    <w:rsid w:val="00621076"/>
    <w:rsid w:val="006210AC"/>
    <w:rsid w:val="00621309"/>
    <w:rsid w:val="006213B6"/>
    <w:rsid w:val="0062141C"/>
    <w:rsid w:val="0062169D"/>
    <w:rsid w:val="00621A64"/>
    <w:rsid w:val="0062204A"/>
    <w:rsid w:val="006224A6"/>
    <w:rsid w:val="006224B1"/>
    <w:rsid w:val="00622AC4"/>
    <w:rsid w:val="006230F9"/>
    <w:rsid w:val="00623406"/>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6FF0"/>
    <w:rsid w:val="0062707B"/>
    <w:rsid w:val="006270C4"/>
    <w:rsid w:val="00627CEF"/>
    <w:rsid w:val="00630022"/>
    <w:rsid w:val="0063007A"/>
    <w:rsid w:val="0063025D"/>
    <w:rsid w:val="006304C1"/>
    <w:rsid w:val="00630542"/>
    <w:rsid w:val="006309E4"/>
    <w:rsid w:val="00630C6A"/>
    <w:rsid w:val="00630EE7"/>
    <w:rsid w:val="006310DB"/>
    <w:rsid w:val="006314F9"/>
    <w:rsid w:val="00631A0F"/>
    <w:rsid w:val="00631CF3"/>
    <w:rsid w:val="00632445"/>
    <w:rsid w:val="0063244E"/>
    <w:rsid w:val="0063254A"/>
    <w:rsid w:val="00632683"/>
    <w:rsid w:val="0063289F"/>
    <w:rsid w:val="00632D6E"/>
    <w:rsid w:val="00633B03"/>
    <w:rsid w:val="00634100"/>
    <w:rsid w:val="00634284"/>
    <w:rsid w:val="00634704"/>
    <w:rsid w:val="00635027"/>
    <w:rsid w:val="00635045"/>
    <w:rsid w:val="006355E5"/>
    <w:rsid w:val="006355ED"/>
    <w:rsid w:val="00635CCC"/>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40162"/>
    <w:rsid w:val="006403A3"/>
    <w:rsid w:val="006409B0"/>
    <w:rsid w:val="00640AC9"/>
    <w:rsid w:val="00640C8F"/>
    <w:rsid w:val="00640E17"/>
    <w:rsid w:val="00640E54"/>
    <w:rsid w:val="006412BF"/>
    <w:rsid w:val="0064172A"/>
    <w:rsid w:val="00641985"/>
    <w:rsid w:val="00641986"/>
    <w:rsid w:val="0064222C"/>
    <w:rsid w:val="006422C8"/>
    <w:rsid w:val="0064233A"/>
    <w:rsid w:val="006424CA"/>
    <w:rsid w:val="006431BA"/>
    <w:rsid w:val="00643C81"/>
    <w:rsid w:val="00644229"/>
    <w:rsid w:val="00644559"/>
    <w:rsid w:val="00644981"/>
    <w:rsid w:val="006449D3"/>
    <w:rsid w:val="00644C5F"/>
    <w:rsid w:val="00644C81"/>
    <w:rsid w:val="00644E0E"/>
    <w:rsid w:val="006453E7"/>
    <w:rsid w:val="00645452"/>
    <w:rsid w:val="006455EC"/>
    <w:rsid w:val="0064577B"/>
    <w:rsid w:val="0064586F"/>
    <w:rsid w:val="006458A2"/>
    <w:rsid w:val="00646024"/>
    <w:rsid w:val="00646170"/>
    <w:rsid w:val="006461F5"/>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940"/>
    <w:rsid w:val="00650A65"/>
    <w:rsid w:val="006511E6"/>
    <w:rsid w:val="006512F7"/>
    <w:rsid w:val="00651399"/>
    <w:rsid w:val="0065151E"/>
    <w:rsid w:val="0065164A"/>
    <w:rsid w:val="006516A1"/>
    <w:rsid w:val="0065173C"/>
    <w:rsid w:val="00651A78"/>
    <w:rsid w:val="00651DF4"/>
    <w:rsid w:val="00651FA0"/>
    <w:rsid w:val="00652048"/>
    <w:rsid w:val="006523B9"/>
    <w:rsid w:val="00652680"/>
    <w:rsid w:val="00652699"/>
    <w:rsid w:val="00652ED2"/>
    <w:rsid w:val="00653284"/>
    <w:rsid w:val="006532D8"/>
    <w:rsid w:val="0065341C"/>
    <w:rsid w:val="00653768"/>
    <w:rsid w:val="0065376C"/>
    <w:rsid w:val="00653BC4"/>
    <w:rsid w:val="00653D52"/>
    <w:rsid w:val="00654137"/>
    <w:rsid w:val="006542A7"/>
    <w:rsid w:val="00654AC9"/>
    <w:rsid w:val="00654E0A"/>
    <w:rsid w:val="006550C8"/>
    <w:rsid w:val="00655685"/>
    <w:rsid w:val="006556D3"/>
    <w:rsid w:val="006557C7"/>
    <w:rsid w:val="00655AEE"/>
    <w:rsid w:val="00655C00"/>
    <w:rsid w:val="00655C31"/>
    <w:rsid w:val="00655D94"/>
    <w:rsid w:val="00655E3D"/>
    <w:rsid w:val="00655FA5"/>
    <w:rsid w:val="00656031"/>
    <w:rsid w:val="006561BA"/>
    <w:rsid w:val="00656554"/>
    <w:rsid w:val="00656609"/>
    <w:rsid w:val="006567E2"/>
    <w:rsid w:val="00656993"/>
    <w:rsid w:val="00656A2C"/>
    <w:rsid w:val="006570E5"/>
    <w:rsid w:val="006572FC"/>
    <w:rsid w:val="00657706"/>
    <w:rsid w:val="00657761"/>
    <w:rsid w:val="0065790D"/>
    <w:rsid w:val="00657923"/>
    <w:rsid w:val="00657A82"/>
    <w:rsid w:val="00657F89"/>
    <w:rsid w:val="00660001"/>
    <w:rsid w:val="00660084"/>
    <w:rsid w:val="00660093"/>
    <w:rsid w:val="006602D2"/>
    <w:rsid w:val="00660308"/>
    <w:rsid w:val="00660923"/>
    <w:rsid w:val="00660ACD"/>
    <w:rsid w:val="00660DFD"/>
    <w:rsid w:val="00660F13"/>
    <w:rsid w:val="00661005"/>
    <w:rsid w:val="0066105A"/>
    <w:rsid w:val="006614AF"/>
    <w:rsid w:val="00661B16"/>
    <w:rsid w:val="00662646"/>
    <w:rsid w:val="006626AE"/>
    <w:rsid w:val="00662BBE"/>
    <w:rsid w:val="00662BD5"/>
    <w:rsid w:val="00662EDF"/>
    <w:rsid w:val="006634C7"/>
    <w:rsid w:val="0066396D"/>
    <w:rsid w:val="00663DD7"/>
    <w:rsid w:val="00663FC0"/>
    <w:rsid w:val="00664C7C"/>
    <w:rsid w:val="00664D1A"/>
    <w:rsid w:val="00664FA7"/>
    <w:rsid w:val="006651E5"/>
    <w:rsid w:val="006653DB"/>
    <w:rsid w:val="00665420"/>
    <w:rsid w:val="0066549F"/>
    <w:rsid w:val="00665CE1"/>
    <w:rsid w:val="00665EA5"/>
    <w:rsid w:val="00666372"/>
    <w:rsid w:val="00666711"/>
    <w:rsid w:val="00666FCF"/>
    <w:rsid w:val="00667AB4"/>
    <w:rsid w:val="00667C6B"/>
    <w:rsid w:val="00670076"/>
    <w:rsid w:val="006700DF"/>
    <w:rsid w:val="006704C0"/>
    <w:rsid w:val="0067094E"/>
    <w:rsid w:val="00670E83"/>
    <w:rsid w:val="0067112D"/>
    <w:rsid w:val="006713FA"/>
    <w:rsid w:val="00671765"/>
    <w:rsid w:val="0067182E"/>
    <w:rsid w:val="0067193D"/>
    <w:rsid w:val="00671C00"/>
    <w:rsid w:val="00671FDE"/>
    <w:rsid w:val="0067236D"/>
    <w:rsid w:val="00672545"/>
    <w:rsid w:val="0067292D"/>
    <w:rsid w:val="00672E47"/>
    <w:rsid w:val="00672F12"/>
    <w:rsid w:val="00673018"/>
    <w:rsid w:val="006732C6"/>
    <w:rsid w:val="006733B0"/>
    <w:rsid w:val="006736D5"/>
    <w:rsid w:val="00673917"/>
    <w:rsid w:val="00673BCD"/>
    <w:rsid w:val="00673FE9"/>
    <w:rsid w:val="00674486"/>
    <w:rsid w:val="00674D96"/>
    <w:rsid w:val="00674E5E"/>
    <w:rsid w:val="006752A0"/>
    <w:rsid w:val="00675443"/>
    <w:rsid w:val="006756C5"/>
    <w:rsid w:val="00675881"/>
    <w:rsid w:val="00675897"/>
    <w:rsid w:val="00675A19"/>
    <w:rsid w:val="00676430"/>
    <w:rsid w:val="0067644B"/>
    <w:rsid w:val="00676625"/>
    <w:rsid w:val="00676677"/>
    <w:rsid w:val="006775E7"/>
    <w:rsid w:val="00677816"/>
    <w:rsid w:val="006778E7"/>
    <w:rsid w:val="00677C09"/>
    <w:rsid w:val="00677CD4"/>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0CF"/>
    <w:rsid w:val="006825A1"/>
    <w:rsid w:val="006828E8"/>
    <w:rsid w:val="006829E0"/>
    <w:rsid w:val="00682A11"/>
    <w:rsid w:val="00682FAC"/>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DF5"/>
    <w:rsid w:val="00685EE8"/>
    <w:rsid w:val="00685FC5"/>
    <w:rsid w:val="00686111"/>
    <w:rsid w:val="006862B6"/>
    <w:rsid w:val="00686701"/>
    <w:rsid w:val="00686807"/>
    <w:rsid w:val="0068680E"/>
    <w:rsid w:val="006868CE"/>
    <w:rsid w:val="00686FB2"/>
    <w:rsid w:val="00686FFE"/>
    <w:rsid w:val="0068768A"/>
    <w:rsid w:val="00687785"/>
    <w:rsid w:val="006905BC"/>
    <w:rsid w:val="006906DC"/>
    <w:rsid w:val="00690C2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513"/>
    <w:rsid w:val="00693744"/>
    <w:rsid w:val="00693835"/>
    <w:rsid w:val="00693868"/>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E69"/>
    <w:rsid w:val="00696ECF"/>
    <w:rsid w:val="00696ED1"/>
    <w:rsid w:val="006971CE"/>
    <w:rsid w:val="00697409"/>
    <w:rsid w:val="0069758D"/>
    <w:rsid w:val="00697AD1"/>
    <w:rsid w:val="006A054E"/>
    <w:rsid w:val="006A0842"/>
    <w:rsid w:val="006A0A72"/>
    <w:rsid w:val="006A0E1E"/>
    <w:rsid w:val="006A0E79"/>
    <w:rsid w:val="006A0F5D"/>
    <w:rsid w:val="006A0F71"/>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EB"/>
    <w:rsid w:val="006A3444"/>
    <w:rsid w:val="006A3881"/>
    <w:rsid w:val="006A3CB0"/>
    <w:rsid w:val="006A3DCB"/>
    <w:rsid w:val="006A43F5"/>
    <w:rsid w:val="006A4966"/>
    <w:rsid w:val="006A4E4F"/>
    <w:rsid w:val="006A4E50"/>
    <w:rsid w:val="006A4E64"/>
    <w:rsid w:val="006A5257"/>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A7F67"/>
    <w:rsid w:val="006B00B1"/>
    <w:rsid w:val="006B035E"/>
    <w:rsid w:val="006B0568"/>
    <w:rsid w:val="006B05FF"/>
    <w:rsid w:val="006B0A6A"/>
    <w:rsid w:val="006B0AD1"/>
    <w:rsid w:val="006B0DA3"/>
    <w:rsid w:val="006B1087"/>
    <w:rsid w:val="006B10CF"/>
    <w:rsid w:val="006B1369"/>
    <w:rsid w:val="006B13F6"/>
    <w:rsid w:val="006B184E"/>
    <w:rsid w:val="006B21B6"/>
    <w:rsid w:val="006B2214"/>
    <w:rsid w:val="006B27BA"/>
    <w:rsid w:val="006B295E"/>
    <w:rsid w:val="006B2D95"/>
    <w:rsid w:val="006B2EFB"/>
    <w:rsid w:val="006B30E5"/>
    <w:rsid w:val="006B32E3"/>
    <w:rsid w:val="006B3557"/>
    <w:rsid w:val="006B3C81"/>
    <w:rsid w:val="006B3D5A"/>
    <w:rsid w:val="006B426D"/>
    <w:rsid w:val="006B48DD"/>
    <w:rsid w:val="006B48F9"/>
    <w:rsid w:val="006B49AB"/>
    <w:rsid w:val="006B503A"/>
    <w:rsid w:val="006B5330"/>
    <w:rsid w:val="006B53E8"/>
    <w:rsid w:val="006B549D"/>
    <w:rsid w:val="006B5AF5"/>
    <w:rsid w:val="006B5D57"/>
    <w:rsid w:val="006B5EDF"/>
    <w:rsid w:val="006B6116"/>
    <w:rsid w:val="006B6166"/>
    <w:rsid w:val="006B68FA"/>
    <w:rsid w:val="006B6D8A"/>
    <w:rsid w:val="006B6EA4"/>
    <w:rsid w:val="006B79E9"/>
    <w:rsid w:val="006B7B27"/>
    <w:rsid w:val="006B7CC1"/>
    <w:rsid w:val="006B7E38"/>
    <w:rsid w:val="006C03D3"/>
    <w:rsid w:val="006C0A81"/>
    <w:rsid w:val="006C0FBE"/>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7D8"/>
    <w:rsid w:val="006C494B"/>
    <w:rsid w:val="006C49AE"/>
    <w:rsid w:val="006C4BE7"/>
    <w:rsid w:val="006C54A0"/>
    <w:rsid w:val="006C5638"/>
    <w:rsid w:val="006C589F"/>
    <w:rsid w:val="006C5DB2"/>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313"/>
    <w:rsid w:val="006D15A9"/>
    <w:rsid w:val="006D1665"/>
    <w:rsid w:val="006D1762"/>
    <w:rsid w:val="006D17D6"/>
    <w:rsid w:val="006D1B02"/>
    <w:rsid w:val="006D1C06"/>
    <w:rsid w:val="006D1E25"/>
    <w:rsid w:val="006D2674"/>
    <w:rsid w:val="006D287D"/>
    <w:rsid w:val="006D2A7C"/>
    <w:rsid w:val="006D2CA7"/>
    <w:rsid w:val="006D329B"/>
    <w:rsid w:val="006D3436"/>
    <w:rsid w:val="006D3454"/>
    <w:rsid w:val="006D3507"/>
    <w:rsid w:val="006D371F"/>
    <w:rsid w:val="006D39F0"/>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371"/>
    <w:rsid w:val="006E08DD"/>
    <w:rsid w:val="006E08F0"/>
    <w:rsid w:val="006E0C1A"/>
    <w:rsid w:val="006E0F50"/>
    <w:rsid w:val="006E0FA6"/>
    <w:rsid w:val="006E182C"/>
    <w:rsid w:val="006E1FD0"/>
    <w:rsid w:val="006E2D0C"/>
    <w:rsid w:val="006E2DF4"/>
    <w:rsid w:val="006E33C4"/>
    <w:rsid w:val="006E3463"/>
    <w:rsid w:val="006E34B2"/>
    <w:rsid w:val="006E39E6"/>
    <w:rsid w:val="006E4480"/>
    <w:rsid w:val="006E44BC"/>
    <w:rsid w:val="006E48F0"/>
    <w:rsid w:val="006E4952"/>
    <w:rsid w:val="006E4D15"/>
    <w:rsid w:val="006E51EF"/>
    <w:rsid w:val="006E5248"/>
    <w:rsid w:val="006E5501"/>
    <w:rsid w:val="006E5502"/>
    <w:rsid w:val="006E563B"/>
    <w:rsid w:val="006E5817"/>
    <w:rsid w:val="006E5B08"/>
    <w:rsid w:val="006E5B41"/>
    <w:rsid w:val="006E5B4A"/>
    <w:rsid w:val="006E5C98"/>
    <w:rsid w:val="006E6487"/>
    <w:rsid w:val="006E7463"/>
    <w:rsid w:val="006E7873"/>
    <w:rsid w:val="006E7C84"/>
    <w:rsid w:val="006E7EB8"/>
    <w:rsid w:val="006F07E2"/>
    <w:rsid w:val="006F09B3"/>
    <w:rsid w:val="006F0A85"/>
    <w:rsid w:val="006F0D0B"/>
    <w:rsid w:val="006F11C5"/>
    <w:rsid w:val="006F1551"/>
    <w:rsid w:val="006F1609"/>
    <w:rsid w:val="006F1698"/>
    <w:rsid w:val="006F17D3"/>
    <w:rsid w:val="006F184D"/>
    <w:rsid w:val="006F18C4"/>
    <w:rsid w:val="006F19C6"/>
    <w:rsid w:val="006F1B56"/>
    <w:rsid w:val="006F1CE1"/>
    <w:rsid w:val="006F1CED"/>
    <w:rsid w:val="006F20FC"/>
    <w:rsid w:val="006F21E7"/>
    <w:rsid w:val="006F252D"/>
    <w:rsid w:val="006F27F0"/>
    <w:rsid w:val="006F2D46"/>
    <w:rsid w:val="006F2E79"/>
    <w:rsid w:val="006F2F96"/>
    <w:rsid w:val="006F3002"/>
    <w:rsid w:val="006F30A8"/>
    <w:rsid w:val="006F30D1"/>
    <w:rsid w:val="006F323E"/>
    <w:rsid w:val="006F347C"/>
    <w:rsid w:val="006F3864"/>
    <w:rsid w:val="006F3A96"/>
    <w:rsid w:val="006F3B2A"/>
    <w:rsid w:val="006F3B7F"/>
    <w:rsid w:val="006F3F24"/>
    <w:rsid w:val="006F3F3D"/>
    <w:rsid w:val="006F493E"/>
    <w:rsid w:val="006F5051"/>
    <w:rsid w:val="006F508C"/>
    <w:rsid w:val="006F519A"/>
    <w:rsid w:val="006F51F3"/>
    <w:rsid w:val="006F526E"/>
    <w:rsid w:val="006F53B7"/>
    <w:rsid w:val="006F553E"/>
    <w:rsid w:val="006F5638"/>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5C9"/>
    <w:rsid w:val="00701784"/>
    <w:rsid w:val="0070220E"/>
    <w:rsid w:val="00702F1A"/>
    <w:rsid w:val="0070301A"/>
    <w:rsid w:val="0070339B"/>
    <w:rsid w:val="00703436"/>
    <w:rsid w:val="0070345A"/>
    <w:rsid w:val="0070352E"/>
    <w:rsid w:val="00703ABD"/>
    <w:rsid w:val="00703BF7"/>
    <w:rsid w:val="00703CF8"/>
    <w:rsid w:val="00703DE2"/>
    <w:rsid w:val="00703E66"/>
    <w:rsid w:val="00704132"/>
    <w:rsid w:val="0070435B"/>
    <w:rsid w:val="00704425"/>
    <w:rsid w:val="00704641"/>
    <w:rsid w:val="00704AF0"/>
    <w:rsid w:val="00704CC1"/>
    <w:rsid w:val="007050CA"/>
    <w:rsid w:val="0070516C"/>
    <w:rsid w:val="00705232"/>
    <w:rsid w:val="007052BB"/>
    <w:rsid w:val="007052D0"/>
    <w:rsid w:val="0070552A"/>
    <w:rsid w:val="00705825"/>
    <w:rsid w:val="00705926"/>
    <w:rsid w:val="00705CFB"/>
    <w:rsid w:val="00705D39"/>
    <w:rsid w:val="00705DB0"/>
    <w:rsid w:val="00705E5B"/>
    <w:rsid w:val="0070617B"/>
    <w:rsid w:val="007061A9"/>
    <w:rsid w:val="00706358"/>
    <w:rsid w:val="00706646"/>
    <w:rsid w:val="007067B9"/>
    <w:rsid w:val="007068D2"/>
    <w:rsid w:val="00706994"/>
    <w:rsid w:val="00706BA7"/>
    <w:rsid w:val="00706D01"/>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A05"/>
    <w:rsid w:val="00712EB5"/>
    <w:rsid w:val="007135FC"/>
    <w:rsid w:val="0071363D"/>
    <w:rsid w:val="00713805"/>
    <w:rsid w:val="00713920"/>
    <w:rsid w:val="007139CF"/>
    <w:rsid w:val="00713C71"/>
    <w:rsid w:val="00714463"/>
    <w:rsid w:val="00714CB0"/>
    <w:rsid w:val="0071504D"/>
    <w:rsid w:val="00715532"/>
    <w:rsid w:val="00715A76"/>
    <w:rsid w:val="00715B09"/>
    <w:rsid w:val="00715F10"/>
    <w:rsid w:val="00716003"/>
    <w:rsid w:val="00716320"/>
    <w:rsid w:val="007164EC"/>
    <w:rsid w:val="007168B8"/>
    <w:rsid w:val="007168C8"/>
    <w:rsid w:val="00716B60"/>
    <w:rsid w:val="00716F4F"/>
    <w:rsid w:val="0071703C"/>
    <w:rsid w:val="007172A4"/>
    <w:rsid w:val="007172B2"/>
    <w:rsid w:val="00717A5E"/>
    <w:rsid w:val="00717A65"/>
    <w:rsid w:val="00717ED9"/>
    <w:rsid w:val="00717F68"/>
    <w:rsid w:val="007203A5"/>
    <w:rsid w:val="007203E3"/>
    <w:rsid w:val="00720B2F"/>
    <w:rsid w:val="00720D15"/>
    <w:rsid w:val="00720F77"/>
    <w:rsid w:val="007210E4"/>
    <w:rsid w:val="00721358"/>
    <w:rsid w:val="00721418"/>
    <w:rsid w:val="00721583"/>
    <w:rsid w:val="00721586"/>
    <w:rsid w:val="00721E13"/>
    <w:rsid w:val="00722264"/>
    <w:rsid w:val="00722468"/>
    <w:rsid w:val="007229E5"/>
    <w:rsid w:val="00722AB3"/>
    <w:rsid w:val="00722AC5"/>
    <w:rsid w:val="0072301A"/>
    <w:rsid w:val="0072325E"/>
    <w:rsid w:val="00723352"/>
    <w:rsid w:val="00723434"/>
    <w:rsid w:val="007235D7"/>
    <w:rsid w:val="007236A6"/>
    <w:rsid w:val="007238C3"/>
    <w:rsid w:val="00723AC3"/>
    <w:rsid w:val="00723D45"/>
    <w:rsid w:val="00723F0B"/>
    <w:rsid w:val="0072419D"/>
    <w:rsid w:val="0072451A"/>
    <w:rsid w:val="0072464F"/>
    <w:rsid w:val="0072471F"/>
    <w:rsid w:val="007249A1"/>
    <w:rsid w:val="007249FE"/>
    <w:rsid w:val="00724F6C"/>
    <w:rsid w:val="00725209"/>
    <w:rsid w:val="00725630"/>
    <w:rsid w:val="00725669"/>
    <w:rsid w:val="0072581E"/>
    <w:rsid w:val="00725AAA"/>
    <w:rsid w:val="00725C4C"/>
    <w:rsid w:val="00725C80"/>
    <w:rsid w:val="00725FFC"/>
    <w:rsid w:val="00726071"/>
    <w:rsid w:val="00726247"/>
    <w:rsid w:val="00726562"/>
    <w:rsid w:val="00726571"/>
    <w:rsid w:val="0072667F"/>
    <w:rsid w:val="00726BCD"/>
    <w:rsid w:val="00726E21"/>
    <w:rsid w:val="0072711C"/>
    <w:rsid w:val="007272B5"/>
    <w:rsid w:val="007272BA"/>
    <w:rsid w:val="00727419"/>
    <w:rsid w:val="0072768B"/>
    <w:rsid w:val="0072779F"/>
    <w:rsid w:val="007278C8"/>
    <w:rsid w:val="00727B50"/>
    <w:rsid w:val="00727F2F"/>
    <w:rsid w:val="0073029E"/>
    <w:rsid w:val="007304A3"/>
    <w:rsid w:val="00730525"/>
    <w:rsid w:val="0073065B"/>
    <w:rsid w:val="00730701"/>
    <w:rsid w:val="007307C6"/>
    <w:rsid w:val="00730BDC"/>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25F"/>
    <w:rsid w:val="00734789"/>
    <w:rsid w:val="007348C2"/>
    <w:rsid w:val="00734A55"/>
    <w:rsid w:val="00734D5F"/>
    <w:rsid w:val="00734D73"/>
    <w:rsid w:val="00734DC3"/>
    <w:rsid w:val="007351CB"/>
    <w:rsid w:val="007352B2"/>
    <w:rsid w:val="00735540"/>
    <w:rsid w:val="007357B7"/>
    <w:rsid w:val="00735985"/>
    <w:rsid w:val="00735B37"/>
    <w:rsid w:val="00735E44"/>
    <w:rsid w:val="00736189"/>
    <w:rsid w:val="00736216"/>
    <w:rsid w:val="00736492"/>
    <w:rsid w:val="00736647"/>
    <w:rsid w:val="007366BC"/>
    <w:rsid w:val="0073676A"/>
    <w:rsid w:val="00736BEE"/>
    <w:rsid w:val="00736F9D"/>
    <w:rsid w:val="00736FF5"/>
    <w:rsid w:val="00737294"/>
    <w:rsid w:val="00737734"/>
    <w:rsid w:val="00737AD2"/>
    <w:rsid w:val="00737AEA"/>
    <w:rsid w:val="00737BC2"/>
    <w:rsid w:val="007403DB"/>
    <w:rsid w:val="00740763"/>
    <w:rsid w:val="00740BAE"/>
    <w:rsid w:val="00740C2E"/>
    <w:rsid w:val="007412DC"/>
    <w:rsid w:val="007419AB"/>
    <w:rsid w:val="00741A6C"/>
    <w:rsid w:val="00742863"/>
    <w:rsid w:val="00742CA5"/>
    <w:rsid w:val="00742DAF"/>
    <w:rsid w:val="00742E48"/>
    <w:rsid w:val="0074311E"/>
    <w:rsid w:val="007438EA"/>
    <w:rsid w:val="00743A3F"/>
    <w:rsid w:val="00743AC4"/>
    <w:rsid w:val="0074401C"/>
    <w:rsid w:val="0074484C"/>
    <w:rsid w:val="00744A45"/>
    <w:rsid w:val="00744AF4"/>
    <w:rsid w:val="00744F5A"/>
    <w:rsid w:val="00744F6E"/>
    <w:rsid w:val="0074530B"/>
    <w:rsid w:val="00745BD0"/>
    <w:rsid w:val="00745D9D"/>
    <w:rsid w:val="0074622A"/>
    <w:rsid w:val="00746309"/>
    <w:rsid w:val="00746504"/>
    <w:rsid w:val="00746556"/>
    <w:rsid w:val="0074672A"/>
    <w:rsid w:val="00746818"/>
    <w:rsid w:val="00746E2C"/>
    <w:rsid w:val="00746FCB"/>
    <w:rsid w:val="00747AB0"/>
    <w:rsid w:val="00747BFC"/>
    <w:rsid w:val="00747F23"/>
    <w:rsid w:val="007501CC"/>
    <w:rsid w:val="00750382"/>
    <w:rsid w:val="00750702"/>
    <w:rsid w:val="007508F7"/>
    <w:rsid w:val="00750A24"/>
    <w:rsid w:val="00750DBB"/>
    <w:rsid w:val="00750FF3"/>
    <w:rsid w:val="007513E4"/>
    <w:rsid w:val="00751570"/>
    <w:rsid w:val="007516F5"/>
    <w:rsid w:val="0075174A"/>
    <w:rsid w:val="0075177B"/>
    <w:rsid w:val="007519C6"/>
    <w:rsid w:val="00751D41"/>
    <w:rsid w:val="00751F74"/>
    <w:rsid w:val="007521B3"/>
    <w:rsid w:val="007525A3"/>
    <w:rsid w:val="00752A0D"/>
    <w:rsid w:val="00752A78"/>
    <w:rsid w:val="00753920"/>
    <w:rsid w:val="007539A7"/>
    <w:rsid w:val="00753CE5"/>
    <w:rsid w:val="0075407F"/>
    <w:rsid w:val="00754350"/>
    <w:rsid w:val="0075474D"/>
    <w:rsid w:val="00754801"/>
    <w:rsid w:val="00754FC0"/>
    <w:rsid w:val="00755AF4"/>
    <w:rsid w:val="00755C46"/>
    <w:rsid w:val="00755CC8"/>
    <w:rsid w:val="00755CF7"/>
    <w:rsid w:val="00756349"/>
    <w:rsid w:val="007564D3"/>
    <w:rsid w:val="00756504"/>
    <w:rsid w:val="0075651C"/>
    <w:rsid w:val="00756534"/>
    <w:rsid w:val="00756F6A"/>
    <w:rsid w:val="007571AF"/>
    <w:rsid w:val="00757611"/>
    <w:rsid w:val="00757632"/>
    <w:rsid w:val="00757659"/>
    <w:rsid w:val="007578AF"/>
    <w:rsid w:val="007578D5"/>
    <w:rsid w:val="007579DD"/>
    <w:rsid w:val="00757E17"/>
    <w:rsid w:val="007601B3"/>
    <w:rsid w:val="00760202"/>
    <w:rsid w:val="007605A0"/>
    <w:rsid w:val="00760A08"/>
    <w:rsid w:val="00760A3C"/>
    <w:rsid w:val="00760B93"/>
    <w:rsid w:val="00761556"/>
    <w:rsid w:val="007617B3"/>
    <w:rsid w:val="00761997"/>
    <w:rsid w:val="00761BD3"/>
    <w:rsid w:val="00762001"/>
    <w:rsid w:val="00762191"/>
    <w:rsid w:val="007621D6"/>
    <w:rsid w:val="007624A8"/>
    <w:rsid w:val="00762847"/>
    <w:rsid w:val="00762853"/>
    <w:rsid w:val="00762B08"/>
    <w:rsid w:val="00762C08"/>
    <w:rsid w:val="00763196"/>
    <w:rsid w:val="00763493"/>
    <w:rsid w:val="00763661"/>
    <w:rsid w:val="00763A9C"/>
    <w:rsid w:val="00763B3C"/>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0A8"/>
    <w:rsid w:val="007701F7"/>
    <w:rsid w:val="0077022B"/>
    <w:rsid w:val="007705A9"/>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80B"/>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01C"/>
    <w:rsid w:val="00780631"/>
    <w:rsid w:val="00780704"/>
    <w:rsid w:val="00780ACD"/>
    <w:rsid w:val="007810CC"/>
    <w:rsid w:val="00781912"/>
    <w:rsid w:val="007819DF"/>
    <w:rsid w:val="00781F1C"/>
    <w:rsid w:val="0078259A"/>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6C"/>
    <w:rsid w:val="007852F2"/>
    <w:rsid w:val="00785652"/>
    <w:rsid w:val="00785997"/>
    <w:rsid w:val="00785E27"/>
    <w:rsid w:val="00785E59"/>
    <w:rsid w:val="007865D8"/>
    <w:rsid w:val="00786877"/>
    <w:rsid w:val="007868D7"/>
    <w:rsid w:val="00786BFB"/>
    <w:rsid w:val="00787189"/>
    <w:rsid w:val="00787223"/>
    <w:rsid w:val="007878B9"/>
    <w:rsid w:val="0079028F"/>
    <w:rsid w:val="00790A1B"/>
    <w:rsid w:val="00790B0F"/>
    <w:rsid w:val="00790B68"/>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3B4F"/>
    <w:rsid w:val="007941CD"/>
    <w:rsid w:val="0079485D"/>
    <w:rsid w:val="007949D1"/>
    <w:rsid w:val="00794D5B"/>
    <w:rsid w:val="00794D9B"/>
    <w:rsid w:val="00795213"/>
    <w:rsid w:val="00795801"/>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3D6"/>
    <w:rsid w:val="007A086C"/>
    <w:rsid w:val="007A0929"/>
    <w:rsid w:val="007A0DF2"/>
    <w:rsid w:val="007A153F"/>
    <w:rsid w:val="007A1D30"/>
    <w:rsid w:val="007A1D90"/>
    <w:rsid w:val="007A1FF7"/>
    <w:rsid w:val="007A2329"/>
    <w:rsid w:val="007A2480"/>
    <w:rsid w:val="007A28BD"/>
    <w:rsid w:val="007A342F"/>
    <w:rsid w:val="007A34A7"/>
    <w:rsid w:val="007A3E96"/>
    <w:rsid w:val="007A3E9A"/>
    <w:rsid w:val="007A3F88"/>
    <w:rsid w:val="007A44A9"/>
    <w:rsid w:val="007A46A0"/>
    <w:rsid w:val="007A48F5"/>
    <w:rsid w:val="007A4A95"/>
    <w:rsid w:val="007A4B35"/>
    <w:rsid w:val="007A501C"/>
    <w:rsid w:val="007A5267"/>
    <w:rsid w:val="007A5751"/>
    <w:rsid w:val="007A57CC"/>
    <w:rsid w:val="007A57E1"/>
    <w:rsid w:val="007A588F"/>
    <w:rsid w:val="007A591E"/>
    <w:rsid w:val="007A61F2"/>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2F0"/>
    <w:rsid w:val="007B03B1"/>
    <w:rsid w:val="007B076C"/>
    <w:rsid w:val="007B0778"/>
    <w:rsid w:val="007B08F0"/>
    <w:rsid w:val="007B09AA"/>
    <w:rsid w:val="007B0AFC"/>
    <w:rsid w:val="007B161B"/>
    <w:rsid w:val="007B169C"/>
    <w:rsid w:val="007B1A76"/>
    <w:rsid w:val="007B1B48"/>
    <w:rsid w:val="007B25A6"/>
    <w:rsid w:val="007B2CEB"/>
    <w:rsid w:val="007B34D6"/>
    <w:rsid w:val="007B34EF"/>
    <w:rsid w:val="007B362A"/>
    <w:rsid w:val="007B36ED"/>
    <w:rsid w:val="007B383A"/>
    <w:rsid w:val="007B3FAA"/>
    <w:rsid w:val="007B4478"/>
    <w:rsid w:val="007B4A45"/>
    <w:rsid w:val="007B4B0F"/>
    <w:rsid w:val="007B4DC5"/>
    <w:rsid w:val="007B4F02"/>
    <w:rsid w:val="007B506F"/>
    <w:rsid w:val="007B513E"/>
    <w:rsid w:val="007B545A"/>
    <w:rsid w:val="007B55BE"/>
    <w:rsid w:val="007B5666"/>
    <w:rsid w:val="007B5A0E"/>
    <w:rsid w:val="007B5BC1"/>
    <w:rsid w:val="007B5EEF"/>
    <w:rsid w:val="007B636D"/>
    <w:rsid w:val="007B6581"/>
    <w:rsid w:val="007B6892"/>
    <w:rsid w:val="007B6894"/>
    <w:rsid w:val="007B6940"/>
    <w:rsid w:val="007B6B95"/>
    <w:rsid w:val="007B6DBD"/>
    <w:rsid w:val="007B6E1F"/>
    <w:rsid w:val="007B6F77"/>
    <w:rsid w:val="007B6FA0"/>
    <w:rsid w:val="007B7024"/>
    <w:rsid w:val="007B76BE"/>
    <w:rsid w:val="007B77AB"/>
    <w:rsid w:val="007B7B1F"/>
    <w:rsid w:val="007B7FE7"/>
    <w:rsid w:val="007C0F40"/>
    <w:rsid w:val="007C110D"/>
    <w:rsid w:val="007C126E"/>
    <w:rsid w:val="007C1335"/>
    <w:rsid w:val="007C1623"/>
    <w:rsid w:val="007C1E64"/>
    <w:rsid w:val="007C1F0E"/>
    <w:rsid w:val="007C2522"/>
    <w:rsid w:val="007C25BE"/>
    <w:rsid w:val="007C2838"/>
    <w:rsid w:val="007C2B12"/>
    <w:rsid w:val="007C2B7F"/>
    <w:rsid w:val="007C3166"/>
    <w:rsid w:val="007C3500"/>
    <w:rsid w:val="007C3EA5"/>
    <w:rsid w:val="007C40AE"/>
    <w:rsid w:val="007C4189"/>
    <w:rsid w:val="007C431B"/>
    <w:rsid w:val="007C4528"/>
    <w:rsid w:val="007C4545"/>
    <w:rsid w:val="007C46E4"/>
    <w:rsid w:val="007C509A"/>
    <w:rsid w:val="007C52D4"/>
    <w:rsid w:val="007C537F"/>
    <w:rsid w:val="007C540B"/>
    <w:rsid w:val="007C5EF9"/>
    <w:rsid w:val="007C5F86"/>
    <w:rsid w:val="007C63B8"/>
    <w:rsid w:val="007C6ADC"/>
    <w:rsid w:val="007C7137"/>
    <w:rsid w:val="007C7965"/>
    <w:rsid w:val="007C7A9A"/>
    <w:rsid w:val="007C7BCC"/>
    <w:rsid w:val="007D0870"/>
    <w:rsid w:val="007D0945"/>
    <w:rsid w:val="007D0B49"/>
    <w:rsid w:val="007D0F93"/>
    <w:rsid w:val="007D0FAE"/>
    <w:rsid w:val="007D10AB"/>
    <w:rsid w:val="007D1323"/>
    <w:rsid w:val="007D1853"/>
    <w:rsid w:val="007D187F"/>
    <w:rsid w:val="007D1BBB"/>
    <w:rsid w:val="007D1CFC"/>
    <w:rsid w:val="007D1DD9"/>
    <w:rsid w:val="007D1F08"/>
    <w:rsid w:val="007D24CC"/>
    <w:rsid w:val="007D2C2B"/>
    <w:rsid w:val="007D30FB"/>
    <w:rsid w:val="007D3100"/>
    <w:rsid w:val="007D3779"/>
    <w:rsid w:val="007D3AB8"/>
    <w:rsid w:val="007D3BFF"/>
    <w:rsid w:val="007D3E2D"/>
    <w:rsid w:val="007D3E6D"/>
    <w:rsid w:val="007D4204"/>
    <w:rsid w:val="007D4329"/>
    <w:rsid w:val="007D4418"/>
    <w:rsid w:val="007D45CB"/>
    <w:rsid w:val="007D48BF"/>
    <w:rsid w:val="007D4DE8"/>
    <w:rsid w:val="007D4E39"/>
    <w:rsid w:val="007D4FBE"/>
    <w:rsid w:val="007D5069"/>
    <w:rsid w:val="007D514C"/>
    <w:rsid w:val="007D529D"/>
    <w:rsid w:val="007D5363"/>
    <w:rsid w:val="007D5520"/>
    <w:rsid w:val="007D57FA"/>
    <w:rsid w:val="007D66A6"/>
    <w:rsid w:val="007D6789"/>
    <w:rsid w:val="007D6918"/>
    <w:rsid w:val="007D6EF7"/>
    <w:rsid w:val="007D732D"/>
    <w:rsid w:val="007D74B5"/>
    <w:rsid w:val="007D7C25"/>
    <w:rsid w:val="007D7FED"/>
    <w:rsid w:val="007E004C"/>
    <w:rsid w:val="007E0910"/>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B84"/>
    <w:rsid w:val="007E4F4B"/>
    <w:rsid w:val="007E4FED"/>
    <w:rsid w:val="007E50E5"/>
    <w:rsid w:val="007E5600"/>
    <w:rsid w:val="007E5D9C"/>
    <w:rsid w:val="007E5E2C"/>
    <w:rsid w:val="007E5E4D"/>
    <w:rsid w:val="007E5F67"/>
    <w:rsid w:val="007E5F9A"/>
    <w:rsid w:val="007E5FDE"/>
    <w:rsid w:val="007E60F4"/>
    <w:rsid w:val="007E6CB9"/>
    <w:rsid w:val="007E6CEF"/>
    <w:rsid w:val="007E6E53"/>
    <w:rsid w:val="007E7A06"/>
    <w:rsid w:val="007E7C8A"/>
    <w:rsid w:val="007E7F45"/>
    <w:rsid w:val="007F00E3"/>
    <w:rsid w:val="007F01BB"/>
    <w:rsid w:val="007F02D0"/>
    <w:rsid w:val="007F0674"/>
    <w:rsid w:val="007F0693"/>
    <w:rsid w:val="007F075C"/>
    <w:rsid w:val="007F0BD5"/>
    <w:rsid w:val="007F0F8F"/>
    <w:rsid w:val="007F10BF"/>
    <w:rsid w:val="007F1620"/>
    <w:rsid w:val="007F1771"/>
    <w:rsid w:val="007F18D8"/>
    <w:rsid w:val="007F1AA2"/>
    <w:rsid w:val="007F1B6A"/>
    <w:rsid w:val="007F1EBE"/>
    <w:rsid w:val="007F22E7"/>
    <w:rsid w:val="007F2648"/>
    <w:rsid w:val="007F2654"/>
    <w:rsid w:val="007F2835"/>
    <w:rsid w:val="007F29BA"/>
    <w:rsid w:val="007F2B08"/>
    <w:rsid w:val="007F2D7B"/>
    <w:rsid w:val="007F2F14"/>
    <w:rsid w:val="007F3059"/>
    <w:rsid w:val="007F325C"/>
    <w:rsid w:val="007F3298"/>
    <w:rsid w:val="007F3440"/>
    <w:rsid w:val="007F37BE"/>
    <w:rsid w:val="007F3A69"/>
    <w:rsid w:val="007F3BD3"/>
    <w:rsid w:val="007F3FFE"/>
    <w:rsid w:val="007F4244"/>
    <w:rsid w:val="007F4308"/>
    <w:rsid w:val="007F46FB"/>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1518"/>
    <w:rsid w:val="008015C2"/>
    <w:rsid w:val="008018DC"/>
    <w:rsid w:val="00801AD0"/>
    <w:rsid w:val="0080227C"/>
    <w:rsid w:val="00802444"/>
    <w:rsid w:val="00802667"/>
    <w:rsid w:val="008026A2"/>
    <w:rsid w:val="008028D8"/>
    <w:rsid w:val="008031CA"/>
    <w:rsid w:val="008035C6"/>
    <w:rsid w:val="00803FFD"/>
    <w:rsid w:val="008046F8"/>
    <w:rsid w:val="008048F9"/>
    <w:rsid w:val="00804B38"/>
    <w:rsid w:val="00804CE6"/>
    <w:rsid w:val="008053FD"/>
    <w:rsid w:val="00805628"/>
    <w:rsid w:val="00805A2A"/>
    <w:rsid w:val="00805A4D"/>
    <w:rsid w:val="00805BED"/>
    <w:rsid w:val="00805DC2"/>
    <w:rsid w:val="00805DFD"/>
    <w:rsid w:val="008060EF"/>
    <w:rsid w:val="00806430"/>
    <w:rsid w:val="00806547"/>
    <w:rsid w:val="00806644"/>
    <w:rsid w:val="00806986"/>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BA"/>
    <w:rsid w:val="008105EB"/>
    <w:rsid w:val="008112DE"/>
    <w:rsid w:val="008112FB"/>
    <w:rsid w:val="00811328"/>
    <w:rsid w:val="00811D5B"/>
    <w:rsid w:val="008122B7"/>
    <w:rsid w:val="00812337"/>
    <w:rsid w:val="0081290D"/>
    <w:rsid w:val="00812A44"/>
    <w:rsid w:val="00812B13"/>
    <w:rsid w:val="0081301A"/>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5D22"/>
    <w:rsid w:val="008165C8"/>
    <w:rsid w:val="0081683C"/>
    <w:rsid w:val="00816B89"/>
    <w:rsid w:val="00816CC5"/>
    <w:rsid w:val="00816F80"/>
    <w:rsid w:val="008172B0"/>
    <w:rsid w:val="0081747B"/>
    <w:rsid w:val="00817857"/>
    <w:rsid w:val="00817908"/>
    <w:rsid w:val="00817C43"/>
    <w:rsid w:val="00817DD1"/>
    <w:rsid w:val="00820416"/>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3D68"/>
    <w:rsid w:val="0082407C"/>
    <w:rsid w:val="008241EC"/>
    <w:rsid w:val="008245D5"/>
    <w:rsid w:val="008248CD"/>
    <w:rsid w:val="00824941"/>
    <w:rsid w:val="008252E4"/>
    <w:rsid w:val="008258E4"/>
    <w:rsid w:val="00825CB0"/>
    <w:rsid w:val="00825D61"/>
    <w:rsid w:val="00826146"/>
    <w:rsid w:val="008265CC"/>
    <w:rsid w:val="0082698B"/>
    <w:rsid w:val="00826A04"/>
    <w:rsid w:val="00826ABB"/>
    <w:rsid w:val="00826E73"/>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3B1"/>
    <w:rsid w:val="008334C3"/>
    <w:rsid w:val="008338D5"/>
    <w:rsid w:val="00833AE4"/>
    <w:rsid w:val="00833EF5"/>
    <w:rsid w:val="008340BD"/>
    <w:rsid w:val="00834173"/>
    <w:rsid w:val="00834293"/>
    <w:rsid w:val="0083445D"/>
    <w:rsid w:val="0083484C"/>
    <w:rsid w:val="00834B9C"/>
    <w:rsid w:val="00834CBD"/>
    <w:rsid w:val="00834D55"/>
    <w:rsid w:val="00834F81"/>
    <w:rsid w:val="00834F84"/>
    <w:rsid w:val="00835097"/>
    <w:rsid w:val="008353BA"/>
    <w:rsid w:val="008354D0"/>
    <w:rsid w:val="00835784"/>
    <w:rsid w:val="008358FD"/>
    <w:rsid w:val="008359A6"/>
    <w:rsid w:val="00836323"/>
    <w:rsid w:val="008365EE"/>
    <w:rsid w:val="008365F2"/>
    <w:rsid w:val="00836775"/>
    <w:rsid w:val="00836A7D"/>
    <w:rsid w:val="00836B78"/>
    <w:rsid w:val="00836B8C"/>
    <w:rsid w:val="00836C89"/>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26"/>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AA8"/>
    <w:rsid w:val="00847B8A"/>
    <w:rsid w:val="00847DCA"/>
    <w:rsid w:val="00847EBB"/>
    <w:rsid w:val="00847F2D"/>
    <w:rsid w:val="0085005E"/>
    <w:rsid w:val="00850556"/>
    <w:rsid w:val="008508E7"/>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889"/>
    <w:rsid w:val="008549A7"/>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E5"/>
    <w:rsid w:val="008605D8"/>
    <w:rsid w:val="008609F8"/>
    <w:rsid w:val="00860DD9"/>
    <w:rsid w:val="0086137D"/>
    <w:rsid w:val="008615D3"/>
    <w:rsid w:val="00861F6E"/>
    <w:rsid w:val="008620C7"/>
    <w:rsid w:val="0086237E"/>
    <w:rsid w:val="008624DE"/>
    <w:rsid w:val="008628C3"/>
    <w:rsid w:val="00862B9E"/>
    <w:rsid w:val="00862E75"/>
    <w:rsid w:val="00862F01"/>
    <w:rsid w:val="00862F37"/>
    <w:rsid w:val="008631D8"/>
    <w:rsid w:val="0086388A"/>
    <w:rsid w:val="008638B8"/>
    <w:rsid w:val="0086395A"/>
    <w:rsid w:val="00863D07"/>
    <w:rsid w:val="00864BFB"/>
    <w:rsid w:val="00864E89"/>
    <w:rsid w:val="00864F81"/>
    <w:rsid w:val="00865098"/>
    <w:rsid w:val="008652F6"/>
    <w:rsid w:val="00865376"/>
    <w:rsid w:val="0086574C"/>
    <w:rsid w:val="00865981"/>
    <w:rsid w:val="0086622A"/>
    <w:rsid w:val="00866311"/>
    <w:rsid w:val="008665FC"/>
    <w:rsid w:val="00866620"/>
    <w:rsid w:val="00866778"/>
    <w:rsid w:val="008667BA"/>
    <w:rsid w:val="00866A81"/>
    <w:rsid w:val="00866DC8"/>
    <w:rsid w:val="00866FDE"/>
    <w:rsid w:val="00867088"/>
    <w:rsid w:val="008673B4"/>
    <w:rsid w:val="00867464"/>
    <w:rsid w:val="00867512"/>
    <w:rsid w:val="008675B3"/>
    <w:rsid w:val="008675D7"/>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E58"/>
    <w:rsid w:val="0087314E"/>
    <w:rsid w:val="0087319F"/>
    <w:rsid w:val="008732C7"/>
    <w:rsid w:val="008737CB"/>
    <w:rsid w:val="008737F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BDE"/>
    <w:rsid w:val="00882DFD"/>
    <w:rsid w:val="00882FB8"/>
    <w:rsid w:val="0088311A"/>
    <w:rsid w:val="008832A3"/>
    <w:rsid w:val="0088359F"/>
    <w:rsid w:val="008838AB"/>
    <w:rsid w:val="0088391D"/>
    <w:rsid w:val="00883B16"/>
    <w:rsid w:val="00883E43"/>
    <w:rsid w:val="00884070"/>
    <w:rsid w:val="0088429F"/>
    <w:rsid w:val="00884793"/>
    <w:rsid w:val="00884990"/>
    <w:rsid w:val="0088502A"/>
    <w:rsid w:val="008850FB"/>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8A4"/>
    <w:rsid w:val="00887A3D"/>
    <w:rsid w:val="00887C22"/>
    <w:rsid w:val="00890183"/>
    <w:rsid w:val="00890196"/>
    <w:rsid w:val="008905EE"/>
    <w:rsid w:val="00890A97"/>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5F72"/>
    <w:rsid w:val="008966DA"/>
    <w:rsid w:val="00896999"/>
    <w:rsid w:val="00896D7D"/>
    <w:rsid w:val="00896F28"/>
    <w:rsid w:val="00897044"/>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42B"/>
    <w:rsid w:val="008A74E6"/>
    <w:rsid w:val="008A766B"/>
    <w:rsid w:val="008A7B5F"/>
    <w:rsid w:val="008A7BA0"/>
    <w:rsid w:val="008A7C4B"/>
    <w:rsid w:val="008A7E6A"/>
    <w:rsid w:val="008B0395"/>
    <w:rsid w:val="008B0845"/>
    <w:rsid w:val="008B1889"/>
    <w:rsid w:val="008B1DBA"/>
    <w:rsid w:val="008B2658"/>
    <w:rsid w:val="008B2710"/>
    <w:rsid w:val="008B2CE9"/>
    <w:rsid w:val="008B2EE2"/>
    <w:rsid w:val="008B31DD"/>
    <w:rsid w:val="008B3452"/>
    <w:rsid w:val="008B39DA"/>
    <w:rsid w:val="008B4396"/>
    <w:rsid w:val="008B43DB"/>
    <w:rsid w:val="008B4496"/>
    <w:rsid w:val="008B4907"/>
    <w:rsid w:val="008B4B36"/>
    <w:rsid w:val="008B4E27"/>
    <w:rsid w:val="008B5113"/>
    <w:rsid w:val="008B525E"/>
    <w:rsid w:val="008B52F2"/>
    <w:rsid w:val="008B5B67"/>
    <w:rsid w:val="008B6CF4"/>
    <w:rsid w:val="008B70BF"/>
    <w:rsid w:val="008B7214"/>
    <w:rsid w:val="008B7365"/>
    <w:rsid w:val="008B7DC4"/>
    <w:rsid w:val="008C0045"/>
    <w:rsid w:val="008C0173"/>
    <w:rsid w:val="008C01BD"/>
    <w:rsid w:val="008C04F2"/>
    <w:rsid w:val="008C0736"/>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2DF9"/>
    <w:rsid w:val="008C3206"/>
    <w:rsid w:val="008C3B26"/>
    <w:rsid w:val="008C3F75"/>
    <w:rsid w:val="008C4149"/>
    <w:rsid w:val="008C485D"/>
    <w:rsid w:val="008C4AED"/>
    <w:rsid w:val="008C4BB9"/>
    <w:rsid w:val="008C4C32"/>
    <w:rsid w:val="008C551D"/>
    <w:rsid w:val="008C58C0"/>
    <w:rsid w:val="008C5991"/>
    <w:rsid w:val="008C5A7C"/>
    <w:rsid w:val="008C5AE3"/>
    <w:rsid w:val="008C5BD8"/>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A4B"/>
    <w:rsid w:val="008D3FA9"/>
    <w:rsid w:val="008D41E8"/>
    <w:rsid w:val="008D438E"/>
    <w:rsid w:val="008D48F6"/>
    <w:rsid w:val="008D519F"/>
    <w:rsid w:val="008D5329"/>
    <w:rsid w:val="008D53F4"/>
    <w:rsid w:val="008D55F5"/>
    <w:rsid w:val="008D58C4"/>
    <w:rsid w:val="008D590E"/>
    <w:rsid w:val="008D5F4A"/>
    <w:rsid w:val="008D61CD"/>
    <w:rsid w:val="008D6382"/>
    <w:rsid w:val="008D678D"/>
    <w:rsid w:val="008D67ED"/>
    <w:rsid w:val="008D6AA6"/>
    <w:rsid w:val="008D6D0E"/>
    <w:rsid w:val="008D6D2D"/>
    <w:rsid w:val="008D6EB6"/>
    <w:rsid w:val="008D72F5"/>
    <w:rsid w:val="008D788F"/>
    <w:rsid w:val="008D790E"/>
    <w:rsid w:val="008D7DB1"/>
    <w:rsid w:val="008E041A"/>
    <w:rsid w:val="008E056D"/>
    <w:rsid w:val="008E05E5"/>
    <w:rsid w:val="008E07D1"/>
    <w:rsid w:val="008E16A3"/>
    <w:rsid w:val="008E17D3"/>
    <w:rsid w:val="008E1BB5"/>
    <w:rsid w:val="008E20C4"/>
    <w:rsid w:val="008E22D4"/>
    <w:rsid w:val="008E2BE1"/>
    <w:rsid w:val="008E2FB4"/>
    <w:rsid w:val="008E30C1"/>
    <w:rsid w:val="008E31EA"/>
    <w:rsid w:val="008E3505"/>
    <w:rsid w:val="008E3695"/>
    <w:rsid w:val="008E3A7B"/>
    <w:rsid w:val="008E3CE0"/>
    <w:rsid w:val="008E40F9"/>
    <w:rsid w:val="008E4D19"/>
    <w:rsid w:val="008E4EC5"/>
    <w:rsid w:val="008E5058"/>
    <w:rsid w:val="008E5185"/>
    <w:rsid w:val="008E5389"/>
    <w:rsid w:val="008E5A1C"/>
    <w:rsid w:val="008E5A6B"/>
    <w:rsid w:val="008E5D36"/>
    <w:rsid w:val="008E6025"/>
    <w:rsid w:val="008E61B7"/>
    <w:rsid w:val="008E6292"/>
    <w:rsid w:val="008E6BA0"/>
    <w:rsid w:val="008E6CEC"/>
    <w:rsid w:val="008E7758"/>
    <w:rsid w:val="008E78EF"/>
    <w:rsid w:val="008E7F27"/>
    <w:rsid w:val="008F012D"/>
    <w:rsid w:val="008F0556"/>
    <w:rsid w:val="008F05EA"/>
    <w:rsid w:val="008F0A92"/>
    <w:rsid w:val="008F0CC8"/>
    <w:rsid w:val="008F1007"/>
    <w:rsid w:val="008F1091"/>
    <w:rsid w:val="008F10AC"/>
    <w:rsid w:val="008F110A"/>
    <w:rsid w:val="008F138F"/>
    <w:rsid w:val="008F1BA0"/>
    <w:rsid w:val="008F1F7C"/>
    <w:rsid w:val="008F22F4"/>
    <w:rsid w:val="008F25BB"/>
    <w:rsid w:val="008F2FC7"/>
    <w:rsid w:val="008F3665"/>
    <w:rsid w:val="008F36C1"/>
    <w:rsid w:val="008F37D3"/>
    <w:rsid w:val="008F38F3"/>
    <w:rsid w:val="008F3C9A"/>
    <w:rsid w:val="008F405C"/>
    <w:rsid w:val="008F409C"/>
    <w:rsid w:val="008F427E"/>
    <w:rsid w:val="008F447E"/>
    <w:rsid w:val="008F476C"/>
    <w:rsid w:val="008F4D3F"/>
    <w:rsid w:val="008F4EC5"/>
    <w:rsid w:val="008F4F12"/>
    <w:rsid w:val="008F520D"/>
    <w:rsid w:val="008F57EA"/>
    <w:rsid w:val="008F5935"/>
    <w:rsid w:val="008F5A61"/>
    <w:rsid w:val="008F5BF7"/>
    <w:rsid w:val="008F5DE9"/>
    <w:rsid w:val="008F5E55"/>
    <w:rsid w:val="008F6518"/>
    <w:rsid w:val="008F652E"/>
    <w:rsid w:val="008F6646"/>
    <w:rsid w:val="008F6867"/>
    <w:rsid w:val="008F6CA7"/>
    <w:rsid w:val="008F6E54"/>
    <w:rsid w:val="008F706C"/>
    <w:rsid w:val="008F70D5"/>
    <w:rsid w:val="008F7151"/>
    <w:rsid w:val="008F73C9"/>
    <w:rsid w:val="008F7415"/>
    <w:rsid w:val="008F7428"/>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900"/>
    <w:rsid w:val="00903CD1"/>
    <w:rsid w:val="00903D4E"/>
    <w:rsid w:val="00903D8C"/>
    <w:rsid w:val="00903F48"/>
    <w:rsid w:val="009043D3"/>
    <w:rsid w:val="00904417"/>
    <w:rsid w:val="00905685"/>
    <w:rsid w:val="00905DE6"/>
    <w:rsid w:val="00905EB9"/>
    <w:rsid w:val="0090605B"/>
    <w:rsid w:val="0090664E"/>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857"/>
    <w:rsid w:val="00915A4F"/>
    <w:rsid w:val="00915B06"/>
    <w:rsid w:val="00915C08"/>
    <w:rsid w:val="00915E5A"/>
    <w:rsid w:val="0091636D"/>
    <w:rsid w:val="009164D3"/>
    <w:rsid w:val="00916660"/>
    <w:rsid w:val="0091678F"/>
    <w:rsid w:val="00916A2F"/>
    <w:rsid w:val="00917751"/>
    <w:rsid w:val="00917793"/>
    <w:rsid w:val="009205A4"/>
    <w:rsid w:val="00920B7F"/>
    <w:rsid w:val="00921244"/>
    <w:rsid w:val="0092150B"/>
    <w:rsid w:val="00921522"/>
    <w:rsid w:val="009215E4"/>
    <w:rsid w:val="009217F7"/>
    <w:rsid w:val="00921B1A"/>
    <w:rsid w:val="00921B22"/>
    <w:rsid w:val="00921BCC"/>
    <w:rsid w:val="00921E3B"/>
    <w:rsid w:val="0092241C"/>
    <w:rsid w:val="00922437"/>
    <w:rsid w:val="00922466"/>
    <w:rsid w:val="00922A1E"/>
    <w:rsid w:val="00922ECC"/>
    <w:rsid w:val="00922EEF"/>
    <w:rsid w:val="00923444"/>
    <w:rsid w:val="009234D2"/>
    <w:rsid w:val="00923745"/>
    <w:rsid w:val="0092383E"/>
    <w:rsid w:val="00923DAF"/>
    <w:rsid w:val="00923F7C"/>
    <w:rsid w:val="00924025"/>
    <w:rsid w:val="0092407C"/>
    <w:rsid w:val="00924140"/>
    <w:rsid w:val="009242B3"/>
    <w:rsid w:val="0092523B"/>
    <w:rsid w:val="009255F0"/>
    <w:rsid w:val="009259C0"/>
    <w:rsid w:val="00925AE2"/>
    <w:rsid w:val="00925B85"/>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689"/>
    <w:rsid w:val="009329DA"/>
    <w:rsid w:val="00932AE7"/>
    <w:rsid w:val="00932C8D"/>
    <w:rsid w:val="00932D6A"/>
    <w:rsid w:val="00932D92"/>
    <w:rsid w:val="00932E85"/>
    <w:rsid w:val="00932FBB"/>
    <w:rsid w:val="00933039"/>
    <w:rsid w:val="009334C0"/>
    <w:rsid w:val="00933776"/>
    <w:rsid w:val="00933C63"/>
    <w:rsid w:val="00933CDC"/>
    <w:rsid w:val="00933DEC"/>
    <w:rsid w:val="00933E99"/>
    <w:rsid w:val="00933ED8"/>
    <w:rsid w:val="00933FA7"/>
    <w:rsid w:val="009349A6"/>
    <w:rsid w:val="00934A7C"/>
    <w:rsid w:val="00935085"/>
    <w:rsid w:val="00935135"/>
    <w:rsid w:val="0093516A"/>
    <w:rsid w:val="00935352"/>
    <w:rsid w:val="00935746"/>
    <w:rsid w:val="00935A06"/>
    <w:rsid w:val="00935A9C"/>
    <w:rsid w:val="00935B2A"/>
    <w:rsid w:val="00935BDF"/>
    <w:rsid w:val="00935C00"/>
    <w:rsid w:val="00935DA6"/>
    <w:rsid w:val="00935DC7"/>
    <w:rsid w:val="0093607F"/>
    <w:rsid w:val="00936470"/>
    <w:rsid w:val="00936C6A"/>
    <w:rsid w:val="009371AF"/>
    <w:rsid w:val="009378B1"/>
    <w:rsid w:val="00937C30"/>
    <w:rsid w:val="00937C48"/>
    <w:rsid w:val="00937CC9"/>
    <w:rsid w:val="00937E2D"/>
    <w:rsid w:val="00940286"/>
    <w:rsid w:val="0094092B"/>
    <w:rsid w:val="00940D79"/>
    <w:rsid w:val="00941259"/>
    <w:rsid w:val="00941315"/>
    <w:rsid w:val="009413B2"/>
    <w:rsid w:val="00941595"/>
    <w:rsid w:val="00941949"/>
    <w:rsid w:val="00941AC1"/>
    <w:rsid w:val="00941FF4"/>
    <w:rsid w:val="00942077"/>
    <w:rsid w:val="00942128"/>
    <w:rsid w:val="0094289D"/>
    <w:rsid w:val="00942F7C"/>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41F"/>
    <w:rsid w:val="00946687"/>
    <w:rsid w:val="00946784"/>
    <w:rsid w:val="00946CCF"/>
    <w:rsid w:val="00946F3F"/>
    <w:rsid w:val="0094738D"/>
    <w:rsid w:val="009474F5"/>
    <w:rsid w:val="009475CA"/>
    <w:rsid w:val="009476F8"/>
    <w:rsid w:val="00947BCF"/>
    <w:rsid w:val="00947CE9"/>
    <w:rsid w:val="00947E6C"/>
    <w:rsid w:val="00950139"/>
    <w:rsid w:val="00950396"/>
    <w:rsid w:val="0095090D"/>
    <w:rsid w:val="00950A80"/>
    <w:rsid w:val="00950D9B"/>
    <w:rsid w:val="00951914"/>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030"/>
    <w:rsid w:val="00954170"/>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680"/>
    <w:rsid w:val="00957821"/>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431"/>
    <w:rsid w:val="009706B6"/>
    <w:rsid w:val="0097096F"/>
    <w:rsid w:val="00970E88"/>
    <w:rsid w:val="00971139"/>
    <w:rsid w:val="009711F1"/>
    <w:rsid w:val="00971380"/>
    <w:rsid w:val="009713B6"/>
    <w:rsid w:val="0097174E"/>
    <w:rsid w:val="009717B0"/>
    <w:rsid w:val="00971897"/>
    <w:rsid w:val="00972BF2"/>
    <w:rsid w:val="00972CBD"/>
    <w:rsid w:val="00972F2B"/>
    <w:rsid w:val="00973C90"/>
    <w:rsid w:val="00973EB6"/>
    <w:rsid w:val="0097402D"/>
    <w:rsid w:val="009741A4"/>
    <w:rsid w:val="00974382"/>
    <w:rsid w:val="009743E0"/>
    <w:rsid w:val="009744C2"/>
    <w:rsid w:val="009746F3"/>
    <w:rsid w:val="00974E8F"/>
    <w:rsid w:val="009752E9"/>
    <w:rsid w:val="009753DF"/>
    <w:rsid w:val="00975841"/>
    <w:rsid w:val="00975A7F"/>
    <w:rsid w:val="00975DB7"/>
    <w:rsid w:val="0097636D"/>
    <w:rsid w:val="00976AD7"/>
    <w:rsid w:val="00976CFD"/>
    <w:rsid w:val="009771C9"/>
    <w:rsid w:val="0097732A"/>
    <w:rsid w:val="009774DF"/>
    <w:rsid w:val="0097752B"/>
    <w:rsid w:val="00977A8A"/>
    <w:rsid w:val="00977F29"/>
    <w:rsid w:val="009800E4"/>
    <w:rsid w:val="009804D6"/>
    <w:rsid w:val="009807D0"/>
    <w:rsid w:val="00980B68"/>
    <w:rsid w:val="00980F21"/>
    <w:rsid w:val="00981197"/>
    <w:rsid w:val="0098124A"/>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587"/>
    <w:rsid w:val="00984A59"/>
    <w:rsid w:val="00984AA2"/>
    <w:rsid w:val="00984B5E"/>
    <w:rsid w:val="00984C28"/>
    <w:rsid w:val="00984FFF"/>
    <w:rsid w:val="00985022"/>
    <w:rsid w:val="009853BE"/>
    <w:rsid w:val="00985C2D"/>
    <w:rsid w:val="009860A7"/>
    <w:rsid w:val="00986668"/>
    <w:rsid w:val="009867F9"/>
    <w:rsid w:val="00986880"/>
    <w:rsid w:val="00986BAF"/>
    <w:rsid w:val="00986ED9"/>
    <w:rsid w:val="0098707B"/>
    <w:rsid w:val="0098719E"/>
    <w:rsid w:val="0098736B"/>
    <w:rsid w:val="00987666"/>
    <w:rsid w:val="00987ADE"/>
    <w:rsid w:val="00987AFB"/>
    <w:rsid w:val="00987B2C"/>
    <w:rsid w:val="00987BCB"/>
    <w:rsid w:val="00987D18"/>
    <w:rsid w:val="0099000F"/>
    <w:rsid w:val="00990172"/>
    <w:rsid w:val="00990262"/>
    <w:rsid w:val="009904FF"/>
    <w:rsid w:val="0099081E"/>
    <w:rsid w:val="009908B4"/>
    <w:rsid w:val="00990F73"/>
    <w:rsid w:val="00991015"/>
    <w:rsid w:val="009915BE"/>
    <w:rsid w:val="00991677"/>
    <w:rsid w:val="0099190C"/>
    <w:rsid w:val="00991968"/>
    <w:rsid w:val="00991B7D"/>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865"/>
    <w:rsid w:val="0099386B"/>
    <w:rsid w:val="009938E6"/>
    <w:rsid w:val="00994934"/>
    <w:rsid w:val="00994B72"/>
    <w:rsid w:val="00994CCF"/>
    <w:rsid w:val="009950EF"/>
    <w:rsid w:val="00995261"/>
    <w:rsid w:val="00995526"/>
    <w:rsid w:val="0099591C"/>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6FB"/>
    <w:rsid w:val="009A1815"/>
    <w:rsid w:val="009A1C51"/>
    <w:rsid w:val="009A2053"/>
    <w:rsid w:val="009A20EF"/>
    <w:rsid w:val="009A29A3"/>
    <w:rsid w:val="009A30DC"/>
    <w:rsid w:val="009A30E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60E2"/>
    <w:rsid w:val="009A6265"/>
    <w:rsid w:val="009A6285"/>
    <w:rsid w:val="009A63E0"/>
    <w:rsid w:val="009A6819"/>
    <w:rsid w:val="009A6829"/>
    <w:rsid w:val="009A6C87"/>
    <w:rsid w:val="009A6CEE"/>
    <w:rsid w:val="009A6F70"/>
    <w:rsid w:val="009A770E"/>
    <w:rsid w:val="009A7717"/>
    <w:rsid w:val="009A7896"/>
    <w:rsid w:val="009A7B9F"/>
    <w:rsid w:val="009A7E2A"/>
    <w:rsid w:val="009A7E75"/>
    <w:rsid w:val="009B04E4"/>
    <w:rsid w:val="009B0E3E"/>
    <w:rsid w:val="009B10E6"/>
    <w:rsid w:val="009B16C8"/>
    <w:rsid w:val="009B1899"/>
    <w:rsid w:val="009B224F"/>
    <w:rsid w:val="009B25CE"/>
    <w:rsid w:val="009B26F7"/>
    <w:rsid w:val="009B2A11"/>
    <w:rsid w:val="009B2B54"/>
    <w:rsid w:val="009B2D6A"/>
    <w:rsid w:val="009B2E48"/>
    <w:rsid w:val="009B36CC"/>
    <w:rsid w:val="009B3925"/>
    <w:rsid w:val="009B3CAF"/>
    <w:rsid w:val="009B3DF5"/>
    <w:rsid w:val="009B3EB8"/>
    <w:rsid w:val="009B421E"/>
    <w:rsid w:val="009B4283"/>
    <w:rsid w:val="009B4418"/>
    <w:rsid w:val="009B482B"/>
    <w:rsid w:val="009B484C"/>
    <w:rsid w:val="009B491F"/>
    <w:rsid w:val="009B4974"/>
    <w:rsid w:val="009B536F"/>
    <w:rsid w:val="009B54EB"/>
    <w:rsid w:val="009B5A39"/>
    <w:rsid w:val="009B5AEE"/>
    <w:rsid w:val="009B5C72"/>
    <w:rsid w:val="009B6230"/>
    <w:rsid w:val="009B6652"/>
    <w:rsid w:val="009B6B1B"/>
    <w:rsid w:val="009B6C88"/>
    <w:rsid w:val="009B6E49"/>
    <w:rsid w:val="009B6F6E"/>
    <w:rsid w:val="009B717F"/>
    <w:rsid w:val="009B7470"/>
    <w:rsid w:val="009B75BE"/>
    <w:rsid w:val="009B77F3"/>
    <w:rsid w:val="009B7973"/>
    <w:rsid w:val="009B7C1D"/>
    <w:rsid w:val="009C0115"/>
    <w:rsid w:val="009C048C"/>
    <w:rsid w:val="009C068D"/>
    <w:rsid w:val="009C0797"/>
    <w:rsid w:val="009C0CB5"/>
    <w:rsid w:val="009C0FCC"/>
    <w:rsid w:val="009C18D8"/>
    <w:rsid w:val="009C19A3"/>
    <w:rsid w:val="009C1AA4"/>
    <w:rsid w:val="009C1AD4"/>
    <w:rsid w:val="009C1E00"/>
    <w:rsid w:val="009C1EE7"/>
    <w:rsid w:val="009C1FDC"/>
    <w:rsid w:val="009C21B4"/>
    <w:rsid w:val="009C2876"/>
    <w:rsid w:val="009C28E2"/>
    <w:rsid w:val="009C2F6F"/>
    <w:rsid w:val="009C306F"/>
    <w:rsid w:val="009C3121"/>
    <w:rsid w:val="009C31B5"/>
    <w:rsid w:val="009C37FE"/>
    <w:rsid w:val="009C3941"/>
    <w:rsid w:val="009C3AEC"/>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48"/>
    <w:rsid w:val="009D05A4"/>
    <w:rsid w:val="009D0937"/>
    <w:rsid w:val="009D0B1D"/>
    <w:rsid w:val="009D1362"/>
    <w:rsid w:val="009D1692"/>
    <w:rsid w:val="009D16EF"/>
    <w:rsid w:val="009D193B"/>
    <w:rsid w:val="009D1AE3"/>
    <w:rsid w:val="009D1B42"/>
    <w:rsid w:val="009D1C53"/>
    <w:rsid w:val="009D2013"/>
    <w:rsid w:val="009D20CC"/>
    <w:rsid w:val="009D2105"/>
    <w:rsid w:val="009D277E"/>
    <w:rsid w:val="009D2BB1"/>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1F9"/>
    <w:rsid w:val="009E235C"/>
    <w:rsid w:val="009E23F9"/>
    <w:rsid w:val="009E2513"/>
    <w:rsid w:val="009E2A8E"/>
    <w:rsid w:val="009E2C73"/>
    <w:rsid w:val="009E2FD8"/>
    <w:rsid w:val="009E303A"/>
    <w:rsid w:val="009E3432"/>
    <w:rsid w:val="009E3549"/>
    <w:rsid w:val="009E3711"/>
    <w:rsid w:val="009E3AA2"/>
    <w:rsid w:val="009E3ED6"/>
    <w:rsid w:val="009E40C1"/>
    <w:rsid w:val="009E4B75"/>
    <w:rsid w:val="009E4C55"/>
    <w:rsid w:val="009E4C60"/>
    <w:rsid w:val="009E55A2"/>
    <w:rsid w:val="009E5C66"/>
    <w:rsid w:val="009E5DF5"/>
    <w:rsid w:val="009E6058"/>
    <w:rsid w:val="009E639F"/>
    <w:rsid w:val="009E6535"/>
    <w:rsid w:val="009E70E5"/>
    <w:rsid w:val="009E7123"/>
    <w:rsid w:val="009E71BB"/>
    <w:rsid w:val="009E744F"/>
    <w:rsid w:val="009E74DB"/>
    <w:rsid w:val="009E759B"/>
    <w:rsid w:val="009E78DD"/>
    <w:rsid w:val="009E7906"/>
    <w:rsid w:val="009E7F24"/>
    <w:rsid w:val="009F0032"/>
    <w:rsid w:val="009F0121"/>
    <w:rsid w:val="009F03F6"/>
    <w:rsid w:val="009F0446"/>
    <w:rsid w:val="009F0722"/>
    <w:rsid w:val="009F080C"/>
    <w:rsid w:val="009F084E"/>
    <w:rsid w:val="009F0AEE"/>
    <w:rsid w:val="009F0BBD"/>
    <w:rsid w:val="009F0CBF"/>
    <w:rsid w:val="009F0D6A"/>
    <w:rsid w:val="009F0D77"/>
    <w:rsid w:val="009F0F11"/>
    <w:rsid w:val="009F1034"/>
    <w:rsid w:val="009F1128"/>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5F5"/>
    <w:rsid w:val="009F6A1B"/>
    <w:rsid w:val="009F6FDA"/>
    <w:rsid w:val="009F7010"/>
    <w:rsid w:val="009F7065"/>
    <w:rsid w:val="009F727E"/>
    <w:rsid w:val="009F7827"/>
    <w:rsid w:val="009F799B"/>
    <w:rsid w:val="009F7C06"/>
    <w:rsid w:val="009F7E8E"/>
    <w:rsid w:val="009F7EEC"/>
    <w:rsid w:val="009F7F56"/>
    <w:rsid w:val="00A00374"/>
    <w:rsid w:val="00A00601"/>
    <w:rsid w:val="00A00DE0"/>
    <w:rsid w:val="00A00DE9"/>
    <w:rsid w:val="00A01021"/>
    <w:rsid w:val="00A01940"/>
    <w:rsid w:val="00A01BEF"/>
    <w:rsid w:val="00A01DCC"/>
    <w:rsid w:val="00A01F68"/>
    <w:rsid w:val="00A01FC1"/>
    <w:rsid w:val="00A02168"/>
    <w:rsid w:val="00A02366"/>
    <w:rsid w:val="00A026FE"/>
    <w:rsid w:val="00A0294B"/>
    <w:rsid w:val="00A02C50"/>
    <w:rsid w:val="00A030D9"/>
    <w:rsid w:val="00A038CF"/>
    <w:rsid w:val="00A03949"/>
    <w:rsid w:val="00A040B1"/>
    <w:rsid w:val="00A04388"/>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EEE"/>
    <w:rsid w:val="00A07F7A"/>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648"/>
    <w:rsid w:val="00A138FC"/>
    <w:rsid w:val="00A13BB2"/>
    <w:rsid w:val="00A13E0C"/>
    <w:rsid w:val="00A14418"/>
    <w:rsid w:val="00A144A6"/>
    <w:rsid w:val="00A14939"/>
    <w:rsid w:val="00A14A3B"/>
    <w:rsid w:val="00A1505D"/>
    <w:rsid w:val="00A15171"/>
    <w:rsid w:val="00A15299"/>
    <w:rsid w:val="00A152FE"/>
    <w:rsid w:val="00A153E6"/>
    <w:rsid w:val="00A155E6"/>
    <w:rsid w:val="00A15A76"/>
    <w:rsid w:val="00A161BA"/>
    <w:rsid w:val="00A16228"/>
    <w:rsid w:val="00A16420"/>
    <w:rsid w:val="00A16C64"/>
    <w:rsid w:val="00A16F0D"/>
    <w:rsid w:val="00A17656"/>
    <w:rsid w:val="00A17AC9"/>
    <w:rsid w:val="00A201FA"/>
    <w:rsid w:val="00A20263"/>
    <w:rsid w:val="00A20573"/>
    <w:rsid w:val="00A216B6"/>
    <w:rsid w:val="00A217CD"/>
    <w:rsid w:val="00A21962"/>
    <w:rsid w:val="00A21E2A"/>
    <w:rsid w:val="00A21F40"/>
    <w:rsid w:val="00A22100"/>
    <w:rsid w:val="00A22608"/>
    <w:rsid w:val="00A226A3"/>
    <w:rsid w:val="00A2274A"/>
    <w:rsid w:val="00A228B8"/>
    <w:rsid w:val="00A228F4"/>
    <w:rsid w:val="00A22B03"/>
    <w:rsid w:val="00A22B64"/>
    <w:rsid w:val="00A22B80"/>
    <w:rsid w:val="00A22F68"/>
    <w:rsid w:val="00A23319"/>
    <w:rsid w:val="00A237FF"/>
    <w:rsid w:val="00A23D20"/>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29A"/>
    <w:rsid w:val="00A3231A"/>
    <w:rsid w:val="00A32470"/>
    <w:rsid w:val="00A329A5"/>
    <w:rsid w:val="00A32E24"/>
    <w:rsid w:val="00A33033"/>
    <w:rsid w:val="00A3309A"/>
    <w:rsid w:val="00A333A3"/>
    <w:rsid w:val="00A333AA"/>
    <w:rsid w:val="00A333E0"/>
    <w:rsid w:val="00A3343A"/>
    <w:rsid w:val="00A3362B"/>
    <w:rsid w:val="00A33692"/>
    <w:rsid w:val="00A33973"/>
    <w:rsid w:val="00A339F0"/>
    <w:rsid w:val="00A33C55"/>
    <w:rsid w:val="00A33C83"/>
    <w:rsid w:val="00A33CCC"/>
    <w:rsid w:val="00A344A8"/>
    <w:rsid w:val="00A344D3"/>
    <w:rsid w:val="00A34640"/>
    <w:rsid w:val="00A34646"/>
    <w:rsid w:val="00A3466A"/>
    <w:rsid w:val="00A349CF"/>
    <w:rsid w:val="00A34CCF"/>
    <w:rsid w:val="00A34DEA"/>
    <w:rsid w:val="00A3534E"/>
    <w:rsid w:val="00A354AF"/>
    <w:rsid w:val="00A3559C"/>
    <w:rsid w:val="00A357DB"/>
    <w:rsid w:val="00A35A3C"/>
    <w:rsid w:val="00A35D2E"/>
    <w:rsid w:val="00A3637C"/>
    <w:rsid w:val="00A368D8"/>
    <w:rsid w:val="00A36BFA"/>
    <w:rsid w:val="00A36CFB"/>
    <w:rsid w:val="00A36FED"/>
    <w:rsid w:val="00A37109"/>
    <w:rsid w:val="00A37156"/>
    <w:rsid w:val="00A37377"/>
    <w:rsid w:val="00A373D1"/>
    <w:rsid w:val="00A37498"/>
    <w:rsid w:val="00A3749E"/>
    <w:rsid w:val="00A376DE"/>
    <w:rsid w:val="00A379D6"/>
    <w:rsid w:val="00A37D91"/>
    <w:rsid w:val="00A37D9F"/>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34"/>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47BBE"/>
    <w:rsid w:val="00A502F9"/>
    <w:rsid w:val="00A50682"/>
    <w:rsid w:val="00A50DAF"/>
    <w:rsid w:val="00A51404"/>
    <w:rsid w:val="00A51C26"/>
    <w:rsid w:val="00A51CF3"/>
    <w:rsid w:val="00A520D7"/>
    <w:rsid w:val="00A52276"/>
    <w:rsid w:val="00A522E3"/>
    <w:rsid w:val="00A5236E"/>
    <w:rsid w:val="00A52AAC"/>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375"/>
    <w:rsid w:val="00A6151F"/>
    <w:rsid w:val="00A61520"/>
    <w:rsid w:val="00A618A1"/>
    <w:rsid w:val="00A6194E"/>
    <w:rsid w:val="00A61B06"/>
    <w:rsid w:val="00A6241E"/>
    <w:rsid w:val="00A627F7"/>
    <w:rsid w:val="00A62F51"/>
    <w:rsid w:val="00A6307E"/>
    <w:rsid w:val="00A6324A"/>
    <w:rsid w:val="00A63329"/>
    <w:rsid w:val="00A637B8"/>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B42"/>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CD3"/>
    <w:rsid w:val="00A71054"/>
    <w:rsid w:val="00A71272"/>
    <w:rsid w:val="00A7155D"/>
    <w:rsid w:val="00A71721"/>
    <w:rsid w:val="00A717A8"/>
    <w:rsid w:val="00A71C5E"/>
    <w:rsid w:val="00A71EE0"/>
    <w:rsid w:val="00A720FF"/>
    <w:rsid w:val="00A721B4"/>
    <w:rsid w:val="00A725B3"/>
    <w:rsid w:val="00A727FA"/>
    <w:rsid w:val="00A730B9"/>
    <w:rsid w:val="00A7317C"/>
    <w:rsid w:val="00A7367F"/>
    <w:rsid w:val="00A737B3"/>
    <w:rsid w:val="00A73875"/>
    <w:rsid w:val="00A739F4"/>
    <w:rsid w:val="00A73B6E"/>
    <w:rsid w:val="00A73D76"/>
    <w:rsid w:val="00A73E5C"/>
    <w:rsid w:val="00A74114"/>
    <w:rsid w:val="00A746DD"/>
    <w:rsid w:val="00A74BB4"/>
    <w:rsid w:val="00A74C20"/>
    <w:rsid w:val="00A74D2E"/>
    <w:rsid w:val="00A75027"/>
    <w:rsid w:val="00A75A1F"/>
    <w:rsid w:val="00A75B93"/>
    <w:rsid w:val="00A75C55"/>
    <w:rsid w:val="00A760A1"/>
    <w:rsid w:val="00A7633C"/>
    <w:rsid w:val="00A7695C"/>
    <w:rsid w:val="00A76C84"/>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DAC"/>
    <w:rsid w:val="00A81F4B"/>
    <w:rsid w:val="00A8219D"/>
    <w:rsid w:val="00A8223A"/>
    <w:rsid w:val="00A8232C"/>
    <w:rsid w:val="00A823B9"/>
    <w:rsid w:val="00A82448"/>
    <w:rsid w:val="00A82993"/>
    <w:rsid w:val="00A82F55"/>
    <w:rsid w:val="00A833FB"/>
    <w:rsid w:val="00A83889"/>
    <w:rsid w:val="00A83D18"/>
    <w:rsid w:val="00A83DB4"/>
    <w:rsid w:val="00A83E65"/>
    <w:rsid w:val="00A84115"/>
    <w:rsid w:val="00A843AC"/>
    <w:rsid w:val="00A845B0"/>
    <w:rsid w:val="00A84CD4"/>
    <w:rsid w:val="00A84CF0"/>
    <w:rsid w:val="00A84EC6"/>
    <w:rsid w:val="00A85590"/>
    <w:rsid w:val="00A85633"/>
    <w:rsid w:val="00A856E5"/>
    <w:rsid w:val="00A857BF"/>
    <w:rsid w:val="00A85C31"/>
    <w:rsid w:val="00A86100"/>
    <w:rsid w:val="00A86449"/>
    <w:rsid w:val="00A86624"/>
    <w:rsid w:val="00A86753"/>
    <w:rsid w:val="00A868BE"/>
    <w:rsid w:val="00A86A3B"/>
    <w:rsid w:val="00A86A93"/>
    <w:rsid w:val="00A86B54"/>
    <w:rsid w:val="00A8708A"/>
    <w:rsid w:val="00A87344"/>
    <w:rsid w:val="00A8741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183"/>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39"/>
    <w:rsid w:val="00AA17D5"/>
    <w:rsid w:val="00AA1945"/>
    <w:rsid w:val="00AA1B2C"/>
    <w:rsid w:val="00AA2312"/>
    <w:rsid w:val="00AA2376"/>
    <w:rsid w:val="00AA2714"/>
    <w:rsid w:val="00AA274A"/>
    <w:rsid w:val="00AA279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43"/>
    <w:rsid w:val="00AA3E7B"/>
    <w:rsid w:val="00AA3EFD"/>
    <w:rsid w:val="00AA45C0"/>
    <w:rsid w:val="00AA46FD"/>
    <w:rsid w:val="00AA4B22"/>
    <w:rsid w:val="00AA4E2E"/>
    <w:rsid w:val="00AA541F"/>
    <w:rsid w:val="00AA549A"/>
    <w:rsid w:val="00AA5539"/>
    <w:rsid w:val="00AA55EE"/>
    <w:rsid w:val="00AA5670"/>
    <w:rsid w:val="00AA57CC"/>
    <w:rsid w:val="00AA5A54"/>
    <w:rsid w:val="00AA5BF4"/>
    <w:rsid w:val="00AA5D3F"/>
    <w:rsid w:val="00AA5D99"/>
    <w:rsid w:val="00AA5DA7"/>
    <w:rsid w:val="00AA5FCF"/>
    <w:rsid w:val="00AA6469"/>
    <w:rsid w:val="00AA64DE"/>
    <w:rsid w:val="00AA66C0"/>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D73"/>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6CB"/>
    <w:rsid w:val="00AB696A"/>
    <w:rsid w:val="00AB6B7B"/>
    <w:rsid w:val="00AB6F36"/>
    <w:rsid w:val="00AB7176"/>
    <w:rsid w:val="00AB735A"/>
    <w:rsid w:val="00AB742E"/>
    <w:rsid w:val="00AB78D8"/>
    <w:rsid w:val="00AC00A0"/>
    <w:rsid w:val="00AC01B0"/>
    <w:rsid w:val="00AC093B"/>
    <w:rsid w:val="00AC174E"/>
    <w:rsid w:val="00AC17F5"/>
    <w:rsid w:val="00AC1A0D"/>
    <w:rsid w:val="00AC1B16"/>
    <w:rsid w:val="00AC1BE5"/>
    <w:rsid w:val="00AC1D36"/>
    <w:rsid w:val="00AC1D64"/>
    <w:rsid w:val="00AC1E87"/>
    <w:rsid w:val="00AC2016"/>
    <w:rsid w:val="00AC2578"/>
    <w:rsid w:val="00AC2678"/>
    <w:rsid w:val="00AC2BFC"/>
    <w:rsid w:val="00AC2D6D"/>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42"/>
    <w:rsid w:val="00AD5160"/>
    <w:rsid w:val="00AD532D"/>
    <w:rsid w:val="00AD5499"/>
    <w:rsid w:val="00AD5522"/>
    <w:rsid w:val="00AD563C"/>
    <w:rsid w:val="00AD57C9"/>
    <w:rsid w:val="00AD5932"/>
    <w:rsid w:val="00AD5952"/>
    <w:rsid w:val="00AD5C88"/>
    <w:rsid w:val="00AD5E5B"/>
    <w:rsid w:val="00AD641F"/>
    <w:rsid w:val="00AD6E25"/>
    <w:rsid w:val="00AD7165"/>
    <w:rsid w:val="00AD774C"/>
    <w:rsid w:val="00AD7A6A"/>
    <w:rsid w:val="00AD7B45"/>
    <w:rsid w:val="00AD7C42"/>
    <w:rsid w:val="00AE070E"/>
    <w:rsid w:val="00AE073C"/>
    <w:rsid w:val="00AE0B72"/>
    <w:rsid w:val="00AE0EE6"/>
    <w:rsid w:val="00AE128B"/>
    <w:rsid w:val="00AE17E4"/>
    <w:rsid w:val="00AE1D08"/>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4EF6"/>
    <w:rsid w:val="00AE520A"/>
    <w:rsid w:val="00AE5314"/>
    <w:rsid w:val="00AE53F9"/>
    <w:rsid w:val="00AE5458"/>
    <w:rsid w:val="00AE565C"/>
    <w:rsid w:val="00AE58EB"/>
    <w:rsid w:val="00AE5FFA"/>
    <w:rsid w:val="00AE6ABB"/>
    <w:rsid w:val="00AE6B92"/>
    <w:rsid w:val="00AE6D2E"/>
    <w:rsid w:val="00AE70C2"/>
    <w:rsid w:val="00AE7976"/>
    <w:rsid w:val="00AE79FF"/>
    <w:rsid w:val="00AE7A54"/>
    <w:rsid w:val="00AE7D7B"/>
    <w:rsid w:val="00AF0323"/>
    <w:rsid w:val="00AF032E"/>
    <w:rsid w:val="00AF0432"/>
    <w:rsid w:val="00AF0531"/>
    <w:rsid w:val="00AF0565"/>
    <w:rsid w:val="00AF073C"/>
    <w:rsid w:val="00AF1030"/>
    <w:rsid w:val="00AF1442"/>
    <w:rsid w:val="00AF15A9"/>
    <w:rsid w:val="00AF15F4"/>
    <w:rsid w:val="00AF167E"/>
    <w:rsid w:val="00AF1A45"/>
    <w:rsid w:val="00AF1ED7"/>
    <w:rsid w:val="00AF2006"/>
    <w:rsid w:val="00AF20BA"/>
    <w:rsid w:val="00AF2109"/>
    <w:rsid w:val="00AF2C17"/>
    <w:rsid w:val="00AF2C23"/>
    <w:rsid w:val="00AF305B"/>
    <w:rsid w:val="00AF335A"/>
    <w:rsid w:val="00AF34C3"/>
    <w:rsid w:val="00AF35EB"/>
    <w:rsid w:val="00AF3662"/>
    <w:rsid w:val="00AF3AEE"/>
    <w:rsid w:val="00AF3BBF"/>
    <w:rsid w:val="00AF3E21"/>
    <w:rsid w:val="00AF441F"/>
    <w:rsid w:val="00AF442A"/>
    <w:rsid w:val="00AF44EC"/>
    <w:rsid w:val="00AF4CFE"/>
    <w:rsid w:val="00AF4DB2"/>
    <w:rsid w:val="00AF4EE2"/>
    <w:rsid w:val="00AF504E"/>
    <w:rsid w:val="00AF5089"/>
    <w:rsid w:val="00AF5229"/>
    <w:rsid w:val="00AF52DD"/>
    <w:rsid w:val="00AF5430"/>
    <w:rsid w:val="00AF5624"/>
    <w:rsid w:val="00AF5694"/>
    <w:rsid w:val="00AF57A4"/>
    <w:rsid w:val="00AF58E8"/>
    <w:rsid w:val="00AF5A83"/>
    <w:rsid w:val="00AF5DCF"/>
    <w:rsid w:val="00AF5E79"/>
    <w:rsid w:val="00AF620C"/>
    <w:rsid w:val="00AF6341"/>
    <w:rsid w:val="00AF645A"/>
    <w:rsid w:val="00AF6D18"/>
    <w:rsid w:val="00AF6F82"/>
    <w:rsid w:val="00AF6F9F"/>
    <w:rsid w:val="00AF7082"/>
    <w:rsid w:val="00AF71D6"/>
    <w:rsid w:val="00AF7758"/>
    <w:rsid w:val="00AF77E8"/>
    <w:rsid w:val="00AF7883"/>
    <w:rsid w:val="00AF7AEA"/>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2EB2"/>
    <w:rsid w:val="00B030B9"/>
    <w:rsid w:val="00B03344"/>
    <w:rsid w:val="00B035AB"/>
    <w:rsid w:val="00B04167"/>
    <w:rsid w:val="00B04392"/>
    <w:rsid w:val="00B04492"/>
    <w:rsid w:val="00B045B9"/>
    <w:rsid w:val="00B04645"/>
    <w:rsid w:val="00B048DA"/>
    <w:rsid w:val="00B04EA2"/>
    <w:rsid w:val="00B051E9"/>
    <w:rsid w:val="00B05B25"/>
    <w:rsid w:val="00B05B48"/>
    <w:rsid w:val="00B05DD0"/>
    <w:rsid w:val="00B05FAF"/>
    <w:rsid w:val="00B06170"/>
    <w:rsid w:val="00B067D8"/>
    <w:rsid w:val="00B06D3F"/>
    <w:rsid w:val="00B0702C"/>
    <w:rsid w:val="00B070B8"/>
    <w:rsid w:val="00B0741C"/>
    <w:rsid w:val="00B0754B"/>
    <w:rsid w:val="00B07812"/>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1C2A"/>
    <w:rsid w:val="00B12322"/>
    <w:rsid w:val="00B1237C"/>
    <w:rsid w:val="00B1253B"/>
    <w:rsid w:val="00B127D1"/>
    <w:rsid w:val="00B129DB"/>
    <w:rsid w:val="00B12AC9"/>
    <w:rsid w:val="00B12C63"/>
    <w:rsid w:val="00B13128"/>
    <w:rsid w:val="00B13B32"/>
    <w:rsid w:val="00B13C4E"/>
    <w:rsid w:val="00B13CB1"/>
    <w:rsid w:val="00B13CEC"/>
    <w:rsid w:val="00B13F64"/>
    <w:rsid w:val="00B14050"/>
    <w:rsid w:val="00B1517F"/>
    <w:rsid w:val="00B153D2"/>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9EE"/>
    <w:rsid w:val="00B21A3B"/>
    <w:rsid w:val="00B21A8E"/>
    <w:rsid w:val="00B21B88"/>
    <w:rsid w:val="00B21C1F"/>
    <w:rsid w:val="00B21C58"/>
    <w:rsid w:val="00B21FFF"/>
    <w:rsid w:val="00B2213E"/>
    <w:rsid w:val="00B22156"/>
    <w:rsid w:val="00B22454"/>
    <w:rsid w:val="00B2249D"/>
    <w:rsid w:val="00B22F56"/>
    <w:rsid w:val="00B235EA"/>
    <w:rsid w:val="00B23E16"/>
    <w:rsid w:val="00B23ECC"/>
    <w:rsid w:val="00B241C9"/>
    <w:rsid w:val="00B2434D"/>
    <w:rsid w:val="00B243C7"/>
    <w:rsid w:val="00B24412"/>
    <w:rsid w:val="00B2459E"/>
    <w:rsid w:val="00B2486C"/>
    <w:rsid w:val="00B248F7"/>
    <w:rsid w:val="00B24900"/>
    <w:rsid w:val="00B24967"/>
    <w:rsid w:val="00B24FF0"/>
    <w:rsid w:val="00B24FFC"/>
    <w:rsid w:val="00B2510E"/>
    <w:rsid w:val="00B25337"/>
    <w:rsid w:val="00B2543E"/>
    <w:rsid w:val="00B258D5"/>
    <w:rsid w:val="00B25B68"/>
    <w:rsid w:val="00B25CB7"/>
    <w:rsid w:val="00B25D4A"/>
    <w:rsid w:val="00B25ED7"/>
    <w:rsid w:val="00B25FE7"/>
    <w:rsid w:val="00B26079"/>
    <w:rsid w:val="00B260B7"/>
    <w:rsid w:val="00B26165"/>
    <w:rsid w:val="00B261E9"/>
    <w:rsid w:val="00B2663F"/>
    <w:rsid w:val="00B26C27"/>
    <w:rsid w:val="00B272AD"/>
    <w:rsid w:val="00B272B1"/>
    <w:rsid w:val="00B272C4"/>
    <w:rsid w:val="00B273CF"/>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783"/>
    <w:rsid w:val="00B370B4"/>
    <w:rsid w:val="00B37190"/>
    <w:rsid w:val="00B37415"/>
    <w:rsid w:val="00B3742D"/>
    <w:rsid w:val="00B3780D"/>
    <w:rsid w:val="00B37A25"/>
    <w:rsid w:val="00B37BED"/>
    <w:rsid w:val="00B37D4D"/>
    <w:rsid w:val="00B37FA3"/>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728"/>
    <w:rsid w:val="00B43A62"/>
    <w:rsid w:val="00B43C63"/>
    <w:rsid w:val="00B43C90"/>
    <w:rsid w:val="00B44230"/>
    <w:rsid w:val="00B44274"/>
    <w:rsid w:val="00B442AD"/>
    <w:rsid w:val="00B442DF"/>
    <w:rsid w:val="00B444B8"/>
    <w:rsid w:val="00B4473A"/>
    <w:rsid w:val="00B447DC"/>
    <w:rsid w:val="00B4495A"/>
    <w:rsid w:val="00B44DB8"/>
    <w:rsid w:val="00B44FD9"/>
    <w:rsid w:val="00B451C6"/>
    <w:rsid w:val="00B454A2"/>
    <w:rsid w:val="00B4556D"/>
    <w:rsid w:val="00B457BC"/>
    <w:rsid w:val="00B4613D"/>
    <w:rsid w:val="00B4648E"/>
    <w:rsid w:val="00B46572"/>
    <w:rsid w:val="00B46882"/>
    <w:rsid w:val="00B46B72"/>
    <w:rsid w:val="00B46CC2"/>
    <w:rsid w:val="00B46D39"/>
    <w:rsid w:val="00B46EAB"/>
    <w:rsid w:val="00B47181"/>
    <w:rsid w:val="00B475A4"/>
    <w:rsid w:val="00B47B25"/>
    <w:rsid w:val="00B47BC5"/>
    <w:rsid w:val="00B47D28"/>
    <w:rsid w:val="00B47E3C"/>
    <w:rsid w:val="00B500FB"/>
    <w:rsid w:val="00B502D2"/>
    <w:rsid w:val="00B505FB"/>
    <w:rsid w:val="00B50722"/>
    <w:rsid w:val="00B507D4"/>
    <w:rsid w:val="00B508C2"/>
    <w:rsid w:val="00B5094A"/>
    <w:rsid w:val="00B509AE"/>
    <w:rsid w:val="00B517ED"/>
    <w:rsid w:val="00B518EB"/>
    <w:rsid w:val="00B51901"/>
    <w:rsid w:val="00B519B1"/>
    <w:rsid w:val="00B51D9F"/>
    <w:rsid w:val="00B52110"/>
    <w:rsid w:val="00B52122"/>
    <w:rsid w:val="00B5214D"/>
    <w:rsid w:val="00B523FE"/>
    <w:rsid w:val="00B52422"/>
    <w:rsid w:val="00B5260D"/>
    <w:rsid w:val="00B52757"/>
    <w:rsid w:val="00B528B2"/>
    <w:rsid w:val="00B528B5"/>
    <w:rsid w:val="00B52C3C"/>
    <w:rsid w:val="00B52C7E"/>
    <w:rsid w:val="00B52F87"/>
    <w:rsid w:val="00B53911"/>
    <w:rsid w:val="00B53A67"/>
    <w:rsid w:val="00B53E73"/>
    <w:rsid w:val="00B543EA"/>
    <w:rsid w:val="00B547C3"/>
    <w:rsid w:val="00B54886"/>
    <w:rsid w:val="00B54998"/>
    <w:rsid w:val="00B54AC8"/>
    <w:rsid w:val="00B54B6B"/>
    <w:rsid w:val="00B54D05"/>
    <w:rsid w:val="00B54F13"/>
    <w:rsid w:val="00B54F18"/>
    <w:rsid w:val="00B55318"/>
    <w:rsid w:val="00B5553E"/>
    <w:rsid w:val="00B556DC"/>
    <w:rsid w:val="00B557D1"/>
    <w:rsid w:val="00B55842"/>
    <w:rsid w:val="00B55919"/>
    <w:rsid w:val="00B55BAB"/>
    <w:rsid w:val="00B55C41"/>
    <w:rsid w:val="00B55D62"/>
    <w:rsid w:val="00B55D94"/>
    <w:rsid w:val="00B55E6B"/>
    <w:rsid w:val="00B55F82"/>
    <w:rsid w:val="00B5625A"/>
    <w:rsid w:val="00B5681C"/>
    <w:rsid w:val="00B56D4F"/>
    <w:rsid w:val="00B574DB"/>
    <w:rsid w:val="00B57665"/>
    <w:rsid w:val="00B5780E"/>
    <w:rsid w:val="00B578EC"/>
    <w:rsid w:val="00B57A8C"/>
    <w:rsid w:val="00B6063F"/>
    <w:rsid w:val="00B60751"/>
    <w:rsid w:val="00B60EE4"/>
    <w:rsid w:val="00B6101E"/>
    <w:rsid w:val="00B615B9"/>
    <w:rsid w:val="00B61672"/>
    <w:rsid w:val="00B622E3"/>
    <w:rsid w:val="00B62348"/>
    <w:rsid w:val="00B62364"/>
    <w:rsid w:val="00B623E1"/>
    <w:rsid w:val="00B628CF"/>
    <w:rsid w:val="00B62E10"/>
    <w:rsid w:val="00B63611"/>
    <w:rsid w:val="00B63719"/>
    <w:rsid w:val="00B6414C"/>
    <w:rsid w:val="00B64658"/>
    <w:rsid w:val="00B64D03"/>
    <w:rsid w:val="00B64DBC"/>
    <w:rsid w:val="00B651A0"/>
    <w:rsid w:val="00B65617"/>
    <w:rsid w:val="00B65D96"/>
    <w:rsid w:val="00B662D8"/>
    <w:rsid w:val="00B663C9"/>
    <w:rsid w:val="00B66761"/>
    <w:rsid w:val="00B66B52"/>
    <w:rsid w:val="00B66C16"/>
    <w:rsid w:val="00B678A8"/>
    <w:rsid w:val="00B678B7"/>
    <w:rsid w:val="00B67DA8"/>
    <w:rsid w:val="00B67EA2"/>
    <w:rsid w:val="00B70435"/>
    <w:rsid w:val="00B70A38"/>
    <w:rsid w:val="00B7115A"/>
    <w:rsid w:val="00B711E6"/>
    <w:rsid w:val="00B7122C"/>
    <w:rsid w:val="00B71752"/>
    <w:rsid w:val="00B71BAB"/>
    <w:rsid w:val="00B71C3C"/>
    <w:rsid w:val="00B71DDC"/>
    <w:rsid w:val="00B71E98"/>
    <w:rsid w:val="00B71EDC"/>
    <w:rsid w:val="00B72582"/>
    <w:rsid w:val="00B7265F"/>
    <w:rsid w:val="00B728A8"/>
    <w:rsid w:val="00B72C7F"/>
    <w:rsid w:val="00B72C9C"/>
    <w:rsid w:val="00B72DF4"/>
    <w:rsid w:val="00B72F71"/>
    <w:rsid w:val="00B72FBA"/>
    <w:rsid w:val="00B7344D"/>
    <w:rsid w:val="00B7393D"/>
    <w:rsid w:val="00B73BD6"/>
    <w:rsid w:val="00B73C62"/>
    <w:rsid w:val="00B73F1A"/>
    <w:rsid w:val="00B73F46"/>
    <w:rsid w:val="00B74099"/>
    <w:rsid w:val="00B741C1"/>
    <w:rsid w:val="00B741C2"/>
    <w:rsid w:val="00B74349"/>
    <w:rsid w:val="00B7476F"/>
    <w:rsid w:val="00B749A8"/>
    <w:rsid w:val="00B74F10"/>
    <w:rsid w:val="00B75064"/>
    <w:rsid w:val="00B75180"/>
    <w:rsid w:val="00B757E8"/>
    <w:rsid w:val="00B759F7"/>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617"/>
    <w:rsid w:val="00B77CF6"/>
    <w:rsid w:val="00B80177"/>
    <w:rsid w:val="00B801DA"/>
    <w:rsid w:val="00B80397"/>
    <w:rsid w:val="00B804AB"/>
    <w:rsid w:val="00B80A94"/>
    <w:rsid w:val="00B80CE6"/>
    <w:rsid w:val="00B80F33"/>
    <w:rsid w:val="00B80F97"/>
    <w:rsid w:val="00B8114B"/>
    <w:rsid w:val="00B81310"/>
    <w:rsid w:val="00B81404"/>
    <w:rsid w:val="00B8171C"/>
    <w:rsid w:val="00B81C31"/>
    <w:rsid w:val="00B81F0E"/>
    <w:rsid w:val="00B8224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E89"/>
    <w:rsid w:val="00B85392"/>
    <w:rsid w:val="00B85525"/>
    <w:rsid w:val="00B85651"/>
    <w:rsid w:val="00B85F64"/>
    <w:rsid w:val="00B8661C"/>
    <w:rsid w:val="00B86798"/>
    <w:rsid w:val="00B869B8"/>
    <w:rsid w:val="00B86AE0"/>
    <w:rsid w:val="00B87225"/>
    <w:rsid w:val="00B87501"/>
    <w:rsid w:val="00B904E2"/>
    <w:rsid w:val="00B904E9"/>
    <w:rsid w:val="00B907F3"/>
    <w:rsid w:val="00B90BB0"/>
    <w:rsid w:val="00B90C35"/>
    <w:rsid w:val="00B90F3C"/>
    <w:rsid w:val="00B914FE"/>
    <w:rsid w:val="00B91698"/>
    <w:rsid w:val="00B919CC"/>
    <w:rsid w:val="00B91ECD"/>
    <w:rsid w:val="00B91ED3"/>
    <w:rsid w:val="00B91F59"/>
    <w:rsid w:val="00B9204C"/>
    <w:rsid w:val="00B927F2"/>
    <w:rsid w:val="00B92D6B"/>
    <w:rsid w:val="00B92F1B"/>
    <w:rsid w:val="00B93098"/>
    <w:rsid w:val="00B933E7"/>
    <w:rsid w:val="00B934F8"/>
    <w:rsid w:val="00B9390A"/>
    <w:rsid w:val="00B93A6B"/>
    <w:rsid w:val="00B93E04"/>
    <w:rsid w:val="00B93E7A"/>
    <w:rsid w:val="00B93F39"/>
    <w:rsid w:val="00B94243"/>
    <w:rsid w:val="00B947CD"/>
    <w:rsid w:val="00B94922"/>
    <w:rsid w:val="00B94947"/>
    <w:rsid w:val="00B94D53"/>
    <w:rsid w:val="00B94E6A"/>
    <w:rsid w:val="00B94FA1"/>
    <w:rsid w:val="00B95164"/>
    <w:rsid w:val="00B95282"/>
    <w:rsid w:val="00B955CE"/>
    <w:rsid w:val="00B955DF"/>
    <w:rsid w:val="00B95694"/>
    <w:rsid w:val="00B957E0"/>
    <w:rsid w:val="00B95B13"/>
    <w:rsid w:val="00B961F4"/>
    <w:rsid w:val="00B96425"/>
    <w:rsid w:val="00B969E0"/>
    <w:rsid w:val="00B96A9C"/>
    <w:rsid w:val="00B96ED1"/>
    <w:rsid w:val="00B97118"/>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21A5"/>
    <w:rsid w:val="00BA2405"/>
    <w:rsid w:val="00BA246A"/>
    <w:rsid w:val="00BA25FA"/>
    <w:rsid w:val="00BA2629"/>
    <w:rsid w:val="00BA263E"/>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0CA"/>
    <w:rsid w:val="00BA5232"/>
    <w:rsid w:val="00BA540A"/>
    <w:rsid w:val="00BA5692"/>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F1"/>
    <w:rsid w:val="00BB1534"/>
    <w:rsid w:val="00BB1EDC"/>
    <w:rsid w:val="00BB21C8"/>
    <w:rsid w:val="00BB29DF"/>
    <w:rsid w:val="00BB2C30"/>
    <w:rsid w:val="00BB38C8"/>
    <w:rsid w:val="00BB3A00"/>
    <w:rsid w:val="00BB3AAF"/>
    <w:rsid w:val="00BB3C3A"/>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6BD"/>
    <w:rsid w:val="00BB7914"/>
    <w:rsid w:val="00BB7A91"/>
    <w:rsid w:val="00BB7B0A"/>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01"/>
    <w:rsid w:val="00BC1EC6"/>
    <w:rsid w:val="00BC1F42"/>
    <w:rsid w:val="00BC1FD7"/>
    <w:rsid w:val="00BC21D3"/>
    <w:rsid w:val="00BC2B5C"/>
    <w:rsid w:val="00BC2E2D"/>
    <w:rsid w:val="00BC2E8F"/>
    <w:rsid w:val="00BC2EB0"/>
    <w:rsid w:val="00BC346D"/>
    <w:rsid w:val="00BC353A"/>
    <w:rsid w:val="00BC37BC"/>
    <w:rsid w:val="00BC3D19"/>
    <w:rsid w:val="00BC3EE0"/>
    <w:rsid w:val="00BC41E9"/>
    <w:rsid w:val="00BC43B4"/>
    <w:rsid w:val="00BC4832"/>
    <w:rsid w:val="00BC48BF"/>
    <w:rsid w:val="00BC4BBB"/>
    <w:rsid w:val="00BC4CBE"/>
    <w:rsid w:val="00BC51C5"/>
    <w:rsid w:val="00BC570E"/>
    <w:rsid w:val="00BC5BF7"/>
    <w:rsid w:val="00BC67F6"/>
    <w:rsid w:val="00BC6A75"/>
    <w:rsid w:val="00BC6BB5"/>
    <w:rsid w:val="00BC6EE0"/>
    <w:rsid w:val="00BC706E"/>
    <w:rsid w:val="00BC73A7"/>
    <w:rsid w:val="00BC7516"/>
    <w:rsid w:val="00BC7B14"/>
    <w:rsid w:val="00BC7BEF"/>
    <w:rsid w:val="00BC7CB1"/>
    <w:rsid w:val="00BD00AC"/>
    <w:rsid w:val="00BD0AAF"/>
    <w:rsid w:val="00BD0C6D"/>
    <w:rsid w:val="00BD0D95"/>
    <w:rsid w:val="00BD118A"/>
    <w:rsid w:val="00BD13CE"/>
    <w:rsid w:val="00BD1402"/>
    <w:rsid w:val="00BD1857"/>
    <w:rsid w:val="00BD1A3F"/>
    <w:rsid w:val="00BD1BB1"/>
    <w:rsid w:val="00BD1D90"/>
    <w:rsid w:val="00BD236E"/>
    <w:rsid w:val="00BD2749"/>
    <w:rsid w:val="00BD3CAA"/>
    <w:rsid w:val="00BD3DD8"/>
    <w:rsid w:val="00BD409F"/>
    <w:rsid w:val="00BD415E"/>
    <w:rsid w:val="00BD4192"/>
    <w:rsid w:val="00BD4631"/>
    <w:rsid w:val="00BD4710"/>
    <w:rsid w:val="00BD4C49"/>
    <w:rsid w:val="00BD50EE"/>
    <w:rsid w:val="00BD5483"/>
    <w:rsid w:val="00BD5602"/>
    <w:rsid w:val="00BD5656"/>
    <w:rsid w:val="00BD5984"/>
    <w:rsid w:val="00BD5BFE"/>
    <w:rsid w:val="00BD5CBB"/>
    <w:rsid w:val="00BD63CF"/>
    <w:rsid w:val="00BD644B"/>
    <w:rsid w:val="00BD645E"/>
    <w:rsid w:val="00BD647F"/>
    <w:rsid w:val="00BD648A"/>
    <w:rsid w:val="00BD69BB"/>
    <w:rsid w:val="00BD6C34"/>
    <w:rsid w:val="00BD70FD"/>
    <w:rsid w:val="00BD715F"/>
    <w:rsid w:val="00BD72F7"/>
    <w:rsid w:val="00BD743D"/>
    <w:rsid w:val="00BD7573"/>
    <w:rsid w:val="00BD7577"/>
    <w:rsid w:val="00BD7ABB"/>
    <w:rsid w:val="00BD7D02"/>
    <w:rsid w:val="00BD7E35"/>
    <w:rsid w:val="00BD7EC5"/>
    <w:rsid w:val="00BD7EE8"/>
    <w:rsid w:val="00BE0153"/>
    <w:rsid w:val="00BE032A"/>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570"/>
    <w:rsid w:val="00BE3DAF"/>
    <w:rsid w:val="00BE3F6E"/>
    <w:rsid w:val="00BE417F"/>
    <w:rsid w:val="00BE4216"/>
    <w:rsid w:val="00BE4853"/>
    <w:rsid w:val="00BE4983"/>
    <w:rsid w:val="00BE4BBA"/>
    <w:rsid w:val="00BE4E99"/>
    <w:rsid w:val="00BE4EBA"/>
    <w:rsid w:val="00BE556F"/>
    <w:rsid w:val="00BE5797"/>
    <w:rsid w:val="00BE57C9"/>
    <w:rsid w:val="00BE5C1E"/>
    <w:rsid w:val="00BE5C3B"/>
    <w:rsid w:val="00BE603C"/>
    <w:rsid w:val="00BE63FB"/>
    <w:rsid w:val="00BE6C6C"/>
    <w:rsid w:val="00BE6E4C"/>
    <w:rsid w:val="00BE746E"/>
    <w:rsid w:val="00BE74F5"/>
    <w:rsid w:val="00BE783B"/>
    <w:rsid w:val="00BE7843"/>
    <w:rsid w:val="00BE798D"/>
    <w:rsid w:val="00BE7BAE"/>
    <w:rsid w:val="00BF0186"/>
    <w:rsid w:val="00BF05C0"/>
    <w:rsid w:val="00BF07A8"/>
    <w:rsid w:val="00BF0AA8"/>
    <w:rsid w:val="00BF151F"/>
    <w:rsid w:val="00BF172D"/>
    <w:rsid w:val="00BF1964"/>
    <w:rsid w:val="00BF19ED"/>
    <w:rsid w:val="00BF1AC1"/>
    <w:rsid w:val="00BF1FB8"/>
    <w:rsid w:val="00BF225B"/>
    <w:rsid w:val="00BF246E"/>
    <w:rsid w:val="00BF272A"/>
    <w:rsid w:val="00BF29A5"/>
    <w:rsid w:val="00BF2E84"/>
    <w:rsid w:val="00BF35AC"/>
    <w:rsid w:val="00BF3840"/>
    <w:rsid w:val="00BF3A1D"/>
    <w:rsid w:val="00BF4985"/>
    <w:rsid w:val="00BF4D43"/>
    <w:rsid w:val="00BF5322"/>
    <w:rsid w:val="00BF5568"/>
    <w:rsid w:val="00BF56F6"/>
    <w:rsid w:val="00BF57BA"/>
    <w:rsid w:val="00BF58D6"/>
    <w:rsid w:val="00BF5C78"/>
    <w:rsid w:val="00BF5D56"/>
    <w:rsid w:val="00BF5D99"/>
    <w:rsid w:val="00BF5FD9"/>
    <w:rsid w:val="00BF60DE"/>
    <w:rsid w:val="00BF60EB"/>
    <w:rsid w:val="00BF66B8"/>
    <w:rsid w:val="00BF6AEB"/>
    <w:rsid w:val="00BF6BA9"/>
    <w:rsid w:val="00BF6CA3"/>
    <w:rsid w:val="00BF6EE3"/>
    <w:rsid w:val="00BF6F5A"/>
    <w:rsid w:val="00BF767E"/>
    <w:rsid w:val="00BF793E"/>
    <w:rsid w:val="00BF7C94"/>
    <w:rsid w:val="00BF7E3D"/>
    <w:rsid w:val="00BF7F86"/>
    <w:rsid w:val="00C000D1"/>
    <w:rsid w:val="00C007D9"/>
    <w:rsid w:val="00C009D8"/>
    <w:rsid w:val="00C00A58"/>
    <w:rsid w:val="00C00F0E"/>
    <w:rsid w:val="00C0106C"/>
    <w:rsid w:val="00C01404"/>
    <w:rsid w:val="00C01679"/>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9AF"/>
    <w:rsid w:val="00C07A86"/>
    <w:rsid w:val="00C07B03"/>
    <w:rsid w:val="00C07C69"/>
    <w:rsid w:val="00C07ED1"/>
    <w:rsid w:val="00C10304"/>
    <w:rsid w:val="00C10307"/>
    <w:rsid w:val="00C1035E"/>
    <w:rsid w:val="00C10649"/>
    <w:rsid w:val="00C10AB1"/>
    <w:rsid w:val="00C10ACB"/>
    <w:rsid w:val="00C10D12"/>
    <w:rsid w:val="00C10E6E"/>
    <w:rsid w:val="00C10F42"/>
    <w:rsid w:val="00C112AD"/>
    <w:rsid w:val="00C11383"/>
    <w:rsid w:val="00C11492"/>
    <w:rsid w:val="00C11679"/>
    <w:rsid w:val="00C1192D"/>
    <w:rsid w:val="00C11EB3"/>
    <w:rsid w:val="00C11EB8"/>
    <w:rsid w:val="00C12099"/>
    <w:rsid w:val="00C12D7C"/>
    <w:rsid w:val="00C12D82"/>
    <w:rsid w:val="00C12E15"/>
    <w:rsid w:val="00C12E69"/>
    <w:rsid w:val="00C13292"/>
    <w:rsid w:val="00C13319"/>
    <w:rsid w:val="00C13494"/>
    <w:rsid w:val="00C1398D"/>
    <w:rsid w:val="00C13B02"/>
    <w:rsid w:val="00C13E0B"/>
    <w:rsid w:val="00C13F15"/>
    <w:rsid w:val="00C14123"/>
    <w:rsid w:val="00C145F9"/>
    <w:rsid w:val="00C146C0"/>
    <w:rsid w:val="00C148A7"/>
    <w:rsid w:val="00C149E2"/>
    <w:rsid w:val="00C14A51"/>
    <w:rsid w:val="00C14A5A"/>
    <w:rsid w:val="00C15171"/>
    <w:rsid w:val="00C154CC"/>
    <w:rsid w:val="00C15627"/>
    <w:rsid w:val="00C158B9"/>
    <w:rsid w:val="00C15929"/>
    <w:rsid w:val="00C163C6"/>
    <w:rsid w:val="00C1662A"/>
    <w:rsid w:val="00C167DC"/>
    <w:rsid w:val="00C16AD7"/>
    <w:rsid w:val="00C16B65"/>
    <w:rsid w:val="00C16EF8"/>
    <w:rsid w:val="00C1707A"/>
    <w:rsid w:val="00C17092"/>
    <w:rsid w:val="00C17190"/>
    <w:rsid w:val="00C171A1"/>
    <w:rsid w:val="00C172BC"/>
    <w:rsid w:val="00C1774E"/>
    <w:rsid w:val="00C177D6"/>
    <w:rsid w:val="00C17AB4"/>
    <w:rsid w:val="00C17F3B"/>
    <w:rsid w:val="00C20369"/>
    <w:rsid w:val="00C203F8"/>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C43"/>
    <w:rsid w:val="00C24E19"/>
    <w:rsid w:val="00C250E5"/>
    <w:rsid w:val="00C257AA"/>
    <w:rsid w:val="00C25DA7"/>
    <w:rsid w:val="00C260E8"/>
    <w:rsid w:val="00C2635E"/>
    <w:rsid w:val="00C26360"/>
    <w:rsid w:val="00C2694B"/>
    <w:rsid w:val="00C26BE1"/>
    <w:rsid w:val="00C26D74"/>
    <w:rsid w:val="00C273B5"/>
    <w:rsid w:val="00C277A9"/>
    <w:rsid w:val="00C277C1"/>
    <w:rsid w:val="00C277F7"/>
    <w:rsid w:val="00C30520"/>
    <w:rsid w:val="00C30938"/>
    <w:rsid w:val="00C30CA1"/>
    <w:rsid w:val="00C31006"/>
    <w:rsid w:val="00C31105"/>
    <w:rsid w:val="00C313C1"/>
    <w:rsid w:val="00C31AF8"/>
    <w:rsid w:val="00C31B12"/>
    <w:rsid w:val="00C31B65"/>
    <w:rsid w:val="00C31D10"/>
    <w:rsid w:val="00C31DAF"/>
    <w:rsid w:val="00C31DB0"/>
    <w:rsid w:val="00C31E56"/>
    <w:rsid w:val="00C3216A"/>
    <w:rsid w:val="00C32652"/>
    <w:rsid w:val="00C328C4"/>
    <w:rsid w:val="00C330ED"/>
    <w:rsid w:val="00C33163"/>
    <w:rsid w:val="00C3326B"/>
    <w:rsid w:val="00C3328C"/>
    <w:rsid w:val="00C335A7"/>
    <w:rsid w:val="00C33651"/>
    <w:rsid w:val="00C3412F"/>
    <w:rsid w:val="00C341ED"/>
    <w:rsid w:val="00C34435"/>
    <w:rsid w:val="00C3517B"/>
    <w:rsid w:val="00C35404"/>
    <w:rsid w:val="00C3563C"/>
    <w:rsid w:val="00C35A64"/>
    <w:rsid w:val="00C35CBD"/>
    <w:rsid w:val="00C35D82"/>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E0D"/>
    <w:rsid w:val="00C42FFE"/>
    <w:rsid w:val="00C430D3"/>
    <w:rsid w:val="00C43479"/>
    <w:rsid w:val="00C436E1"/>
    <w:rsid w:val="00C43819"/>
    <w:rsid w:val="00C43D0C"/>
    <w:rsid w:val="00C43E20"/>
    <w:rsid w:val="00C441EC"/>
    <w:rsid w:val="00C44280"/>
    <w:rsid w:val="00C442D7"/>
    <w:rsid w:val="00C44349"/>
    <w:rsid w:val="00C443AE"/>
    <w:rsid w:val="00C444D1"/>
    <w:rsid w:val="00C44B0E"/>
    <w:rsid w:val="00C44B73"/>
    <w:rsid w:val="00C44CAB"/>
    <w:rsid w:val="00C44D4C"/>
    <w:rsid w:val="00C44F98"/>
    <w:rsid w:val="00C44FE2"/>
    <w:rsid w:val="00C45414"/>
    <w:rsid w:val="00C456EB"/>
    <w:rsid w:val="00C458B6"/>
    <w:rsid w:val="00C4595B"/>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AC"/>
    <w:rsid w:val="00C512DA"/>
    <w:rsid w:val="00C51696"/>
    <w:rsid w:val="00C51720"/>
    <w:rsid w:val="00C51837"/>
    <w:rsid w:val="00C51A01"/>
    <w:rsid w:val="00C52B65"/>
    <w:rsid w:val="00C52FA9"/>
    <w:rsid w:val="00C52FD9"/>
    <w:rsid w:val="00C533EE"/>
    <w:rsid w:val="00C535E3"/>
    <w:rsid w:val="00C535E8"/>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5206"/>
    <w:rsid w:val="00C652AB"/>
    <w:rsid w:val="00C654AA"/>
    <w:rsid w:val="00C65687"/>
    <w:rsid w:val="00C65BD1"/>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4FB"/>
    <w:rsid w:val="00C71564"/>
    <w:rsid w:val="00C7168B"/>
    <w:rsid w:val="00C717F2"/>
    <w:rsid w:val="00C71898"/>
    <w:rsid w:val="00C71A2E"/>
    <w:rsid w:val="00C71BD2"/>
    <w:rsid w:val="00C71C07"/>
    <w:rsid w:val="00C71CBF"/>
    <w:rsid w:val="00C71F5C"/>
    <w:rsid w:val="00C72673"/>
    <w:rsid w:val="00C72907"/>
    <w:rsid w:val="00C729D2"/>
    <w:rsid w:val="00C72C9C"/>
    <w:rsid w:val="00C72D70"/>
    <w:rsid w:val="00C730B8"/>
    <w:rsid w:val="00C731FE"/>
    <w:rsid w:val="00C73279"/>
    <w:rsid w:val="00C7344A"/>
    <w:rsid w:val="00C73512"/>
    <w:rsid w:val="00C7383F"/>
    <w:rsid w:val="00C74134"/>
    <w:rsid w:val="00C74453"/>
    <w:rsid w:val="00C7462D"/>
    <w:rsid w:val="00C747E0"/>
    <w:rsid w:val="00C74995"/>
    <w:rsid w:val="00C74A2D"/>
    <w:rsid w:val="00C74BBF"/>
    <w:rsid w:val="00C75189"/>
    <w:rsid w:val="00C75381"/>
    <w:rsid w:val="00C75396"/>
    <w:rsid w:val="00C758F7"/>
    <w:rsid w:val="00C75E08"/>
    <w:rsid w:val="00C75E85"/>
    <w:rsid w:val="00C76A50"/>
    <w:rsid w:val="00C76FB7"/>
    <w:rsid w:val="00C77164"/>
    <w:rsid w:val="00C7716F"/>
    <w:rsid w:val="00C77292"/>
    <w:rsid w:val="00C774A6"/>
    <w:rsid w:val="00C77AD6"/>
    <w:rsid w:val="00C77BC2"/>
    <w:rsid w:val="00C8011C"/>
    <w:rsid w:val="00C80C4C"/>
    <w:rsid w:val="00C80E02"/>
    <w:rsid w:val="00C8192C"/>
    <w:rsid w:val="00C81B15"/>
    <w:rsid w:val="00C81B8A"/>
    <w:rsid w:val="00C81B9B"/>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4EB3"/>
    <w:rsid w:val="00C85330"/>
    <w:rsid w:val="00C85371"/>
    <w:rsid w:val="00C85818"/>
    <w:rsid w:val="00C85A5E"/>
    <w:rsid w:val="00C85C9E"/>
    <w:rsid w:val="00C85CC7"/>
    <w:rsid w:val="00C8615D"/>
    <w:rsid w:val="00C86275"/>
    <w:rsid w:val="00C868DE"/>
    <w:rsid w:val="00C86CAD"/>
    <w:rsid w:val="00C86FFA"/>
    <w:rsid w:val="00C87319"/>
    <w:rsid w:val="00C8777E"/>
    <w:rsid w:val="00C8797B"/>
    <w:rsid w:val="00C90653"/>
    <w:rsid w:val="00C906D5"/>
    <w:rsid w:val="00C90912"/>
    <w:rsid w:val="00C90C94"/>
    <w:rsid w:val="00C90EBE"/>
    <w:rsid w:val="00C90F6E"/>
    <w:rsid w:val="00C91AD2"/>
    <w:rsid w:val="00C91BE2"/>
    <w:rsid w:val="00C91CE2"/>
    <w:rsid w:val="00C91EF4"/>
    <w:rsid w:val="00C91EFC"/>
    <w:rsid w:val="00C92573"/>
    <w:rsid w:val="00C92715"/>
    <w:rsid w:val="00C9279C"/>
    <w:rsid w:val="00C9279F"/>
    <w:rsid w:val="00C92CED"/>
    <w:rsid w:val="00C92D88"/>
    <w:rsid w:val="00C93132"/>
    <w:rsid w:val="00C937AF"/>
    <w:rsid w:val="00C93EFA"/>
    <w:rsid w:val="00C9434C"/>
    <w:rsid w:val="00C94478"/>
    <w:rsid w:val="00C946C9"/>
    <w:rsid w:val="00C947BB"/>
    <w:rsid w:val="00C94D32"/>
    <w:rsid w:val="00C9525C"/>
    <w:rsid w:val="00C953BB"/>
    <w:rsid w:val="00C954DE"/>
    <w:rsid w:val="00C95853"/>
    <w:rsid w:val="00C96209"/>
    <w:rsid w:val="00C9633E"/>
    <w:rsid w:val="00C96DD8"/>
    <w:rsid w:val="00C96FED"/>
    <w:rsid w:val="00C97341"/>
    <w:rsid w:val="00C975FE"/>
    <w:rsid w:val="00CA05DA"/>
    <w:rsid w:val="00CA0747"/>
    <w:rsid w:val="00CA0BEB"/>
    <w:rsid w:val="00CA0D0C"/>
    <w:rsid w:val="00CA0E47"/>
    <w:rsid w:val="00CA0F65"/>
    <w:rsid w:val="00CA1361"/>
    <w:rsid w:val="00CA171E"/>
    <w:rsid w:val="00CA1B78"/>
    <w:rsid w:val="00CA1ED0"/>
    <w:rsid w:val="00CA23E5"/>
    <w:rsid w:val="00CA2687"/>
    <w:rsid w:val="00CA2A3F"/>
    <w:rsid w:val="00CA2B1C"/>
    <w:rsid w:val="00CA2CF8"/>
    <w:rsid w:val="00CA2FA3"/>
    <w:rsid w:val="00CA31D5"/>
    <w:rsid w:val="00CA3A38"/>
    <w:rsid w:val="00CA3D01"/>
    <w:rsid w:val="00CA3F39"/>
    <w:rsid w:val="00CA426F"/>
    <w:rsid w:val="00CA4336"/>
    <w:rsid w:val="00CA44C9"/>
    <w:rsid w:val="00CA479B"/>
    <w:rsid w:val="00CA47F6"/>
    <w:rsid w:val="00CA4AC8"/>
    <w:rsid w:val="00CA4B49"/>
    <w:rsid w:val="00CA4B61"/>
    <w:rsid w:val="00CA4C29"/>
    <w:rsid w:val="00CA4EA3"/>
    <w:rsid w:val="00CA5063"/>
    <w:rsid w:val="00CA513C"/>
    <w:rsid w:val="00CA588C"/>
    <w:rsid w:val="00CA59C5"/>
    <w:rsid w:val="00CA617A"/>
    <w:rsid w:val="00CA63E1"/>
    <w:rsid w:val="00CA68A2"/>
    <w:rsid w:val="00CA6A1D"/>
    <w:rsid w:val="00CA6D44"/>
    <w:rsid w:val="00CA6E76"/>
    <w:rsid w:val="00CA72E6"/>
    <w:rsid w:val="00CA7445"/>
    <w:rsid w:val="00CA78D4"/>
    <w:rsid w:val="00CA79A2"/>
    <w:rsid w:val="00CA7BE3"/>
    <w:rsid w:val="00CB0680"/>
    <w:rsid w:val="00CB08FC"/>
    <w:rsid w:val="00CB0BA6"/>
    <w:rsid w:val="00CB1348"/>
    <w:rsid w:val="00CB140C"/>
    <w:rsid w:val="00CB1536"/>
    <w:rsid w:val="00CB1631"/>
    <w:rsid w:val="00CB164E"/>
    <w:rsid w:val="00CB1794"/>
    <w:rsid w:val="00CB17E9"/>
    <w:rsid w:val="00CB194B"/>
    <w:rsid w:val="00CB1A25"/>
    <w:rsid w:val="00CB26CF"/>
    <w:rsid w:val="00CB28AB"/>
    <w:rsid w:val="00CB28DF"/>
    <w:rsid w:val="00CB2B04"/>
    <w:rsid w:val="00CB2C2B"/>
    <w:rsid w:val="00CB2CDD"/>
    <w:rsid w:val="00CB3161"/>
    <w:rsid w:val="00CB3EBF"/>
    <w:rsid w:val="00CB3EEC"/>
    <w:rsid w:val="00CB4432"/>
    <w:rsid w:val="00CB465B"/>
    <w:rsid w:val="00CB48D5"/>
    <w:rsid w:val="00CB55F2"/>
    <w:rsid w:val="00CB5975"/>
    <w:rsid w:val="00CB5D62"/>
    <w:rsid w:val="00CB66F3"/>
    <w:rsid w:val="00CB6957"/>
    <w:rsid w:val="00CB6DD1"/>
    <w:rsid w:val="00CB6FBC"/>
    <w:rsid w:val="00CB72CF"/>
    <w:rsid w:val="00CB749C"/>
    <w:rsid w:val="00CB757D"/>
    <w:rsid w:val="00CB7891"/>
    <w:rsid w:val="00CB7C8A"/>
    <w:rsid w:val="00CB7E96"/>
    <w:rsid w:val="00CB7FEA"/>
    <w:rsid w:val="00CC03FE"/>
    <w:rsid w:val="00CC04FC"/>
    <w:rsid w:val="00CC090D"/>
    <w:rsid w:val="00CC09B8"/>
    <w:rsid w:val="00CC0C6C"/>
    <w:rsid w:val="00CC0DE3"/>
    <w:rsid w:val="00CC1037"/>
    <w:rsid w:val="00CC112A"/>
    <w:rsid w:val="00CC189C"/>
    <w:rsid w:val="00CC1901"/>
    <w:rsid w:val="00CC1AC2"/>
    <w:rsid w:val="00CC1B33"/>
    <w:rsid w:val="00CC1B42"/>
    <w:rsid w:val="00CC1B4C"/>
    <w:rsid w:val="00CC23D3"/>
    <w:rsid w:val="00CC24ED"/>
    <w:rsid w:val="00CC2646"/>
    <w:rsid w:val="00CC27D9"/>
    <w:rsid w:val="00CC2D06"/>
    <w:rsid w:val="00CC2D7C"/>
    <w:rsid w:val="00CC2F2E"/>
    <w:rsid w:val="00CC33A6"/>
    <w:rsid w:val="00CC33D7"/>
    <w:rsid w:val="00CC34EA"/>
    <w:rsid w:val="00CC3BFC"/>
    <w:rsid w:val="00CC3D4F"/>
    <w:rsid w:val="00CC43F9"/>
    <w:rsid w:val="00CC480A"/>
    <w:rsid w:val="00CC4EC3"/>
    <w:rsid w:val="00CC500F"/>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E2"/>
    <w:rsid w:val="00CC7EF0"/>
    <w:rsid w:val="00CD0438"/>
    <w:rsid w:val="00CD081E"/>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297"/>
    <w:rsid w:val="00CD33DA"/>
    <w:rsid w:val="00CD345B"/>
    <w:rsid w:val="00CD3791"/>
    <w:rsid w:val="00CD3E27"/>
    <w:rsid w:val="00CD491A"/>
    <w:rsid w:val="00CD4D55"/>
    <w:rsid w:val="00CD4DCD"/>
    <w:rsid w:val="00CD51E1"/>
    <w:rsid w:val="00CD548D"/>
    <w:rsid w:val="00CD5917"/>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D2"/>
    <w:rsid w:val="00CE1395"/>
    <w:rsid w:val="00CE1412"/>
    <w:rsid w:val="00CE14C8"/>
    <w:rsid w:val="00CE1709"/>
    <w:rsid w:val="00CE1916"/>
    <w:rsid w:val="00CE195C"/>
    <w:rsid w:val="00CE1A5A"/>
    <w:rsid w:val="00CE1A70"/>
    <w:rsid w:val="00CE1E6E"/>
    <w:rsid w:val="00CE1FAD"/>
    <w:rsid w:val="00CE1FF0"/>
    <w:rsid w:val="00CE2071"/>
    <w:rsid w:val="00CE2118"/>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68A"/>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8D"/>
    <w:rsid w:val="00CF18F6"/>
    <w:rsid w:val="00CF1D51"/>
    <w:rsid w:val="00CF1F14"/>
    <w:rsid w:val="00CF2555"/>
    <w:rsid w:val="00CF30EC"/>
    <w:rsid w:val="00CF31B8"/>
    <w:rsid w:val="00CF3308"/>
    <w:rsid w:val="00CF3C95"/>
    <w:rsid w:val="00CF41B9"/>
    <w:rsid w:val="00CF43E1"/>
    <w:rsid w:val="00CF4B77"/>
    <w:rsid w:val="00CF4EA9"/>
    <w:rsid w:val="00CF5928"/>
    <w:rsid w:val="00CF59EA"/>
    <w:rsid w:val="00CF59EF"/>
    <w:rsid w:val="00CF5D35"/>
    <w:rsid w:val="00CF5DF0"/>
    <w:rsid w:val="00CF5EA5"/>
    <w:rsid w:val="00CF5F17"/>
    <w:rsid w:val="00CF60B4"/>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3D55"/>
    <w:rsid w:val="00D040CE"/>
    <w:rsid w:val="00D0415C"/>
    <w:rsid w:val="00D04509"/>
    <w:rsid w:val="00D04529"/>
    <w:rsid w:val="00D04552"/>
    <w:rsid w:val="00D049A0"/>
    <w:rsid w:val="00D04A68"/>
    <w:rsid w:val="00D04C16"/>
    <w:rsid w:val="00D04E3E"/>
    <w:rsid w:val="00D0507C"/>
    <w:rsid w:val="00D050FB"/>
    <w:rsid w:val="00D05411"/>
    <w:rsid w:val="00D05494"/>
    <w:rsid w:val="00D055A3"/>
    <w:rsid w:val="00D05607"/>
    <w:rsid w:val="00D0569B"/>
    <w:rsid w:val="00D05902"/>
    <w:rsid w:val="00D05BD4"/>
    <w:rsid w:val="00D05DA1"/>
    <w:rsid w:val="00D05ECC"/>
    <w:rsid w:val="00D05F6A"/>
    <w:rsid w:val="00D0615B"/>
    <w:rsid w:val="00D065D5"/>
    <w:rsid w:val="00D067BE"/>
    <w:rsid w:val="00D0694F"/>
    <w:rsid w:val="00D07152"/>
    <w:rsid w:val="00D07255"/>
    <w:rsid w:val="00D07685"/>
    <w:rsid w:val="00D0769D"/>
    <w:rsid w:val="00D0790D"/>
    <w:rsid w:val="00D079A6"/>
    <w:rsid w:val="00D07B49"/>
    <w:rsid w:val="00D10168"/>
    <w:rsid w:val="00D105F9"/>
    <w:rsid w:val="00D1063F"/>
    <w:rsid w:val="00D106E9"/>
    <w:rsid w:val="00D1109E"/>
    <w:rsid w:val="00D110C0"/>
    <w:rsid w:val="00D111C6"/>
    <w:rsid w:val="00D11713"/>
    <w:rsid w:val="00D11B68"/>
    <w:rsid w:val="00D11EEE"/>
    <w:rsid w:val="00D12DA9"/>
    <w:rsid w:val="00D131A1"/>
    <w:rsid w:val="00D131CC"/>
    <w:rsid w:val="00D13502"/>
    <w:rsid w:val="00D1389C"/>
    <w:rsid w:val="00D13A5D"/>
    <w:rsid w:val="00D13A94"/>
    <w:rsid w:val="00D13C67"/>
    <w:rsid w:val="00D1452F"/>
    <w:rsid w:val="00D14B57"/>
    <w:rsid w:val="00D15485"/>
    <w:rsid w:val="00D1568A"/>
    <w:rsid w:val="00D1590F"/>
    <w:rsid w:val="00D15B87"/>
    <w:rsid w:val="00D15C74"/>
    <w:rsid w:val="00D15E19"/>
    <w:rsid w:val="00D162DC"/>
    <w:rsid w:val="00D164B1"/>
    <w:rsid w:val="00D164ED"/>
    <w:rsid w:val="00D16504"/>
    <w:rsid w:val="00D16674"/>
    <w:rsid w:val="00D1701B"/>
    <w:rsid w:val="00D1705D"/>
    <w:rsid w:val="00D172CC"/>
    <w:rsid w:val="00D172FD"/>
    <w:rsid w:val="00D1735D"/>
    <w:rsid w:val="00D177DA"/>
    <w:rsid w:val="00D17837"/>
    <w:rsid w:val="00D20309"/>
    <w:rsid w:val="00D2038F"/>
    <w:rsid w:val="00D207DF"/>
    <w:rsid w:val="00D20805"/>
    <w:rsid w:val="00D20D49"/>
    <w:rsid w:val="00D211A3"/>
    <w:rsid w:val="00D21295"/>
    <w:rsid w:val="00D21364"/>
    <w:rsid w:val="00D21DA6"/>
    <w:rsid w:val="00D21F6F"/>
    <w:rsid w:val="00D23053"/>
    <w:rsid w:val="00D2318B"/>
    <w:rsid w:val="00D23740"/>
    <w:rsid w:val="00D238E8"/>
    <w:rsid w:val="00D23ABB"/>
    <w:rsid w:val="00D23C44"/>
    <w:rsid w:val="00D23E0D"/>
    <w:rsid w:val="00D2454D"/>
    <w:rsid w:val="00D24670"/>
    <w:rsid w:val="00D24943"/>
    <w:rsid w:val="00D25580"/>
    <w:rsid w:val="00D2566E"/>
    <w:rsid w:val="00D258BD"/>
    <w:rsid w:val="00D25A61"/>
    <w:rsid w:val="00D25DA8"/>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3F8"/>
    <w:rsid w:val="00D31640"/>
    <w:rsid w:val="00D317EE"/>
    <w:rsid w:val="00D31ADD"/>
    <w:rsid w:val="00D31CB8"/>
    <w:rsid w:val="00D325F8"/>
    <w:rsid w:val="00D32973"/>
    <w:rsid w:val="00D32AB8"/>
    <w:rsid w:val="00D32B18"/>
    <w:rsid w:val="00D32E5C"/>
    <w:rsid w:val="00D3309D"/>
    <w:rsid w:val="00D3316D"/>
    <w:rsid w:val="00D33171"/>
    <w:rsid w:val="00D332D4"/>
    <w:rsid w:val="00D3368D"/>
    <w:rsid w:val="00D339B7"/>
    <w:rsid w:val="00D339C5"/>
    <w:rsid w:val="00D339F2"/>
    <w:rsid w:val="00D33C11"/>
    <w:rsid w:val="00D33C37"/>
    <w:rsid w:val="00D33CF6"/>
    <w:rsid w:val="00D33D50"/>
    <w:rsid w:val="00D3442D"/>
    <w:rsid w:val="00D34516"/>
    <w:rsid w:val="00D346B0"/>
    <w:rsid w:val="00D34A19"/>
    <w:rsid w:val="00D34DD8"/>
    <w:rsid w:val="00D34FCA"/>
    <w:rsid w:val="00D35123"/>
    <w:rsid w:val="00D352E0"/>
    <w:rsid w:val="00D35828"/>
    <w:rsid w:val="00D35C59"/>
    <w:rsid w:val="00D369A5"/>
    <w:rsid w:val="00D36D16"/>
    <w:rsid w:val="00D36E30"/>
    <w:rsid w:val="00D36EA6"/>
    <w:rsid w:val="00D36F2C"/>
    <w:rsid w:val="00D373B7"/>
    <w:rsid w:val="00D373BB"/>
    <w:rsid w:val="00D37635"/>
    <w:rsid w:val="00D379F1"/>
    <w:rsid w:val="00D40491"/>
    <w:rsid w:val="00D40D76"/>
    <w:rsid w:val="00D41073"/>
    <w:rsid w:val="00D4115C"/>
    <w:rsid w:val="00D41230"/>
    <w:rsid w:val="00D4153A"/>
    <w:rsid w:val="00D41543"/>
    <w:rsid w:val="00D41705"/>
    <w:rsid w:val="00D41B9B"/>
    <w:rsid w:val="00D41F51"/>
    <w:rsid w:val="00D420F4"/>
    <w:rsid w:val="00D4216B"/>
    <w:rsid w:val="00D4221B"/>
    <w:rsid w:val="00D42344"/>
    <w:rsid w:val="00D4239A"/>
    <w:rsid w:val="00D4242F"/>
    <w:rsid w:val="00D426BD"/>
    <w:rsid w:val="00D42BFD"/>
    <w:rsid w:val="00D42C71"/>
    <w:rsid w:val="00D42E39"/>
    <w:rsid w:val="00D42E3F"/>
    <w:rsid w:val="00D42F3F"/>
    <w:rsid w:val="00D42FA7"/>
    <w:rsid w:val="00D437DE"/>
    <w:rsid w:val="00D43AC8"/>
    <w:rsid w:val="00D43B35"/>
    <w:rsid w:val="00D43BF5"/>
    <w:rsid w:val="00D44245"/>
    <w:rsid w:val="00D44470"/>
    <w:rsid w:val="00D44796"/>
    <w:rsid w:val="00D447BB"/>
    <w:rsid w:val="00D44CBF"/>
    <w:rsid w:val="00D44D7C"/>
    <w:rsid w:val="00D44EE7"/>
    <w:rsid w:val="00D45119"/>
    <w:rsid w:val="00D45153"/>
    <w:rsid w:val="00D45693"/>
    <w:rsid w:val="00D45BBB"/>
    <w:rsid w:val="00D45CAC"/>
    <w:rsid w:val="00D45F1A"/>
    <w:rsid w:val="00D45FD2"/>
    <w:rsid w:val="00D468DB"/>
    <w:rsid w:val="00D4691B"/>
    <w:rsid w:val="00D46F10"/>
    <w:rsid w:val="00D47666"/>
    <w:rsid w:val="00D479DC"/>
    <w:rsid w:val="00D47C4C"/>
    <w:rsid w:val="00D50049"/>
    <w:rsid w:val="00D50495"/>
    <w:rsid w:val="00D5063D"/>
    <w:rsid w:val="00D50662"/>
    <w:rsid w:val="00D506DF"/>
    <w:rsid w:val="00D51431"/>
    <w:rsid w:val="00D5199A"/>
    <w:rsid w:val="00D51A52"/>
    <w:rsid w:val="00D51CEF"/>
    <w:rsid w:val="00D521B3"/>
    <w:rsid w:val="00D52B1F"/>
    <w:rsid w:val="00D52C29"/>
    <w:rsid w:val="00D52C3B"/>
    <w:rsid w:val="00D52F40"/>
    <w:rsid w:val="00D52FC0"/>
    <w:rsid w:val="00D533E5"/>
    <w:rsid w:val="00D53A0C"/>
    <w:rsid w:val="00D54146"/>
    <w:rsid w:val="00D5447D"/>
    <w:rsid w:val="00D547C3"/>
    <w:rsid w:val="00D54819"/>
    <w:rsid w:val="00D54880"/>
    <w:rsid w:val="00D54D8F"/>
    <w:rsid w:val="00D54F2F"/>
    <w:rsid w:val="00D55346"/>
    <w:rsid w:val="00D55B87"/>
    <w:rsid w:val="00D55CCE"/>
    <w:rsid w:val="00D56046"/>
    <w:rsid w:val="00D5649A"/>
    <w:rsid w:val="00D56737"/>
    <w:rsid w:val="00D56A40"/>
    <w:rsid w:val="00D56B6D"/>
    <w:rsid w:val="00D56EE3"/>
    <w:rsid w:val="00D56EEA"/>
    <w:rsid w:val="00D571DB"/>
    <w:rsid w:val="00D573E5"/>
    <w:rsid w:val="00D57C54"/>
    <w:rsid w:val="00D57D8E"/>
    <w:rsid w:val="00D60749"/>
    <w:rsid w:val="00D607CE"/>
    <w:rsid w:val="00D608BB"/>
    <w:rsid w:val="00D60936"/>
    <w:rsid w:val="00D60A93"/>
    <w:rsid w:val="00D60B34"/>
    <w:rsid w:val="00D6179E"/>
    <w:rsid w:val="00D617A7"/>
    <w:rsid w:val="00D61D28"/>
    <w:rsid w:val="00D62070"/>
    <w:rsid w:val="00D621B6"/>
    <w:rsid w:val="00D62343"/>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7E6"/>
    <w:rsid w:val="00D6599D"/>
    <w:rsid w:val="00D659C8"/>
    <w:rsid w:val="00D6610D"/>
    <w:rsid w:val="00D66331"/>
    <w:rsid w:val="00D664B0"/>
    <w:rsid w:val="00D66973"/>
    <w:rsid w:val="00D66C50"/>
    <w:rsid w:val="00D66E8B"/>
    <w:rsid w:val="00D6710D"/>
    <w:rsid w:val="00D67591"/>
    <w:rsid w:val="00D67AC4"/>
    <w:rsid w:val="00D67C6F"/>
    <w:rsid w:val="00D67C84"/>
    <w:rsid w:val="00D67E16"/>
    <w:rsid w:val="00D67F53"/>
    <w:rsid w:val="00D704E4"/>
    <w:rsid w:val="00D70880"/>
    <w:rsid w:val="00D70925"/>
    <w:rsid w:val="00D70B97"/>
    <w:rsid w:val="00D70F26"/>
    <w:rsid w:val="00D7150C"/>
    <w:rsid w:val="00D71A9F"/>
    <w:rsid w:val="00D71AF5"/>
    <w:rsid w:val="00D71C8B"/>
    <w:rsid w:val="00D71E76"/>
    <w:rsid w:val="00D72254"/>
    <w:rsid w:val="00D72382"/>
    <w:rsid w:val="00D727FD"/>
    <w:rsid w:val="00D7296A"/>
    <w:rsid w:val="00D72BA8"/>
    <w:rsid w:val="00D72E9A"/>
    <w:rsid w:val="00D73143"/>
    <w:rsid w:val="00D73154"/>
    <w:rsid w:val="00D73198"/>
    <w:rsid w:val="00D73265"/>
    <w:rsid w:val="00D73BCB"/>
    <w:rsid w:val="00D73E63"/>
    <w:rsid w:val="00D73F1E"/>
    <w:rsid w:val="00D744E5"/>
    <w:rsid w:val="00D74CD4"/>
    <w:rsid w:val="00D74DDC"/>
    <w:rsid w:val="00D753ED"/>
    <w:rsid w:val="00D75806"/>
    <w:rsid w:val="00D75B86"/>
    <w:rsid w:val="00D75BA7"/>
    <w:rsid w:val="00D76999"/>
    <w:rsid w:val="00D7721C"/>
    <w:rsid w:val="00D77335"/>
    <w:rsid w:val="00D7737D"/>
    <w:rsid w:val="00D77399"/>
    <w:rsid w:val="00D77F7A"/>
    <w:rsid w:val="00D807F3"/>
    <w:rsid w:val="00D80C2D"/>
    <w:rsid w:val="00D816EA"/>
    <w:rsid w:val="00D81789"/>
    <w:rsid w:val="00D8231E"/>
    <w:rsid w:val="00D826B0"/>
    <w:rsid w:val="00D828AC"/>
    <w:rsid w:val="00D82AD0"/>
    <w:rsid w:val="00D82AFF"/>
    <w:rsid w:val="00D830DF"/>
    <w:rsid w:val="00D8322F"/>
    <w:rsid w:val="00D832A6"/>
    <w:rsid w:val="00D83AC9"/>
    <w:rsid w:val="00D83DA7"/>
    <w:rsid w:val="00D8401D"/>
    <w:rsid w:val="00D8417A"/>
    <w:rsid w:val="00D843B5"/>
    <w:rsid w:val="00D845CE"/>
    <w:rsid w:val="00D84CA5"/>
    <w:rsid w:val="00D84D9C"/>
    <w:rsid w:val="00D84F9A"/>
    <w:rsid w:val="00D851B1"/>
    <w:rsid w:val="00D8540B"/>
    <w:rsid w:val="00D8544E"/>
    <w:rsid w:val="00D85726"/>
    <w:rsid w:val="00D859BB"/>
    <w:rsid w:val="00D85E83"/>
    <w:rsid w:val="00D86474"/>
    <w:rsid w:val="00D86509"/>
    <w:rsid w:val="00D86833"/>
    <w:rsid w:val="00D87064"/>
    <w:rsid w:val="00D87801"/>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76A"/>
    <w:rsid w:val="00D928DC"/>
    <w:rsid w:val="00D92AC7"/>
    <w:rsid w:val="00D92C05"/>
    <w:rsid w:val="00D92CBA"/>
    <w:rsid w:val="00D92DDE"/>
    <w:rsid w:val="00D9319B"/>
    <w:rsid w:val="00D934D3"/>
    <w:rsid w:val="00D93B54"/>
    <w:rsid w:val="00D93E51"/>
    <w:rsid w:val="00D93FB2"/>
    <w:rsid w:val="00D9412E"/>
    <w:rsid w:val="00D94461"/>
    <w:rsid w:val="00D94608"/>
    <w:rsid w:val="00D946BA"/>
    <w:rsid w:val="00D9485E"/>
    <w:rsid w:val="00D94DFD"/>
    <w:rsid w:val="00D950EF"/>
    <w:rsid w:val="00D95637"/>
    <w:rsid w:val="00D956EA"/>
    <w:rsid w:val="00D95703"/>
    <w:rsid w:val="00D9570B"/>
    <w:rsid w:val="00D95F47"/>
    <w:rsid w:val="00D96112"/>
    <w:rsid w:val="00D9638A"/>
    <w:rsid w:val="00D96960"/>
    <w:rsid w:val="00D97040"/>
    <w:rsid w:val="00D97457"/>
    <w:rsid w:val="00D9760F"/>
    <w:rsid w:val="00D97749"/>
    <w:rsid w:val="00D97B1F"/>
    <w:rsid w:val="00D97D07"/>
    <w:rsid w:val="00D97F47"/>
    <w:rsid w:val="00DA01EC"/>
    <w:rsid w:val="00DA0E8F"/>
    <w:rsid w:val="00DA107C"/>
    <w:rsid w:val="00DA1135"/>
    <w:rsid w:val="00DA11F8"/>
    <w:rsid w:val="00DA146C"/>
    <w:rsid w:val="00DA18FA"/>
    <w:rsid w:val="00DA19C9"/>
    <w:rsid w:val="00DA1BDA"/>
    <w:rsid w:val="00DA1CBC"/>
    <w:rsid w:val="00DA1CED"/>
    <w:rsid w:val="00DA1EC6"/>
    <w:rsid w:val="00DA1F4A"/>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BA3"/>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178"/>
    <w:rsid w:val="00DB4210"/>
    <w:rsid w:val="00DB498B"/>
    <w:rsid w:val="00DB4AEB"/>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388"/>
    <w:rsid w:val="00DB7838"/>
    <w:rsid w:val="00DB7867"/>
    <w:rsid w:val="00DB7CBA"/>
    <w:rsid w:val="00DB7D4D"/>
    <w:rsid w:val="00DC03B6"/>
    <w:rsid w:val="00DC0A6B"/>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858"/>
    <w:rsid w:val="00DC3C0B"/>
    <w:rsid w:val="00DC3D14"/>
    <w:rsid w:val="00DC40B9"/>
    <w:rsid w:val="00DC4910"/>
    <w:rsid w:val="00DC4C0A"/>
    <w:rsid w:val="00DC4D69"/>
    <w:rsid w:val="00DC4F05"/>
    <w:rsid w:val="00DC5005"/>
    <w:rsid w:val="00DC52CA"/>
    <w:rsid w:val="00DC5652"/>
    <w:rsid w:val="00DC59A1"/>
    <w:rsid w:val="00DC6187"/>
    <w:rsid w:val="00DC64D4"/>
    <w:rsid w:val="00DC64D9"/>
    <w:rsid w:val="00DC7244"/>
    <w:rsid w:val="00DC7287"/>
    <w:rsid w:val="00DC753B"/>
    <w:rsid w:val="00DC7A08"/>
    <w:rsid w:val="00DC7A31"/>
    <w:rsid w:val="00DC7DB1"/>
    <w:rsid w:val="00DD01F8"/>
    <w:rsid w:val="00DD094C"/>
    <w:rsid w:val="00DD0A43"/>
    <w:rsid w:val="00DD0AFB"/>
    <w:rsid w:val="00DD0F2E"/>
    <w:rsid w:val="00DD1147"/>
    <w:rsid w:val="00DD11FD"/>
    <w:rsid w:val="00DD14EB"/>
    <w:rsid w:val="00DD1511"/>
    <w:rsid w:val="00DD21D0"/>
    <w:rsid w:val="00DD28FC"/>
    <w:rsid w:val="00DD297E"/>
    <w:rsid w:val="00DD2985"/>
    <w:rsid w:val="00DD2A0B"/>
    <w:rsid w:val="00DD2AAA"/>
    <w:rsid w:val="00DD2AF3"/>
    <w:rsid w:val="00DD2B89"/>
    <w:rsid w:val="00DD3445"/>
    <w:rsid w:val="00DD3611"/>
    <w:rsid w:val="00DD37DB"/>
    <w:rsid w:val="00DD3C47"/>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11"/>
    <w:rsid w:val="00DD7AD8"/>
    <w:rsid w:val="00DD7BE4"/>
    <w:rsid w:val="00DD7C81"/>
    <w:rsid w:val="00DD7D02"/>
    <w:rsid w:val="00DD7EB7"/>
    <w:rsid w:val="00DE0100"/>
    <w:rsid w:val="00DE02CB"/>
    <w:rsid w:val="00DE073C"/>
    <w:rsid w:val="00DE0A39"/>
    <w:rsid w:val="00DE0FE4"/>
    <w:rsid w:val="00DE129B"/>
    <w:rsid w:val="00DE18C4"/>
    <w:rsid w:val="00DE18CA"/>
    <w:rsid w:val="00DE1AD3"/>
    <w:rsid w:val="00DE1BCB"/>
    <w:rsid w:val="00DE1FC8"/>
    <w:rsid w:val="00DE268A"/>
    <w:rsid w:val="00DE273A"/>
    <w:rsid w:val="00DE2A29"/>
    <w:rsid w:val="00DE2A45"/>
    <w:rsid w:val="00DE2D47"/>
    <w:rsid w:val="00DE3BE9"/>
    <w:rsid w:val="00DE3C95"/>
    <w:rsid w:val="00DE3CF5"/>
    <w:rsid w:val="00DE3ED3"/>
    <w:rsid w:val="00DE42A0"/>
    <w:rsid w:val="00DE4450"/>
    <w:rsid w:val="00DE4611"/>
    <w:rsid w:val="00DE4663"/>
    <w:rsid w:val="00DE4881"/>
    <w:rsid w:val="00DE48B0"/>
    <w:rsid w:val="00DE4E60"/>
    <w:rsid w:val="00DE558C"/>
    <w:rsid w:val="00DE563F"/>
    <w:rsid w:val="00DE5A00"/>
    <w:rsid w:val="00DE5DDE"/>
    <w:rsid w:val="00DE5F18"/>
    <w:rsid w:val="00DE6057"/>
    <w:rsid w:val="00DE6077"/>
    <w:rsid w:val="00DE61BF"/>
    <w:rsid w:val="00DE6A71"/>
    <w:rsid w:val="00DE6AF1"/>
    <w:rsid w:val="00DE6B67"/>
    <w:rsid w:val="00DE6DC2"/>
    <w:rsid w:val="00DE74B0"/>
    <w:rsid w:val="00DE755A"/>
    <w:rsid w:val="00DE75DB"/>
    <w:rsid w:val="00DE7659"/>
    <w:rsid w:val="00DE7AED"/>
    <w:rsid w:val="00DE7D52"/>
    <w:rsid w:val="00DE7EDF"/>
    <w:rsid w:val="00DF03A9"/>
    <w:rsid w:val="00DF0522"/>
    <w:rsid w:val="00DF06EB"/>
    <w:rsid w:val="00DF073D"/>
    <w:rsid w:val="00DF07F5"/>
    <w:rsid w:val="00DF0894"/>
    <w:rsid w:val="00DF0DA9"/>
    <w:rsid w:val="00DF140D"/>
    <w:rsid w:val="00DF1676"/>
    <w:rsid w:val="00DF1732"/>
    <w:rsid w:val="00DF1915"/>
    <w:rsid w:val="00DF1A5B"/>
    <w:rsid w:val="00DF22F2"/>
    <w:rsid w:val="00DF264D"/>
    <w:rsid w:val="00DF2BF6"/>
    <w:rsid w:val="00DF2EEB"/>
    <w:rsid w:val="00DF30B1"/>
    <w:rsid w:val="00DF3283"/>
    <w:rsid w:val="00DF3289"/>
    <w:rsid w:val="00DF32F7"/>
    <w:rsid w:val="00DF33F3"/>
    <w:rsid w:val="00DF39C9"/>
    <w:rsid w:val="00DF3B07"/>
    <w:rsid w:val="00DF4061"/>
    <w:rsid w:val="00DF43D2"/>
    <w:rsid w:val="00DF4875"/>
    <w:rsid w:val="00DF4A11"/>
    <w:rsid w:val="00DF4B6F"/>
    <w:rsid w:val="00DF4FDD"/>
    <w:rsid w:val="00DF5241"/>
    <w:rsid w:val="00DF5520"/>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1FD"/>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1E99"/>
    <w:rsid w:val="00E021F3"/>
    <w:rsid w:val="00E034BA"/>
    <w:rsid w:val="00E0360A"/>
    <w:rsid w:val="00E038E1"/>
    <w:rsid w:val="00E0392A"/>
    <w:rsid w:val="00E03A3A"/>
    <w:rsid w:val="00E03BA1"/>
    <w:rsid w:val="00E0430B"/>
    <w:rsid w:val="00E04378"/>
    <w:rsid w:val="00E0460C"/>
    <w:rsid w:val="00E0490A"/>
    <w:rsid w:val="00E05665"/>
    <w:rsid w:val="00E057C8"/>
    <w:rsid w:val="00E0596B"/>
    <w:rsid w:val="00E05E3D"/>
    <w:rsid w:val="00E064BB"/>
    <w:rsid w:val="00E0653F"/>
    <w:rsid w:val="00E0658A"/>
    <w:rsid w:val="00E06A94"/>
    <w:rsid w:val="00E0743B"/>
    <w:rsid w:val="00E078AC"/>
    <w:rsid w:val="00E10684"/>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5A2"/>
    <w:rsid w:val="00E145B7"/>
    <w:rsid w:val="00E14B7D"/>
    <w:rsid w:val="00E14F61"/>
    <w:rsid w:val="00E14FC4"/>
    <w:rsid w:val="00E15894"/>
    <w:rsid w:val="00E15B86"/>
    <w:rsid w:val="00E15E2C"/>
    <w:rsid w:val="00E16311"/>
    <w:rsid w:val="00E16566"/>
    <w:rsid w:val="00E1658D"/>
    <w:rsid w:val="00E1658F"/>
    <w:rsid w:val="00E16938"/>
    <w:rsid w:val="00E16A16"/>
    <w:rsid w:val="00E16B17"/>
    <w:rsid w:val="00E171F7"/>
    <w:rsid w:val="00E17E68"/>
    <w:rsid w:val="00E17E7D"/>
    <w:rsid w:val="00E20178"/>
    <w:rsid w:val="00E204A9"/>
    <w:rsid w:val="00E20833"/>
    <w:rsid w:val="00E208A1"/>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C1D"/>
    <w:rsid w:val="00E24046"/>
    <w:rsid w:val="00E244C0"/>
    <w:rsid w:val="00E24CC1"/>
    <w:rsid w:val="00E250C5"/>
    <w:rsid w:val="00E25232"/>
    <w:rsid w:val="00E253ED"/>
    <w:rsid w:val="00E25502"/>
    <w:rsid w:val="00E256DE"/>
    <w:rsid w:val="00E2581D"/>
    <w:rsid w:val="00E25C92"/>
    <w:rsid w:val="00E25FFB"/>
    <w:rsid w:val="00E26164"/>
    <w:rsid w:val="00E261AB"/>
    <w:rsid w:val="00E26658"/>
    <w:rsid w:val="00E2680B"/>
    <w:rsid w:val="00E268C5"/>
    <w:rsid w:val="00E268D9"/>
    <w:rsid w:val="00E27003"/>
    <w:rsid w:val="00E270AF"/>
    <w:rsid w:val="00E27203"/>
    <w:rsid w:val="00E2744A"/>
    <w:rsid w:val="00E276F0"/>
    <w:rsid w:val="00E276F4"/>
    <w:rsid w:val="00E27755"/>
    <w:rsid w:val="00E277C3"/>
    <w:rsid w:val="00E279FA"/>
    <w:rsid w:val="00E27B18"/>
    <w:rsid w:val="00E3014E"/>
    <w:rsid w:val="00E303D1"/>
    <w:rsid w:val="00E30A2A"/>
    <w:rsid w:val="00E30BCE"/>
    <w:rsid w:val="00E30E36"/>
    <w:rsid w:val="00E3119B"/>
    <w:rsid w:val="00E312F5"/>
    <w:rsid w:val="00E3138A"/>
    <w:rsid w:val="00E31811"/>
    <w:rsid w:val="00E31D30"/>
    <w:rsid w:val="00E31D40"/>
    <w:rsid w:val="00E31F15"/>
    <w:rsid w:val="00E3287E"/>
    <w:rsid w:val="00E32F93"/>
    <w:rsid w:val="00E33095"/>
    <w:rsid w:val="00E3353E"/>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A19"/>
    <w:rsid w:val="00E3746B"/>
    <w:rsid w:val="00E400CA"/>
    <w:rsid w:val="00E409D8"/>
    <w:rsid w:val="00E4116D"/>
    <w:rsid w:val="00E411DF"/>
    <w:rsid w:val="00E415F1"/>
    <w:rsid w:val="00E4161A"/>
    <w:rsid w:val="00E41A63"/>
    <w:rsid w:val="00E4249E"/>
    <w:rsid w:val="00E42B66"/>
    <w:rsid w:val="00E433D1"/>
    <w:rsid w:val="00E4365E"/>
    <w:rsid w:val="00E4377C"/>
    <w:rsid w:val="00E43A5D"/>
    <w:rsid w:val="00E43ADD"/>
    <w:rsid w:val="00E44266"/>
    <w:rsid w:val="00E4452D"/>
    <w:rsid w:val="00E4453B"/>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80"/>
    <w:rsid w:val="00E47294"/>
    <w:rsid w:val="00E4789A"/>
    <w:rsid w:val="00E47A2B"/>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ED5"/>
    <w:rsid w:val="00E51F19"/>
    <w:rsid w:val="00E520B8"/>
    <w:rsid w:val="00E525F0"/>
    <w:rsid w:val="00E52A43"/>
    <w:rsid w:val="00E52AFB"/>
    <w:rsid w:val="00E52BEC"/>
    <w:rsid w:val="00E52FD4"/>
    <w:rsid w:val="00E531A8"/>
    <w:rsid w:val="00E538CD"/>
    <w:rsid w:val="00E53D98"/>
    <w:rsid w:val="00E53DCD"/>
    <w:rsid w:val="00E53E84"/>
    <w:rsid w:val="00E53EC6"/>
    <w:rsid w:val="00E53F04"/>
    <w:rsid w:val="00E54100"/>
    <w:rsid w:val="00E5414A"/>
    <w:rsid w:val="00E54389"/>
    <w:rsid w:val="00E5456B"/>
    <w:rsid w:val="00E545F7"/>
    <w:rsid w:val="00E54A91"/>
    <w:rsid w:val="00E54B75"/>
    <w:rsid w:val="00E54E44"/>
    <w:rsid w:val="00E54EAB"/>
    <w:rsid w:val="00E54F01"/>
    <w:rsid w:val="00E5531E"/>
    <w:rsid w:val="00E556C6"/>
    <w:rsid w:val="00E5577E"/>
    <w:rsid w:val="00E55851"/>
    <w:rsid w:val="00E5590C"/>
    <w:rsid w:val="00E559A9"/>
    <w:rsid w:val="00E55B9D"/>
    <w:rsid w:val="00E560DB"/>
    <w:rsid w:val="00E56353"/>
    <w:rsid w:val="00E56374"/>
    <w:rsid w:val="00E56945"/>
    <w:rsid w:val="00E569E1"/>
    <w:rsid w:val="00E56B69"/>
    <w:rsid w:val="00E56C1D"/>
    <w:rsid w:val="00E57493"/>
    <w:rsid w:val="00E600CC"/>
    <w:rsid w:val="00E600EA"/>
    <w:rsid w:val="00E60301"/>
    <w:rsid w:val="00E60333"/>
    <w:rsid w:val="00E60390"/>
    <w:rsid w:val="00E605D6"/>
    <w:rsid w:val="00E605E6"/>
    <w:rsid w:val="00E607F2"/>
    <w:rsid w:val="00E60B3A"/>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730"/>
    <w:rsid w:val="00E6394C"/>
    <w:rsid w:val="00E64285"/>
    <w:rsid w:val="00E6458E"/>
    <w:rsid w:val="00E647FC"/>
    <w:rsid w:val="00E64A02"/>
    <w:rsid w:val="00E653E7"/>
    <w:rsid w:val="00E654D0"/>
    <w:rsid w:val="00E65681"/>
    <w:rsid w:val="00E6578E"/>
    <w:rsid w:val="00E65951"/>
    <w:rsid w:val="00E65D13"/>
    <w:rsid w:val="00E65EEC"/>
    <w:rsid w:val="00E6633D"/>
    <w:rsid w:val="00E6660A"/>
    <w:rsid w:val="00E66690"/>
    <w:rsid w:val="00E669D2"/>
    <w:rsid w:val="00E66A47"/>
    <w:rsid w:val="00E67397"/>
    <w:rsid w:val="00E6798D"/>
    <w:rsid w:val="00E67DA1"/>
    <w:rsid w:val="00E67DA6"/>
    <w:rsid w:val="00E701E3"/>
    <w:rsid w:val="00E70602"/>
    <w:rsid w:val="00E70989"/>
    <w:rsid w:val="00E70B18"/>
    <w:rsid w:val="00E70B90"/>
    <w:rsid w:val="00E71029"/>
    <w:rsid w:val="00E71195"/>
    <w:rsid w:val="00E714FC"/>
    <w:rsid w:val="00E71A36"/>
    <w:rsid w:val="00E71AAA"/>
    <w:rsid w:val="00E71BCA"/>
    <w:rsid w:val="00E7209D"/>
    <w:rsid w:val="00E72866"/>
    <w:rsid w:val="00E72C84"/>
    <w:rsid w:val="00E72CDE"/>
    <w:rsid w:val="00E72E87"/>
    <w:rsid w:val="00E72FF1"/>
    <w:rsid w:val="00E7307E"/>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71AD"/>
    <w:rsid w:val="00E774C8"/>
    <w:rsid w:val="00E775B2"/>
    <w:rsid w:val="00E77641"/>
    <w:rsid w:val="00E776CC"/>
    <w:rsid w:val="00E777B0"/>
    <w:rsid w:val="00E77AA3"/>
    <w:rsid w:val="00E77EE0"/>
    <w:rsid w:val="00E80152"/>
    <w:rsid w:val="00E8042C"/>
    <w:rsid w:val="00E804E4"/>
    <w:rsid w:val="00E80A2F"/>
    <w:rsid w:val="00E80B88"/>
    <w:rsid w:val="00E80BDB"/>
    <w:rsid w:val="00E80CB1"/>
    <w:rsid w:val="00E80DB5"/>
    <w:rsid w:val="00E810DE"/>
    <w:rsid w:val="00E8127C"/>
    <w:rsid w:val="00E8131A"/>
    <w:rsid w:val="00E813A2"/>
    <w:rsid w:val="00E814AE"/>
    <w:rsid w:val="00E8160E"/>
    <w:rsid w:val="00E81868"/>
    <w:rsid w:val="00E81B87"/>
    <w:rsid w:val="00E81BBC"/>
    <w:rsid w:val="00E81CBD"/>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B35"/>
    <w:rsid w:val="00E84E39"/>
    <w:rsid w:val="00E851EA"/>
    <w:rsid w:val="00E8525E"/>
    <w:rsid w:val="00E85416"/>
    <w:rsid w:val="00E85AF5"/>
    <w:rsid w:val="00E85C09"/>
    <w:rsid w:val="00E86150"/>
    <w:rsid w:val="00E86197"/>
    <w:rsid w:val="00E868C2"/>
    <w:rsid w:val="00E87889"/>
    <w:rsid w:val="00E8798C"/>
    <w:rsid w:val="00E87B1C"/>
    <w:rsid w:val="00E87BF6"/>
    <w:rsid w:val="00E902F1"/>
    <w:rsid w:val="00E905A5"/>
    <w:rsid w:val="00E908A8"/>
    <w:rsid w:val="00E90A7A"/>
    <w:rsid w:val="00E90D13"/>
    <w:rsid w:val="00E90EB6"/>
    <w:rsid w:val="00E91070"/>
    <w:rsid w:val="00E9109E"/>
    <w:rsid w:val="00E910FD"/>
    <w:rsid w:val="00E913FD"/>
    <w:rsid w:val="00E915BE"/>
    <w:rsid w:val="00E9174C"/>
    <w:rsid w:val="00E91801"/>
    <w:rsid w:val="00E918D5"/>
    <w:rsid w:val="00E91B96"/>
    <w:rsid w:val="00E91C43"/>
    <w:rsid w:val="00E91D28"/>
    <w:rsid w:val="00E91E41"/>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C9"/>
    <w:rsid w:val="00E95765"/>
    <w:rsid w:val="00E95869"/>
    <w:rsid w:val="00E95D4D"/>
    <w:rsid w:val="00E95E3B"/>
    <w:rsid w:val="00E95E8B"/>
    <w:rsid w:val="00E95F6B"/>
    <w:rsid w:val="00E95F90"/>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8F"/>
    <w:rsid w:val="00EA2B95"/>
    <w:rsid w:val="00EA2F7A"/>
    <w:rsid w:val="00EA301A"/>
    <w:rsid w:val="00EA31AB"/>
    <w:rsid w:val="00EA32BB"/>
    <w:rsid w:val="00EA3312"/>
    <w:rsid w:val="00EA39DA"/>
    <w:rsid w:val="00EA3A32"/>
    <w:rsid w:val="00EA3F99"/>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846"/>
    <w:rsid w:val="00EB2C82"/>
    <w:rsid w:val="00EB2EEC"/>
    <w:rsid w:val="00EB32D9"/>
    <w:rsid w:val="00EB3570"/>
    <w:rsid w:val="00EB35AC"/>
    <w:rsid w:val="00EB38A9"/>
    <w:rsid w:val="00EB3972"/>
    <w:rsid w:val="00EB3F13"/>
    <w:rsid w:val="00EB408D"/>
    <w:rsid w:val="00EB4194"/>
    <w:rsid w:val="00EB44B4"/>
    <w:rsid w:val="00EB499B"/>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91B"/>
    <w:rsid w:val="00EC09E7"/>
    <w:rsid w:val="00EC0B23"/>
    <w:rsid w:val="00EC0C16"/>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965"/>
    <w:rsid w:val="00EC399A"/>
    <w:rsid w:val="00EC39BB"/>
    <w:rsid w:val="00EC3AFA"/>
    <w:rsid w:val="00EC3BE3"/>
    <w:rsid w:val="00EC4846"/>
    <w:rsid w:val="00EC4EA5"/>
    <w:rsid w:val="00EC506A"/>
    <w:rsid w:val="00EC5127"/>
    <w:rsid w:val="00EC557C"/>
    <w:rsid w:val="00EC57D2"/>
    <w:rsid w:val="00EC59A2"/>
    <w:rsid w:val="00EC5BE7"/>
    <w:rsid w:val="00EC5E76"/>
    <w:rsid w:val="00EC61AD"/>
    <w:rsid w:val="00EC6272"/>
    <w:rsid w:val="00EC64E4"/>
    <w:rsid w:val="00EC669C"/>
    <w:rsid w:val="00EC6775"/>
    <w:rsid w:val="00EC6A5D"/>
    <w:rsid w:val="00EC6DA2"/>
    <w:rsid w:val="00EC6DD6"/>
    <w:rsid w:val="00EC72CF"/>
    <w:rsid w:val="00EC7402"/>
    <w:rsid w:val="00EC7826"/>
    <w:rsid w:val="00EC7F18"/>
    <w:rsid w:val="00ED0736"/>
    <w:rsid w:val="00ED08A5"/>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A23"/>
    <w:rsid w:val="00ED3D43"/>
    <w:rsid w:val="00ED3DBC"/>
    <w:rsid w:val="00ED3F0E"/>
    <w:rsid w:val="00ED43B8"/>
    <w:rsid w:val="00ED46ED"/>
    <w:rsid w:val="00ED4726"/>
    <w:rsid w:val="00ED4820"/>
    <w:rsid w:val="00ED49A0"/>
    <w:rsid w:val="00ED4AFB"/>
    <w:rsid w:val="00ED4B02"/>
    <w:rsid w:val="00ED4BF7"/>
    <w:rsid w:val="00ED4D64"/>
    <w:rsid w:val="00ED514C"/>
    <w:rsid w:val="00ED5212"/>
    <w:rsid w:val="00ED5393"/>
    <w:rsid w:val="00ED5682"/>
    <w:rsid w:val="00ED58E7"/>
    <w:rsid w:val="00ED5A79"/>
    <w:rsid w:val="00ED625C"/>
    <w:rsid w:val="00ED6445"/>
    <w:rsid w:val="00ED6727"/>
    <w:rsid w:val="00ED68DB"/>
    <w:rsid w:val="00ED6C82"/>
    <w:rsid w:val="00ED6CAB"/>
    <w:rsid w:val="00ED71C8"/>
    <w:rsid w:val="00ED73C6"/>
    <w:rsid w:val="00ED758D"/>
    <w:rsid w:val="00ED7601"/>
    <w:rsid w:val="00ED7CE4"/>
    <w:rsid w:val="00EE010D"/>
    <w:rsid w:val="00EE016D"/>
    <w:rsid w:val="00EE0463"/>
    <w:rsid w:val="00EE0A96"/>
    <w:rsid w:val="00EE0E65"/>
    <w:rsid w:val="00EE105C"/>
    <w:rsid w:val="00EE145A"/>
    <w:rsid w:val="00EE166C"/>
    <w:rsid w:val="00EE1923"/>
    <w:rsid w:val="00EE1953"/>
    <w:rsid w:val="00EE199B"/>
    <w:rsid w:val="00EE1C92"/>
    <w:rsid w:val="00EE1D57"/>
    <w:rsid w:val="00EE1DF1"/>
    <w:rsid w:val="00EE208E"/>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5F3"/>
    <w:rsid w:val="00EE5754"/>
    <w:rsid w:val="00EE5AD2"/>
    <w:rsid w:val="00EE61AD"/>
    <w:rsid w:val="00EE6592"/>
    <w:rsid w:val="00EE6605"/>
    <w:rsid w:val="00EE66B5"/>
    <w:rsid w:val="00EE69A2"/>
    <w:rsid w:val="00EE6DD7"/>
    <w:rsid w:val="00EE6E29"/>
    <w:rsid w:val="00EE6F9C"/>
    <w:rsid w:val="00EE70FE"/>
    <w:rsid w:val="00EE741C"/>
    <w:rsid w:val="00EE74E4"/>
    <w:rsid w:val="00EE76B2"/>
    <w:rsid w:val="00EE7756"/>
    <w:rsid w:val="00EE78DD"/>
    <w:rsid w:val="00EE79C5"/>
    <w:rsid w:val="00EE79ED"/>
    <w:rsid w:val="00EE7A9A"/>
    <w:rsid w:val="00EF01B5"/>
    <w:rsid w:val="00EF01C5"/>
    <w:rsid w:val="00EF01FC"/>
    <w:rsid w:val="00EF024B"/>
    <w:rsid w:val="00EF0575"/>
    <w:rsid w:val="00EF05E0"/>
    <w:rsid w:val="00EF08C5"/>
    <w:rsid w:val="00EF0928"/>
    <w:rsid w:val="00EF11FD"/>
    <w:rsid w:val="00EF1804"/>
    <w:rsid w:val="00EF185A"/>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37C"/>
    <w:rsid w:val="00F0054E"/>
    <w:rsid w:val="00F0071F"/>
    <w:rsid w:val="00F00958"/>
    <w:rsid w:val="00F00974"/>
    <w:rsid w:val="00F009E7"/>
    <w:rsid w:val="00F00AA2"/>
    <w:rsid w:val="00F00AD0"/>
    <w:rsid w:val="00F00B29"/>
    <w:rsid w:val="00F00CA0"/>
    <w:rsid w:val="00F00DD4"/>
    <w:rsid w:val="00F0101E"/>
    <w:rsid w:val="00F011F8"/>
    <w:rsid w:val="00F0136A"/>
    <w:rsid w:val="00F019EE"/>
    <w:rsid w:val="00F01E23"/>
    <w:rsid w:val="00F0270D"/>
    <w:rsid w:val="00F02812"/>
    <w:rsid w:val="00F02C46"/>
    <w:rsid w:val="00F02E40"/>
    <w:rsid w:val="00F02ECB"/>
    <w:rsid w:val="00F03166"/>
    <w:rsid w:val="00F0339F"/>
    <w:rsid w:val="00F034BB"/>
    <w:rsid w:val="00F036DD"/>
    <w:rsid w:val="00F03952"/>
    <w:rsid w:val="00F03A0B"/>
    <w:rsid w:val="00F03EA9"/>
    <w:rsid w:val="00F03F99"/>
    <w:rsid w:val="00F04139"/>
    <w:rsid w:val="00F0420D"/>
    <w:rsid w:val="00F046E1"/>
    <w:rsid w:val="00F04768"/>
    <w:rsid w:val="00F053C8"/>
    <w:rsid w:val="00F0548A"/>
    <w:rsid w:val="00F059D3"/>
    <w:rsid w:val="00F05B13"/>
    <w:rsid w:val="00F05B97"/>
    <w:rsid w:val="00F05D5C"/>
    <w:rsid w:val="00F05E7A"/>
    <w:rsid w:val="00F062CD"/>
    <w:rsid w:val="00F063CF"/>
    <w:rsid w:val="00F0643F"/>
    <w:rsid w:val="00F066A9"/>
    <w:rsid w:val="00F072BF"/>
    <w:rsid w:val="00F079FB"/>
    <w:rsid w:val="00F07B57"/>
    <w:rsid w:val="00F07DDC"/>
    <w:rsid w:val="00F100A7"/>
    <w:rsid w:val="00F1013A"/>
    <w:rsid w:val="00F1030D"/>
    <w:rsid w:val="00F107A2"/>
    <w:rsid w:val="00F10AF2"/>
    <w:rsid w:val="00F10F4F"/>
    <w:rsid w:val="00F11241"/>
    <w:rsid w:val="00F118FD"/>
    <w:rsid w:val="00F11A56"/>
    <w:rsid w:val="00F11B77"/>
    <w:rsid w:val="00F11C7A"/>
    <w:rsid w:val="00F11F49"/>
    <w:rsid w:val="00F120C5"/>
    <w:rsid w:val="00F121FC"/>
    <w:rsid w:val="00F1226D"/>
    <w:rsid w:val="00F1237F"/>
    <w:rsid w:val="00F12469"/>
    <w:rsid w:val="00F12AE6"/>
    <w:rsid w:val="00F12EFA"/>
    <w:rsid w:val="00F13169"/>
    <w:rsid w:val="00F13232"/>
    <w:rsid w:val="00F135DC"/>
    <w:rsid w:val="00F1375E"/>
    <w:rsid w:val="00F13C50"/>
    <w:rsid w:val="00F13E54"/>
    <w:rsid w:val="00F13EA1"/>
    <w:rsid w:val="00F14038"/>
    <w:rsid w:val="00F1412C"/>
    <w:rsid w:val="00F148CC"/>
    <w:rsid w:val="00F1498E"/>
    <w:rsid w:val="00F14A87"/>
    <w:rsid w:val="00F14D43"/>
    <w:rsid w:val="00F14E52"/>
    <w:rsid w:val="00F155F5"/>
    <w:rsid w:val="00F15970"/>
    <w:rsid w:val="00F15A0D"/>
    <w:rsid w:val="00F160DC"/>
    <w:rsid w:val="00F16729"/>
    <w:rsid w:val="00F16742"/>
    <w:rsid w:val="00F16934"/>
    <w:rsid w:val="00F16C15"/>
    <w:rsid w:val="00F16DEE"/>
    <w:rsid w:val="00F17970"/>
    <w:rsid w:val="00F2018F"/>
    <w:rsid w:val="00F20262"/>
    <w:rsid w:val="00F2052F"/>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76"/>
    <w:rsid w:val="00F23030"/>
    <w:rsid w:val="00F230FA"/>
    <w:rsid w:val="00F2330F"/>
    <w:rsid w:val="00F2369C"/>
    <w:rsid w:val="00F2370D"/>
    <w:rsid w:val="00F23A41"/>
    <w:rsid w:val="00F24203"/>
    <w:rsid w:val="00F24545"/>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9EE"/>
    <w:rsid w:val="00F27A36"/>
    <w:rsid w:val="00F27F06"/>
    <w:rsid w:val="00F3012F"/>
    <w:rsid w:val="00F30369"/>
    <w:rsid w:val="00F3042E"/>
    <w:rsid w:val="00F30491"/>
    <w:rsid w:val="00F30B2C"/>
    <w:rsid w:val="00F30B84"/>
    <w:rsid w:val="00F30B99"/>
    <w:rsid w:val="00F30D6E"/>
    <w:rsid w:val="00F3105A"/>
    <w:rsid w:val="00F3128D"/>
    <w:rsid w:val="00F312BE"/>
    <w:rsid w:val="00F316A2"/>
    <w:rsid w:val="00F31715"/>
    <w:rsid w:val="00F3180F"/>
    <w:rsid w:val="00F31CB8"/>
    <w:rsid w:val="00F31EF9"/>
    <w:rsid w:val="00F32392"/>
    <w:rsid w:val="00F32411"/>
    <w:rsid w:val="00F32BF2"/>
    <w:rsid w:val="00F32CEA"/>
    <w:rsid w:val="00F33A33"/>
    <w:rsid w:val="00F34114"/>
    <w:rsid w:val="00F34588"/>
    <w:rsid w:val="00F34832"/>
    <w:rsid w:val="00F3489C"/>
    <w:rsid w:val="00F34F01"/>
    <w:rsid w:val="00F35519"/>
    <w:rsid w:val="00F359B3"/>
    <w:rsid w:val="00F35B6F"/>
    <w:rsid w:val="00F35CA0"/>
    <w:rsid w:val="00F35CCB"/>
    <w:rsid w:val="00F35F9F"/>
    <w:rsid w:val="00F3601D"/>
    <w:rsid w:val="00F36251"/>
    <w:rsid w:val="00F3649B"/>
    <w:rsid w:val="00F36868"/>
    <w:rsid w:val="00F36ABC"/>
    <w:rsid w:val="00F3718A"/>
    <w:rsid w:val="00F372BF"/>
    <w:rsid w:val="00F376B9"/>
    <w:rsid w:val="00F37783"/>
    <w:rsid w:val="00F37935"/>
    <w:rsid w:val="00F37C09"/>
    <w:rsid w:val="00F37D13"/>
    <w:rsid w:val="00F37D48"/>
    <w:rsid w:val="00F37E02"/>
    <w:rsid w:val="00F401F5"/>
    <w:rsid w:val="00F40979"/>
    <w:rsid w:val="00F40A02"/>
    <w:rsid w:val="00F40C2A"/>
    <w:rsid w:val="00F410A9"/>
    <w:rsid w:val="00F41107"/>
    <w:rsid w:val="00F412BB"/>
    <w:rsid w:val="00F41460"/>
    <w:rsid w:val="00F4146D"/>
    <w:rsid w:val="00F415C1"/>
    <w:rsid w:val="00F41C93"/>
    <w:rsid w:val="00F41E83"/>
    <w:rsid w:val="00F41EBB"/>
    <w:rsid w:val="00F42054"/>
    <w:rsid w:val="00F42140"/>
    <w:rsid w:val="00F4255A"/>
    <w:rsid w:val="00F42867"/>
    <w:rsid w:val="00F42918"/>
    <w:rsid w:val="00F42B0D"/>
    <w:rsid w:val="00F42DA8"/>
    <w:rsid w:val="00F42E9D"/>
    <w:rsid w:val="00F42FDD"/>
    <w:rsid w:val="00F43119"/>
    <w:rsid w:val="00F4328F"/>
    <w:rsid w:val="00F4346E"/>
    <w:rsid w:val="00F4390A"/>
    <w:rsid w:val="00F4390C"/>
    <w:rsid w:val="00F43B0E"/>
    <w:rsid w:val="00F43C05"/>
    <w:rsid w:val="00F43ECB"/>
    <w:rsid w:val="00F43F32"/>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9BE"/>
    <w:rsid w:val="00F46DF0"/>
    <w:rsid w:val="00F47209"/>
    <w:rsid w:val="00F47747"/>
    <w:rsid w:val="00F47974"/>
    <w:rsid w:val="00F47978"/>
    <w:rsid w:val="00F47B87"/>
    <w:rsid w:val="00F47D7E"/>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DF5"/>
    <w:rsid w:val="00F53EA3"/>
    <w:rsid w:val="00F53FB0"/>
    <w:rsid w:val="00F54181"/>
    <w:rsid w:val="00F545AE"/>
    <w:rsid w:val="00F549C8"/>
    <w:rsid w:val="00F54EE0"/>
    <w:rsid w:val="00F5515B"/>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CBA"/>
    <w:rsid w:val="00F57DA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4FB8"/>
    <w:rsid w:val="00F6524E"/>
    <w:rsid w:val="00F65321"/>
    <w:rsid w:val="00F65414"/>
    <w:rsid w:val="00F65436"/>
    <w:rsid w:val="00F654FD"/>
    <w:rsid w:val="00F658E7"/>
    <w:rsid w:val="00F65AB1"/>
    <w:rsid w:val="00F65BE6"/>
    <w:rsid w:val="00F65ED4"/>
    <w:rsid w:val="00F6639B"/>
    <w:rsid w:val="00F6645B"/>
    <w:rsid w:val="00F66922"/>
    <w:rsid w:val="00F66A6D"/>
    <w:rsid w:val="00F66C78"/>
    <w:rsid w:val="00F67354"/>
    <w:rsid w:val="00F67558"/>
    <w:rsid w:val="00F677F1"/>
    <w:rsid w:val="00F6786B"/>
    <w:rsid w:val="00F67D17"/>
    <w:rsid w:val="00F702CD"/>
    <w:rsid w:val="00F704EC"/>
    <w:rsid w:val="00F70909"/>
    <w:rsid w:val="00F70A82"/>
    <w:rsid w:val="00F70B8E"/>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2DB"/>
    <w:rsid w:val="00F72302"/>
    <w:rsid w:val="00F723FA"/>
    <w:rsid w:val="00F72509"/>
    <w:rsid w:val="00F72589"/>
    <w:rsid w:val="00F7287F"/>
    <w:rsid w:val="00F729BF"/>
    <w:rsid w:val="00F72AC1"/>
    <w:rsid w:val="00F730C4"/>
    <w:rsid w:val="00F73994"/>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110"/>
    <w:rsid w:val="00F7726A"/>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2D0"/>
    <w:rsid w:val="00F8258D"/>
    <w:rsid w:val="00F827AB"/>
    <w:rsid w:val="00F8297C"/>
    <w:rsid w:val="00F829B3"/>
    <w:rsid w:val="00F82A03"/>
    <w:rsid w:val="00F83689"/>
    <w:rsid w:val="00F83784"/>
    <w:rsid w:val="00F83BC2"/>
    <w:rsid w:val="00F83D12"/>
    <w:rsid w:val="00F83E3A"/>
    <w:rsid w:val="00F83E61"/>
    <w:rsid w:val="00F83FE6"/>
    <w:rsid w:val="00F84DDE"/>
    <w:rsid w:val="00F852BC"/>
    <w:rsid w:val="00F853A5"/>
    <w:rsid w:val="00F86284"/>
    <w:rsid w:val="00F862FB"/>
    <w:rsid w:val="00F86B20"/>
    <w:rsid w:val="00F86B57"/>
    <w:rsid w:val="00F86BC5"/>
    <w:rsid w:val="00F87115"/>
    <w:rsid w:val="00F8724F"/>
    <w:rsid w:val="00F87ADF"/>
    <w:rsid w:val="00F87FF7"/>
    <w:rsid w:val="00F9004F"/>
    <w:rsid w:val="00F901B5"/>
    <w:rsid w:val="00F90DC6"/>
    <w:rsid w:val="00F91011"/>
    <w:rsid w:val="00F9112B"/>
    <w:rsid w:val="00F913D9"/>
    <w:rsid w:val="00F913E0"/>
    <w:rsid w:val="00F9146F"/>
    <w:rsid w:val="00F91833"/>
    <w:rsid w:val="00F91A9A"/>
    <w:rsid w:val="00F92257"/>
    <w:rsid w:val="00F9228E"/>
    <w:rsid w:val="00F9249F"/>
    <w:rsid w:val="00F925E9"/>
    <w:rsid w:val="00F9299F"/>
    <w:rsid w:val="00F92AAD"/>
    <w:rsid w:val="00F92D02"/>
    <w:rsid w:val="00F9313A"/>
    <w:rsid w:val="00F933E5"/>
    <w:rsid w:val="00F9343C"/>
    <w:rsid w:val="00F934B8"/>
    <w:rsid w:val="00F93886"/>
    <w:rsid w:val="00F93F69"/>
    <w:rsid w:val="00F940FE"/>
    <w:rsid w:val="00F9427C"/>
    <w:rsid w:val="00F944DE"/>
    <w:rsid w:val="00F9454B"/>
    <w:rsid w:val="00F945FA"/>
    <w:rsid w:val="00F94728"/>
    <w:rsid w:val="00F94877"/>
    <w:rsid w:val="00F948D9"/>
    <w:rsid w:val="00F949E0"/>
    <w:rsid w:val="00F94DC2"/>
    <w:rsid w:val="00F9563E"/>
    <w:rsid w:val="00F957CD"/>
    <w:rsid w:val="00F95986"/>
    <w:rsid w:val="00F95B36"/>
    <w:rsid w:val="00F95BE7"/>
    <w:rsid w:val="00F95D7B"/>
    <w:rsid w:val="00F95F15"/>
    <w:rsid w:val="00F96263"/>
    <w:rsid w:val="00F96420"/>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ACD"/>
    <w:rsid w:val="00FA0C8B"/>
    <w:rsid w:val="00FA116C"/>
    <w:rsid w:val="00FA129A"/>
    <w:rsid w:val="00FA12AE"/>
    <w:rsid w:val="00FA144E"/>
    <w:rsid w:val="00FA15C2"/>
    <w:rsid w:val="00FA16F8"/>
    <w:rsid w:val="00FA177A"/>
    <w:rsid w:val="00FA1A48"/>
    <w:rsid w:val="00FA1D68"/>
    <w:rsid w:val="00FA1D87"/>
    <w:rsid w:val="00FA1F0F"/>
    <w:rsid w:val="00FA1F6C"/>
    <w:rsid w:val="00FA2041"/>
    <w:rsid w:val="00FA2094"/>
    <w:rsid w:val="00FA2446"/>
    <w:rsid w:val="00FA2C7F"/>
    <w:rsid w:val="00FA2E51"/>
    <w:rsid w:val="00FA3485"/>
    <w:rsid w:val="00FA3B8F"/>
    <w:rsid w:val="00FA4177"/>
    <w:rsid w:val="00FA41B9"/>
    <w:rsid w:val="00FA4629"/>
    <w:rsid w:val="00FA4674"/>
    <w:rsid w:val="00FA4744"/>
    <w:rsid w:val="00FA47C7"/>
    <w:rsid w:val="00FA4914"/>
    <w:rsid w:val="00FA49AB"/>
    <w:rsid w:val="00FA52C1"/>
    <w:rsid w:val="00FA5340"/>
    <w:rsid w:val="00FA550D"/>
    <w:rsid w:val="00FA55F7"/>
    <w:rsid w:val="00FA570B"/>
    <w:rsid w:val="00FA5F87"/>
    <w:rsid w:val="00FA612C"/>
    <w:rsid w:val="00FA64FF"/>
    <w:rsid w:val="00FA6944"/>
    <w:rsid w:val="00FA6B19"/>
    <w:rsid w:val="00FA6F65"/>
    <w:rsid w:val="00FA7014"/>
    <w:rsid w:val="00FA706B"/>
    <w:rsid w:val="00FA71F7"/>
    <w:rsid w:val="00FA7886"/>
    <w:rsid w:val="00FA7DD6"/>
    <w:rsid w:val="00FA7EDD"/>
    <w:rsid w:val="00FA7F3F"/>
    <w:rsid w:val="00FB01AB"/>
    <w:rsid w:val="00FB01C8"/>
    <w:rsid w:val="00FB01EF"/>
    <w:rsid w:val="00FB022E"/>
    <w:rsid w:val="00FB0322"/>
    <w:rsid w:val="00FB0518"/>
    <w:rsid w:val="00FB05B5"/>
    <w:rsid w:val="00FB05C0"/>
    <w:rsid w:val="00FB06FC"/>
    <w:rsid w:val="00FB078F"/>
    <w:rsid w:val="00FB0804"/>
    <w:rsid w:val="00FB0A58"/>
    <w:rsid w:val="00FB0B77"/>
    <w:rsid w:val="00FB15D8"/>
    <w:rsid w:val="00FB1904"/>
    <w:rsid w:val="00FB19FA"/>
    <w:rsid w:val="00FB2469"/>
    <w:rsid w:val="00FB261C"/>
    <w:rsid w:val="00FB29D2"/>
    <w:rsid w:val="00FB2B5F"/>
    <w:rsid w:val="00FB3345"/>
    <w:rsid w:val="00FB3414"/>
    <w:rsid w:val="00FB3418"/>
    <w:rsid w:val="00FB3689"/>
    <w:rsid w:val="00FB3F5D"/>
    <w:rsid w:val="00FB3FBB"/>
    <w:rsid w:val="00FB409C"/>
    <w:rsid w:val="00FB4150"/>
    <w:rsid w:val="00FB41BB"/>
    <w:rsid w:val="00FB431E"/>
    <w:rsid w:val="00FB4557"/>
    <w:rsid w:val="00FB473C"/>
    <w:rsid w:val="00FB4998"/>
    <w:rsid w:val="00FB4B68"/>
    <w:rsid w:val="00FB4E67"/>
    <w:rsid w:val="00FB5128"/>
    <w:rsid w:val="00FB5169"/>
    <w:rsid w:val="00FB5173"/>
    <w:rsid w:val="00FB51B2"/>
    <w:rsid w:val="00FB53C5"/>
    <w:rsid w:val="00FB5945"/>
    <w:rsid w:val="00FB5A52"/>
    <w:rsid w:val="00FB5AEE"/>
    <w:rsid w:val="00FB5C07"/>
    <w:rsid w:val="00FB5CA3"/>
    <w:rsid w:val="00FB5D2E"/>
    <w:rsid w:val="00FB5FEF"/>
    <w:rsid w:val="00FB61E6"/>
    <w:rsid w:val="00FB6201"/>
    <w:rsid w:val="00FB6382"/>
    <w:rsid w:val="00FB6F73"/>
    <w:rsid w:val="00FB77A5"/>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1F34"/>
    <w:rsid w:val="00FC219A"/>
    <w:rsid w:val="00FC225A"/>
    <w:rsid w:val="00FC2614"/>
    <w:rsid w:val="00FC2807"/>
    <w:rsid w:val="00FC2FF1"/>
    <w:rsid w:val="00FC3128"/>
    <w:rsid w:val="00FC334B"/>
    <w:rsid w:val="00FC35EF"/>
    <w:rsid w:val="00FC37A7"/>
    <w:rsid w:val="00FC39F9"/>
    <w:rsid w:val="00FC3EEE"/>
    <w:rsid w:val="00FC4166"/>
    <w:rsid w:val="00FC431D"/>
    <w:rsid w:val="00FC43A0"/>
    <w:rsid w:val="00FC4777"/>
    <w:rsid w:val="00FC4902"/>
    <w:rsid w:val="00FC4974"/>
    <w:rsid w:val="00FC4C6D"/>
    <w:rsid w:val="00FC5126"/>
    <w:rsid w:val="00FC520C"/>
    <w:rsid w:val="00FC58E4"/>
    <w:rsid w:val="00FC58F7"/>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15F"/>
    <w:rsid w:val="00FD120E"/>
    <w:rsid w:val="00FD135A"/>
    <w:rsid w:val="00FD176D"/>
    <w:rsid w:val="00FD1A7E"/>
    <w:rsid w:val="00FD1EA4"/>
    <w:rsid w:val="00FD2068"/>
    <w:rsid w:val="00FD20CE"/>
    <w:rsid w:val="00FD23E4"/>
    <w:rsid w:val="00FD26E1"/>
    <w:rsid w:val="00FD2791"/>
    <w:rsid w:val="00FD2923"/>
    <w:rsid w:val="00FD2B32"/>
    <w:rsid w:val="00FD2BE4"/>
    <w:rsid w:val="00FD2D56"/>
    <w:rsid w:val="00FD2F8E"/>
    <w:rsid w:val="00FD2FE4"/>
    <w:rsid w:val="00FD31C4"/>
    <w:rsid w:val="00FD33D5"/>
    <w:rsid w:val="00FD34CB"/>
    <w:rsid w:val="00FD3671"/>
    <w:rsid w:val="00FD3CF8"/>
    <w:rsid w:val="00FD4524"/>
    <w:rsid w:val="00FD453F"/>
    <w:rsid w:val="00FD45E9"/>
    <w:rsid w:val="00FD480F"/>
    <w:rsid w:val="00FD4921"/>
    <w:rsid w:val="00FD4A2B"/>
    <w:rsid w:val="00FD4DD8"/>
    <w:rsid w:val="00FD5164"/>
    <w:rsid w:val="00FD557F"/>
    <w:rsid w:val="00FD57FA"/>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97"/>
    <w:rsid w:val="00FE48C4"/>
    <w:rsid w:val="00FE4919"/>
    <w:rsid w:val="00FE551A"/>
    <w:rsid w:val="00FE57D3"/>
    <w:rsid w:val="00FE580D"/>
    <w:rsid w:val="00FE5C16"/>
    <w:rsid w:val="00FE5D82"/>
    <w:rsid w:val="00FE61BC"/>
    <w:rsid w:val="00FE66A7"/>
    <w:rsid w:val="00FE6843"/>
    <w:rsid w:val="00FE6A24"/>
    <w:rsid w:val="00FE6A9B"/>
    <w:rsid w:val="00FE6B82"/>
    <w:rsid w:val="00FE6D98"/>
    <w:rsid w:val="00FE712D"/>
    <w:rsid w:val="00FE735E"/>
    <w:rsid w:val="00FE739B"/>
    <w:rsid w:val="00FE74EA"/>
    <w:rsid w:val="00FE78F2"/>
    <w:rsid w:val="00FE7CA4"/>
    <w:rsid w:val="00FE7EE2"/>
    <w:rsid w:val="00FF02CA"/>
    <w:rsid w:val="00FF0549"/>
    <w:rsid w:val="00FF0550"/>
    <w:rsid w:val="00FF0653"/>
    <w:rsid w:val="00FF081F"/>
    <w:rsid w:val="00FF091F"/>
    <w:rsid w:val="00FF0C69"/>
    <w:rsid w:val="00FF0EBC"/>
    <w:rsid w:val="00FF1DB5"/>
    <w:rsid w:val="00FF2512"/>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ED2"/>
    <w:rsid w:val="00FF5209"/>
    <w:rsid w:val="00FF545A"/>
    <w:rsid w:val="00FF5535"/>
    <w:rsid w:val="00FF582F"/>
    <w:rsid w:val="00FF58C9"/>
    <w:rsid w:val="00FF5F0B"/>
    <w:rsid w:val="00FF62CC"/>
    <w:rsid w:val="00FF68DB"/>
    <w:rsid w:val="00FF696B"/>
    <w:rsid w:val="00FF6EE6"/>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tabs>
        <w:tab w:val="left" w:pos="500"/>
      </w:tabs>
      <w:spacing w:after="240"/>
      <w:ind w:left="504" w:hanging="504"/>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3">
    <w:name w:val="Unresolved Mention3"/>
    <w:basedOn w:val="DefaultParagraphFont"/>
    <w:uiPriority w:val="99"/>
    <w:semiHidden/>
    <w:unhideWhenUsed/>
    <w:rsid w:val="00C7383F"/>
    <w:rPr>
      <w:color w:val="605E5C"/>
      <w:shd w:val="clear" w:color="auto" w:fill="E1DFDD"/>
    </w:rPr>
  </w:style>
  <w:style w:type="character" w:customStyle="1" w:styleId="UnresolvedMention4">
    <w:name w:val="Unresolved Mention4"/>
    <w:basedOn w:val="DefaultParagraphFont"/>
    <w:uiPriority w:val="99"/>
    <w:semiHidden/>
    <w:unhideWhenUsed/>
    <w:rsid w:val="00147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559249934">
      <w:bodyDiv w:val="1"/>
      <w:marLeft w:val="0"/>
      <w:marRight w:val="0"/>
      <w:marTop w:val="0"/>
      <w:marBottom w:val="0"/>
      <w:divBdr>
        <w:top w:val="none" w:sz="0" w:space="0" w:color="auto"/>
        <w:left w:val="none" w:sz="0" w:space="0" w:color="auto"/>
        <w:bottom w:val="none" w:sz="0" w:space="0" w:color="auto"/>
        <w:right w:val="none" w:sz="0" w:space="0" w:color="auto"/>
      </w:divBdr>
    </w:div>
    <w:div w:id="574052880">
      <w:bodyDiv w:val="1"/>
      <w:marLeft w:val="0"/>
      <w:marRight w:val="0"/>
      <w:marTop w:val="0"/>
      <w:marBottom w:val="0"/>
      <w:divBdr>
        <w:top w:val="none" w:sz="0" w:space="0" w:color="auto"/>
        <w:left w:val="none" w:sz="0" w:space="0" w:color="auto"/>
        <w:bottom w:val="none" w:sz="0" w:space="0" w:color="auto"/>
        <w:right w:val="none" w:sz="0" w:space="0" w:color="auto"/>
      </w:divBdr>
    </w:div>
    <w:div w:id="681930069">
      <w:bodyDiv w:val="1"/>
      <w:marLeft w:val="0"/>
      <w:marRight w:val="0"/>
      <w:marTop w:val="0"/>
      <w:marBottom w:val="0"/>
      <w:divBdr>
        <w:top w:val="none" w:sz="0" w:space="0" w:color="auto"/>
        <w:left w:val="none" w:sz="0" w:space="0" w:color="auto"/>
        <w:bottom w:val="none" w:sz="0" w:space="0" w:color="auto"/>
        <w:right w:val="none" w:sz="0" w:space="0" w:color="auto"/>
      </w:divBdr>
    </w:div>
    <w:div w:id="730353153">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06166766">
      <w:bodyDiv w:val="1"/>
      <w:marLeft w:val="0"/>
      <w:marRight w:val="0"/>
      <w:marTop w:val="0"/>
      <w:marBottom w:val="0"/>
      <w:divBdr>
        <w:top w:val="none" w:sz="0" w:space="0" w:color="auto"/>
        <w:left w:val="none" w:sz="0" w:space="0" w:color="auto"/>
        <w:bottom w:val="none" w:sz="0" w:space="0" w:color="auto"/>
        <w:right w:val="none" w:sz="0" w:space="0" w:color="auto"/>
      </w:divBdr>
    </w:div>
    <w:div w:id="811560072">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16089033">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257178183">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00711205">
      <w:bodyDiv w:val="1"/>
      <w:marLeft w:val="0"/>
      <w:marRight w:val="0"/>
      <w:marTop w:val="0"/>
      <w:marBottom w:val="0"/>
      <w:divBdr>
        <w:top w:val="none" w:sz="0" w:space="0" w:color="auto"/>
        <w:left w:val="none" w:sz="0" w:space="0" w:color="auto"/>
        <w:bottom w:val="none" w:sz="0" w:space="0" w:color="auto"/>
        <w:right w:val="none" w:sz="0" w:space="0" w:color="auto"/>
      </w:divBdr>
    </w:div>
    <w:div w:id="1413315345">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5958679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1107306">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4335460">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 w:id="21401474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lindmark@slu.se" TargetMode="External"/><Relationship Id="rId13" Type="http://schemas.openxmlformats.org/officeDocument/2006/relationships/hyperlink" Target="https://www.ices.dk/data/data-portals/Pages/DATRAS.aspx"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ithub.com/maxlindmark/cod_condition" TargetMode="Externa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emodnet.eu/en/bathymetry"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B896E-D7A1-4AA6-AB62-C6D95509F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27</Pages>
  <Words>44896</Words>
  <Characters>255911</Characters>
  <Application>Microsoft Office Word</Application>
  <DocSecurity>0</DocSecurity>
  <Lines>2132</Lines>
  <Paragraphs>600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Casini</dc:creator>
  <cp:lastModifiedBy>Max Lindmark</cp:lastModifiedBy>
  <cp:revision>47</cp:revision>
  <cp:lastPrinted>2022-05-25T06:50:00Z</cp:lastPrinted>
  <dcterms:created xsi:type="dcterms:W3CDTF">2022-05-25T06:47:00Z</dcterms:created>
  <dcterms:modified xsi:type="dcterms:W3CDTF">2022-05-26T13:42:00Z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id="s60UEnlw"/&gt;&lt;style id="http://www.zotero.org/styles/vancouver" locale="en-US"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