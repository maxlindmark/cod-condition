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77777777" w:rsidR="00736FF5" w:rsidRPr="00EF580F" w:rsidRDefault="00401B29" w:rsidP="00636A03">
      <w:pPr>
        <w:pStyle w:val="Title"/>
        <w:spacing w:line="480" w:lineRule="auto"/>
        <w:contextualSpacing/>
        <w:jc w:val="both"/>
        <w:rPr>
          <w:sz w:val="36"/>
          <w:szCs w:val="36"/>
        </w:rPr>
      </w:pPr>
      <w:r w:rsidRPr="00EF580F">
        <w:rPr>
          <w:sz w:val="36"/>
          <w:szCs w:val="36"/>
        </w:rPr>
        <w:t>Evaluating drivers of spatiotemporal changes in the condition of Eastern Baltic cod</w:t>
      </w:r>
    </w:p>
    <w:p w14:paraId="4A1B9DEA" w14:textId="4D52E1B1" w:rsidR="00736FF5" w:rsidRPr="00EF580F" w:rsidRDefault="00401B29" w:rsidP="00636A03">
      <w:pPr>
        <w:spacing w:line="480" w:lineRule="auto"/>
        <w:contextualSpacing/>
        <w:jc w:val="both"/>
        <w:rPr>
          <w:vertAlign w:val="superscript"/>
        </w:rPr>
      </w:pPr>
      <w:r w:rsidRPr="00EF580F">
        <w:t>Max Lindmark</w:t>
      </w:r>
      <w:r w:rsidRPr="00EF580F">
        <w:rPr>
          <w:vertAlign w:val="superscript"/>
        </w:rPr>
        <w:t>a,1</w:t>
      </w:r>
      <w:r w:rsidRPr="00EF580F">
        <w:t xml:space="preserve">, </w:t>
      </w:r>
      <w:r w:rsidR="00297164" w:rsidRPr="00EF580F">
        <w:t xml:space="preserve">Sean </w:t>
      </w:r>
      <w:r w:rsidR="00716F4F" w:rsidRPr="00EF580F">
        <w:t xml:space="preserve">C. </w:t>
      </w:r>
      <w:r w:rsidR="00297164" w:rsidRPr="00EF580F">
        <w:t>Anderson</w:t>
      </w:r>
      <w:r w:rsidR="003508D1" w:rsidRPr="00EF580F">
        <w:rPr>
          <w:vertAlign w:val="superscript"/>
        </w:rPr>
        <w:t>b</w:t>
      </w:r>
      <w:r w:rsidR="00297164" w:rsidRPr="00EF580F">
        <w:t xml:space="preserve">, </w:t>
      </w:r>
      <w:r w:rsidRPr="00EF580F">
        <w:t>Michele Casini</w:t>
      </w:r>
      <w:r w:rsidRPr="00EF580F">
        <w:rPr>
          <w:vertAlign w:val="superscript"/>
        </w:rPr>
        <w:t>a</w:t>
      </w:r>
    </w:p>
    <w:p w14:paraId="2085F63F" w14:textId="04FEF14B" w:rsidR="00736FF5" w:rsidRPr="00EF580F" w:rsidRDefault="00401B29" w:rsidP="00636A03">
      <w:pPr>
        <w:spacing w:line="480" w:lineRule="auto"/>
        <w:contextualSpacing/>
        <w:jc w:val="both"/>
      </w:pPr>
      <w:r w:rsidRPr="00EF580F">
        <w:rPr>
          <w:vertAlign w:val="superscript"/>
        </w:rPr>
        <w:t xml:space="preserve">a </w:t>
      </w:r>
      <w:r w:rsidRPr="00EF580F">
        <w:t>Swedish University of Agricultural Sciences, Department of Aquatic Resources, Institute of Marine Research, Turistgatan 5, 453 30 Lysekil, Sweden</w:t>
      </w:r>
    </w:p>
    <w:p w14:paraId="7C1D7F69" w14:textId="44250E10" w:rsidR="00121E20" w:rsidRDefault="00121E20" w:rsidP="00636A03">
      <w:pPr>
        <w:spacing w:line="480" w:lineRule="auto"/>
        <w:contextualSpacing/>
        <w:jc w:val="both"/>
        <w:rPr>
          <w:ins w:id="0" w:author="Michele Casini" w:date="2021-05-10T15:35:00Z"/>
        </w:rPr>
      </w:pPr>
      <w:r w:rsidRPr="00EF580F">
        <w:rPr>
          <w:vertAlign w:val="superscript"/>
        </w:rPr>
        <w:t>b</w:t>
      </w:r>
      <w:r w:rsidR="00C63FE4" w:rsidRPr="00C63FE4">
        <w:t xml:space="preserve"> Pacific Biological Station, Fisheries and Oceans Canada, Nanaimo, BC, Canada</w:t>
      </w:r>
    </w:p>
    <w:p w14:paraId="5C995520" w14:textId="4CB65FD0" w:rsidR="005B73F1" w:rsidRPr="00C63FE4" w:rsidRDefault="005B73F1" w:rsidP="00636A03">
      <w:pPr>
        <w:spacing w:line="480" w:lineRule="auto"/>
        <w:contextualSpacing/>
        <w:jc w:val="both"/>
      </w:pPr>
      <w:ins w:id="1" w:author="Michele Casini" w:date="2021-05-10T15:35:00Z">
        <w:r>
          <w:rPr>
            <w:vertAlign w:val="superscript"/>
          </w:rPr>
          <w:t>c</w:t>
        </w:r>
        <w:r w:rsidRPr="00EF580F">
          <w:rPr>
            <w:vertAlign w:val="superscript"/>
          </w:rPr>
          <w:t xml:space="preserve"> </w:t>
        </w:r>
      </w:ins>
      <w:ins w:id="2" w:author="Michele Casini" w:date="2021-05-10T15:36:00Z">
        <w:r>
          <w:t>University of Bologna, Department of Biological, Geological and Environmental Sciences</w:t>
        </w:r>
      </w:ins>
      <w:ins w:id="3" w:author="Michele Casini" w:date="2021-05-10T15:35:00Z">
        <w:r w:rsidRPr="00EF580F">
          <w:t xml:space="preserve">, </w:t>
        </w:r>
        <w:r>
          <w:t>Via Selmi 3</w:t>
        </w:r>
        <w:r w:rsidRPr="00EF580F">
          <w:t xml:space="preserve">, </w:t>
        </w:r>
        <w:r>
          <w:t>40126</w:t>
        </w:r>
        <w:r w:rsidRPr="00EF580F">
          <w:t xml:space="preserve"> </w:t>
        </w:r>
        <w:r>
          <w:t>Bologna</w:t>
        </w:r>
        <w:r w:rsidRPr="00EF580F">
          <w:t xml:space="preserve">, </w:t>
        </w:r>
        <w:r>
          <w:t>Italy</w:t>
        </w:r>
      </w:ins>
    </w:p>
    <w:p w14:paraId="4E44995D" w14:textId="77777777" w:rsidR="00736FF5" w:rsidRPr="00EF580F" w:rsidRDefault="00401B29" w:rsidP="00636A03">
      <w:pPr>
        <w:spacing w:line="480" w:lineRule="auto"/>
        <w:contextualSpacing/>
        <w:jc w:val="both"/>
      </w:pPr>
      <w:r w:rsidRPr="00EF580F">
        <w:rPr>
          <w:vertAlign w:val="superscript"/>
        </w:rPr>
        <w:t>1</w:t>
      </w:r>
      <w:r w:rsidRPr="00EF580F">
        <w:t xml:space="preserve"> Author to whom correspondence should be addressed. Current address:</w:t>
      </w:r>
    </w:p>
    <w:p w14:paraId="38BC73C1" w14:textId="77777777" w:rsidR="00736FF5" w:rsidRPr="00EF580F" w:rsidRDefault="00401B29" w:rsidP="00636A03">
      <w:pPr>
        <w:spacing w:line="480" w:lineRule="auto"/>
        <w:contextualSpacing/>
        <w:jc w:val="both"/>
      </w:pPr>
      <w:r w:rsidRPr="00EF580F">
        <w:t>Max Lindmark, Swedish University of Agricultural Sciences, Department of Aquatic Resources, Institute of Marine Research, Turistgatan 5, 453 30 Lysekil, Sweden, Tel.: +46(0)104784137, email: max.lindmark@slu.se</w:t>
      </w:r>
    </w:p>
    <w:p w14:paraId="2BFDCCAB" w14:textId="77777777" w:rsidR="00B21FFF" w:rsidRPr="00EF580F" w:rsidRDefault="00B21FFF" w:rsidP="00636A03">
      <w:pPr>
        <w:spacing w:line="480" w:lineRule="auto"/>
        <w:contextualSpacing/>
        <w:jc w:val="both"/>
        <w:rPr>
          <w:b/>
          <w:sz w:val="28"/>
          <w:szCs w:val="28"/>
        </w:rPr>
      </w:pPr>
    </w:p>
    <w:p w14:paraId="7EF30933" w14:textId="582D8347" w:rsidR="00B21FFF" w:rsidRDefault="00B21FFF" w:rsidP="00636A03">
      <w:pPr>
        <w:spacing w:line="480" w:lineRule="auto"/>
        <w:contextualSpacing/>
        <w:jc w:val="both"/>
        <w:rPr>
          <w:b/>
          <w:sz w:val="28"/>
          <w:szCs w:val="28"/>
        </w:rPr>
      </w:pPr>
    </w:p>
    <w:p w14:paraId="65123094" w14:textId="77777777" w:rsidR="00A77CC3" w:rsidRPr="00EF580F" w:rsidRDefault="00A77CC3" w:rsidP="00636A03">
      <w:pPr>
        <w:spacing w:line="480" w:lineRule="auto"/>
        <w:contextualSpacing/>
        <w:jc w:val="both"/>
        <w:rPr>
          <w:b/>
          <w:sz w:val="28"/>
          <w:szCs w:val="28"/>
        </w:rPr>
      </w:pPr>
    </w:p>
    <w:p w14:paraId="51E22EFD" w14:textId="77777777" w:rsidR="00B21FFF" w:rsidRPr="00EF580F" w:rsidRDefault="00B21FFF" w:rsidP="00636A03">
      <w:pPr>
        <w:spacing w:line="480" w:lineRule="auto"/>
        <w:contextualSpacing/>
        <w:jc w:val="both"/>
        <w:rPr>
          <w:b/>
          <w:sz w:val="28"/>
          <w:szCs w:val="28"/>
        </w:rPr>
      </w:pPr>
    </w:p>
    <w:p w14:paraId="20F58B72" w14:textId="77777777" w:rsidR="00B21FFF" w:rsidRPr="00EF580F" w:rsidRDefault="00B21FFF" w:rsidP="00636A03">
      <w:pPr>
        <w:spacing w:line="480" w:lineRule="auto"/>
        <w:contextualSpacing/>
        <w:jc w:val="both"/>
        <w:rPr>
          <w:b/>
          <w:sz w:val="28"/>
          <w:szCs w:val="28"/>
        </w:rPr>
      </w:pPr>
    </w:p>
    <w:p w14:paraId="41895FED" w14:textId="77777777" w:rsidR="00B21FFF" w:rsidRPr="00EF580F" w:rsidRDefault="00B21FFF" w:rsidP="00636A03">
      <w:pPr>
        <w:spacing w:line="480" w:lineRule="auto"/>
        <w:contextualSpacing/>
        <w:jc w:val="both"/>
        <w:rPr>
          <w:b/>
          <w:sz w:val="28"/>
          <w:szCs w:val="28"/>
        </w:rPr>
      </w:pPr>
    </w:p>
    <w:p w14:paraId="6B3BA119" w14:textId="77777777" w:rsidR="00B21FFF" w:rsidRPr="00EF580F" w:rsidRDefault="00B21FFF" w:rsidP="00636A03">
      <w:pPr>
        <w:spacing w:line="480" w:lineRule="auto"/>
        <w:contextualSpacing/>
        <w:jc w:val="both"/>
        <w:rPr>
          <w:b/>
          <w:sz w:val="28"/>
          <w:szCs w:val="28"/>
        </w:rPr>
      </w:pPr>
    </w:p>
    <w:p w14:paraId="4094EC87" w14:textId="77777777" w:rsidR="00B21FFF" w:rsidRPr="00EF580F" w:rsidRDefault="00B21FFF" w:rsidP="00636A03">
      <w:pPr>
        <w:spacing w:line="480" w:lineRule="auto"/>
        <w:contextualSpacing/>
        <w:jc w:val="both"/>
        <w:rPr>
          <w:b/>
          <w:sz w:val="28"/>
          <w:szCs w:val="28"/>
        </w:rPr>
      </w:pPr>
    </w:p>
    <w:p w14:paraId="1C178B79" w14:textId="2F6FDC0B" w:rsidR="00B21FFF" w:rsidRPr="00EF580F" w:rsidRDefault="00B21FFF" w:rsidP="00636A03">
      <w:pPr>
        <w:spacing w:line="480" w:lineRule="auto"/>
        <w:contextualSpacing/>
        <w:jc w:val="both"/>
        <w:rPr>
          <w:b/>
          <w:sz w:val="28"/>
          <w:szCs w:val="28"/>
        </w:rPr>
      </w:pPr>
    </w:p>
    <w:p w14:paraId="715954FB" w14:textId="0B1E09DD" w:rsidR="00ED1745" w:rsidRPr="00EF580F" w:rsidRDefault="00ED1745" w:rsidP="00636A03">
      <w:pPr>
        <w:spacing w:line="480" w:lineRule="auto"/>
        <w:contextualSpacing/>
        <w:jc w:val="both"/>
        <w:rPr>
          <w:b/>
          <w:sz w:val="28"/>
          <w:szCs w:val="28"/>
        </w:rPr>
      </w:pPr>
    </w:p>
    <w:p w14:paraId="1A6D0D53" w14:textId="77777777" w:rsidR="00ED1745" w:rsidRPr="00EF580F" w:rsidRDefault="00ED1745" w:rsidP="00636A03">
      <w:pPr>
        <w:spacing w:line="480" w:lineRule="auto"/>
        <w:contextualSpacing/>
        <w:jc w:val="both"/>
        <w:rPr>
          <w:b/>
          <w:sz w:val="28"/>
          <w:szCs w:val="28"/>
        </w:rPr>
      </w:pPr>
    </w:p>
    <w:p w14:paraId="2EBF0FDA" w14:textId="77777777" w:rsidR="00B21FFF" w:rsidRPr="00EF580F" w:rsidRDefault="00B21FFF" w:rsidP="00636A03">
      <w:pPr>
        <w:spacing w:line="480" w:lineRule="auto"/>
        <w:contextualSpacing/>
        <w:jc w:val="both"/>
        <w:rPr>
          <w:b/>
          <w:sz w:val="28"/>
          <w:szCs w:val="28"/>
        </w:rPr>
      </w:pPr>
    </w:p>
    <w:p w14:paraId="26879DAB" w14:textId="3F9ABF86" w:rsidR="00736FF5" w:rsidRPr="00EF580F" w:rsidRDefault="00401B29" w:rsidP="00636A03">
      <w:pPr>
        <w:spacing w:line="480" w:lineRule="auto"/>
        <w:contextualSpacing/>
        <w:jc w:val="both"/>
        <w:rPr>
          <w:b/>
          <w:sz w:val="28"/>
          <w:szCs w:val="28"/>
        </w:rPr>
      </w:pPr>
      <w:r w:rsidRPr="00EF580F">
        <w:rPr>
          <w:b/>
          <w:sz w:val="28"/>
          <w:szCs w:val="28"/>
        </w:rPr>
        <w:t>Abstract</w:t>
      </w:r>
    </w:p>
    <w:p w14:paraId="3B8CFB45" w14:textId="6265BE51" w:rsidR="00E44266" w:rsidRPr="00EF580F" w:rsidRDefault="0098719E" w:rsidP="003014D9">
      <w:pPr>
        <w:spacing w:line="480" w:lineRule="auto"/>
        <w:contextualSpacing/>
        <w:jc w:val="both"/>
      </w:pPr>
      <w:r w:rsidRPr="00EF580F">
        <w:t xml:space="preserve">The body condition of fishes describes the </w:t>
      </w:r>
      <w:r w:rsidR="00EA6B27" w:rsidRPr="00EF580F">
        <w:t xml:space="preserve">weight </w:t>
      </w:r>
      <w:r w:rsidR="00A201FA" w:rsidRPr="00EF580F">
        <w:t xml:space="preserve">given its </w:t>
      </w:r>
      <w:r w:rsidRPr="00EF580F">
        <w:t xml:space="preserve">length </w:t>
      </w:r>
      <w:r w:rsidR="00417A8F" w:rsidRPr="00EF580F">
        <w:t>and</w:t>
      </w:r>
      <w:r w:rsidR="004717C2" w:rsidRPr="00EF580F">
        <w:t xml:space="preserve"> </w:t>
      </w:r>
      <w:r w:rsidR="002463A2" w:rsidRPr="00EF580F">
        <w:t xml:space="preserve">is </w:t>
      </w:r>
      <w:r w:rsidR="00C50BC9" w:rsidRPr="00EF580F">
        <w:t xml:space="preserve">often </w:t>
      </w:r>
      <w:r w:rsidRPr="00EF580F">
        <w:t>positively associated with fitness</w:t>
      </w:r>
      <w:r w:rsidR="00BB430F" w:rsidRPr="00EF580F">
        <w:t>.</w:t>
      </w:r>
      <w:r w:rsidR="0014711D" w:rsidRPr="00EF580F">
        <w:t xml:space="preserve"> </w:t>
      </w:r>
      <w:r w:rsidR="005A24B3" w:rsidRPr="00EF580F">
        <w:t>Atlantic c</w:t>
      </w:r>
      <w:r w:rsidR="008C2DA6" w:rsidRPr="00EF580F">
        <w:t xml:space="preserve">od </w:t>
      </w:r>
      <w:r w:rsidR="00E14B7D" w:rsidRPr="00EF580F">
        <w:t>(</w:t>
      </w:r>
      <w:r w:rsidR="00E14B7D" w:rsidRPr="00EF580F">
        <w:rPr>
          <w:i/>
        </w:rPr>
        <w:t>Gadus morhua</w:t>
      </w:r>
      <w:r w:rsidR="00E14B7D" w:rsidRPr="00EF580F">
        <w:t xml:space="preserve">) </w:t>
      </w:r>
      <w:r w:rsidR="008C2DA6" w:rsidRPr="00EF580F">
        <w:t xml:space="preserve">in the </w:t>
      </w:r>
      <w:r w:rsidR="007F6589" w:rsidRPr="00EF580F">
        <w:t>south-eastern</w:t>
      </w:r>
      <w:r w:rsidR="008C2DA6" w:rsidRPr="00EF580F">
        <w:t xml:space="preserve"> Baltic Sea </w:t>
      </w:r>
      <w:r w:rsidR="00775B15" w:rsidRPr="00EF580F">
        <w:t xml:space="preserve">has experienced a drastic </w:t>
      </w:r>
      <w:r w:rsidR="00E82A0A" w:rsidRPr="00EF580F">
        <w:t>deteriorat</w:t>
      </w:r>
      <w:r w:rsidR="00775B15" w:rsidRPr="00EF580F">
        <w:t xml:space="preserve">ion of its physiological status since </w:t>
      </w:r>
      <w:r w:rsidR="00F0548A" w:rsidRPr="00EF580F">
        <w:t>the early 1990’s</w:t>
      </w:r>
      <w:r w:rsidR="009079AF" w:rsidRPr="00EF580F">
        <w:t xml:space="preserve">, </w:t>
      </w:r>
      <w:r w:rsidR="004E7CE8" w:rsidRPr="00EF580F">
        <w:t xml:space="preserve">to levels that compromise the </w:t>
      </w:r>
      <w:r w:rsidR="00E10932" w:rsidRPr="00EF580F">
        <w:t xml:space="preserve">growth of the population. </w:t>
      </w:r>
      <w:r w:rsidR="00F0548A" w:rsidRPr="00EF580F">
        <w:t xml:space="preserve">Several </w:t>
      </w:r>
      <w:r w:rsidR="00F96A7D" w:rsidRPr="00EF580F">
        <w:t xml:space="preserve">variables have been </w:t>
      </w:r>
      <w:r w:rsidR="00636742" w:rsidRPr="00EF580F">
        <w:t>attributed to the decline</w:t>
      </w:r>
      <w:r w:rsidR="00673018" w:rsidRPr="00EF580F">
        <w:t xml:space="preserve"> in </w:t>
      </w:r>
      <w:r w:rsidR="00A44D61" w:rsidRPr="00EF580F">
        <w:t xml:space="preserve">body </w:t>
      </w:r>
      <w:r w:rsidR="00673018" w:rsidRPr="00EF580F">
        <w:t>condition</w:t>
      </w:r>
      <w:r w:rsidR="00E44266" w:rsidRPr="00EF580F">
        <w:t>, including</w:t>
      </w:r>
      <w:r w:rsidR="00AC4BA6" w:rsidRPr="00EF580F">
        <w:t xml:space="preserve"> increased </w:t>
      </w:r>
      <w:r w:rsidR="00B0741C" w:rsidRPr="00EF580F">
        <w:t xml:space="preserve">intra- and interspecific </w:t>
      </w:r>
      <w:r w:rsidR="00AC4BA6" w:rsidRPr="00EF580F">
        <w:t>competition for benthic resources, lack of pelagic food and increased hypoxia in the Baltic</w:t>
      </w:r>
      <w:r w:rsidR="00A85590" w:rsidRPr="00EF580F">
        <w:t xml:space="preserve">. However, </w:t>
      </w:r>
      <w:r w:rsidR="000E6DF8" w:rsidRPr="00EF580F">
        <w:t xml:space="preserve">despite operating on small spatial scales, </w:t>
      </w:r>
      <w:r w:rsidR="00FF314D" w:rsidRPr="00EF580F">
        <w:t xml:space="preserve">these </w:t>
      </w:r>
      <w:r w:rsidR="002A7BAA" w:rsidRPr="00EF580F">
        <w:t xml:space="preserve">variables </w:t>
      </w:r>
      <w:r w:rsidR="00FF314D" w:rsidRPr="00EF580F">
        <w:t xml:space="preserve">have only been evaluated </w:t>
      </w:r>
      <w:r w:rsidR="006B0DA3" w:rsidRPr="00EF580F">
        <w:t>on large spatial scales</w:t>
      </w:r>
      <w:r w:rsidR="00BF19ED" w:rsidRPr="00EF580F">
        <w:t xml:space="preserve"> (</w:t>
      </w:r>
      <w:r w:rsidR="00A64B5A" w:rsidRPr="00EF580F">
        <w:t xml:space="preserve">Baltic Sea </w:t>
      </w:r>
      <w:r w:rsidR="00BF19ED" w:rsidRPr="00EF580F">
        <w:t>basin- or population level)</w:t>
      </w:r>
      <w:r w:rsidR="0000613F" w:rsidRPr="00EF580F">
        <w:t xml:space="preserve">, </w:t>
      </w:r>
      <w:r w:rsidR="000E6DF8" w:rsidRPr="00EF580F">
        <w:t xml:space="preserve">and </w:t>
      </w:r>
      <w:r w:rsidR="00A922C0" w:rsidRPr="00EF580F">
        <w:t xml:space="preserve">the </w:t>
      </w:r>
      <w:r w:rsidR="00096AFF" w:rsidRPr="00EF580F">
        <w:t>relative importance of these covariates has not been evaluated in a common framework</w:t>
      </w:r>
      <w:r w:rsidR="00B04645" w:rsidRPr="00EF580F">
        <w:t>.</w:t>
      </w:r>
      <w:r w:rsidR="00D164B1" w:rsidRPr="00EF580F">
        <w:t xml:space="preserve"> </w:t>
      </w:r>
      <w:r w:rsidR="00DA5CA4" w:rsidRPr="00EF580F">
        <w:t>By a</w:t>
      </w:r>
      <w:r w:rsidR="009475CA" w:rsidRPr="00EF580F">
        <w:t>pplying</w:t>
      </w:r>
      <w:r w:rsidR="001A633C" w:rsidRPr="00EF580F">
        <w:t xml:space="preserve"> a </w:t>
      </w:r>
      <w:r w:rsidR="00AF2C17" w:rsidRPr="00EF580F">
        <w:t xml:space="preserve">spatial and spatiotemporal predictive-process GLMM </w:t>
      </w:r>
      <w:r w:rsidR="007E5F67" w:rsidRPr="00EF580F">
        <w:t xml:space="preserve">that explicitly accounts for </w:t>
      </w:r>
      <w:r w:rsidR="009234D2" w:rsidRPr="00EF580F">
        <w:t xml:space="preserve">spatiotemporal autocorrelation </w:t>
      </w:r>
      <w:r w:rsidR="00216191" w:rsidRPr="00EF580F">
        <w:t xml:space="preserve">with </w:t>
      </w:r>
      <w:r w:rsidR="00AF2C17" w:rsidRPr="00EF580F">
        <w:t>Gaussian Markov random fields</w:t>
      </w:r>
      <w:r w:rsidR="00B93098" w:rsidRPr="00EF580F">
        <w:t xml:space="preserve">, we </w:t>
      </w:r>
      <w:r w:rsidR="00F55796" w:rsidRPr="00EF580F">
        <w:t xml:space="preserve">analyse changes in condition </w:t>
      </w:r>
      <w:r w:rsidR="00EF6567" w:rsidRPr="00EF580F">
        <w:t xml:space="preserve">and </w:t>
      </w:r>
      <w:r w:rsidR="00CC43F9" w:rsidRPr="00EF580F">
        <w:t xml:space="preserve">spatiotemporal </w:t>
      </w:r>
      <w:r w:rsidR="00F55796" w:rsidRPr="00EF580F">
        <w:t xml:space="preserve">distribution </w:t>
      </w:r>
      <w:r w:rsidR="006D3C58" w:rsidRPr="00EF580F">
        <w:t>in relation to fine</w:t>
      </w:r>
      <w:r w:rsidR="003D38B3" w:rsidRPr="00EF580F">
        <w:t>-</w:t>
      </w:r>
      <w:r w:rsidR="006D3C58" w:rsidRPr="00EF580F">
        <w:t xml:space="preserve">scale </w:t>
      </w:r>
      <w:r w:rsidR="005C2FCB" w:rsidRPr="00EF580F">
        <w:t>habitat variables</w:t>
      </w:r>
      <w:r w:rsidR="006D3C58" w:rsidRPr="00EF580F">
        <w:t>.</w:t>
      </w:r>
      <w:r w:rsidR="0014478E" w:rsidRPr="00EF580F">
        <w:t xml:space="preserve"> We find</w:t>
      </w:r>
      <w:r w:rsidR="006D3C58" w:rsidRPr="00EF580F">
        <w:t xml:space="preserve"> </w:t>
      </w:r>
      <w:r w:rsidR="0014478E" w:rsidRPr="00EF580F">
        <w:t xml:space="preserve">that </w:t>
      </w:r>
      <w:r w:rsidR="009E1B57">
        <w:t>the body condition declined until 2006, after which a plateau was reached, and this occurred for both mature and immature cod. E</w:t>
      </w:r>
      <w:r w:rsidR="00B76958" w:rsidRPr="00EF580F">
        <w:t>nvironmental</w:t>
      </w:r>
      <w:r w:rsidR="00A321D3" w:rsidRPr="00EF580F">
        <w:t xml:space="preserve"> variables</w:t>
      </w:r>
      <w:r w:rsidR="00B76958" w:rsidRPr="00EF580F">
        <w:t xml:space="preserve"> (oxygen, depth, temperature) </w:t>
      </w:r>
      <w:r w:rsidR="00E44CB5">
        <w:t xml:space="preserve">had </w:t>
      </w:r>
      <w:r w:rsidR="00B76958" w:rsidRPr="00EF580F">
        <w:t xml:space="preserve">stronger effects on </w:t>
      </w:r>
      <w:r w:rsidR="00196334" w:rsidRPr="00EF580F">
        <w:t xml:space="preserve">condition than ecological variables (density </w:t>
      </w:r>
      <w:r w:rsidR="00123798">
        <w:t>of cod and flounder</w:t>
      </w:r>
      <w:r w:rsidR="004015E8">
        <w:t xml:space="preserve"> reflecting competi</w:t>
      </w:r>
      <w:r w:rsidR="00505C5C">
        <w:t>ti</w:t>
      </w:r>
      <w:r w:rsidR="004015E8">
        <w:t>on</w:t>
      </w:r>
      <w:r w:rsidR="00123798">
        <w:t xml:space="preserve">, </w:t>
      </w:r>
      <w:commentRangeStart w:id="4"/>
      <w:r w:rsidR="00196334" w:rsidRPr="00EF580F">
        <w:t xml:space="preserve">and </w:t>
      </w:r>
      <w:r w:rsidR="00123798">
        <w:t>pelagic prey such as sprat</w:t>
      </w:r>
      <w:commentRangeEnd w:id="4"/>
      <w:r w:rsidR="00951A0F">
        <w:rPr>
          <w:rStyle w:val="CommentReference"/>
        </w:rPr>
        <w:commentReference w:id="4"/>
      </w:r>
      <w:r w:rsidR="00123798">
        <w:t xml:space="preserve"> and herring</w:t>
      </w:r>
      <w:r w:rsidR="00196334" w:rsidRPr="00EF580F">
        <w:t>)</w:t>
      </w:r>
      <w:r w:rsidR="00AA46FD">
        <w:t xml:space="preserve">. Moreover, </w:t>
      </w:r>
      <w:r w:rsidR="004B0D9D" w:rsidRPr="00EF580F">
        <w:t xml:space="preserve">cod </w:t>
      </w:r>
      <w:r w:rsidR="00D44796">
        <w:t xml:space="preserve">appear to </w:t>
      </w:r>
      <w:r w:rsidR="006A0842">
        <w:t xml:space="preserve">have </w:t>
      </w:r>
      <w:r w:rsidR="004B0D9D" w:rsidRPr="00EF580F">
        <w:t>mov</w:t>
      </w:r>
      <w:r w:rsidR="00ED4AFB">
        <w:t>e</w:t>
      </w:r>
      <w:r w:rsidR="006A0842">
        <w:t>d</w:t>
      </w:r>
      <w:r w:rsidR="00ED4AFB">
        <w:t xml:space="preserve"> </w:t>
      </w:r>
      <w:r w:rsidR="00847092">
        <w:t>in</w:t>
      </w:r>
      <w:r w:rsidR="004B0D9D" w:rsidRPr="00EF580F">
        <w:t xml:space="preserve">to deeper </w:t>
      </w:r>
      <w:r w:rsidR="007C2838" w:rsidRPr="00EF580F">
        <w:t>and less oxygenated areas</w:t>
      </w:r>
      <w:r w:rsidR="00016C96" w:rsidRPr="00EF580F">
        <w:t>,</w:t>
      </w:r>
      <w:r w:rsidR="00C171A1" w:rsidRPr="00EF580F">
        <w:t xml:space="preserve"> which </w:t>
      </w:r>
      <w:r w:rsidR="00981E41">
        <w:t xml:space="preserve">likely has contributed to the </w:t>
      </w:r>
      <w:r w:rsidR="0079717C" w:rsidRPr="00EF580F">
        <w:t>decline in condition over time</w:t>
      </w:r>
      <w:r w:rsidR="008817FB">
        <w:t xml:space="preserve"> as oxygen is positively associated with condition</w:t>
      </w:r>
      <w:r w:rsidR="00F97E54" w:rsidRPr="00EF580F">
        <w:t>.</w:t>
      </w:r>
      <w:r w:rsidR="00776B7C" w:rsidRPr="00EF580F">
        <w:t xml:space="preserve"> </w:t>
      </w:r>
      <w:r w:rsidR="006920A8" w:rsidRPr="00EF580F">
        <w:t xml:space="preserve">Understanding </w:t>
      </w:r>
      <w:r w:rsidR="00CE6F49" w:rsidRPr="00EF580F">
        <w:t xml:space="preserve">the drivers of </w:t>
      </w:r>
      <w:r w:rsidR="00F21070" w:rsidRPr="00EF580F">
        <w:t xml:space="preserve">spatiotemporal variation </w:t>
      </w:r>
      <w:r w:rsidR="00D71C8B" w:rsidRPr="00EF580F">
        <w:t xml:space="preserve">in </w:t>
      </w:r>
      <w:r w:rsidR="006D5CC0" w:rsidRPr="00EF580F">
        <w:t xml:space="preserve">body </w:t>
      </w:r>
      <w:r w:rsidR="004B44A1" w:rsidRPr="00EF580F">
        <w:t xml:space="preserve">condition </w:t>
      </w:r>
      <w:r w:rsidR="00EE76B2" w:rsidRPr="00EF580F">
        <w:t xml:space="preserve">is important for </w:t>
      </w:r>
      <w:r w:rsidR="003A4188" w:rsidRPr="00EF580F">
        <w:t xml:space="preserve">understanding </w:t>
      </w:r>
      <w:r w:rsidR="003014D9" w:rsidRPr="00EF580F">
        <w:t xml:space="preserve">the impacts of climate change </w:t>
      </w:r>
      <w:r w:rsidR="00F862FB">
        <w:t xml:space="preserve">and the role of species interactions </w:t>
      </w:r>
      <w:r w:rsidR="003014D9" w:rsidRPr="00EF580F">
        <w:t xml:space="preserve">on </w:t>
      </w:r>
      <w:r w:rsidR="00F747CB" w:rsidRPr="00EF580F">
        <w:t xml:space="preserve">productivity </w:t>
      </w:r>
      <w:r w:rsidR="00016C96" w:rsidRPr="00EF580F">
        <w:t xml:space="preserve">and resilience </w:t>
      </w:r>
      <w:r w:rsidR="007819DF" w:rsidRPr="00EF580F">
        <w:t>of</w:t>
      </w:r>
      <w:r w:rsidR="00F747CB" w:rsidRPr="00EF580F">
        <w:t xml:space="preserve"> marine fishes</w:t>
      </w:r>
      <w:r w:rsidR="0043104C">
        <w:t>.</w:t>
      </w:r>
    </w:p>
    <w:p w14:paraId="4DC6ADC5" w14:textId="77777777" w:rsidR="00B804AB" w:rsidRPr="00EF580F" w:rsidRDefault="00B804AB" w:rsidP="00636A03">
      <w:pPr>
        <w:spacing w:line="480" w:lineRule="auto"/>
        <w:contextualSpacing/>
        <w:jc w:val="both"/>
      </w:pPr>
    </w:p>
    <w:p w14:paraId="1BF0E21B" w14:textId="18D5FDB8" w:rsidR="00B21FFF" w:rsidRDefault="009960F4" w:rsidP="00636A03">
      <w:pPr>
        <w:spacing w:line="480" w:lineRule="auto"/>
        <w:contextualSpacing/>
        <w:jc w:val="both"/>
        <w:rPr>
          <w:b/>
          <w:sz w:val="28"/>
          <w:szCs w:val="28"/>
        </w:rPr>
      </w:pPr>
      <w:r>
        <w:rPr>
          <w:b/>
          <w:sz w:val="28"/>
          <w:szCs w:val="28"/>
        </w:rPr>
        <w:t>Key Words</w:t>
      </w:r>
    </w:p>
    <w:p w14:paraId="647336A9" w14:textId="297E44C2" w:rsidR="009960F4" w:rsidRPr="009F47EE" w:rsidRDefault="009F47EE" w:rsidP="00636A03">
      <w:pPr>
        <w:spacing w:line="480" w:lineRule="auto"/>
        <w:contextualSpacing/>
        <w:jc w:val="both"/>
        <w:rPr>
          <w:bCs/>
        </w:rPr>
      </w:pPr>
      <w:r w:rsidRPr="009F47EE">
        <w:rPr>
          <w:bCs/>
        </w:rPr>
        <w:lastRenderedPageBreak/>
        <w:t>Condition</w:t>
      </w:r>
      <w:r>
        <w:rPr>
          <w:bCs/>
        </w:rPr>
        <w:t>, Spatio-temporal models, Density dependence, Deoxygenation</w:t>
      </w:r>
    </w:p>
    <w:p w14:paraId="54A1B33D" w14:textId="77777777" w:rsidR="00B21FFF" w:rsidRPr="00EF580F" w:rsidRDefault="00B21FFF" w:rsidP="00636A03">
      <w:pPr>
        <w:spacing w:line="480" w:lineRule="auto"/>
        <w:contextualSpacing/>
        <w:jc w:val="both"/>
        <w:rPr>
          <w:b/>
          <w:sz w:val="28"/>
          <w:szCs w:val="28"/>
        </w:rPr>
      </w:pPr>
    </w:p>
    <w:p w14:paraId="33A41D71" w14:textId="7DE880A6" w:rsidR="00736FF5" w:rsidRPr="00EF580F" w:rsidRDefault="00401B29" w:rsidP="003E4350">
      <w:pPr>
        <w:tabs>
          <w:tab w:val="left" w:pos="927"/>
        </w:tabs>
        <w:spacing w:line="480" w:lineRule="auto"/>
        <w:contextualSpacing/>
        <w:jc w:val="both"/>
        <w:rPr>
          <w:b/>
          <w:sz w:val="28"/>
          <w:szCs w:val="28"/>
        </w:rPr>
      </w:pPr>
      <w:r w:rsidRPr="00EF580F">
        <w:t xml:space="preserve"> </w:t>
      </w:r>
      <w:bookmarkStart w:id="5" w:name="_kmo410o1ovwf" w:colFirst="0" w:colLast="0"/>
      <w:bookmarkStart w:id="6" w:name="_v4bo7gucfsoa" w:colFirst="0" w:colLast="0"/>
      <w:bookmarkEnd w:id="5"/>
      <w:bookmarkEnd w:id="6"/>
      <w:r w:rsidRPr="00EF580F">
        <w:rPr>
          <w:b/>
          <w:sz w:val="28"/>
          <w:szCs w:val="28"/>
        </w:rPr>
        <w:t>Introduction</w:t>
      </w:r>
    </w:p>
    <w:p w14:paraId="34171922" w14:textId="571CA9E0" w:rsidR="00E0392A" w:rsidRPr="00EF580F" w:rsidRDefault="00CD1671" w:rsidP="00E0392A">
      <w:pPr>
        <w:spacing w:line="480" w:lineRule="auto"/>
        <w:contextualSpacing/>
        <w:jc w:val="both"/>
      </w:pPr>
      <w:r w:rsidRPr="00EF580F">
        <w:t xml:space="preserve">The body condition </w:t>
      </w:r>
      <w:ins w:id="7" w:author="Michele Casini" w:date="2021-05-10T16:35:00Z">
        <w:r w:rsidR="007A7EF5">
          <w:t xml:space="preserve">is a morphometric index that </w:t>
        </w:r>
      </w:ins>
      <w:r w:rsidR="007D6EF7" w:rsidRPr="00EF580F">
        <w:t>describes the “plumpness” of a</w:t>
      </w:r>
      <w:ins w:id="8" w:author="Michele Casini" w:date="2021-05-10T15:49:00Z">
        <w:r w:rsidR="00746556">
          <w:t xml:space="preserve"> </w:t>
        </w:r>
        <w:commentRangeStart w:id="9"/>
        <w:r w:rsidR="00746556">
          <w:t>fish</w:t>
        </w:r>
      </w:ins>
      <w:commentRangeEnd w:id="9"/>
      <w:ins w:id="10" w:author="Michele Casini" w:date="2021-05-10T15:50:00Z">
        <w:r w:rsidR="00746556">
          <w:rPr>
            <w:rStyle w:val="CommentReference"/>
          </w:rPr>
          <w:commentReference w:id="9"/>
        </w:r>
      </w:ins>
      <w:del w:id="11" w:author="Michele Casini" w:date="2021-05-10T15:49:00Z">
        <w:r w:rsidR="007D6EF7" w:rsidRPr="00EF580F" w:rsidDel="00746556">
          <w:delText>n</w:delText>
        </w:r>
      </w:del>
      <w:r w:rsidR="007D6EF7" w:rsidRPr="00EF580F">
        <w:t xml:space="preserve"> individual, or its weight relative to its length</w:t>
      </w:r>
      <w:r w:rsidR="005A4ACE" w:rsidRPr="00EF580F">
        <w:t>.</w:t>
      </w:r>
      <w:r w:rsidR="00EB3570" w:rsidRPr="00EF580F">
        <w:t xml:space="preserve"> </w:t>
      </w:r>
      <w:r w:rsidR="00F0270D">
        <w:t xml:space="preserve">It </w:t>
      </w:r>
      <w:r w:rsidR="007A1D30" w:rsidRPr="00EF580F">
        <w:t xml:space="preserve">is </w:t>
      </w:r>
      <w:r w:rsidR="00E0392A" w:rsidRPr="00EF580F">
        <w:t xml:space="preserve">related to </w:t>
      </w:r>
      <w:r w:rsidR="00E268D9" w:rsidRPr="00EF580F">
        <w:t xml:space="preserve">food intake rates and metabolic </w:t>
      </w:r>
      <w:r w:rsidR="00A9619C" w:rsidRPr="00EF580F">
        <w:t>activity</w:t>
      </w:r>
      <w:r w:rsidR="0062141C" w:rsidRPr="00EF580F">
        <w:t xml:space="preserve">, </w:t>
      </w:r>
      <w:r w:rsidR="00E0392A" w:rsidRPr="00EF580F">
        <w:t xml:space="preserve">and often positively associated with fitness </w:t>
      </w:r>
      <w:r w:rsidR="00E0392A" w:rsidRPr="00EF580F">
        <w:fldChar w:fldCharType="begin"/>
      </w:r>
      <w:r w:rsidR="00E0392A" w:rsidRPr="00EF580F">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EF580F">
        <w:fldChar w:fldCharType="separate"/>
      </w:r>
      <w:r w:rsidR="00E0392A" w:rsidRPr="00EF580F">
        <w:t xml:space="preserve">(Morgan </w:t>
      </w:r>
      <w:r w:rsidR="00E0392A" w:rsidRPr="00EF580F">
        <w:rPr>
          <w:i/>
          <w:iCs/>
        </w:rPr>
        <w:t>et al.</w:t>
      </w:r>
      <w:r w:rsidR="00E0392A" w:rsidRPr="00EF580F">
        <w:t>, 2010; Thorson, 2015)</w:t>
      </w:r>
      <w:r w:rsidR="00E0392A" w:rsidRPr="00EF580F">
        <w:fldChar w:fldCharType="end"/>
      </w:r>
      <w:r w:rsidR="00E0392A" w:rsidRPr="00EF580F">
        <w:t xml:space="preserve">. </w:t>
      </w:r>
      <w:r w:rsidR="00646AC9" w:rsidRPr="00EF580F">
        <w:t>I</w:t>
      </w:r>
      <w:r w:rsidR="002C23CA" w:rsidRPr="00EF580F">
        <w:t xml:space="preserve">n fishes, </w:t>
      </w:r>
      <w:r w:rsidR="00E0392A" w:rsidRPr="00EF580F">
        <w:t xml:space="preserve">individuals with high condition have greater reproductive </w:t>
      </w:r>
      <w:ins w:id="12" w:author="Michele Casini" w:date="2021-05-10T15:50:00Z">
        <w:r w:rsidR="00746556">
          <w:t xml:space="preserve">potential and </w:t>
        </w:r>
      </w:ins>
      <w:r w:rsidR="00E0392A" w:rsidRPr="00EF580F">
        <w:t xml:space="preserve">success </w:t>
      </w:r>
      <w:r w:rsidR="00E0392A" w:rsidRPr="00EF580F">
        <w:fldChar w:fldCharType="begin"/>
      </w:r>
      <w:r w:rsidR="00E0392A" w:rsidRPr="00EF580F">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EF580F">
        <w:fldChar w:fldCharType="separate"/>
      </w:r>
      <w:r w:rsidR="00E0392A" w:rsidRPr="00EF580F">
        <w:t xml:space="preserve">(Hislop </w:t>
      </w:r>
      <w:r w:rsidR="00E0392A" w:rsidRPr="00EF580F">
        <w:rPr>
          <w:i/>
          <w:iCs/>
        </w:rPr>
        <w:t>et al.</w:t>
      </w:r>
      <w:r w:rsidR="00E0392A" w:rsidRPr="00EF580F">
        <w:t>, 1978; Marshall and Frank, 1999</w:t>
      </w:r>
      <w:ins w:id="13" w:author="Michele Casini" w:date="2021-05-10T15:50:00Z">
        <w:r w:rsidR="00746556" w:rsidRPr="00EF580F">
          <w:t xml:space="preserve">(Jørgensen </w:t>
        </w:r>
        <w:r w:rsidR="00746556" w:rsidRPr="00EF580F">
          <w:rPr>
            <w:i/>
            <w:iCs/>
          </w:rPr>
          <w:t>et al.</w:t>
        </w:r>
        <w:r w:rsidR="00746556" w:rsidRPr="00EF580F">
          <w:t xml:space="preserve">, 2006; Mion </w:t>
        </w:r>
        <w:r w:rsidR="00746556" w:rsidRPr="00EF580F">
          <w:rPr>
            <w:i/>
            <w:iCs/>
          </w:rPr>
          <w:t>et al.</w:t>
        </w:r>
        <w:r w:rsidR="00746556" w:rsidRPr="00EF580F">
          <w:t>, 2018</w:t>
        </w:r>
      </w:ins>
      <w:r w:rsidR="00E0392A" w:rsidRPr="00EF580F">
        <w:t>)</w:t>
      </w:r>
      <w:r w:rsidR="00E0392A" w:rsidRPr="00EF580F">
        <w:fldChar w:fldCharType="end"/>
      </w:r>
      <w:r w:rsidR="00E0392A" w:rsidRPr="00EF580F">
        <w:t xml:space="preserve">, and poor condition increases the likelihood of skipped spawning </w:t>
      </w:r>
      <w:r w:rsidR="00E0392A" w:rsidRPr="00EF580F">
        <w:fldChar w:fldCharType="begin"/>
      </w:r>
      <w:r w:rsidR="00671C00">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EF580F">
        <w:fldChar w:fldCharType="separate"/>
      </w:r>
      <w:r w:rsidR="00E0392A" w:rsidRPr="00EF580F">
        <w:t xml:space="preserve">(Jørgensen </w:t>
      </w:r>
      <w:r w:rsidR="00E0392A" w:rsidRPr="00EF580F">
        <w:rPr>
          <w:i/>
          <w:iCs/>
        </w:rPr>
        <w:t>et al.</w:t>
      </w:r>
      <w:r w:rsidR="00E0392A" w:rsidRPr="00EF580F">
        <w:t xml:space="preserve">, 2006; Mion </w:t>
      </w:r>
      <w:r w:rsidR="00E0392A" w:rsidRPr="00EF580F">
        <w:rPr>
          <w:i/>
          <w:iCs/>
        </w:rPr>
        <w:t>et al.</w:t>
      </w:r>
      <w:r w:rsidR="00E0392A" w:rsidRPr="00EF580F">
        <w:t>, 2018)</w:t>
      </w:r>
      <w:r w:rsidR="00E0392A" w:rsidRPr="00EF580F">
        <w:fldChar w:fldCharType="end"/>
      </w:r>
      <w:r w:rsidR="00E0392A" w:rsidRPr="00EF580F">
        <w:t xml:space="preserve"> and can lower chances of survival </w:t>
      </w:r>
      <w:commentRangeStart w:id="14"/>
      <w:r w:rsidR="00E0392A" w:rsidRPr="00EF580F">
        <w:fldChar w:fldCharType="begin"/>
      </w:r>
      <w:r w:rsidR="00E0392A" w:rsidRPr="00EF580F">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EF580F">
        <w:fldChar w:fldCharType="separate"/>
      </w:r>
      <w:r w:rsidR="00E0392A" w:rsidRPr="00EF580F">
        <w:t xml:space="preserve">(Dutil and Lambert, 2000; Casini </w:t>
      </w:r>
      <w:r w:rsidR="00E0392A" w:rsidRPr="00EF580F">
        <w:rPr>
          <w:i/>
          <w:iCs/>
        </w:rPr>
        <w:t>et al.</w:t>
      </w:r>
      <w:r w:rsidR="00E0392A" w:rsidRPr="00EF580F">
        <w:t>, 2016b)</w:t>
      </w:r>
      <w:r w:rsidR="00E0392A" w:rsidRPr="00EF580F">
        <w:fldChar w:fldCharType="end"/>
      </w:r>
      <w:commentRangeEnd w:id="14"/>
      <w:r w:rsidR="006C5638">
        <w:rPr>
          <w:rStyle w:val="CommentReference"/>
        </w:rPr>
        <w:commentReference w:id="14"/>
      </w:r>
      <w:r w:rsidR="00E0392A" w:rsidRPr="00EF580F">
        <w:t xml:space="preserve">. </w:t>
      </w:r>
      <w:r w:rsidR="0072451A" w:rsidRPr="00EF580F">
        <w:t xml:space="preserve">Hence, </w:t>
      </w:r>
      <w:r w:rsidR="00E0392A" w:rsidRPr="00EF580F">
        <w:t>body condition constitutes a valuable index for evaluating changes in productivity of fish stocks</w:t>
      </w:r>
      <w:r w:rsidR="00F71427" w:rsidRPr="00EF580F">
        <w:t xml:space="preserve"> </w:t>
      </w:r>
      <w:r w:rsidR="00BD7573" w:rsidRPr="00EF580F">
        <w:t>from ecosystem changes</w:t>
      </w:r>
      <w:r w:rsidR="00E0392A" w:rsidRPr="00EF580F">
        <w:t xml:space="preserve"> </w:t>
      </w:r>
      <w:r w:rsidR="00E0392A" w:rsidRPr="00EF580F">
        <w:fldChar w:fldCharType="begin"/>
      </w:r>
      <w:r w:rsidR="00E0392A" w:rsidRPr="00EF580F">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EF580F">
        <w:fldChar w:fldCharType="separate"/>
      </w:r>
      <w:r w:rsidR="00E0392A" w:rsidRPr="00EF580F">
        <w:t xml:space="preserve">(Thorson, 2015; Grüss </w:t>
      </w:r>
      <w:r w:rsidR="00E0392A" w:rsidRPr="00EF580F">
        <w:rPr>
          <w:i/>
          <w:iCs/>
        </w:rPr>
        <w:t>et al.</w:t>
      </w:r>
      <w:r w:rsidR="00E0392A" w:rsidRPr="00EF580F">
        <w:t>, 2020)</w:t>
      </w:r>
      <w:r w:rsidR="00E0392A" w:rsidRPr="00EF580F">
        <w:fldChar w:fldCharType="end"/>
      </w:r>
      <w:r w:rsidR="00E0392A" w:rsidRPr="00EF580F">
        <w:t xml:space="preserve">. </w:t>
      </w:r>
    </w:p>
    <w:p w14:paraId="5645EAB0" w14:textId="55F88E3F" w:rsidR="00EF7D30" w:rsidRDefault="00DD0F2E" w:rsidP="00EF7D30">
      <w:pPr>
        <w:spacing w:line="480" w:lineRule="auto"/>
        <w:ind w:firstLine="284"/>
        <w:contextualSpacing/>
        <w:jc w:val="both"/>
      </w:pPr>
      <w:r>
        <w:t>I</w:t>
      </w:r>
      <w:r w:rsidR="007C3166" w:rsidRPr="00EF580F">
        <w:t xml:space="preserve">nterannual variation in </w:t>
      </w:r>
      <w:r w:rsidR="003012E4" w:rsidRPr="00EF580F">
        <w:t xml:space="preserve">condition </w:t>
      </w:r>
      <w:r w:rsidR="00FE1A16" w:rsidRPr="00EF580F">
        <w:t xml:space="preserve">is </w:t>
      </w:r>
      <w:r w:rsidR="008F4F12" w:rsidRPr="00EF580F">
        <w:t xml:space="preserve">often associated with changes in the </w:t>
      </w:r>
      <w:r w:rsidR="00A0694C" w:rsidRPr="00EF580F">
        <w:t xml:space="preserve">strength </w:t>
      </w:r>
      <w:r w:rsidR="008F4F12" w:rsidRPr="00EF580F">
        <w:t xml:space="preserve">of </w:t>
      </w:r>
      <w:r w:rsidR="00851155" w:rsidRPr="00EF580F">
        <w:t>competition</w:t>
      </w:r>
      <w:r w:rsidR="00C57AF2" w:rsidRPr="00EF580F">
        <w:t xml:space="preserve"> for food</w:t>
      </w:r>
      <w:r w:rsidR="00930ED0" w:rsidRPr="00EF580F">
        <w:t xml:space="preserve">, via </w:t>
      </w:r>
      <w:r w:rsidR="006C54A0" w:rsidRPr="00EF580F">
        <w:t xml:space="preserve">changes in </w:t>
      </w:r>
      <w:r w:rsidR="00ED3236" w:rsidRPr="00EF580F">
        <w:t xml:space="preserve">density of the population, </w:t>
      </w:r>
      <w:r w:rsidR="0003224A" w:rsidRPr="00EF580F">
        <w:t>competitors</w:t>
      </w:r>
      <w:r w:rsidR="00C20B63" w:rsidRPr="00EF580F">
        <w:t xml:space="preserve"> </w:t>
      </w:r>
      <w:r w:rsidR="005A147A" w:rsidRPr="00EF580F">
        <w:t>or prey species</w:t>
      </w:r>
      <w:r w:rsidR="003012E4" w:rsidRPr="00EF580F">
        <w:t xml:space="preserve"> </w:t>
      </w:r>
      <w:r w:rsidR="003012E4" w:rsidRPr="00EF580F">
        <w:fldChar w:fldCharType="begin"/>
      </w:r>
      <w:r w:rsidR="003012E4" w:rsidRPr="00EF580F">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(Cardinale and Arrhenius, 2000; Casini </w:t>
      </w:r>
      <w:r w:rsidR="003012E4" w:rsidRPr="00EF580F">
        <w:rPr>
          <w:i/>
          <w:iCs/>
        </w:rPr>
        <w:t>et al.</w:t>
      </w:r>
      <w:r w:rsidR="003012E4" w:rsidRPr="00EF580F">
        <w:t xml:space="preserve">, 2006; Grüss </w:t>
      </w:r>
      <w:r w:rsidR="003012E4" w:rsidRPr="00EF580F">
        <w:rPr>
          <w:i/>
          <w:iCs/>
        </w:rPr>
        <w:t>et al.</w:t>
      </w:r>
      <w:r w:rsidR="003012E4" w:rsidRPr="00EF580F">
        <w:t>, 2020)</w:t>
      </w:r>
      <w:r w:rsidR="003012E4" w:rsidRPr="00EF580F">
        <w:fldChar w:fldCharType="end"/>
      </w:r>
      <w:r w:rsidR="001F5A52" w:rsidRPr="00EF580F">
        <w:t>.</w:t>
      </w:r>
      <w:r w:rsidR="00651FA0" w:rsidRPr="00EF580F">
        <w:t xml:space="preserve"> It has also been </w:t>
      </w:r>
      <w:r w:rsidR="00E45DA5">
        <w:t xml:space="preserve">linked </w:t>
      </w:r>
      <w:r w:rsidR="00651FA0" w:rsidRPr="00EF580F">
        <w:t xml:space="preserve">to </w:t>
      </w:r>
      <w:r w:rsidR="003012E4" w:rsidRPr="00EF580F">
        <w:t>environmental conditions</w:t>
      </w:r>
      <w:r w:rsidR="00076218" w:rsidRPr="00EF580F">
        <w:t xml:space="preserve">, </w:t>
      </w:r>
      <w:r w:rsidR="003012E4" w:rsidRPr="00EF580F">
        <w:t>(e.g. temperature</w:t>
      </w:r>
      <w:r w:rsidR="00460A40" w:rsidRPr="00EF580F">
        <w:t xml:space="preserve">, </w:t>
      </w:r>
      <w:r w:rsidR="003012E4" w:rsidRPr="00EF580F">
        <w:t>salinity)</w:t>
      </w:r>
      <w:r w:rsidR="00086D85" w:rsidRPr="00EF580F">
        <w:t xml:space="preserve"> </w:t>
      </w:r>
      <w:r w:rsidR="00E13C24" w:rsidRPr="00EF580F">
        <w:t xml:space="preserve">affecting </w:t>
      </w:r>
      <w:r w:rsidR="00162E09" w:rsidRPr="00EF580F">
        <w:t xml:space="preserve">ecosystem </w:t>
      </w:r>
      <w:r w:rsidR="003012E4" w:rsidRPr="00EF580F">
        <w:t xml:space="preserve">productivity and local habitat quality </w:t>
      </w:r>
      <w:r w:rsidR="003012E4" w:rsidRPr="00EF580F">
        <w:fldChar w:fldCharType="begin"/>
      </w:r>
      <w:r w:rsidR="003012E4" w:rsidRPr="00EF580F">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(Möllmann </w:t>
      </w:r>
      <w:r w:rsidR="003012E4" w:rsidRPr="00EF580F">
        <w:rPr>
          <w:i/>
          <w:iCs/>
        </w:rPr>
        <w:t>et al.</w:t>
      </w:r>
      <w:r w:rsidR="003012E4" w:rsidRPr="00EF580F">
        <w:t xml:space="preserve">, 2003; Morgan </w:t>
      </w:r>
      <w:r w:rsidR="003012E4" w:rsidRPr="00EF580F">
        <w:rPr>
          <w:i/>
          <w:iCs/>
        </w:rPr>
        <w:t>et al.</w:t>
      </w:r>
      <w:r w:rsidR="003012E4" w:rsidRPr="00EF580F">
        <w:t xml:space="preserve">, 2010; Grüss </w:t>
      </w:r>
      <w:r w:rsidR="003012E4" w:rsidRPr="00EF580F">
        <w:rPr>
          <w:i/>
          <w:iCs/>
        </w:rPr>
        <w:t>et al.</w:t>
      </w:r>
      <w:r w:rsidR="003012E4" w:rsidRPr="00EF580F">
        <w:t>, 2020)</w:t>
      </w:r>
      <w:r w:rsidR="003012E4" w:rsidRPr="00EF580F">
        <w:fldChar w:fldCharType="end"/>
      </w:r>
      <w:r w:rsidR="003012E4" w:rsidRPr="00EF580F">
        <w:t xml:space="preserve">. </w:t>
      </w:r>
      <w:r w:rsidR="00217434" w:rsidRPr="00EF580F">
        <w:t xml:space="preserve">More recently, studies have </w:t>
      </w:r>
      <w:r w:rsidR="00DE2D47">
        <w:t>found</w:t>
      </w:r>
      <w:r w:rsidR="00805BED">
        <w:t xml:space="preserve"> </w:t>
      </w:r>
      <w:del w:id="15" w:author="Michele Casini" w:date="2021-05-10T15:51:00Z">
        <w:r w:rsidR="00805BED" w:rsidDel="00746556">
          <w:delText xml:space="preserve">to </w:delText>
        </w:r>
      </w:del>
      <w:r w:rsidR="005C0CF4">
        <w:t xml:space="preserve">a link between </w:t>
      </w:r>
      <w:r w:rsidR="00580797">
        <w:t xml:space="preserve">declining </w:t>
      </w:r>
      <w:r w:rsidR="002A6345">
        <w:t>b</w:t>
      </w:r>
      <w:r w:rsidR="00350559" w:rsidRPr="00EF580F">
        <w:t xml:space="preserve">ody condition </w:t>
      </w:r>
      <w:r w:rsidR="00BF4985">
        <w:t xml:space="preserve">and </w:t>
      </w:r>
      <w:r w:rsidR="003004EC" w:rsidRPr="00EF580F">
        <w:t xml:space="preserve">global </w:t>
      </w:r>
      <w:r w:rsidR="009D6B5C" w:rsidRPr="00EF580F">
        <w:t xml:space="preserve">deoxygenation </w:t>
      </w:r>
      <w:r w:rsidR="00F71230" w:rsidRPr="00EF580F">
        <w:t>(</w:t>
      </w:r>
      <w:r w:rsidR="00DD41BD" w:rsidRPr="00EF580F">
        <w:t>declines in dissolved oxygen</w:t>
      </w:r>
      <w:r w:rsidR="00A87529" w:rsidRPr="00EF580F">
        <w:t xml:space="preserve"> and </w:t>
      </w:r>
      <w:r w:rsidR="009D6B5C" w:rsidRPr="00EF580F">
        <w:t xml:space="preserve">the </w:t>
      </w:r>
      <w:r w:rsidR="00A87529" w:rsidRPr="00EF580F">
        <w:t>expansion of dead zones</w:t>
      </w:r>
      <w:r w:rsidR="00F71230" w:rsidRPr="00EF580F">
        <w:t>)</w:t>
      </w:r>
      <w:r w:rsidR="00EB4194">
        <w:t xml:space="preserve">, </w:t>
      </w:r>
      <w:r w:rsidR="00072726" w:rsidRPr="00EF580F">
        <w:t xml:space="preserve">fuelled </w:t>
      </w:r>
      <w:r w:rsidR="0035675C" w:rsidRPr="00EF580F">
        <w:t xml:space="preserve">by </w:t>
      </w:r>
      <w:r w:rsidR="00AA2AEA" w:rsidRPr="00EF580F">
        <w:t xml:space="preserve">warming and nutrient enrichment </w:t>
      </w:r>
      <w:commentRangeStart w:id="16"/>
      <w:r w:rsidR="00AA2AEA" w:rsidRPr="00EF580F">
        <w:fldChar w:fldCharType="begin"/>
      </w:r>
      <w:r w:rsidR="00AA2AEA" w:rsidRPr="00EF580F">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EF580F">
        <w:fldChar w:fldCharType="separate"/>
      </w:r>
      <w:r w:rsidR="00AA2AEA" w:rsidRPr="00EF580F">
        <w:t xml:space="preserve">(Diaz, 2001; Breitburg, 2002; Diaz and Rosenberg, 2008; Carstensen </w:t>
      </w:r>
      <w:r w:rsidR="00AA2AEA" w:rsidRPr="00EF580F">
        <w:rPr>
          <w:i/>
          <w:iCs/>
        </w:rPr>
        <w:t>et al.</w:t>
      </w:r>
      <w:r w:rsidR="00AA2AEA" w:rsidRPr="00EF580F">
        <w:t>, 2014)</w:t>
      </w:r>
      <w:r w:rsidR="00AA2AEA" w:rsidRPr="00EF580F">
        <w:fldChar w:fldCharType="end"/>
      </w:r>
      <w:commentRangeEnd w:id="16"/>
      <w:r w:rsidR="00746556">
        <w:rPr>
          <w:rStyle w:val="CommentReference"/>
        </w:rPr>
        <w:commentReference w:id="16"/>
      </w:r>
      <w:r w:rsidR="00AA2AEA" w:rsidRPr="00EF580F">
        <w:t xml:space="preserve">. </w:t>
      </w:r>
      <w:r w:rsidR="00594AAE">
        <w:t>The underlying mechanis</w:t>
      </w:r>
      <w:r w:rsidR="004039CE">
        <w:t xml:space="preserve">ms are </w:t>
      </w:r>
      <w:r w:rsidR="0042101E">
        <w:t xml:space="preserve">both indirect </w:t>
      </w:r>
      <w:r w:rsidR="00DB0C16">
        <w:t>and direct</w:t>
      </w:r>
      <w:r w:rsidR="000F4706">
        <w:t>. H</w:t>
      </w:r>
      <w:r w:rsidR="0042101E">
        <w:t>ypoxia</w:t>
      </w:r>
      <w:r w:rsidR="00877C51">
        <w:t xml:space="preserve">, </w:t>
      </w:r>
      <w:r w:rsidR="004F43FA">
        <w:t xml:space="preserve">or </w:t>
      </w:r>
      <w:r w:rsidR="00AA2AEA" w:rsidRPr="00EF580F">
        <w:t>low dissolved oxygen</w:t>
      </w:r>
      <w:r w:rsidR="00C83A54">
        <w:t xml:space="preserve">, can </w:t>
      </w:r>
      <w:r w:rsidR="006C7E08">
        <w:t xml:space="preserve">cause </w:t>
      </w:r>
      <w:r w:rsidR="00AA2AEA" w:rsidRPr="00EF580F">
        <w:t>habitat compression</w:t>
      </w:r>
      <w:r w:rsidR="00835784">
        <w:t xml:space="preserve"> and thus </w:t>
      </w:r>
      <w:r w:rsidR="00A06877">
        <w:t xml:space="preserve">force </w:t>
      </w:r>
      <w:r w:rsidR="00AA2AEA" w:rsidRPr="00EF580F">
        <w:t>organisms to occupy sub-optimal habitats</w:t>
      </w:r>
      <w:r w:rsidR="00A775AE">
        <w:t xml:space="preserve">, which </w:t>
      </w:r>
      <w:r w:rsidR="0057497C" w:rsidRPr="00EF580F">
        <w:t xml:space="preserve">may enhance density dependence </w:t>
      </w:r>
      <w:r w:rsidR="00AA2AEA" w:rsidRPr="00EF580F">
        <w:fldChar w:fldCharType="begin"/>
      </w:r>
      <w:r w:rsidR="00AA2AEA" w:rsidRPr="00EF580F">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EF580F">
        <w:fldChar w:fldCharType="separate"/>
      </w:r>
      <w:r w:rsidR="00AA2AEA" w:rsidRPr="00EF580F">
        <w:t xml:space="preserve">(Diaz and Rosenberg, 2008; Orio </w:t>
      </w:r>
      <w:r w:rsidR="00AA2AEA" w:rsidRPr="00EF580F">
        <w:rPr>
          <w:i/>
          <w:iCs/>
        </w:rPr>
        <w:t>et al.</w:t>
      </w:r>
      <w:r w:rsidR="00AA2AEA" w:rsidRPr="00EF580F">
        <w:t xml:space="preserve">, 2019; Gogina </w:t>
      </w:r>
      <w:r w:rsidR="00AA2AEA" w:rsidRPr="00EF580F">
        <w:rPr>
          <w:i/>
          <w:iCs/>
        </w:rPr>
        <w:t>et al.</w:t>
      </w:r>
      <w:r w:rsidR="00AA2AEA" w:rsidRPr="00EF580F">
        <w:t>, 2020)</w:t>
      </w:r>
      <w:r w:rsidR="00AA2AEA" w:rsidRPr="00EF580F">
        <w:fldChar w:fldCharType="end"/>
      </w:r>
      <w:r w:rsidR="00AA2AEA" w:rsidRPr="00EF580F">
        <w:t>.</w:t>
      </w:r>
      <w:r w:rsidR="00F3649B" w:rsidRPr="00EF580F">
        <w:t xml:space="preserve"> </w:t>
      </w:r>
      <w:r w:rsidR="00127544">
        <w:t xml:space="preserve">Direct effects include </w:t>
      </w:r>
      <w:r w:rsidR="00B21A3B" w:rsidRPr="00EF580F">
        <w:t>metabolic constraints on organisms</w:t>
      </w:r>
      <w:r w:rsidR="009D2105">
        <w:t xml:space="preserve">, manifested as </w:t>
      </w:r>
      <w:r w:rsidR="00DB284B" w:rsidRPr="00EF580F">
        <w:t>lower</w:t>
      </w:r>
      <w:r w:rsidR="009D4751">
        <w:t>ed</w:t>
      </w:r>
      <w:r w:rsidR="00DB284B" w:rsidRPr="00EF580F">
        <w:t xml:space="preserve"> food intake rates</w:t>
      </w:r>
      <w:r w:rsidR="00FE74EA">
        <w:t xml:space="preserve">, which can occur </w:t>
      </w:r>
      <w:r w:rsidR="00B21A3B">
        <w:t xml:space="preserve">even </w:t>
      </w:r>
      <w:r w:rsidR="0024189D">
        <w:t xml:space="preserve">during </w:t>
      </w:r>
      <w:r w:rsidR="00B21A3B">
        <w:t xml:space="preserve">milder </w:t>
      </w:r>
      <w:r w:rsidR="0024189D">
        <w:t xml:space="preserve">hypoxia </w:t>
      </w:r>
      <w:r w:rsidR="00F376B9" w:rsidRPr="00EF580F">
        <w:fldChar w:fldCharType="begin"/>
      </w:r>
      <w:r w:rsidR="0078259A">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EF580F">
        <w:fldChar w:fldCharType="separate"/>
      </w:r>
      <w:r w:rsidR="0078259A" w:rsidRPr="0078259A">
        <w:t xml:space="preserve">(Kramer, </w:t>
      </w:r>
      <w:r w:rsidR="0078259A" w:rsidRPr="0078259A">
        <w:lastRenderedPageBreak/>
        <w:t xml:space="preserve">1987; Chabot and Dutil, 1999; Claireaux </w:t>
      </w:r>
      <w:r w:rsidR="0078259A" w:rsidRPr="0078259A">
        <w:rPr>
          <w:i/>
          <w:iCs/>
        </w:rPr>
        <w:t>et al.</w:t>
      </w:r>
      <w:r w:rsidR="0078259A" w:rsidRPr="0078259A">
        <w:t xml:space="preserve">, 2000; Hrycik </w:t>
      </w:r>
      <w:r w:rsidR="0078259A" w:rsidRPr="0078259A">
        <w:rPr>
          <w:i/>
          <w:iCs/>
        </w:rPr>
        <w:t>et al.</w:t>
      </w:r>
      <w:r w:rsidR="0078259A" w:rsidRPr="0078259A">
        <w:t xml:space="preserve">, 2017; Brander, 2020; Sampaio </w:t>
      </w:r>
      <w:r w:rsidR="0078259A" w:rsidRPr="0078259A">
        <w:rPr>
          <w:i/>
          <w:iCs/>
        </w:rPr>
        <w:t>et al.</w:t>
      </w:r>
      <w:r w:rsidR="0078259A" w:rsidRPr="0078259A">
        <w:t>, 2021)</w:t>
      </w:r>
      <w:r w:rsidR="00F376B9" w:rsidRPr="00EF580F">
        <w:fldChar w:fldCharType="end"/>
      </w:r>
      <w:r w:rsidR="00F3649B" w:rsidRPr="00EF580F">
        <w:t>.</w:t>
      </w:r>
      <w:r w:rsidR="00F376B9">
        <w:t xml:space="preserve"> </w:t>
      </w:r>
      <w:r w:rsidR="007A46A0">
        <w:t>As</w:t>
      </w:r>
      <w:r w:rsidR="00B5260D">
        <w:t xml:space="preserve"> </w:t>
      </w:r>
      <w:ins w:id="17" w:author="Michele Casini" w:date="2021-05-10T15:53:00Z">
        <w:r w:rsidR="00746556">
          <w:t xml:space="preserve">both </w:t>
        </w:r>
      </w:ins>
      <w:r w:rsidR="00315779">
        <w:t xml:space="preserve">environmental and </w:t>
      </w:r>
      <w:del w:id="18" w:author="Michele Casini" w:date="2021-05-10T15:53:00Z">
        <w:r w:rsidR="00315779" w:rsidDel="00746556">
          <w:delText xml:space="preserve">ecological </w:delText>
        </w:r>
      </w:del>
      <w:ins w:id="19" w:author="Michele Casini" w:date="2021-05-10T15:53:00Z">
        <w:r w:rsidR="00746556">
          <w:t xml:space="preserve">biological </w:t>
        </w:r>
      </w:ins>
      <w:r w:rsidR="00315779">
        <w:t>variables</w:t>
      </w:r>
      <w:r w:rsidR="00D16504">
        <w:t xml:space="preserve"> </w:t>
      </w:r>
      <w:r w:rsidR="004B170A">
        <w:t>can affect condition</w:t>
      </w:r>
      <w:r w:rsidR="00AA5D99">
        <w:t xml:space="preserve"> it</w:t>
      </w:r>
      <w:r w:rsidR="00C277F7">
        <w:t xml:space="preserve"> is </w:t>
      </w:r>
      <w:r w:rsidR="002A0AB6">
        <w:t xml:space="preserve">important to study </w:t>
      </w:r>
      <w:r w:rsidR="00A52AAC">
        <w:t xml:space="preserve">their relative contribution </w:t>
      </w:r>
      <w:r w:rsidR="000E1B08">
        <w:t xml:space="preserve">to </w:t>
      </w:r>
      <w:r w:rsidR="00A52AAC">
        <w:t xml:space="preserve">variation in condition </w:t>
      </w:r>
      <w:r w:rsidR="00A217CD">
        <w:t>in a common framework</w:t>
      </w:r>
      <w:r w:rsidR="0018675F">
        <w:t>.</w:t>
      </w:r>
    </w:p>
    <w:p w14:paraId="1F60AD37" w14:textId="03440410" w:rsidR="00B71EDC" w:rsidRDefault="00AC1A0D" w:rsidP="00EF7D30">
      <w:pPr>
        <w:spacing w:line="480" w:lineRule="auto"/>
        <w:ind w:firstLine="284"/>
        <w:contextualSpacing/>
        <w:jc w:val="both"/>
      </w:pPr>
      <w:r>
        <w:t xml:space="preserve">Furthermore, </w:t>
      </w:r>
      <w:del w:id="20" w:author="Michele Casini" w:date="2021-05-10T15:55:00Z">
        <w:r w:rsidDel="001579C8">
          <w:delText xml:space="preserve">since </w:delText>
        </w:r>
      </w:del>
      <w:r w:rsidR="00BC51C5">
        <w:t>mo</w:t>
      </w:r>
      <w:r w:rsidR="00B71EDC" w:rsidRPr="00EF580F">
        <w:t xml:space="preserve">delling </w:t>
      </w:r>
      <w:r w:rsidR="002F425E">
        <w:t xml:space="preserve">fine scale </w:t>
      </w:r>
      <w:r w:rsidR="00CF5EA5">
        <w:t xml:space="preserve">ecological </w:t>
      </w:r>
      <w:r w:rsidR="00851C84">
        <w:t xml:space="preserve">data </w:t>
      </w:r>
      <w:commentRangeStart w:id="21"/>
      <w:del w:id="22" w:author="Michele Casini" w:date="2021-05-10T15:57:00Z">
        <w:r w:rsidR="00D447BB" w:rsidDel="001579C8">
          <w:delText xml:space="preserve">(such as variables affecting body condition, </w:delText>
        </w:r>
        <w:r w:rsidR="007E50E5" w:rsidDel="001579C8">
          <w:delText>i.e.,</w:delText>
        </w:r>
        <w:r w:rsidR="00D447BB" w:rsidDel="001579C8">
          <w:delText xml:space="preserve"> food </w:delText>
        </w:r>
        <w:r w:rsidR="00F97A7B" w:rsidDel="001579C8">
          <w:delText>availability</w:delText>
        </w:r>
        <w:r w:rsidR="00D447BB" w:rsidDel="001579C8">
          <w:delText xml:space="preserve"> and local environmental condition</w:delText>
        </w:r>
        <w:r w:rsidR="002236FF" w:rsidDel="001579C8">
          <w:delText>s</w:delText>
        </w:r>
        <w:r w:rsidR="00D447BB" w:rsidDel="001579C8">
          <w:delText xml:space="preserve">) </w:delText>
        </w:r>
      </w:del>
      <w:commentRangeEnd w:id="21"/>
      <w:r w:rsidR="001579C8">
        <w:rPr>
          <w:rStyle w:val="CommentReference"/>
        </w:rPr>
        <w:commentReference w:id="21"/>
      </w:r>
      <w:r w:rsidR="00851C84">
        <w:t xml:space="preserve">tends to </w:t>
      </w:r>
      <w:r w:rsidR="0000664D">
        <w:t xml:space="preserve">result in </w:t>
      </w:r>
      <w:r w:rsidR="009032CA">
        <w:t>correlated residua</w:t>
      </w:r>
      <w:r w:rsidR="000E7911">
        <w:t>ls</w:t>
      </w:r>
      <w:r w:rsidR="00B71EDC" w:rsidRPr="00EF580F">
        <w:t xml:space="preserve">, as </w:t>
      </w:r>
      <w:r w:rsidR="00CE1709">
        <w:t xml:space="preserve">these </w:t>
      </w:r>
      <w:r w:rsidR="0041789B">
        <w:t xml:space="preserve">data </w:t>
      </w:r>
      <w:r w:rsidR="00B71EDC" w:rsidRPr="00EF580F">
        <w:t xml:space="preserve">are spatially and temporally correlated. </w:t>
      </w:r>
      <w:r w:rsidR="006E39E6">
        <w:t>R</w:t>
      </w:r>
      <w:r w:rsidR="00B71EDC" w:rsidRPr="00EF580F">
        <w:t xml:space="preserve">elatively recently have spatiotemporal models been applied to study variation in condition </w:t>
      </w:r>
      <w:r w:rsidR="00B71EDC" w:rsidRPr="00EF580F">
        <w:fldChar w:fldCharType="begin"/>
      </w:r>
      <w:r w:rsidR="00B71EDC">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EF580F">
        <w:fldChar w:fldCharType="separate"/>
      </w:r>
      <w:r w:rsidR="00B71EDC" w:rsidRPr="00EF580F">
        <w:t xml:space="preserve">(Thorson, 2015; Grüss </w:t>
      </w:r>
      <w:r w:rsidR="00B71EDC" w:rsidRPr="00EF580F">
        <w:rPr>
          <w:i/>
          <w:iCs/>
        </w:rPr>
        <w:t>et al.</w:t>
      </w:r>
      <w:r w:rsidR="00B71EDC" w:rsidRPr="00EF580F">
        <w:t>, 2020)</w:t>
      </w:r>
      <w:r w:rsidR="00B71EDC" w:rsidRPr="00EF580F">
        <w:fldChar w:fldCharType="end"/>
      </w:r>
      <w:r w:rsidR="00B71EDC" w:rsidRPr="00EF580F">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on range shifts </w:t>
      </w:r>
      <w:r w:rsidR="00B71EDC" w:rsidRPr="00EF580F">
        <w:fldChar w:fldCharType="begin"/>
      </w:r>
      <w:r w:rsidR="00B71EDC" w:rsidRPr="00EF580F">
        <w:instrText xml:space="preserve"> ADDIN ZOTERO_ITEM CSL_CITATION {"citationID":"TjrrbagW","properties":{"formattedCitation":"(Thorson {\\i{}et al.}, 2015a)","plainCitation":"(Thorson et al., 2015a)","noteIndex":0},"citationItems":[{"id":703,"uris":["http://zotero.org/users/6116610/items/F2TR7F6G"],"uri":["http://zotero.org/users/6116610/items/F2TR7F6G"],"itemData":{"id":703,"type":"article-journal","abstract":"Summary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B71EDC" w:rsidRPr="00EF580F">
        <w:fldChar w:fldCharType="separate"/>
      </w:r>
      <w:r w:rsidR="00B71EDC" w:rsidRPr="00EF580F">
        <w:t xml:space="preserve">(Thorson </w:t>
      </w:r>
      <w:r w:rsidR="00B71EDC" w:rsidRPr="00EF580F">
        <w:rPr>
          <w:i/>
          <w:iCs/>
        </w:rPr>
        <w:t>et al.</w:t>
      </w:r>
      <w:r w:rsidR="00B71EDC" w:rsidRPr="00EF580F">
        <w:t>, 2015a)</w:t>
      </w:r>
      <w:r w:rsidR="00B71EDC" w:rsidRPr="00EF580F">
        <w:fldChar w:fldCharType="end"/>
      </w:r>
      <w:r w:rsidR="00B71EDC" w:rsidRPr="00EF580F">
        <w:t xml:space="preserve"> </w:t>
      </w:r>
      <w:r w:rsidR="000F06B7">
        <w:t xml:space="preserve">and </w:t>
      </w:r>
      <w:commentRangeStart w:id="23"/>
      <w:ins w:id="24" w:author="Michele Casini" w:date="2021-05-10T15:58:00Z">
        <w:r w:rsidR="00865376">
          <w:t xml:space="preserve">on </w:t>
        </w:r>
      </w:ins>
      <w:r w:rsidR="00B71EDC" w:rsidRPr="00EF580F">
        <w:t xml:space="preserve">density </w:t>
      </w:r>
      <w:commentRangeEnd w:id="23"/>
      <w:r w:rsidR="00865376">
        <w:rPr>
          <w:rStyle w:val="CommentReference"/>
        </w:rPr>
        <w:commentReference w:id="23"/>
      </w:r>
      <w:r w:rsidR="00B71EDC" w:rsidRPr="00EF580F">
        <w:fldChar w:fldCharType="begin"/>
      </w:r>
      <w:r w:rsidR="00B71EDC" w:rsidRPr="00EF580F">
        <w:instrText xml:space="preserve"> ADDIN ZOTERO_ITEM CSL_CITATION {"citationID":"B0zQrbMF","properties":{"formattedCitation":"(Thorson {\\i{}et al.}, 2015b)","plainCitation":"(Thorson et al., 2015b)","noteIndex":0},"citationItems":[{"id":2256,"uris":["http://zotero.org/users/6116610/items/JIIMZBJ8"],"uri":["http://zotero.org/users/6116610/items/JIIMZBJ8"],"itemData":{"id":2256,"type":"article-journal","abstract":"Abstract.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EF580F">
        <w:fldChar w:fldCharType="separate"/>
      </w:r>
      <w:r w:rsidR="00B71EDC" w:rsidRPr="00EF580F">
        <w:t xml:space="preserve">(Thorson </w:t>
      </w:r>
      <w:r w:rsidR="00B71EDC" w:rsidRPr="00EF580F">
        <w:rPr>
          <w:i/>
          <w:iCs/>
        </w:rPr>
        <w:t>et al.</w:t>
      </w:r>
      <w:r w:rsidR="00B71EDC" w:rsidRPr="00EF580F">
        <w:t>, 2015b)</w:t>
      </w:r>
      <w:r w:rsidR="00B71EDC" w:rsidRPr="00EF580F">
        <w:fldChar w:fldCharType="end"/>
      </w:r>
      <w:r w:rsidR="00B71EDC" w:rsidRPr="00EF580F">
        <w:t xml:space="preserve">, and its availability in standard open source software such as the R-packages INLA, VAST </w:t>
      </w:r>
      <w:r w:rsidR="00B71EDC" w:rsidRPr="00EF580F">
        <w:fldChar w:fldCharType="begin"/>
      </w:r>
      <w:r w:rsidR="00B71EDC" w:rsidRPr="00EF580F">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EF580F">
        <w:fldChar w:fldCharType="separate"/>
      </w:r>
      <w:r w:rsidR="00B71EDC" w:rsidRPr="00EF580F">
        <w:t>(Thorson, 2019)</w:t>
      </w:r>
      <w:r w:rsidR="00B71EDC" w:rsidRPr="00EF580F">
        <w:fldChar w:fldCharType="end"/>
      </w:r>
      <w:r w:rsidR="00B71EDC" w:rsidRPr="00EF580F">
        <w:t xml:space="preserve"> or sdmTMB </w:t>
      </w:r>
      <w:r w:rsidR="00B71EDC" w:rsidRPr="00EF580F">
        <w:fldChar w:fldCharType="begin"/>
      </w:r>
      <w:r w:rsidR="00B71EDC" w:rsidRPr="00EF580F">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‘TMB'","URL":"https://github.com/seananderson/sdmTMB","author":[{"family":"Anderson","given":"Sean C."},{"family":"Ward","given":"Erik J."},{"family":"Barnett","given":"Lewis A. K."},{"family":"English","given":"Philina A."}],"issued":{"date-parts":[["2021"]],"season":"et al"}}},{"id":2620,"uris":["http://zotero.org/users/6116610/items/QVNGJS6B"],"uri":["http://zotero.org/users/6116610/items/QVNGJS6B"],"itemData":{"id":2620,"type":"article-journal","abstract":"A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EF580F">
        <w:fldChar w:fldCharType="separate"/>
      </w:r>
      <w:r w:rsidR="00B71EDC" w:rsidRPr="00EF580F">
        <w:t xml:space="preserve">(Anderson and Ward, 2019; Anderson </w:t>
      </w:r>
      <w:r w:rsidR="00B71EDC" w:rsidRPr="00EF580F">
        <w:rPr>
          <w:i/>
          <w:iCs/>
        </w:rPr>
        <w:t>et al.</w:t>
      </w:r>
      <w:r w:rsidR="00B71EDC" w:rsidRPr="00EF580F">
        <w:t xml:space="preserve">, 2021; Barnett </w:t>
      </w:r>
      <w:r w:rsidR="00B71EDC" w:rsidRPr="00EF580F">
        <w:rPr>
          <w:i/>
          <w:iCs/>
        </w:rPr>
        <w:t>et al.</w:t>
      </w:r>
      <w:r w:rsidR="00B71EDC" w:rsidRPr="00EF580F">
        <w:t>, 2021)</w:t>
      </w:r>
      <w:r w:rsidR="00B71EDC" w:rsidRPr="00EF580F">
        <w:fldChar w:fldCharType="end"/>
      </w:r>
      <w:r w:rsidR="00B71EDC" w:rsidRPr="00EF580F">
        <w:t xml:space="preserve">. In the first such application to body condition, </w:t>
      </w:r>
      <w:r w:rsidR="00B71EDC" w:rsidRPr="00EF580F">
        <w:fldChar w:fldCharType="begin"/>
      </w:r>
      <w:r w:rsidR="00B71EDC">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EF580F">
        <w:fldChar w:fldCharType="separate"/>
      </w:r>
      <w:del w:id="25" w:author="Michele Casini" w:date="2021-05-10T15:58:00Z">
        <w:r w:rsidR="00B71EDC" w:rsidRPr="00EF580F" w:rsidDel="00865376">
          <w:delText>(</w:delText>
        </w:r>
      </w:del>
      <w:r w:rsidR="00B71EDC" w:rsidRPr="00EF580F">
        <w:t>Thorson</w:t>
      </w:r>
      <w:del w:id="26" w:author="Michele Casini" w:date="2021-05-10T15:58:00Z">
        <w:r w:rsidR="00B71EDC" w:rsidRPr="00EF580F" w:rsidDel="00865376">
          <w:delText>,</w:delText>
        </w:r>
      </w:del>
      <w:r w:rsidR="00B71EDC" w:rsidRPr="00EF580F">
        <w:t xml:space="preserve"> </w:t>
      </w:r>
      <w:ins w:id="27" w:author="Michele Casini" w:date="2021-05-10T15:58:00Z">
        <w:r w:rsidR="00865376">
          <w:t>(</w:t>
        </w:r>
      </w:ins>
      <w:r w:rsidR="00B71EDC" w:rsidRPr="00EF580F">
        <w:t>2015)</w:t>
      </w:r>
      <w:r w:rsidR="00B71EDC" w:rsidRPr="00EF580F">
        <w:fldChar w:fldCharType="end"/>
      </w:r>
      <w:r w:rsidR="00B71EDC" w:rsidRPr="00EF580F">
        <w:t xml:space="preserve"> found that spatial processes (spatial variation in condition that is constant in time) and spatiotemporal processes (spatial variation that varies among years</w:t>
      </w:r>
      <w:del w:id="28" w:author="Michele Casini" w:date="2021-05-10T15:59:00Z">
        <w:r w:rsidR="00B71EDC" w:rsidRPr="00EF580F" w:rsidDel="00865376">
          <w:delText>, respectively</w:delText>
        </w:r>
      </w:del>
      <w:r w:rsidR="00B71EDC" w:rsidRPr="00EF580F">
        <w:t xml:space="preserve">) </w:t>
      </w:r>
      <w:commentRangeStart w:id="29"/>
      <w:r w:rsidR="00B71EDC" w:rsidRPr="00EF580F">
        <w:t xml:space="preserve">explained more variation </w:t>
      </w:r>
      <w:commentRangeEnd w:id="29"/>
      <w:r w:rsidR="00865376">
        <w:rPr>
          <w:rStyle w:val="CommentReference"/>
        </w:rPr>
        <w:commentReference w:id="29"/>
      </w:r>
      <w:r w:rsidR="00B71EDC" w:rsidRPr="00EF580F">
        <w:t>than density and temperature covariates</w:t>
      </w:r>
      <w:ins w:id="30" w:author="Michele Casini" w:date="2021-05-10T16:00:00Z">
        <w:r w:rsidR="00865376">
          <w:t>,</w:t>
        </w:r>
      </w:ins>
      <w:r w:rsidR="00B71EDC" w:rsidRPr="00EF580F">
        <w:t xml:space="preserve"> </w:t>
      </w:r>
      <w:ins w:id="31" w:author="Michele Casini" w:date="2021-05-10T16:00:00Z">
        <w:r w:rsidR="00865376">
          <w:t>respectively,</w:t>
        </w:r>
        <w:r w:rsidR="00865376" w:rsidRPr="00EF580F">
          <w:t xml:space="preserve"> </w:t>
        </w:r>
      </w:ins>
      <w:r w:rsidR="00B71EDC" w:rsidRPr="00EF580F">
        <w:t xml:space="preserve">in the California current ecosystem. Studies like these reveal the importance of accounting for spatial and spatiotemporal variation in condition for clarifying </w:t>
      </w:r>
      <w:del w:id="32" w:author="Michele Casini" w:date="2021-05-10T16:01:00Z">
        <w:r w:rsidR="00B71EDC" w:rsidRPr="00EF580F" w:rsidDel="00865376">
          <w:delText xml:space="preserve">the </w:delText>
        </w:r>
      </w:del>
      <w:ins w:id="33" w:author="Michele Casini" w:date="2021-05-10T16:01:00Z">
        <w:r w:rsidR="00865376">
          <w:t>its</w:t>
        </w:r>
        <w:r w:rsidR="00865376" w:rsidRPr="00EF580F">
          <w:t xml:space="preserve"> </w:t>
        </w:r>
      </w:ins>
      <w:r w:rsidR="00B71EDC" w:rsidRPr="00EF580F">
        <w:t xml:space="preserve">sources of variation </w:t>
      </w:r>
      <w:del w:id="34" w:author="Michele Casini" w:date="2021-05-10T16:01:00Z">
        <w:r w:rsidR="00B71EDC" w:rsidRPr="00EF580F" w:rsidDel="00865376">
          <w:delText xml:space="preserve">in body condition </w:delText>
        </w:r>
      </w:del>
      <w:r w:rsidR="00B71EDC" w:rsidRPr="00EF580F">
        <w:t xml:space="preserve">in relation to </w:t>
      </w:r>
      <w:commentRangeStart w:id="35"/>
      <w:r w:rsidR="00B71EDC" w:rsidRPr="00EF580F">
        <w:t xml:space="preserve">unmeasured variation </w:t>
      </w:r>
      <w:commentRangeEnd w:id="35"/>
      <w:r w:rsidR="00865376">
        <w:rPr>
          <w:rStyle w:val="CommentReference"/>
        </w:rPr>
        <w:commentReference w:id="35"/>
      </w:r>
      <w:r w:rsidR="00B71EDC" w:rsidRPr="00EF580F">
        <w:t>and independent variables.</w:t>
      </w:r>
    </w:p>
    <w:p w14:paraId="7E87EC18" w14:textId="07F77A51" w:rsidR="00C937AF" w:rsidRPr="005528A8" w:rsidRDefault="00192B54" w:rsidP="005039E7">
      <w:pPr>
        <w:spacing w:line="480" w:lineRule="auto"/>
        <w:ind w:firstLine="284"/>
        <w:contextualSpacing/>
        <w:jc w:val="both"/>
      </w:pPr>
      <w:r>
        <w:t xml:space="preserve">The </w:t>
      </w:r>
      <w:r w:rsidR="00123D7B">
        <w:t xml:space="preserve">Baltic Sea </w:t>
      </w:r>
      <w:r w:rsidR="005B4694" w:rsidRPr="00EF580F">
        <w:t xml:space="preserve">constitutes an interesting case study </w:t>
      </w:r>
      <w:r w:rsidR="005B4694">
        <w:t xml:space="preserve">for disentangling ecosystem drivers affecting body condition. First, in the Eastern Baltic Sea cod stock, there has been </w:t>
      </w:r>
      <w:r w:rsidR="005B4694" w:rsidRPr="00EF580F">
        <w:t xml:space="preserve">negative trend in </w:t>
      </w:r>
      <w:r w:rsidR="005B4694">
        <w:t xml:space="preserve">both body growth and </w:t>
      </w:r>
      <w:r w:rsidR="005B4694" w:rsidRPr="00EF580F">
        <w:t xml:space="preserve">body condition </w:t>
      </w:r>
      <w:r w:rsidR="005B4694">
        <w:t xml:space="preserve">since </w:t>
      </w:r>
      <w:r w:rsidR="005B4694" w:rsidRPr="00EF580F">
        <w:t xml:space="preserve">the collapse of </w:t>
      </w:r>
      <w:ins w:id="36" w:author="Michele Casini" w:date="2021-05-10T16:07:00Z">
        <w:r w:rsidR="00865376">
          <w:t xml:space="preserve">the </w:t>
        </w:r>
      </w:ins>
      <w:r w:rsidR="005B4694">
        <w:t xml:space="preserve">stock </w:t>
      </w:r>
      <w:ins w:id="37" w:author="Michele Casini" w:date="2021-05-10T16:25:00Z">
        <w:r w:rsidR="00FE6B82">
          <w:t xml:space="preserve">in the early 1990s </w:t>
        </w:r>
      </w:ins>
      <w:ins w:id="38" w:author="Michele Casini" w:date="2021-05-10T16:22:00Z">
        <w:r w:rsidR="00FE6B82">
          <w:lastRenderedPageBreak/>
          <w:t>(</w:t>
        </w:r>
      </w:ins>
      <w:ins w:id="39" w:author="Michele Casini" w:date="2021-05-10T16:23:00Z">
        <w:r w:rsidR="00FE6B82">
          <w:t xml:space="preserve">Casini et al. 2016b; Mion et al. 2021) </w:t>
        </w:r>
      </w:ins>
      <w:commentRangeStart w:id="40"/>
      <w:r w:rsidR="005B4694">
        <w:t xml:space="preserve">and the subsequent regime shift </w:t>
      </w:r>
      <w:r w:rsidR="005B4694" w:rsidRPr="00EF580F">
        <w:t xml:space="preserve">in the early 1990’s </w:t>
      </w:r>
      <w:r w:rsidR="005B4694" w:rsidRPr="00EF580F">
        <w:fldChar w:fldCharType="begin"/>
      </w:r>
      <w:r w:rsidR="005B4694" w:rsidRPr="00EF580F">
        <w:instrText xml:space="preserve"> ADDIN ZOTERO_ITEM CSL_CITATION {"citationID":"3mg0lB65","properties":{"formattedCitation":"(Casini {\\i{}et al.}, 2009; M\\uc0\\u246{}llmann {\\i{}et al.}, 2009; G\\uc0\\u229{}rdmark {\\i{}et al.}, 2015)","plainCitation":"(Casini et al., 2009; Möllmann et al., 2009; Gårdmark et al., 2015)","noteIndex":0},"citationItems":[{"id":261,"uris":["http://zotero.org/users/6116610/items/FYIQFDXV"],"uri":["http://zotero.org/users/6116610/items/FYIQFDXV"],"itemData":{"id":261,"type":"article-journal","container-title":"Proceedings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5B4694" w:rsidRPr="00EF580F">
        <w:fldChar w:fldCharType="separate"/>
      </w:r>
      <w:r w:rsidR="005B4694" w:rsidRPr="00EF580F">
        <w:t xml:space="preserve">(Casini </w:t>
      </w:r>
      <w:r w:rsidR="005B4694" w:rsidRPr="00EF580F">
        <w:rPr>
          <w:i/>
          <w:iCs/>
        </w:rPr>
        <w:t>et al.</w:t>
      </w:r>
      <w:r w:rsidR="005B4694" w:rsidRPr="00EF580F">
        <w:t xml:space="preserve">, 2009; Möllmann </w:t>
      </w:r>
      <w:r w:rsidR="005B4694" w:rsidRPr="00EF580F">
        <w:rPr>
          <w:i/>
          <w:iCs/>
        </w:rPr>
        <w:t>et al.</w:t>
      </w:r>
      <w:r w:rsidR="005B4694" w:rsidRPr="00EF580F">
        <w:t xml:space="preserve">, 2009; Gårdmark </w:t>
      </w:r>
      <w:r w:rsidR="005B4694" w:rsidRPr="00EF580F">
        <w:rPr>
          <w:i/>
          <w:iCs/>
        </w:rPr>
        <w:t>et al.</w:t>
      </w:r>
      <w:r w:rsidR="005B4694" w:rsidRPr="00EF580F">
        <w:t>, 2015)</w:t>
      </w:r>
      <w:r w:rsidR="005B4694" w:rsidRPr="00EF580F">
        <w:fldChar w:fldCharType="end"/>
      </w:r>
      <w:commentRangeEnd w:id="40"/>
      <w:r w:rsidR="00FE6B82">
        <w:rPr>
          <w:rStyle w:val="CommentReference"/>
        </w:rPr>
        <w:commentReference w:id="40"/>
      </w:r>
      <w:r w:rsidR="005B4694" w:rsidRPr="00EF580F">
        <w:t xml:space="preserve">. </w:t>
      </w:r>
      <w:r w:rsidR="00E93FF7">
        <w:t xml:space="preserve">This has compromised </w:t>
      </w:r>
      <w:commentRangeStart w:id="41"/>
      <w:ins w:id="42" w:author="Michele Casini" w:date="2021-05-10T16:26:00Z">
        <w:r w:rsidR="00FE6B82">
          <w:t xml:space="preserve">tremendously </w:t>
        </w:r>
        <w:commentRangeEnd w:id="41"/>
        <w:r w:rsidR="00FE6B82">
          <w:rPr>
            <w:rStyle w:val="CommentReference"/>
          </w:rPr>
          <w:commentReference w:id="41"/>
        </w:r>
      </w:ins>
      <w:r w:rsidR="00E93FF7">
        <w:t xml:space="preserve">the </w:t>
      </w:r>
      <w:r w:rsidR="00263369">
        <w:t>stock</w:t>
      </w:r>
      <w:del w:id="43" w:author="Michele Casini" w:date="2021-05-10T16:25:00Z">
        <w:r w:rsidR="00263369" w:rsidDel="00FE6B82">
          <w:delText>s</w:delText>
        </w:r>
      </w:del>
      <w:r w:rsidR="00263369">
        <w:t xml:space="preserve"> </w:t>
      </w:r>
      <w:ins w:id="44" w:author="Michele Casini" w:date="2021-05-10T16:25:00Z">
        <w:r w:rsidR="00FE6B82">
          <w:t xml:space="preserve">productivity contributing to the </w:t>
        </w:r>
      </w:ins>
      <w:ins w:id="45" w:author="Michele Casini" w:date="2021-05-10T16:27:00Z">
        <w:r w:rsidR="00FE6B82">
          <w:t>closure of the commercial fisheries in</w:t>
        </w:r>
      </w:ins>
      <w:ins w:id="46" w:author="Michele Casini" w:date="2021-05-10T16:25:00Z">
        <w:r w:rsidR="00FE6B82">
          <w:t xml:space="preserve"> the past few years </w:t>
        </w:r>
      </w:ins>
      <w:ins w:id="47" w:author="Michele Casini" w:date="2021-05-10T16:26:00Z">
        <w:r w:rsidR="00FE6B82">
          <w:t xml:space="preserve">(ICES 2021). </w:t>
        </w:r>
      </w:ins>
      <w:del w:id="48" w:author="Michele Casini" w:date="2021-05-10T16:27:00Z">
        <w:r w:rsidR="00263369" w:rsidDel="00FE6B82">
          <w:delText>growth potential</w:delText>
        </w:r>
        <w:r w:rsidR="00EC1783" w:rsidDel="00FE6B82">
          <w:delText xml:space="preserve"> such that it is estimated to remain below the limit reference point </w:delText>
        </w:r>
        <w:r w:rsidR="005528A8" w:rsidDel="00FE6B82">
          <w:delText xml:space="preserve">where recruitment may be at risk – even </w:delText>
        </w:r>
        <w:r w:rsidR="00EC1783" w:rsidDel="00FE6B82">
          <w:delText xml:space="preserve">in the absence of </w:delText>
        </w:r>
        <w:commentRangeStart w:id="49"/>
        <w:r w:rsidR="00EC1783" w:rsidDel="00FE6B82">
          <w:delText>fishing</w:delText>
        </w:r>
        <w:commentRangeEnd w:id="49"/>
        <w:r w:rsidR="00EC1783" w:rsidDel="00FE6B82">
          <w:rPr>
            <w:rStyle w:val="CommentReference"/>
          </w:rPr>
          <w:commentReference w:id="49"/>
        </w:r>
        <w:r w:rsidR="00426E15" w:rsidDel="00FE6B82">
          <w:delText xml:space="preserve"> </w:delText>
        </w:r>
        <w:r w:rsidR="005250AC" w:rsidDel="00FE6B82">
          <w:fldChar w:fldCharType="begin"/>
        </w:r>
        <w:r w:rsidR="004A1A75" w:rsidDel="00FE6B82">
          <w:delInstrText xml:space="preserve"> ADDIN ZOTERO_ITEM CSL_CITATION {"citationID":"VAjAvqgf","properties":{"formattedCitation":"(Mion {\\i{}et al.}, 2018; Eero {\\i{}et al.}, 2020)","plainCitation":"(Mion et al., 2018; Eero et al., 2020)","noteIndex":0},"citationItems":[{"id":876,"uris":["http://zotero.org/users/6116610/items/2NFIJQCW"],"uri":["http://zotero.org/users/6116610/items/2NFIJQCW"],"itemData":{"id":876,"type":"article-journal","container-title":"Journal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delInstrText>
        </w:r>
        <w:r w:rsidR="005250AC" w:rsidDel="00FE6B82">
          <w:fldChar w:fldCharType="separate"/>
        </w:r>
        <w:r w:rsidR="004A1A75" w:rsidRPr="004A1A75" w:rsidDel="00FE6B82">
          <w:delText xml:space="preserve">(Mion </w:delText>
        </w:r>
        <w:r w:rsidR="004A1A75" w:rsidRPr="004A1A75" w:rsidDel="00FE6B82">
          <w:rPr>
            <w:i/>
            <w:iCs/>
          </w:rPr>
          <w:delText>et al.</w:delText>
        </w:r>
        <w:r w:rsidR="004A1A75" w:rsidRPr="004A1A75" w:rsidDel="00FE6B82">
          <w:delText xml:space="preserve">, 2018; Eero </w:delText>
        </w:r>
        <w:r w:rsidR="004A1A75" w:rsidRPr="004A1A75" w:rsidDel="00FE6B82">
          <w:rPr>
            <w:i/>
            <w:iCs/>
          </w:rPr>
          <w:delText>et al.</w:delText>
        </w:r>
        <w:r w:rsidR="004A1A75" w:rsidRPr="004A1A75" w:rsidDel="00FE6B82">
          <w:delText>, 2020)</w:delText>
        </w:r>
        <w:r w:rsidR="005250AC" w:rsidDel="00FE6B82">
          <w:fldChar w:fldCharType="end"/>
        </w:r>
        <w:r w:rsidR="00E16B17" w:rsidDel="00FE6B82">
          <w:delText>.</w:delText>
        </w:r>
        <w:r w:rsidR="00263369" w:rsidDel="00FE6B82">
          <w:delText xml:space="preserve"> </w:delText>
        </w:r>
      </w:del>
      <w:r w:rsidR="005B4694">
        <w:t xml:space="preserve">Second, the </w:t>
      </w:r>
      <w:ins w:id="50" w:author="Michele Casini" w:date="2021-05-10T16:27:00Z">
        <w:r w:rsidR="00FE6B82">
          <w:t xml:space="preserve">Baltic </w:t>
        </w:r>
      </w:ins>
      <w:r w:rsidR="005B4694">
        <w:t xml:space="preserve">ecosystem has seen a major change in the </w:t>
      </w:r>
      <w:r w:rsidR="005B4694" w:rsidRPr="00EF580F">
        <w:t xml:space="preserve">abundance of both cod and its potential competitor </w:t>
      </w:r>
      <w:commentRangeStart w:id="51"/>
      <w:r w:rsidR="005B4694" w:rsidRPr="00EF580F">
        <w:t>European Flounder</w:t>
      </w:r>
      <w:r w:rsidR="002D4FB6">
        <w:t xml:space="preserve"> (</w:t>
      </w:r>
      <w:r w:rsidR="002D4FB6" w:rsidRPr="002D4FB6">
        <w:rPr>
          <w:i/>
          <w:iCs/>
        </w:rPr>
        <w:t>Platichthys flesus</w:t>
      </w:r>
      <w:r w:rsidR="002D4FB6">
        <w:t>)</w:t>
      </w:r>
      <w:r w:rsidR="005B4694">
        <w:t xml:space="preserve">, </w:t>
      </w:r>
      <w:commentRangeEnd w:id="51"/>
      <w:r w:rsidR="004F65A2">
        <w:rPr>
          <w:rStyle w:val="CommentReference"/>
        </w:rPr>
        <w:commentReference w:id="51"/>
      </w:r>
      <w:r w:rsidR="005B4694">
        <w:t xml:space="preserve">and </w:t>
      </w:r>
      <w:r w:rsidR="005B4694" w:rsidRPr="00EF580F">
        <w:t xml:space="preserve">in the distribution of its main pelagic prey species (sprat </w:t>
      </w:r>
      <w:ins w:id="52" w:author="Michele Casini" w:date="2021-05-10T16:18:00Z">
        <w:r w:rsidR="004F65A2" w:rsidRPr="004F65A2">
          <w:rPr>
            <w:i/>
          </w:rPr>
          <w:t>Sprattus sprattus</w:t>
        </w:r>
        <w:r w:rsidR="004F65A2">
          <w:t xml:space="preserve"> </w:t>
        </w:r>
      </w:ins>
      <w:r w:rsidR="005B4694" w:rsidRPr="00EF580F">
        <w:t>and herring</w:t>
      </w:r>
      <w:ins w:id="53" w:author="Michele Casini" w:date="2021-05-10T16:18:00Z">
        <w:r w:rsidR="004F65A2">
          <w:t xml:space="preserve"> </w:t>
        </w:r>
        <w:r w:rsidR="004F65A2" w:rsidRPr="004F65A2">
          <w:rPr>
            <w:i/>
          </w:rPr>
          <w:t>Clupea harengus</w:t>
        </w:r>
      </w:ins>
      <w:r w:rsidR="005B4694" w:rsidRPr="00EF580F">
        <w:t xml:space="preserve">). </w:t>
      </w:r>
      <w:commentRangeStart w:id="54"/>
      <w:r w:rsidR="005B4694">
        <w:t>Lastly</w:t>
      </w:r>
      <w:commentRangeEnd w:id="54"/>
      <w:r w:rsidR="006B30E5">
        <w:rPr>
          <w:rStyle w:val="CommentReference"/>
        </w:rPr>
        <w:commentReference w:id="54"/>
      </w:r>
      <w:r w:rsidR="005B4694" w:rsidRPr="00EF580F">
        <w:t xml:space="preserve">, the irregular inflows of saline and oxygenated water from the North Sea together with a long residence time (25-30 years) </w:t>
      </w:r>
      <w:del w:id="55" w:author="Michele Casini" w:date="2021-05-10T16:29:00Z">
        <w:r w:rsidR="005B4694" w:rsidRPr="00EF580F" w:rsidDel="00F61C0C">
          <w:fldChar w:fldCharType="begin"/>
        </w:r>
        <w:r w:rsidR="005B4694" w:rsidRPr="00EF580F" w:rsidDel="00F61C0C">
          <w:delInstrText xml:space="preserve"> ADDIN ZOTERO_ITEM CSL_CITATION {"citationID":"LuoqIaRK","properties":{"formattedCitation":"(Carstensen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delInstrText>
        </w:r>
        <w:r w:rsidR="005B4694" w:rsidRPr="00EF580F" w:rsidDel="00F61C0C">
          <w:fldChar w:fldCharType="separate"/>
        </w:r>
        <w:r w:rsidR="005B4694" w:rsidRPr="00EF580F" w:rsidDel="00F61C0C">
          <w:delText xml:space="preserve">(Carstensen </w:delText>
        </w:r>
        <w:r w:rsidR="005B4694" w:rsidRPr="00EF580F" w:rsidDel="00F61C0C">
          <w:rPr>
            <w:i/>
            <w:iCs/>
          </w:rPr>
          <w:delText>et al.</w:delText>
        </w:r>
        <w:r w:rsidR="005B4694" w:rsidRPr="00EF580F" w:rsidDel="00F61C0C">
          <w:delText>, 2014)</w:delText>
        </w:r>
        <w:r w:rsidR="005B4694" w:rsidRPr="00EF580F" w:rsidDel="00F61C0C">
          <w:fldChar w:fldCharType="end"/>
        </w:r>
        <w:r w:rsidR="005B4694" w:rsidRPr="00EF580F" w:rsidDel="00F61C0C">
          <w:delText xml:space="preserve"> </w:delText>
        </w:r>
      </w:del>
      <w:r w:rsidR="005B4694" w:rsidRPr="00EF580F">
        <w:t xml:space="preserve">have contributed to </w:t>
      </w:r>
      <w:del w:id="56" w:author="Michele Casini" w:date="2021-05-10T16:28:00Z">
        <w:r w:rsidR="005B4694" w:rsidRPr="00EF580F" w:rsidDel="00FE6B82">
          <w:delText>it containing</w:delText>
        </w:r>
      </w:del>
      <w:ins w:id="57" w:author="Michele Casini" w:date="2021-05-10T16:28:00Z">
        <w:r w:rsidR="00FE6B82">
          <w:t xml:space="preserve"> making the Baltic Sea</w:t>
        </w:r>
      </w:ins>
      <w:r w:rsidR="005B4694" w:rsidRPr="00EF580F">
        <w:t xml:space="preserve"> the largest </w:t>
      </w:r>
      <w:commentRangeStart w:id="58"/>
      <w:r w:rsidR="005B4694" w:rsidRPr="00EF580F">
        <w:t xml:space="preserve">anthropogenically induced </w:t>
      </w:r>
      <w:commentRangeEnd w:id="58"/>
      <w:r w:rsidR="00586CB1">
        <w:rPr>
          <w:rStyle w:val="CommentReference"/>
        </w:rPr>
        <w:commentReference w:id="58"/>
      </w:r>
      <w:r w:rsidR="005B4694" w:rsidRPr="00EF580F">
        <w:t xml:space="preserve">hypoxic area in the world </w:t>
      </w:r>
      <w:r w:rsidR="005B4694" w:rsidRPr="00EF580F">
        <w:fldChar w:fldCharType="begin"/>
      </w:r>
      <w:r w:rsidR="005B4694" w:rsidRPr="00EF580F">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fldChar w:fldCharType="separate"/>
      </w:r>
      <w:r w:rsidR="005B4694" w:rsidRPr="00EF580F">
        <w:t xml:space="preserve">(Carstensen </w:t>
      </w:r>
      <w:r w:rsidR="005B4694" w:rsidRPr="00EF580F">
        <w:rPr>
          <w:i/>
          <w:iCs/>
        </w:rPr>
        <w:t>et al.</w:t>
      </w:r>
      <w:r w:rsidR="005B4694" w:rsidRPr="00EF580F">
        <w:t>, 2014)</w:t>
      </w:r>
      <w:r w:rsidR="005B4694" w:rsidRPr="00EF580F">
        <w:fldChar w:fldCharType="end"/>
      </w:r>
      <w:r w:rsidR="005B4694" w:rsidRPr="00EF580F">
        <w:t>.</w:t>
      </w:r>
      <w:r w:rsidR="00681547">
        <w:t xml:space="preserve"> </w:t>
      </w:r>
      <w:r w:rsidR="005528A8">
        <w:t xml:space="preserve">However, </w:t>
      </w:r>
      <w:r w:rsidR="001E0E04">
        <w:t xml:space="preserve">it remains unknown what the relative importance of these variables are, since they have not been analysed </w:t>
      </w:r>
      <w:r w:rsidR="006D1E25">
        <w:t xml:space="preserve">directly </w:t>
      </w:r>
      <w:r w:rsidR="001E0E04">
        <w:t xml:space="preserve">in a single framework, and not </w:t>
      </w:r>
      <w:r w:rsidR="001825D5">
        <w:t xml:space="preserve">on </w:t>
      </w:r>
      <w:del w:id="59" w:author="Michele Casini" w:date="2021-05-10T16:19:00Z">
        <w:r w:rsidR="001825D5" w:rsidDel="008F5A61">
          <w:delText>a fine</w:delText>
        </w:r>
      </w:del>
      <w:commentRangeStart w:id="60"/>
      <w:ins w:id="61" w:author="Michele Casini" w:date="2021-05-10T16:19:00Z">
        <w:r w:rsidR="008F5A61">
          <w:t>different</w:t>
        </w:r>
      </w:ins>
      <w:r w:rsidR="001825D5">
        <w:t xml:space="preserve"> spatial scale</w:t>
      </w:r>
      <w:ins w:id="62" w:author="Michele Casini" w:date="2021-05-10T16:19:00Z">
        <w:r w:rsidR="008F5A61">
          <w:t>s</w:t>
        </w:r>
        <w:commentRangeEnd w:id="60"/>
        <w:r w:rsidR="008F5A61">
          <w:rPr>
            <w:rStyle w:val="CommentReference"/>
          </w:rPr>
          <w:commentReference w:id="60"/>
        </w:r>
      </w:ins>
      <w:r w:rsidR="001825D5">
        <w:t>.</w:t>
      </w:r>
    </w:p>
    <w:p w14:paraId="1524E9B4" w14:textId="654FAC98" w:rsidR="005039E7" w:rsidRPr="00EF580F" w:rsidRDefault="00C937AF" w:rsidP="005039E7">
      <w:pPr>
        <w:spacing w:line="480" w:lineRule="auto"/>
        <w:ind w:firstLine="284"/>
        <w:contextualSpacing/>
        <w:jc w:val="both"/>
        <w:rPr>
          <w:b/>
          <w:sz w:val="28"/>
          <w:szCs w:val="28"/>
        </w:rPr>
      </w:pPr>
      <w:r w:rsidRPr="00EF580F">
        <w:t xml:space="preserve">In this study, we apply spatiotemporal predictive-process GLMMs to characterize spatiotemporal variation in body condition of </w:t>
      </w:r>
      <w:r>
        <w:t xml:space="preserve">cod in the </w:t>
      </w:r>
      <w:ins w:id="63" w:author="Michele Casini" w:date="2021-05-10T16:30:00Z">
        <w:r w:rsidR="006B30E5">
          <w:t xml:space="preserve">south-eastern </w:t>
        </w:r>
      </w:ins>
      <w:r>
        <w:t>B</w:t>
      </w:r>
      <w:r w:rsidRPr="00EF580F">
        <w:t xml:space="preserve">altic </w:t>
      </w:r>
      <w:r>
        <w:t>Sea</w:t>
      </w:r>
      <w:r w:rsidRPr="00EF580F">
        <w:t>.</w:t>
      </w:r>
      <w:r>
        <w:t xml:space="preserve"> </w:t>
      </w:r>
      <w:r w:rsidR="005039E7" w:rsidRPr="00EF580F">
        <w:t xml:space="preserve">We use data from the Baltic International Trawl Survey between 1991-2020, which corresponds to a period of initially high but deteriorating condition </w:t>
      </w:r>
      <w:r w:rsidR="005039E7" w:rsidRPr="00EF580F">
        <w:fldChar w:fldCharType="begin"/>
      </w:r>
      <w:r w:rsidR="005039E7">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EF580F">
        <w:fldChar w:fldCharType="separate"/>
      </w:r>
      <w:r w:rsidR="005039E7" w:rsidRPr="00EF580F">
        <w:t xml:space="preserve">(Casini </w:t>
      </w:r>
      <w:r w:rsidR="005039E7" w:rsidRPr="00EF580F">
        <w:rPr>
          <w:i/>
          <w:iCs/>
        </w:rPr>
        <w:t>et al.</w:t>
      </w:r>
      <w:r w:rsidR="005039E7" w:rsidRPr="00EF580F">
        <w:t>, 2016</w:t>
      </w:r>
      <w:ins w:id="64" w:author="Michele Casini" w:date="2021-05-10T16:31:00Z">
        <w:r w:rsidR="006B30E5">
          <w:t>b</w:t>
        </w:r>
      </w:ins>
      <w:del w:id="65" w:author="Michele Casini" w:date="2021-05-10T16:31:00Z">
        <w:r w:rsidR="005039E7" w:rsidRPr="00EF580F" w:rsidDel="006B30E5">
          <w:delText>a</w:delText>
        </w:r>
      </w:del>
      <w:r w:rsidR="005039E7" w:rsidRPr="00EF580F">
        <w:t>)</w:t>
      </w:r>
      <w:r w:rsidR="005039E7" w:rsidRPr="00EF580F">
        <w:fldChar w:fldCharType="end"/>
      </w:r>
      <w:r w:rsidR="005039E7" w:rsidRPr="00EF580F">
        <w:t xml:space="preserve">. We then seek to (1) identify which set of covariates (density of flounder, cod, availability of pelagic prey or oxygen concentration) provide a parsimonious fit to </w:t>
      </w:r>
      <w:del w:id="66" w:author="Michele Casini" w:date="2021-05-10T16:34:00Z">
        <w:r w:rsidR="005039E7" w:rsidRPr="00EF580F" w:rsidDel="007A7EF5">
          <w:delText>weight-length</w:delText>
        </w:r>
      </w:del>
      <w:ins w:id="67" w:author="Michele Casini" w:date="2021-05-10T16:34:00Z">
        <w:r w:rsidR="007A7EF5">
          <w:t xml:space="preserve"> condition</w:t>
        </w:r>
      </w:ins>
      <w:r w:rsidR="005039E7" w:rsidRPr="00EF580F">
        <w:t xml:space="preserve"> and (2) estimate the variation explained by these covariates and contrast that to variation explained by </w:t>
      </w:r>
      <w:ins w:id="68" w:author="Michele Casini" w:date="2021-05-10T16:32:00Z">
        <w:r w:rsidR="006B30E5">
          <w:t xml:space="preserve">the remaining </w:t>
        </w:r>
      </w:ins>
      <w:r w:rsidR="005039E7" w:rsidRPr="00EF580F">
        <w:t xml:space="preserve">spatial and spatiotemporal variation. </w:t>
      </w:r>
      <w:r w:rsidR="005039E7" w:rsidRPr="00EF580F">
        <w:rPr>
          <w:color w:val="FF0000"/>
        </w:rPr>
        <w:t xml:space="preserve"> </w:t>
      </w:r>
    </w:p>
    <w:p w14:paraId="2BD6F42E" w14:textId="77777777" w:rsidR="00CD5974" w:rsidRDefault="00CD5974" w:rsidP="00636A03">
      <w:pPr>
        <w:spacing w:line="480" w:lineRule="auto"/>
        <w:contextualSpacing/>
        <w:jc w:val="both"/>
        <w:rPr>
          <w:b/>
          <w:sz w:val="28"/>
          <w:szCs w:val="28"/>
        </w:rPr>
      </w:pPr>
    </w:p>
    <w:p w14:paraId="10B90A80" w14:textId="0BADF685" w:rsidR="00736FF5" w:rsidRPr="00EF580F" w:rsidRDefault="00401B29" w:rsidP="00636A03">
      <w:pPr>
        <w:spacing w:line="480" w:lineRule="auto"/>
        <w:contextualSpacing/>
        <w:jc w:val="both"/>
        <w:rPr>
          <w:b/>
          <w:sz w:val="28"/>
          <w:szCs w:val="28"/>
        </w:rPr>
      </w:pPr>
      <w:r w:rsidRPr="00EF580F">
        <w:rPr>
          <w:b/>
          <w:sz w:val="28"/>
          <w:szCs w:val="28"/>
        </w:rPr>
        <w:t>Materials and methods</w:t>
      </w:r>
    </w:p>
    <w:p w14:paraId="25274BA6" w14:textId="67D23370" w:rsidR="00522CF8" w:rsidRPr="00EF580F" w:rsidRDefault="00522CF8" w:rsidP="00522CF8">
      <w:pPr>
        <w:spacing w:line="480" w:lineRule="auto"/>
        <w:contextualSpacing/>
        <w:jc w:val="both"/>
        <w:rPr>
          <w:b/>
          <w:bCs/>
          <w:i/>
        </w:rPr>
      </w:pPr>
      <w:commentRangeStart w:id="69"/>
      <w:r w:rsidRPr="00EF580F">
        <w:rPr>
          <w:b/>
          <w:bCs/>
          <w:i/>
        </w:rPr>
        <w:t>Model description</w:t>
      </w:r>
      <w:commentRangeEnd w:id="69"/>
      <w:r w:rsidRPr="00EF580F">
        <w:rPr>
          <w:rStyle w:val="CommentReference"/>
          <w:b/>
          <w:bCs/>
        </w:rPr>
        <w:commentReference w:id="69"/>
      </w:r>
    </w:p>
    <w:p w14:paraId="060C385E" w14:textId="4274A871" w:rsidR="00555CFC" w:rsidRPr="00EF580F" w:rsidRDefault="00555CFC" w:rsidP="00522CF8">
      <w:pPr>
        <w:spacing w:line="480" w:lineRule="auto"/>
        <w:contextualSpacing/>
        <w:jc w:val="both"/>
        <w:rPr>
          <w:i/>
        </w:rPr>
      </w:pPr>
      <w:r w:rsidRPr="00EF580F">
        <w:rPr>
          <w:i/>
        </w:rPr>
        <w:lastRenderedPageBreak/>
        <w:t>Condition model</w:t>
      </w:r>
    </w:p>
    <w:p w14:paraId="3AEC51B7" w14:textId="488692E7" w:rsidR="00815A3D" w:rsidRPr="00EF580F" w:rsidRDefault="003440A4" w:rsidP="00390C1D">
      <w:pPr>
        <w:spacing w:line="480" w:lineRule="auto"/>
        <w:contextualSpacing/>
        <w:jc w:val="both"/>
      </w:pPr>
      <w:r w:rsidRPr="00EF580F">
        <w:t xml:space="preserve">We model condition by assuming weight varies log-normally around an average allometric function of length: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EF580F">
        <w:t>,</w:t>
      </w:r>
      <w:r w:rsidRPr="00EF580F">
        <w:t xml:space="preserve"> where </w:t>
      </w:r>
      <m:oMath>
        <m:r>
          <w:rPr>
            <w:rFonts w:ascii="Cambria Math" w:hAnsi="Cambria Math"/>
          </w:rPr>
          <m:t>w</m:t>
        </m:r>
      </m:oMath>
      <w:r w:rsidRPr="00EF580F">
        <w:rPr>
          <w:i/>
        </w:rPr>
        <w:t xml:space="preserve"> </w:t>
      </w:r>
      <w:r w:rsidRPr="00EF580F">
        <w:t xml:space="preserve">is weight in grams, </w:t>
      </w:r>
      <m:oMath>
        <m:r>
          <w:rPr>
            <w:rFonts w:ascii="Cambria Math" w:hAnsi="Cambria Math"/>
          </w:rPr>
          <m:t>l</m:t>
        </m:r>
      </m:oMath>
      <w:r w:rsidRPr="00EF580F">
        <w:rPr>
          <w:i/>
        </w:rPr>
        <w:t xml:space="preserve"> </w:t>
      </w:r>
      <w:r w:rsidRPr="00EF580F">
        <w:t>is length in cm</w:t>
      </w:r>
      <w:r w:rsidR="002661DC" w:rsidRPr="00EF580F">
        <w:t xml:space="preserve">, </w:t>
      </w:r>
      <m:oMath>
        <m:r>
          <w:rPr>
            <w:rFonts w:ascii="Cambria Math" w:hAnsi="Cambria Math"/>
          </w:rPr>
          <m:t>b</m:t>
        </m:r>
      </m:oMath>
      <w:r w:rsidRPr="00EF580F">
        <w:rPr>
          <w:i/>
        </w:rPr>
        <w:t xml:space="preserve"> </w:t>
      </w:r>
      <w:r w:rsidRPr="00EF580F">
        <w:t>is the allometric length exponent</w:t>
      </w:r>
      <w:r w:rsidR="00A570A7" w:rsidRPr="00EF580F">
        <w:t xml:space="preserve"> and</w:t>
      </w:r>
      <w:r w:rsidR="00A41C3C" w:rsidRPr="00EF580F">
        <w:t xml:space="preserve"> </w:t>
      </w:r>
      <m:oMath>
        <m:r>
          <w:rPr>
            <w:rFonts w:ascii="Cambria Math" w:hAnsi="Cambria Math"/>
          </w:rPr>
          <m:t>a</m:t>
        </m:r>
      </m:oMath>
      <w:r w:rsidRPr="00EF580F">
        <w:rPr>
          <w:i/>
        </w:rPr>
        <w:t xml:space="preserve"> </w:t>
      </w:r>
      <w:r w:rsidRPr="00EF580F">
        <w:t>is the condition factor</w:t>
      </w:r>
      <w:r w:rsidR="00A570A7" w:rsidRPr="00EF580F">
        <w:t xml:space="preserve"> that we are seeking</w:t>
      </w:r>
      <w:r w:rsidR="003F323C" w:rsidRPr="00EF580F">
        <w:t xml:space="preserve">, </w:t>
      </w:r>
      <w:r w:rsidRPr="00EF580F">
        <w:t xml:space="preserve">in unit </w:t>
      </w:r>
      <m:oMath>
        <m:r>
          <w:rPr>
            <w:rFonts w:ascii="Cambria Math" w:hAnsi="Cambria Math"/>
          </w:rPr>
          <m:t>g/</m:t>
        </m:r>
        <m:sSup>
          <m:sSupPr>
            <m:ctrlPr>
              <w:rPr>
                <w:rFonts w:ascii="Cambria Math" w:hAnsi="Cambria Math"/>
                <w:i/>
              </w:rPr>
            </m:ctrlPr>
          </m:sSupPr>
          <m:e>
            <m:r>
              <w:rPr>
                <w:rFonts w:ascii="Cambria Math" w:hAnsi="Cambria Math"/>
              </w:rPr>
              <m:t>l</m:t>
            </m:r>
          </m:e>
          <m:sup>
            <m:r>
              <w:rPr>
                <w:rFonts w:ascii="Cambria Math" w:hAnsi="Cambria Math"/>
              </w:rPr>
              <m:t>b</m:t>
            </m:r>
          </m:sup>
        </m:sSup>
      </m:oMath>
      <w:r w:rsidRPr="00EF580F">
        <w:t xml:space="preserve"> </w:t>
      </w:r>
      <w:r w:rsidRPr="00EF580F">
        <w:fldChar w:fldCharType="begin"/>
      </w:r>
      <w:r w:rsidRPr="00EF580F">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EF580F">
        <w:fldChar w:fldCharType="separate"/>
      </w:r>
      <w:r w:rsidRPr="00EF580F">
        <w:t xml:space="preserve">(Froese </w:t>
      </w:r>
      <w:r w:rsidRPr="00EF580F">
        <w:rPr>
          <w:i/>
          <w:iCs/>
        </w:rPr>
        <w:t>et al.</w:t>
      </w:r>
      <w:r w:rsidRPr="00EF580F">
        <w:t>, 2014)</w:t>
      </w:r>
      <w:r w:rsidRPr="00EF580F">
        <w:fldChar w:fldCharType="end"/>
      </w:r>
      <w:r w:rsidRPr="00EF580F">
        <w:t>.</w:t>
      </w:r>
      <w:r w:rsidR="00A354AF" w:rsidRPr="00EF580F">
        <w:t xml:space="preserve"> </w:t>
      </w:r>
      <w:commentRangeStart w:id="70"/>
      <w:r w:rsidR="00A354AF" w:rsidRPr="00EF580F">
        <w:t xml:space="preserve">The condition factor </w:t>
      </w:r>
      <m:oMath>
        <m:r>
          <w:rPr>
            <w:rFonts w:ascii="Cambria Math" w:hAnsi="Cambria Math"/>
          </w:rPr>
          <m:t>a</m:t>
        </m:r>
      </m:oMath>
      <w:r w:rsidR="00A354AF" w:rsidRPr="00EF580F">
        <w:t xml:space="preserve"> </w:t>
      </w:r>
      <w:r w:rsidR="001E4773" w:rsidRPr="00EF580F">
        <w:t xml:space="preserve">is a better measure of condition than the commonly used Fulton condition factor </w:t>
      </w:r>
      <w:r w:rsidR="00221201" w:rsidRPr="00EF580F">
        <w:t xml:space="preserve">as </w:t>
      </w:r>
      <w:r w:rsidR="001E4773" w:rsidRPr="00EF580F">
        <w:t xml:space="preserve">growth </w:t>
      </w:r>
      <w:r w:rsidR="00221201" w:rsidRPr="00EF580F">
        <w:t xml:space="preserve">tends to be </w:t>
      </w:r>
      <w:r w:rsidR="001E4773" w:rsidRPr="00EF580F">
        <w:t>allometric</w:t>
      </w:r>
      <w:r w:rsidR="00F47FBF" w:rsidRPr="00EF580F">
        <w:t xml:space="preserve"> </w:t>
      </w:r>
      <w:r w:rsidR="00F47FBF" w:rsidRPr="00EF580F">
        <w:fldChar w:fldCharType="begin"/>
      </w:r>
      <w:r w:rsidR="00F47FBF" w:rsidRPr="00EF580F">
        <w:instrText xml:space="preserve"> ADDIN ZOTERO_ITEM CSL_CITATION {"citationID":"t1JbKAvk","properties":{"formattedCitation":"(Ricker, 1975; Nash {\\i{}et al.}, 2006; Froese {\\i{}et al.}, 2014)","plainCitation":"(Ricker, 1975; Nash et al., 2006; Froese et al., 2014)","noteIndex":0},"citationItems":[{"id":31,"uris":["http://zotero.org/users/6116610/items/92KZYTNF"],"uri":["http://zotero.org/users/6116610/items/92KZYTNF"],"itemData":{"id":31,"type":"article-journal","container-title":"Bulletin of the Fisheries Research Board of Canada","DOI":"10.2307/3800109","ISSN":"0022541X","language":"en","page":"1-382","source":"Crossref","title":"Computation and interpretation of biological statistics of fish populations","volume":"191","author":[{"family":"Ricker","given":"W. E."}],"issued":{"date-parts":[["1975"]]}}},{"id":2195,"uris":["http://zotero.org/users/6116610/items/9ZYSPDCR"],"uri":["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00F47FBF" w:rsidRPr="00EF580F">
        <w:fldChar w:fldCharType="separate"/>
      </w:r>
      <w:r w:rsidR="00F47FBF" w:rsidRPr="00EF580F">
        <w:t xml:space="preserve">(Ricker, 1975; Nash </w:t>
      </w:r>
      <w:r w:rsidR="00F47FBF" w:rsidRPr="00EF580F">
        <w:rPr>
          <w:i/>
          <w:iCs/>
        </w:rPr>
        <w:t>et al.</w:t>
      </w:r>
      <w:r w:rsidR="00F47FBF" w:rsidRPr="00EF580F">
        <w:t xml:space="preserve">, 2006; Froese </w:t>
      </w:r>
      <w:r w:rsidR="00F47FBF" w:rsidRPr="00EF580F">
        <w:rPr>
          <w:i/>
          <w:iCs/>
        </w:rPr>
        <w:t>et al.</w:t>
      </w:r>
      <w:r w:rsidR="00F47FBF" w:rsidRPr="00EF580F">
        <w:t>, 2014)</w:t>
      </w:r>
      <w:r w:rsidR="00F47FBF" w:rsidRPr="00EF580F">
        <w:fldChar w:fldCharType="end"/>
      </w:r>
      <w:r w:rsidR="004E3E9B" w:rsidRPr="00EF580F">
        <w:t xml:space="preserve"> </w:t>
      </w:r>
      <w:r w:rsidR="00081EE7" w:rsidRPr="00EF580F">
        <w:t>rather</w:t>
      </w:r>
      <w:r w:rsidR="00754801" w:rsidRPr="00EF580F">
        <w:t xml:space="preserve"> than</w:t>
      </w:r>
      <w:r w:rsidR="00081EE7" w:rsidRPr="00EF580F">
        <w:t xml:space="preserve"> isometric (</w:t>
      </w:r>
      <m:oMath>
        <m:r>
          <w:rPr>
            <w:rFonts w:ascii="Cambria Math" w:hAnsi="Cambria Math"/>
          </w:rPr>
          <m:t>b=3</m:t>
        </m:r>
      </m:oMath>
      <w:r w:rsidR="00081EE7" w:rsidRPr="00EF580F">
        <w:t>)</w:t>
      </w:r>
      <w:r w:rsidR="00226E33" w:rsidRPr="00EF580F">
        <w:t xml:space="preserve">. If isometric growth is assumed but </w:t>
      </w:r>
      <m:oMath>
        <m:r>
          <w:rPr>
            <w:rFonts w:ascii="Cambria Math" w:hAnsi="Cambria Math"/>
          </w:rPr>
          <m:t>b&gt;3</m:t>
        </m:r>
      </m:oMath>
      <w:r w:rsidR="00226E33" w:rsidRPr="00EF580F">
        <w:t xml:space="preserve">, the condition factor itself scales with size </w:t>
      </w:r>
      <w:r w:rsidR="001D1ED4" w:rsidRPr="00EF580F">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943A2F" w:rsidRPr="00EF580F">
        <w:t xml:space="preserve"> </w:t>
      </w:r>
      <w:r w:rsidR="00621076" w:rsidRPr="00EF580F">
        <w:fldChar w:fldCharType="begin"/>
      </w:r>
      <w:r w:rsidR="00621076" w:rsidRPr="00EF580F">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621076" w:rsidRPr="00EF580F">
        <w:fldChar w:fldCharType="separate"/>
      </w:r>
      <w:r w:rsidR="00621076" w:rsidRPr="00EF580F">
        <w:t>(Le Cren, 1951)</w:t>
      </w:r>
      <w:r w:rsidR="00621076" w:rsidRPr="00EF580F">
        <w:fldChar w:fldCharType="end"/>
      </w:r>
      <w:r w:rsidR="00F1226D" w:rsidRPr="00EF580F">
        <w:t xml:space="preserve">. This can lead to bias if </w:t>
      </w:r>
      <w:r w:rsidR="00300505" w:rsidRPr="00EF580F">
        <w:t>the size-distribution in the population has changed</w:t>
      </w:r>
      <w:r w:rsidR="00AF44EC" w:rsidRPr="00EF580F">
        <w:t xml:space="preserve">, which it has </w:t>
      </w:r>
      <w:del w:id="71" w:author="Michele Casini" w:date="2021-05-10T16:47:00Z">
        <w:r w:rsidR="00F1226D" w:rsidRPr="00EF580F" w:rsidDel="00BC1A7C">
          <w:delText xml:space="preserve">as </w:delText>
        </w:r>
      </w:del>
      <w:ins w:id="72" w:author="Michele Casini" w:date="2021-05-10T16:47:00Z">
        <w:r w:rsidR="00BC1A7C">
          <w:t xml:space="preserve">for cod </w:t>
        </w:r>
      </w:ins>
      <w:r w:rsidR="00F1226D" w:rsidRPr="00EF580F">
        <w:t>in the Baltic</w:t>
      </w:r>
      <w:r w:rsidR="00AF44EC" w:rsidRPr="00EF580F">
        <w:t xml:space="preserve"> Sea</w:t>
      </w:r>
      <w:r w:rsidR="00300505" w:rsidRPr="00EF580F">
        <w:t>.</w:t>
      </w:r>
      <w:commentRangeEnd w:id="70"/>
      <w:r w:rsidR="00BC1A7C">
        <w:rPr>
          <w:rStyle w:val="CommentReference"/>
        </w:rPr>
        <w:commentReference w:id="70"/>
      </w:r>
    </w:p>
    <w:p w14:paraId="332EC28A" w14:textId="273A7BE3" w:rsidR="00522CF8" w:rsidRPr="00EF580F" w:rsidRDefault="00522CF8" w:rsidP="00390C1D">
      <w:pPr>
        <w:spacing w:line="480" w:lineRule="auto"/>
        <w:ind w:firstLine="284"/>
        <w:contextualSpacing/>
        <w:jc w:val="both"/>
      </w:pPr>
      <w:r w:rsidRPr="00EF580F">
        <w:t xml:space="preserve">We </w:t>
      </w:r>
      <w:r w:rsidR="00191DE1" w:rsidRPr="00EF580F">
        <w:t xml:space="preserve">fit this model as a </w:t>
      </w:r>
      <w:r w:rsidRPr="00EF580F">
        <w:t xml:space="preserve">spatiotemporal GLMM </w:t>
      </w:r>
      <w:r w:rsidR="009867F9" w:rsidRPr="00EF580F">
        <w:t>after taking the log on both sides</w:t>
      </w:r>
      <w:r w:rsidRPr="00EF580F">
        <w:t>:</w:t>
      </w:r>
    </w:p>
    <w:p w14:paraId="2B0F8613" w14:textId="4E5ED3B9" w:rsidR="009F477C" w:rsidRPr="00EF580F" w:rsidRDefault="00306414" w:rsidP="00390C1D">
      <w:pPr>
        <w:spacing w:line="480" w:lineRule="auto"/>
        <w:contextualSpacing/>
        <w:jc w:val="right"/>
      </w:pPr>
      <m:oMath>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s,t</m:t>
                </m:r>
              </m:sub>
            </m:sSub>
            <m:r>
              <w:rPr>
                <w:rFonts w:ascii="Cambria Math" w:hAnsi="Cambria Math"/>
              </w:rPr>
              <m:t>)</m:t>
            </m:r>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,ϕ,υ)</m:t>
        </m:r>
      </m:oMath>
      <w:r w:rsidR="009F477C" w:rsidRPr="00EF580F">
        <w:t xml:space="preserve">                                        (1)</w:t>
      </w:r>
    </w:p>
    <w:p w14:paraId="23E9F3E3" w14:textId="14E1EEB0" w:rsidR="00522CF8" w:rsidRPr="00EF580F" w:rsidRDefault="00306414" w:rsidP="00390C1D">
      <w:pPr>
        <w:spacing w:line="480" w:lineRule="auto"/>
        <w:contextualSpacing/>
        <w:jc w:val="right"/>
      </w:pPr>
      <m:oMath>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(l)</m:t>
            </m:r>
          </m:e>
        </m:func>
      </m:oMath>
      <w:r w:rsidR="00522CF8" w:rsidRPr="00EF580F">
        <w:t xml:space="preserve">        </w:t>
      </w:r>
      <w:r w:rsidR="008E1BB5" w:rsidRPr="00EF580F">
        <w:t xml:space="preserve">          </w:t>
      </w:r>
      <w:r w:rsidR="00522CF8" w:rsidRPr="00EF580F">
        <w:t xml:space="preserve">         (</w:t>
      </w:r>
      <w:r w:rsidR="002C6DFC" w:rsidRPr="00EF580F">
        <w:t>2</w:t>
      </w:r>
      <w:r w:rsidR="00522CF8" w:rsidRPr="00EF580F">
        <w:t>)</w:t>
      </w:r>
    </w:p>
    <w:p w14:paraId="232505E1" w14:textId="3E06EF22" w:rsidR="002C6DFC" w:rsidRPr="00EF580F" w:rsidRDefault="002C6DFC" w:rsidP="00DF32F7">
      <w:pPr>
        <w:spacing w:line="480" w:lineRule="auto"/>
        <w:jc w:val="both"/>
      </w:pPr>
      <w:r w:rsidRPr="00EF580F">
        <w:t xml:space="preserve">where the degrees of freedom, </w:t>
      </w:r>
      <m:oMath>
        <m:r>
          <w:rPr>
            <w:rFonts w:ascii="Cambria Math" w:hAnsi="Cambria Math"/>
          </w:rPr>
          <m:t>υ</m:t>
        </m:r>
      </m:oMath>
      <w:r w:rsidRPr="00EF580F">
        <w:t xml:space="preserve">, are set to 2 and </w:t>
      </w:r>
      <m:oMath>
        <m:r>
          <w:rPr>
            <w:rFonts w:ascii="Cambria Math" w:hAnsi="Cambria Math"/>
          </w:rPr>
          <m:t>ϕ</m:t>
        </m:r>
      </m:oMath>
      <w:r w:rsidRPr="00EF580F">
        <w:t xml:space="preserve"> is the standard deviation. </w:t>
      </w:r>
      <w:r w:rsidR="002C1414" w:rsidRPr="00EF580F">
        <w:t xml:space="preserve">We </w:t>
      </w:r>
      <w:r w:rsidR="00053858" w:rsidRPr="00EF580F">
        <w:t>modelled</w:t>
      </w:r>
      <w:r w:rsidR="002C1414" w:rsidRPr="00EF580F">
        <w:t xml:space="preserve"> the response (log of weight) using a Student-t distribution (eq. 1), because of the presence of extreme values.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E22F78" w:rsidRPr="00EF580F">
        <w:t xml:space="preserve"> </w:t>
      </w:r>
      <w:r w:rsidRPr="00EF580F">
        <w:t>is a time-varying intercept</w:t>
      </w:r>
      <w:r w:rsidR="008A0962" w:rsidRPr="00EF580F">
        <w:t xml:space="preserve"> (log condition factor)</w:t>
      </w:r>
      <w:r w:rsidRPr="00EF580F">
        <w:t>:</w:t>
      </w:r>
    </w:p>
    <w:p w14:paraId="0AA6D702" w14:textId="2292B752" w:rsidR="00390C1D" w:rsidRPr="00EF580F" w:rsidRDefault="00306414" w:rsidP="00390C1D">
      <w:pPr>
        <w:spacing w:line="480" w:lineRule="auto"/>
        <w:contextualSpacing/>
        <w:jc w:val="right"/>
      </w:pPr>
      <m:oMath>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r>
          <m:rPr>
            <m:sty m:val="p"/>
          </m:rPr>
          <w:rPr>
            <w:rFonts w:ascii="Cambria Math" w:hAnsi="Cambria Math"/>
          </w:rPr>
          <m:t>Normal</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oMath>
      <w:r w:rsidR="00390C1D" w:rsidRPr="00EF580F">
        <w:t xml:space="preserve">              </w:t>
      </w:r>
      <w:r w:rsidR="008B4496" w:rsidRPr="00EF580F">
        <w:t xml:space="preserve">   </w:t>
      </w:r>
      <w:r w:rsidR="00390C1D" w:rsidRPr="00EF580F">
        <w:t xml:space="preserve">                          (</w:t>
      </w:r>
      <w:r w:rsidR="00FE551A" w:rsidRPr="00EF580F">
        <w:t>3</w:t>
      </w:r>
      <w:r w:rsidR="00390C1D" w:rsidRPr="00EF580F">
        <w:t>)</w:t>
      </w:r>
    </w:p>
    <w:p w14:paraId="74893E87" w14:textId="0E97BA65" w:rsidR="0030268E" w:rsidRPr="00EF580F" w:rsidRDefault="00306414" w:rsidP="0030268E">
      <w:pPr>
        <w:spacing w:line="480" w:lineRule="auto"/>
        <w:contextualSpacing/>
        <w:jc w:val="both"/>
      </w:pP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2B5E9D" w:rsidRPr="00EF580F">
        <w:rPr>
          <w:b/>
          <w:bCs/>
        </w:rPr>
        <w:t xml:space="preserve"> </w:t>
      </w:r>
      <w:r w:rsidR="00605A81"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oMath>
      <w:r w:rsidR="00605A81" w:rsidRPr="00EF580F">
        <w:t xml:space="preserve"> represent spatial and spatiotemporal random effects, respectively.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05A81" w:rsidRPr="00EF580F">
        <w:t xml:space="preserve"> is a </w:t>
      </w:r>
      <w:r w:rsidR="0067193D" w:rsidRPr="00EF580F">
        <w:t>vector</w:t>
      </w:r>
      <w:r w:rsidR="00D30E9A" w:rsidRPr="00EF580F">
        <w:t xml:space="preserve"> </w:t>
      </w:r>
      <w:r w:rsidR="00605A81" w:rsidRPr="00EF580F">
        <w:t>of</w:t>
      </w:r>
      <w:r w:rsidR="004B75CA" w:rsidRPr="00EF580F">
        <w:t xml:space="preserve"> the k-th additional covariate </w:t>
      </w:r>
      <w:r w:rsidR="00605A81" w:rsidRPr="00EF580F">
        <w:t xml:space="preserve">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605A81" w:rsidRPr="00EF580F">
        <w:t xml:space="preserve"> is </w:t>
      </w:r>
      <w:r w:rsidR="00E33612" w:rsidRPr="00EF580F">
        <w:t xml:space="preserve">its </w:t>
      </w:r>
      <w:r w:rsidR="00605A81" w:rsidRPr="00EF580F">
        <w:t xml:space="preserve">effect.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605A81" w:rsidRPr="00EF580F">
        <w:t xml:space="preserve"> is the length-coefficient, corresponding to the allometric exponent </w:t>
      </w:r>
      <m:oMath>
        <m:r>
          <w:rPr>
            <w:rFonts w:ascii="Cambria Math" w:hAnsi="Cambria Math"/>
          </w:rPr>
          <m:t>b</m:t>
        </m:r>
      </m:oMath>
      <w:r w:rsidR="00605A81" w:rsidRPr="00EF580F">
        <w:t xml:space="preserve">. </w:t>
      </w:r>
      <w:r w:rsidR="0030268E" w:rsidRPr="00EF580F">
        <w:t xml:space="preserve">Eq. 1 can be viewed as an  approximation of Le Cren’s condition index </w:t>
      </w:r>
      <w:r w:rsidR="0030268E" w:rsidRPr="00EF580F">
        <w:fldChar w:fldCharType="begin"/>
      </w:r>
      <w:r w:rsidR="0030268E" w:rsidRPr="00EF580F">
        <w:instrText xml:space="preserve"> ADDIN ZOTERO_ITEM CSL_CITATION {"citationID":"YeobJLB9","properties":{"formattedCitation":"(Thorson,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268E" w:rsidRPr="00EF580F">
        <w:fldChar w:fldCharType="separate"/>
      </w:r>
      <w:r w:rsidR="0030268E" w:rsidRPr="00EF580F">
        <w:t xml:space="preserve">(Thorson, 2015; Grüss </w:t>
      </w:r>
      <w:r w:rsidR="0030268E" w:rsidRPr="00EF580F">
        <w:rPr>
          <w:i/>
          <w:iCs/>
        </w:rPr>
        <w:t>et al.</w:t>
      </w:r>
      <w:r w:rsidR="0030268E" w:rsidRPr="00EF580F">
        <w:t>, 2020)</w:t>
      </w:r>
      <w:r w:rsidR="0030268E" w:rsidRPr="00EF580F">
        <w:fldChar w:fldCharType="end"/>
      </w:r>
      <w:r w:rsidR="0030268E" w:rsidRPr="00EF580F">
        <w:t xml:space="preserve">, as the log of the condition factor, i.e.,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oMath>
      <w:r w:rsidR="0030268E" w:rsidRPr="00EF580F">
        <w:t xml:space="preserve"> or the constant in the allometric relationship, can be defined as:</w:t>
      </w:r>
    </w:p>
    <w:p w14:paraId="5030A49F" w14:textId="392D728B" w:rsidR="0030268E" w:rsidRPr="00EF580F" w:rsidRDefault="00306414" w:rsidP="0030268E">
      <w:pPr>
        <w:spacing w:line="480" w:lineRule="auto"/>
        <w:contextualSpacing/>
        <w:jc w:val="right"/>
      </w:pPr>
      <m:oMath>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e>
        </m:nary>
      </m:oMath>
      <w:r w:rsidR="0030268E" w:rsidRPr="00EF580F">
        <w:t xml:space="preserve">           </w:t>
      </w:r>
      <w:r w:rsidR="000F1BF6" w:rsidRPr="00EF580F">
        <w:t xml:space="preserve">                </w:t>
      </w:r>
      <w:r w:rsidR="0030268E" w:rsidRPr="00EF580F">
        <w:t xml:space="preserve">              (</w:t>
      </w:r>
      <w:r w:rsidR="00933DEC" w:rsidRPr="00EF580F">
        <w:t>4</w:t>
      </w:r>
      <w:r w:rsidR="0030268E" w:rsidRPr="00EF580F">
        <w:t>)</w:t>
      </w:r>
    </w:p>
    <w:p w14:paraId="75285108" w14:textId="1A133029" w:rsidR="0030268E" w:rsidRPr="00EF580F" w:rsidRDefault="0030268E" w:rsidP="0030268E">
      <w:pPr>
        <w:spacing w:line="480" w:lineRule="auto"/>
        <w:contextualSpacing/>
        <w:jc w:val="both"/>
      </w:pPr>
      <w:r w:rsidRPr="00EF580F">
        <w:t xml:space="preserve">Thus, </w:t>
      </w:r>
      <w:r w:rsidR="00CC7EF0">
        <w:t>e</w:t>
      </w:r>
      <w:r w:rsidRPr="00EF580F">
        <w:t xml:space="preserve">q. </w:t>
      </w:r>
      <w:r w:rsidR="00677C09" w:rsidRPr="00EF580F">
        <w:t>2</w:t>
      </w:r>
      <w:r w:rsidRPr="00EF580F">
        <w:t xml:space="preserve"> is a model for a spatially and temporally varying condition factor.</w:t>
      </w:r>
    </w:p>
    <w:p w14:paraId="7B347D24" w14:textId="77777777" w:rsidR="00A16C64" w:rsidRPr="00EF580F" w:rsidRDefault="00A16C64" w:rsidP="00A16C64">
      <w:pPr>
        <w:spacing w:line="480" w:lineRule="auto"/>
        <w:contextualSpacing/>
        <w:jc w:val="both"/>
      </w:pPr>
    </w:p>
    <w:p w14:paraId="27B1BF4C" w14:textId="77777777" w:rsidR="00A16C64" w:rsidRPr="00EF580F" w:rsidRDefault="00A16C64" w:rsidP="00A16C64">
      <w:pPr>
        <w:spacing w:line="480" w:lineRule="auto"/>
        <w:contextualSpacing/>
        <w:jc w:val="both"/>
        <w:rPr>
          <w:i/>
        </w:rPr>
      </w:pPr>
      <w:r w:rsidRPr="00EF580F">
        <w:rPr>
          <w:i/>
        </w:rPr>
        <w:lastRenderedPageBreak/>
        <w:t>CPUE model</w:t>
      </w:r>
    </w:p>
    <w:p w14:paraId="69048BC4" w14:textId="51262294" w:rsidR="00A16C64" w:rsidRPr="00EF580F" w:rsidRDefault="00443B3B" w:rsidP="00443B3B">
      <w:pPr>
        <w:tabs>
          <w:tab w:val="left" w:pos="3336"/>
        </w:tabs>
        <w:spacing w:line="480" w:lineRule="auto"/>
        <w:contextualSpacing/>
        <w:jc w:val="both"/>
        <w:rPr>
          <w:iCs/>
        </w:rPr>
      </w:pPr>
      <w:r w:rsidRPr="00EF580F">
        <w:rPr>
          <w:iCs/>
        </w:rPr>
        <w:t xml:space="preserve">In order to estimate the </w:t>
      </w:r>
      <w:commentRangeStart w:id="73"/>
      <w:r w:rsidRPr="00EF580F">
        <w:rPr>
          <w:iCs/>
        </w:rPr>
        <w:t xml:space="preserve">biomass-weighted </w:t>
      </w:r>
      <w:commentRangeEnd w:id="73"/>
      <w:r w:rsidR="008A14AF">
        <w:rPr>
          <w:rStyle w:val="CommentReference"/>
        </w:rPr>
        <w:commentReference w:id="73"/>
      </w:r>
      <w:r w:rsidRPr="00EF580F">
        <w:rPr>
          <w:iCs/>
        </w:rPr>
        <w:t xml:space="preserve">average depth and oxygen concentration experienced by cod in the survey area, we fitted </w:t>
      </w:r>
      <w:r w:rsidR="00FD0895" w:rsidRPr="00EF580F">
        <w:rPr>
          <w:iCs/>
        </w:rPr>
        <w:t xml:space="preserve">a </w:t>
      </w:r>
      <w:r w:rsidR="00333AE7" w:rsidRPr="00EF580F">
        <w:rPr>
          <w:iCs/>
        </w:rPr>
        <w:t xml:space="preserve">spatiotemporal model to </w:t>
      </w:r>
      <w:r w:rsidR="00650A65" w:rsidRPr="00EF580F">
        <w:rPr>
          <w:iCs/>
        </w:rPr>
        <w:t xml:space="preserve">scientific </w:t>
      </w:r>
      <w:r w:rsidR="002A71D4" w:rsidRPr="00EF580F">
        <w:rPr>
          <w:iCs/>
        </w:rPr>
        <w:t>catch data</w:t>
      </w:r>
      <w:r w:rsidR="001B3164" w:rsidRPr="00EF580F">
        <w:rPr>
          <w:iCs/>
        </w:rPr>
        <w:t xml:space="preserve">. As the data are in </w:t>
      </w:r>
      <w:r w:rsidR="00534EB1" w:rsidRPr="00EF580F">
        <w:rPr>
          <w:iCs/>
        </w:rPr>
        <w:t>unit kg/h</w:t>
      </w:r>
      <w:ins w:id="74" w:author="Michele Casini" w:date="2021-05-10T17:08:00Z">
        <w:r w:rsidR="008A14AF">
          <w:rPr>
            <w:iCs/>
          </w:rPr>
          <w:t>our</w:t>
        </w:r>
      </w:ins>
      <w:r w:rsidR="001B3164" w:rsidRPr="00EF580F">
        <w:rPr>
          <w:iCs/>
        </w:rPr>
        <w:t xml:space="preserve"> and </w:t>
      </w:r>
      <w:commentRangeStart w:id="75"/>
      <w:r w:rsidR="001B3164" w:rsidRPr="00EF580F">
        <w:rPr>
          <w:iCs/>
        </w:rPr>
        <w:t xml:space="preserve">hence positive </w:t>
      </w:r>
      <w:commentRangeEnd w:id="75"/>
      <w:r w:rsidR="008A14AF">
        <w:rPr>
          <w:rStyle w:val="CommentReference"/>
        </w:rPr>
        <w:commentReference w:id="75"/>
      </w:r>
      <w:r w:rsidR="001B3164" w:rsidRPr="00EF580F">
        <w:rPr>
          <w:iCs/>
        </w:rPr>
        <w:t xml:space="preserve">and continuous, we assumed </w:t>
      </w:r>
      <w:r w:rsidR="00F316A2" w:rsidRPr="00EF580F">
        <w:rPr>
          <w:iCs/>
        </w:rPr>
        <w:t xml:space="preserve">a </w:t>
      </w:r>
      <w:r w:rsidR="001B3164" w:rsidRPr="00EF580F">
        <w:rPr>
          <w:iCs/>
        </w:rPr>
        <w:t>Tweedie-distribution</w:t>
      </w:r>
      <w:r w:rsidR="006053FE" w:rsidRPr="00EF580F">
        <w:rPr>
          <w:iCs/>
        </w:rPr>
        <w:t xml:space="preserve"> for the response variable</w:t>
      </w:r>
      <w:r w:rsidR="001D4D2D" w:rsidRPr="00EF580F">
        <w:rPr>
          <w:iCs/>
        </w:rPr>
        <w:t>:</w:t>
      </w:r>
    </w:p>
    <w:commentRangeStart w:id="76"/>
    <w:p w14:paraId="08E74D89" w14:textId="659B8E7C" w:rsidR="00A56743" w:rsidRPr="00EF580F" w:rsidRDefault="00306414" w:rsidP="00A56743">
      <w:pPr>
        <w:spacing w:line="480" w:lineRule="auto"/>
        <w:contextualSpacing/>
        <w:jc w:val="right"/>
      </w:pPr>
      <m:oMath>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oMath>
      <w:r w:rsidR="00A56743" w:rsidRPr="00EF580F">
        <w:t xml:space="preserve">                                      (</w:t>
      </w:r>
      <w:r w:rsidR="004B425E" w:rsidRPr="00EF580F">
        <w:t>5</w:t>
      </w:r>
      <w:r w:rsidR="00A56743" w:rsidRPr="00EF580F">
        <w:t>)</w:t>
      </w:r>
    </w:p>
    <w:p w14:paraId="2C9631D9" w14:textId="2083BE40" w:rsidR="00A56743" w:rsidRPr="00EF580F" w:rsidRDefault="00306414" w:rsidP="00A56743">
      <w:pPr>
        <w:spacing w:line="480" w:lineRule="auto"/>
        <w:contextualSpacing/>
        <w:jc w:val="right"/>
      </w:pPr>
      <m:oMath>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r>
          <w:rPr>
            <w:rFonts w:ascii="Cambria Math" w:hAnsi="Cambria Math"/>
          </w:rPr>
          <m:t>)</m:t>
        </m:r>
      </m:oMath>
      <w:r w:rsidR="00A56743" w:rsidRPr="00EF580F">
        <w:t xml:space="preserve">         </w:t>
      </w:r>
      <w:r w:rsidR="002933DE" w:rsidRPr="00EF580F">
        <w:t xml:space="preserve">   </w:t>
      </w:r>
      <w:r w:rsidR="00A56743" w:rsidRPr="00EF580F">
        <w:t xml:space="preserve">    </w:t>
      </w:r>
      <w:r w:rsidR="004B425E" w:rsidRPr="00EF580F">
        <w:t xml:space="preserve">                 </w:t>
      </w:r>
      <w:r w:rsidR="00A56743" w:rsidRPr="00EF580F">
        <w:t xml:space="preserve"> (</w:t>
      </w:r>
      <w:r w:rsidR="004B425E" w:rsidRPr="00EF580F">
        <w:t>6</w:t>
      </w:r>
      <w:r w:rsidR="00A56743" w:rsidRPr="00EF580F">
        <w:t>)</w:t>
      </w:r>
      <w:commentRangeEnd w:id="76"/>
      <w:r w:rsidR="00B42BF9">
        <w:rPr>
          <w:rStyle w:val="CommentReference"/>
        </w:rPr>
        <w:commentReference w:id="76"/>
      </w:r>
    </w:p>
    <w:p w14:paraId="373A27AD" w14:textId="51A85690" w:rsidR="006053FE" w:rsidRPr="00EF580F" w:rsidRDefault="006053FE" w:rsidP="00B30D1A">
      <w:pPr>
        <w:spacing w:line="480" w:lineRule="auto"/>
        <w:contextualSpacing/>
        <w:jc w:val="both"/>
      </w:pPr>
      <w:r w:rsidRPr="00EF580F">
        <w:t>where</w:t>
      </w:r>
      <w:r w:rsidR="002933DE" w:rsidRPr="00EF580F">
        <w:t xml:space="preserve"> </w:t>
      </w:r>
      <m:oMath>
        <m:r>
          <w:rPr>
            <w:rFonts w:ascii="Cambria Math" w:hAnsi="Cambria Math"/>
          </w:rPr>
          <m:t>g</m:t>
        </m:r>
      </m:oMath>
      <w:r w:rsidR="002933DE" w:rsidRPr="00EF580F">
        <w:t xml:space="preserve"> is a log-link function and </w:t>
      </w:r>
      <m:oMath>
        <m:sSup>
          <m:sSupPr>
            <m:ctrlPr>
              <w:rPr>
                <w:rFonts w:ascii="Cambria Math" w:hAnsi="Cambria Math"/>
                <w:i/>
              </w:rPr>
            </m:ctrlPr>
          </m:sSupPr>
          <m:e>
            <m:r>
              <w:rPr>
                <w:rFonts w:ascii="Cambria Math" w:hAnsi="Cambria Math"/>
              </w:rPr>
              <m:t>g</m:t>
            </m:r>
          </m:e>
          <m:sup>
            <m:r>
              <w:rPr>
                <w:rFonts w:ascii="Cambria Math" w:hAnsi="Cambria Math"/>
              </w:rPr>
              <m:t>-1</m:t>
            </m:r>
          </m:sup>
        </m:sSup>
      </m:oMath>
      <w:r w:rsidR="002933DE" w:rsidRPr="00EF580F">
        <w:t xml:space="preserve"> the inverse link,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EF580F">
        <w:t xml:space="preserve"> is an independent mean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EF580F">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EF580F">
        <w:t xml:space="preserve"> and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2933DE" w:rsidRPr="00EF580F">
        <w:rPr>
          <w:b/>
          <w:bCs/>
        </w:rPr>
        <w:t xml:space="preserve"> </w:t>
      </w:r>
      <w:r w:rsidR="002933DE"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oMath>
      <w:r w:rsidR="002933DE" w:rsidRPr="00EF580F">
        <w:t xml:space="preserve"> represent spatial and spatiotemporal random effects, respectively</w:t>
      </w:r>
      <w:r w:rsidR="001569BB" w:rsidRPr="00EF580F">
        <w:t>.</w:t>
      </w:r>
    </w:p>
    <w:p w14:paraId="0E05B3DA" w14:textId="2BB90E84" w:rsidR="0042081D" w:rsidRPr="00EF580F" w:rsidRDefault="0042081D" w:rsidP="0030268E">
      <w:pPr>
        <w:spacing w:line="480" w:lineRule="auto"/>
        <w:contextualSpacing/>
        <w:jc w:val="both"/>
      </w:pPr>
    </w:p>
    <w:p w14:paraId="7D6118AE" w14:textId="575B096B" w:rsidR="002B7D1C" w:rsidRPr="00EF580F" w:rsidRDefault="002B7D1C" w:rsidP="002B7D1C">
      <w:pPr>
        <w:spacing w:line="480" w:lineRule="auto"/>
        <w:contextualSpacing/>
        <w:jc w:val="both"/>
        <w:rPr>
          <w:i/>
        </w:rPr>
      </w:pPr>
      <w:r w:rsidRPr="00EF580F">
        <w:rPr>
          <w:i/>
        </w:rPr>
        <w:t>Spatiotemp</w:t>
      </w:r>
      <w:r w:rsidR="003D066C" w:rsidRPr="00EF580F">
        <w:rPr>
          <w:i/>
        </w:rPr>
        <w:t>oral random effects</w:t>
      </w:r>
    </w:p>
    <w:p w14:paraId="55CD6CD6" w14:textId="7057DBB5" w:rsidR="007403DB" w:rsidRPr="00EF580F" w:rsidRDefault="00605A81" w:rsidP="0070301A">
      <w:pPr>
        <w:spacing w:line="480" w:lineRule="auto"/>
        <w:contextualSpacing/>
        <w:jc w:val="both"/>
        <w:rPr>
          <w:b/>
          <w:bCs/>
        </w:rPr>
      </w:pPr>
      <w:r w:rsidRPr="00EF580F">
        <w:t xml:space="preserve">The spatial and spatiotemporal random effects are drawn from </w:t>
      </w:r>
      <w:r w:rsidR="00DF7F23" w:rsidRPr="00EF580F">
        <w:t xml:space="preserve">Gaussian Markow random fields </w:t>
      </w:r>
      <w:r w:rsidR="008631D8" w:rsidRPr="00EF580F">
        <w:fldChar w:fldCharType="begin"/>
      </w:r>
      <w:r w:rsidR="008631D8" w:rsidRPr="00EF580F">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8631D8" w:rsidRPr="00EF580F">
        <w:fldChar w:fldCharType="separate"/>
      </w:r>
      <w:r w:rsidR="008631D8" w:rsidRPr="00EF580F">
        <w:t>(Cressie and Wikle, 2015)</w:t>
      </w:r>
      <w:r w:rsidR="008631D8" w:rsidRPr="00EF580F">
        <w:fldChar w:fldCharType="end"/>
      </w:r>
      <w:r w:rsidR="0070301A" w:rsidRPr="00EF580F">
        <w:t xml:space="preserve"> with covariance </w:t>
      </w:r>
      <w:r w:rsidR="00053858" w:rsidRPr="00EF580F">
        <w:t>matrices</w:t>
      </w:r>
      <w:r w:rsidR="0070301A" w:rsidRPr="00EF580F">
        <w:t xml:space="preserve"> </w:t>
      </w:r>
      <m:oMath>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ω</m:t>
            </m:r>
          </m:sub>
        </m:sSub>
      </m:oMath>
      <w:r w:rsidR="0070301A" w:rsidRPr="00EF580F">
        <w:t xml:space="preserve"> and </w:t>
      </w:r>
      <m:oMath>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oMath>
      <w:r w:rsidR="0070301A" w:rsidRPr="00EF580F">
        <w:t>:</w:t>
      </w:r>
    </w:p>
    <w:p w14:paraId="7D34AB3D" w14:textId="2390622B" w:rsidR="00397AD1" w:rsidRPr="00EF580F" w:rsidRDefault="00397AD1" w:rsidP="00397AD1">
      <w:pPr>
        <w:spacing w:line="480" w:lineRule="auto"/>
        <w:contextualSpacing/>
        <w:jc w:val="right"/>
      </w:pPr>
      <m:oMath>
        <m:r>
          <m:rPr>
            <m:sty m:val="bi"/>
          </m:rPr>
          <w:rPr>
            <w:rFonts w:ascii="Cambria Math" w:hAnsi="Cambria Math"/>
          </w:rPr>
          <m:t>ω</m:t>
        </m:r>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ω</m:t>
            </m:r>
          </m:sub>
        </m:sSub>
        <m:r>
          <w:rPr>
            <w:rFonts w:ascii="Cambria Math" w:hAnsi="Cambria Math"/>
          </w:rPr>
          <m:t>)</m:t>
        </m:r>
      </m:oMath>
      <w:r w:rsidRPr="00EF580F">
        <w:t xml:space="preserve">                                        (</w:t>
      </w:r>
      <w:r w:rsidR="00436F4D" w:rsidRPr="00EF580F">
        <w:t>4</w:t>
      </w:r>
      <w:r w:rsidRPr="00EF580F">
        <w:t>)</w:t>
      </w:r>
    </w:p>
    <w:p w14:paraId="56B37CC3" w14:textId="0EAC089F" w:rsidR="00197045" w:rsidRPr="00EF580F" w:rsidRDefault="00306414" w:rsidP="00197045">
      <w:pPr>
        <w:spacing w:line="480" w:lineRule="auto"/>
        <w:contextualSpacing/>
        <w:jc w:val="right"/>
      </w:pP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A92513" w:rsidRPr="00EF580F">
        <w:t>.</w:t>
      </w:r>
      <w:r w:rsidR="00436F4D" w:rsidRPr="00EF580F">
        <w:t xml:space="preserve">                                        (</w:t>
      </w:r>
      <w:r w:rsidR="00DD797E" w:rsidRPr="00EF580F">
        <w:t>5</w:t>
      </w:r>
      <w:r w:rsidR="00436F4D" w:rsidRPr="00EF580F">
        <w:t>)</w:t>
      </w:r>
    </w:p>
    <w:p w14:paraId="647DCF3E" w14:textId="690D95DD" w:rsidR="00197045" w:rsidRPr="00EF580F" w:rsidRDefault="00197045" w:rsidP="00DF32F7">
      <w:pPr>
        <w:spacing w:line="480" w:lineRule="auto"/>
        <w:contextualSpacing/>
        <w:jc w:val="both"/>
      </w:pPr>
      <w:r w:rsidRPr="00EF580F">
        <w:t xml:space="preserve">We </w:t>
      </w:r>
      <w:r w:rsidR="00EA7997" w:rsidRPr="00EF580F">
        <w:t xml:space="preserve">further assume </w:t>
      </w:r>
      <w:r w:rsidRPr="00EF580F">
        <w:t>the spatiotemporal random effects to follow an AR1 process:</w:t>
      </w:r>
    </w:p>
    <w:p w14:paraId="7C1168D9" w14:textId="4B314F1A" w:rsidR="00F04139" w:rsidRPr="00EF580F" w:rsidRDefault="00306414" w:rsidP="00F04139">
      <w:pPr>
        <w:spacing w:line="480" w:lineRule="auto"/>
        <w:contextualSpacing/>
        <w:jc w:val="right"/>
      </w:pPr>
      <m:oMath>
        <m:sSub>
          <m:sSubPr>
            <m:ctrlPr>
              <w:rPr>
                <w:rFonts w:ascii="Cambria Math" w:hAnsi="Cambria Math"/>
                <w:b/>
                <w:bCs/>
              </w:rPr>
            </m:ctrlPr>
          </m:sSubPr>
          <m:e>
            <m:r>
              <m:rPr>
                <m:sty m:val="bi"/>
              </m:rPr>
              <w:rPr>
                <w:rFonts w:ascii="Cambria Math" w:hAnsi="Cambria Math"/>
              </w:rPr>
              <m:t>δ</m:t>
            </m:r>
          </m:e>
          <m:sub>
            <m:r>
              <m:rPr>
                <m:sty m:val="bi"/>
              </m:rPr>
              <w:rPr>
                <w:rFonts w:ascii="Cambria Math" w:hAnsi="Cambria Math"/>
              </w:rPr>
              <m:t>t=1</m:t>
            </m:r>
          </m:sub>
        </m:sSub>
        <m: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F04139" w:rsidRPr="00EF580F">
        <w:t xml:space="preserve">                                        (</w:t>
      </w:r>
      <w:r w:rsidR="00FB51B2" w:rsidRPr="00EF580F">
        <w:t>6</w:t>
      </w:r>
      <w:r w:rsidR="00F04139" w:rsidRPr="00EF580F">
        <w:t>)</w:t>
      </w:r>
    </w:p>
    <w:p w14:paraId="1CF0E396" w14:textId="4D691983" w:rsidR="00BF07A8" w:rsidRPr="00EF580F" w:rsidRDefault="00306414" w:rsidP="00BF07A8">
      <w:pPr>
        <w:spacing w:line="480" w:lineRule="auto"/>
        <w:contextualSpacing/>
        <w:jc w:val="right"/>
      </w:pPr>
      <m:oMath>
        <m:sSub>
          <m:sSubPr>
            <m:ctrlPr>
              <w:rPr>
                <w:rFonts w:ascii="Cambria Math" w:hAnsi="Cambria Math"/>
                <w:b/>
                <w:bCs/>
              </w:rPr>
            </m:ctrlPr>
          </m:sSubPr>
          <m:e>
            <m:r>
              <m:rPr>
                <m:sty m:val="bi"/>
              </m:rPr>
              <w:rPr>
                <w:rFonts w:ascii="Cambria Math" w:hAnsi="Cambria Math"/>
              </w:rPr>
              <m:t>δ</m:t>
            </m:r>
          </m:e>
          <m:sub>
            <m:r>
              <m:rPr>
                <m:sty m:val="bi"/>
              </m:rPr>
              <w:rPr>
                <w:rFonts w:ascii="Cambria Math" w:hAnsi="Cambria Math"/>
              </w:rPr>
              <m:t>t&gt;1</m:t>
            </m:r>
          </m:sub>
        </m:sSub>
        <m:r>
          <w:rPr>
            <w:rFonts w:ascii="Cambria Math" w:hAnsi="Cambria Math"/>
          </w:rPr>
          <m:t>=</m:t>
        </m:r>
        <m:sSub>
          <m:sSubPr>
            <m:ctrlPr>
              <w:rPr>
                <w:rFonts w:ascii="Cambria Math" w:hAnsi="Cambria Math"/>
                <w:i/>
              </w:rPr>
            </m:ctrlPr>
          </m:sSubPr>
          <m:e>
            <m:r>
              <w:rPr>
                <w:rFonts w:ascii="Cambria Math" w:hAnsi="Cambria Math"/>
              </w:rPr>
              <m:t>ϕ</m:t>
            </m:r>
          </m:e>
          <m:sub>
            <m:r>
              <m:rPr>
                <m:sty m:val="bi"/>
              </m:rPr>
              <w:rPr>
                <w:rFonts w:ascii="Cambria Math" w:hAnsi="Cambria Math"/>
              </w:rPr>
              <m:t>δ</m:t>
            </m:r>
          </m:sub>
        </m:sSub>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ϕ</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m:t>
        </m:r>
        <m:r>
          <m:rPr>
            <m:sty m:val="p"/>
          </m:rPr>
          <w:rPr>
            <w:rFonts w:ascii="Cambria Math" w:hAnsi="Cambria Math"/>
          </w:rPr>
          <m:t>MVNormal</m:t>
        </m:r>
        <m:r>
          <w:rPr>
            <w:rFonts w:ascii="Cambria Math" w:hAnsi="Cambria Math"/>
          </w:rPr>
          <m:t>(</m:t>
        </m:r>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m:rPr>
                <m:sty m:val="bi"/>
              </m:rPr>
              <w:rPr>
                <w:rFonts w:ascii="Cambria Math" w:hAnsi="Cambria Math"/>
              </w:rPr>
              <m:t>ϵ</m:t>
            </m:r>
          </m:sub>
        </m:sSub>
        <m:r>
          <w:rPr>
            <w:rFonts w:ascii="Cambria Math" w:hAnsi="Cambria Math"/>
          </w:rPr>
          <m:t>)</m:t>
        </m:r>
      </m:oMath>
      <w:r w:rsidR="003D6A04" w:rsidRPr="00EF580F">
        <w:t>.</w:t>
      </w:r>
      <w:r w:rsidR="00BF07A8" w:rsidRPr="00EF580F">
        <w:t xml:space="preserve">             (</w:t>
      </w:r>
      <w:r w:rsidR="00FB51B2" w:rsidRPr="00EF580F">
        <w:t>7</w:t>
      </w:r>
      <w:r w:rsidR="00BF07A8" w:rsidRPr="00EF580F">
        <w:t>)</w:t>
      </w:r>
    </w:p>
    <w:p w14:paraId="374DD570" w14:textId="3C134CBD" w:rsidR="00FB51B2" w:rsidRPr="00EF580F" w:rsidRDefault="00FB51B2" w:rsidP="00FB51B2">
      <w:pPr>
        <w:spacing w:line="480" w:lineRule="auto"/>
        <w:contextualSpacing/>
        <w:jc w:val="both"/>
      </w:pPr>
      <w:r w:rsidRPr="00EF580F">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EF580F">
        <w:t xml:space="preserve">) between spatial points </w:t>
      </w:r>
      <m:oMath>
        <m:r>
          <w:rPr>
            <w:rFonts w:ascii="Cambria Math" w:hAnsi="Cambria Math"/>
          </w:rPr>
          <m:t>s</m:t>
        </m:r>
      </m:oMath>
      <w:r w:rsidRPr="00EF580F">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EF580F">
        <w:t xml:space="preserve"> </w:t>
      </w:r>
      <w:r w:rsidR="00C77BC2" w:rsidRPr="00EF580F">
        <w:t xml:space="preserve">in all random fields </w:t>
      </w:r>
      <w:r w:rsidRPr="00EF580F">
        <w:t>is given by a Matérn function:</w:t>
      </w:r>
    </w:p>
    <w:p w14:paraId="00221A0B" w14:textId="4539917E" w:rsidR="00FB51B2" w:rsidRPr="00EF580F" w:rsidRDefault="00FB51B2" w:rsidP="00FB51B2">
      <w:pPr>
        <w:spacing w:line="480" w:lineRule="auto"/>
        <w:contextualSpacing/>
        <w:jc w:val="right"/>
      </w:pPr>
      <w:r w:rsidRPr="00EF580F">
        <w:tab/>
      </w:r>
      <m:oMath>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ν</m:t>
            </m:r>
          </m:sub>
        </m:sSub>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s, s'</m:t>
            </m:r>
          </m:sub>
        </m:sSub>
        <m:r>
          <w:rPr>
            <w:rFonts w:ascii="Cambria Math" w:hAnsi="Cambria Math"/>
          </w:rPr>
          <m:t>))</m:t>
        </m:r>
      </m:oMath>
      <w:r w:rsidRPr="00EF580F">
        <w:t xml:space="preserve">                                        (8)</w:t>
      </w:r>
    </w:p>
    <w:p w14:paraId="5ECAF257" w14:textId="2BA79B9F" w:rsidR="008E31EA" w:rsidRPr="00EF580F" w:rsidRDefault="003C03C5" w:rsidP="00E75058">
      <w:pPr>
        <w:spacing w:line="480" w:lineRule="auto"/>
        <w:contextualSpacing/>
        <w:jc w:val="both"/>
      </w:pPr>
      <w:r w:rsidRPr="00EF580F">
        <w:t xml:space="preserve">where </w:t>
      </w:r>
      <m:oMath>
        <m:sSup>
          <m:sSupPr>
            <m:ctrlPr>
              <w:rPr>
                <w:rFonts w:ascii="Cambria Math" w:hAnsi="Cambria Math"/>
                <w:i/>
              </w:rPr>
            </m:ctrlPr>
          </m:sSupPr>
          <m:e>
            <m:r>
              <w:rPr>
                <w:rFonts w:ascii="Cambria Math" w:hAnsi="Cambria Math"/>
              </w:rPr>
              <m:t>τ</m:t>
            </m:r>
          </m:e>
          <m:sup>
            <m:r>
              <w:rPr>
                <w:rFonts w:ascii="Cambria Math" w:hAnsi="Cambria Math"/>
              </w:rPr>
              <m:t>2</m:t>
            </m:r>
          </m:sup>
        </m:sSup>
      </m:oMath>
      <w:r w:rsidR="00E75058" w:rsidRPr="00EF580F">
        <w:t xml:space="preserve"> </w:t>
      </w:r>
      <w:r w:rsidRPr="00EF580F">
        <w:t xml:space="preserve">is the spatial </w:t>
      </w:r>
      <w:r w:rsidR="00286218" w:rsidRPr="00EF580F">
        <w:t xml:space="preserve">or spatiotemporal </w:t>
      </w:r>
      <w:r w:rsidRPr="00EF580F">
        <w:t xml:space="preserve">(marginal) variance. </w:t>
      </w:r>
    </w:p>
    <w:p w14:paraId="20AABC4D" w14:textId="77777777" w:rsidR="00A333E0" w:rsidRPr="00EF580F" w:rsidRDefault="00A333E0" w:rsidP="00522CF8">
      <w:pPr>
        <w:spacing w:line="480" w:lineRule="auto"/>
        <w:contextualSpacing/>
        <w:jc w:val="both"/>
      </w:pPr>
    </w:p>
    <w:p w14:paraId="0854903A" w14:textId="77777777" w:rsidR="00522CF8" w:rsidRPr="00EF580F" w:rsidRDefault="00522CF8" w:rsidP="00522CF8">
      <w:pPr>
        <w:spacing w:line="480" w:lineRule="auto"/>
        <w:contextualSpacing/>
        <w:jc w:val="both"/>
        <w:rPr>
          <w:i/>
        </w:rPr>
      </w:pPr>
      <w:r w:rsidRPr="00EF580F">
        <w:rPr>
          <w:i/>
        </w:rPr>
        <w:t>Model fitting</w:t>
      </w:r>
    </w:p>
    <w:p w14:paraId="09263D02" w14:textId="60F6F1E3" w:rsidR="00522CF8" w:rsidRPr="00EF580F" w:rsidRDefault="00FE40A0" w:rsidP="00377E15">
      <w:pPr>
        <w:spacing w:line="480" w:lineRule="auto"/>
        <w:contextualSpacing/>
        <w:jc w:val="both"/>
      </w:pPr>
      <w:r w:rsidRPr="00EF580F">
        <w:lastRenderedPageBreak/>
        <w:t xml:space="preserve">For computational efficiency, we fit the model in a ”predictive process” modelling framework </w:t>
      </w:r>
      <w:r w:rsidRPr="00EF580F">
        <w:fldChar w:fldCharType="begin"/>
      </w:r>
      <w:r w:rsidRPr="00EF580F">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EF580F">
        <w:fldChar w:fldCharType="separate"/>
      </w:r>
      <w:r w:rsidRPr="00EF580F">
        <w:t xml:space="preserve">(Latimer </w:t>
      </w:r>
      <w:r w:rsidRPr="00EF580F">
        <w:rPr>
          <w:i/>
          <w:iCs/>
        </w:rPr>
        <w:t>et al.</w:t>
      </w:r>
      <w:r w:rsidRPr="00EF580F">
        <w:t>, 2009; Anderson and Ward, 2019)</w:t>
      </w:r>
      <w:r w:rsidRPr="00EF580F">
        <w:fldChar w:fldCharType="end"/>
      </w:r>
      <w:r w:rsidRPr="00EF580F">
        <w:t xml:space="preserve">, </w:t>
      </w:r>
      <w:r w:rsidR="00DF140D" w:rsidRPr="00EF580F">
        <w:t xml:space="preserve">where </w:t>
      </w:r>
      <w:r w:rsidRPr="00EF580F">
        <w:t xml:space="preserve">spatial and spatiotemporal random </w:t>
      </w:r>
      <w:r w:rsidR="00C228BF" w:rsidRPr="00EF580F">
        <w:t>fields are approximated using a triangulated mesh</w:t>
      </w:r>
      <w:r w:rsidR="003D6C50" w:rsidRPr="00EF580F">
        <w:t xml:space="preserve"> </w:t>
      </w:r>
      <w:r w:rsidR="00285C1E" w:rsidRPr="00EF580F">
        <w:fldChar w:fldCharType="begin"/>
      </w:r>
      <w:r w:rsidR="00285C1E" w:rsidRPr="00EF580F">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EF580F">
        <w:fldChar w:fldCharType="separate"/>
      </w:r>
      <w:r w:rsidR="00285C1E" w:rsidRPr="00EF580F">
        <w:t xml:space="preserve">(Lindgren </w:t>
      </w:r>
      <w:r w:rsidR="00285C1E" w:rsidRPr="00EF580F">
        <w:rPr>
          <w:i/>
          <w:iCs/>
        </w:rPr>
        <w:t>et al.</w:t>
      </w:r>
      <w:r w:rsidR="00285C1E" w:rsidRPr="00EF580F">
        <w:t>, 2011)</w:t>
      </w:r>
      <w:r w:rsidR="00285C1E" w:rsidRPr="00EF580F">
        <w:fldChar w:fldCharType="end"/>
      </w:r>
      <w:r w:rsidR="007113BF" w:rsidRPr="00EF580F">
        <w:t xml:space="preserve"> (</w:t>
      </w:r>
      <w:r w:rsidR="007113BF" w:rsidRPr="00A672D7">
        <w:t>Fig. S</w:t>
      </w:r>
      <w:r w:rsidR="007712D7" w:rsidRPr="00A672D7">
        <w:t>2</w:t>
      </w:r>
      <w:r w:rsidR="007113BF" w:rsidRPr="00EF580F">
        <w:t>)</w:t>
      </w:r>
      <w:r w:rsidR="00D47C4C" w:rsidRPr="00EF580F">
        <w:t>, created using the R-package ’</w:t>
      </w:r>
      <w:r w:rsidR="00EE6E29" w:rsidRPr="00EF580F">
        <w:t>R-</w:t>
      </w:r>
      <w:r w:rsidR="00D47C4C" w:rsidRPr="00EF580F">
        <w:t xml:space="preserve">INLA’ </w:t>
      </w:r>
      <w:r w:rsidR="00D47C4C" w:rsidRPr="00EF580F">
        <w:fldChar w:fldCharType="begin"/>
      </w:r>
      <w:r w:rsidR="00D47C4C" w:rsidRPr="00EF580F">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EF580F">
        <w:fldChar w:fldCharType="separate"/>
      </w:r>
      <w:r w:rsidR="00D47C4C" w:rsidRPr="00EF580F">
        <w:t xml:space="preserve">(Rue </w:t>
      </w:r>
      <w:r w:rsidR="00D47C4C" w:rsidRPr="00EF580F">
        <w:rPr>
          <w:i/>
          <w:iCs/>
        </w:rPr>
        <w:t>et al.</w:t>
      </w:r>
      <w:r w:rsidR="00D47C4C" w:rsidRPr="00EF580F">
        <w:t>, 2009)</w:t>
      </w:r>
      <w:r w:rsidR="00D47C4C" w:rsidRPr="00EF580F">
        <w:fldChar w:fldCharType="end"/>
      </w:r>
      <w:r w:rsidR="00C228BF" w:rsidRPr="00EF580F">
        <w:t xml:space="preserve">. </w:t>
      </w:r>
      <w:r w:rsidR="00D86833" w:rsidRPr="00EF580F">
        <w:t>We accounted for barriers (islands) in the survey area by implementing a barrier mesh, such that the correlation is lower over islands</w:t>
      </w:r>
      <w:r w:rsidR="005E0572" w:rsidRPr="00EF580F">
        <w:t xml:space="preserve"> </w:t>
      </w:r>
      <w:r w:rsidR="006473DC" w:rsidRPr="00EF580F">
        <w:fldChar w:fldCharType="begin"/>
      </w:r>
      <w:r w:rsidR="006473DC" w:rsidRPr="00EF580F">
        <w:instrText xml:space="preserve"> ADDIN ZOTERO_ITEM CSL_CITATION {"citationID":"AHmMvWWY","properties":{"formattedCitation":"(Bakka {\\i{}et al.}, 2019)","plainCitation":"(Bakka et al., 2019)","noteIndex":0},"citationItems":[{"id":2640,"uris":["http://zotero.org/users/6116610/items/RCRZGBR6"],"uri":["http://zotero.org/users/6116610/items/RCRZGBR6"],"itemData":{"id":2640,"type":"article-journal","abstract":"The classical tools in spatial statistics are stationary models, like the Mat\\'ern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Mat\\'ern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R-INLA.","container-title":"arXiv:1608.03787 [stat]","note":"arXiv: 1608.03787","source":"arXiv.org","title":"Non-stationary Gaussian models with physical barriers","URL":"http://arxiv.org/abs/1608.03787","author":[{"family":"Bakka","given":"Haakon"},{"family":"Vanhatalo","given":"Jarno"},{"family":"Illian","given":"Janine"},{"family":"Simpson","given":"Daniel"},{"family":"Rue","given":"Håvard"}],"accessed":{"date-parts":[["2021",3,31]]},"issued":{"date-parts":[["2019",1,12]]}}}],"schema":"https://github.com/citation-style-language/schema/raw/master/csl-citation.json"} </w:instrText>
      </w:r>
      <w:r w:rsidR="006473DC" w:rsidRPr="00EF580F">
        <w:fldChar w:fldCharType="separate"/>
      </w:r>
      <w:r w:rsidR="006473DC" w:rsidRPr="00EF580F">
        <w:t xml:space="preserve">(Bakka </w:t>
      </w:r>
      <w:r w:rsidR="006473DC" w:rsidRPr="00EF580F">
        <w:rPr>
          <w:i/>
          <w:iCs/>
        </w:rPr>
        <w:t>et al.</w:t>
      </w:r>
      <w:r w:rsidR="006473DC" w:rsidRPr="00EF580F">
        <w:t>, 2019)</w:t>
      </w:r>
      <w:r w:rsidR="006473DC" w:rsidRPr="00EF580F">
        <w:fldChar w:fldCharType="end"/>
      </w:r>
      <w:r w:rsidR="00D86833" w:rsidRPr="00EF580F">
        <w:t xml:space="preserve">. </w:t>
      </w:r>
      <w:r w:rsidR="00C228BF" w:rsidRPr="00EF580F">
        <w:t xml:space="preserve">The random effects are estimated at the </w:t>
      </w:r>
      <w:r w:rsidR="00053858" w:rsidRPr="00EF580F">
        <w:t>vertices</w:t>
      </w:r>
      <w:r w:rsidR="00C228BF" w:rsidRPr="00EF580F">
        <w:t xml:space="preserve"> (”knots”) of this mesh</w:t>
      </w:r>
      <w:r w:rsidR="00B5780E" w:rsidRPr="00EF580F">
        <w:t xml:space="preserve">. </w:t>
      </w:r>
      <w:r w:rsidR="006E4D15" w:rsidRPr="00EF580F">
        <w:t>T</w:t>
      </w:r>
      <w:r w:rsidR="00C228BF" w:rsidRPr="00EF580F">
        <w:t xml:space="preserve">he </w:t>
      </w:r>
      <w:r w:rsidR="00DB1826" w:rsidRPr="00EF580F">
        <w:t xml:space="preserve">locations of the </w:t>
      </w:r>
      <w:r w:rsidR="00E63667" w:rsidRPr="00EF580F">
        <w:t>knot</w:t>
      </w:r>
      <w:r w:rsidR="00DB1826" w:rsidRPr="00EF580F">
        <w:t xml:space="preserve">s </w:t>
      </w:r>
      <w:r w:rsidR="00156349" w:rsidRPr="00EF580F">
        <w:t>were</w:t>
      </w:r>
      <w:r w:rsidRPr="00EF580F">
        <w:t xml:space="preserve"> chosen using a </w:t>
      </w:r>
      <m:oMath>
        <m:r>
          <w:rPr>
            <w:rFonts w:ascii="Cambria Math" w:hAnsi="Cambria Math"/>
          </w:rPr>
          <m:t>k</m:t>
        </m:r>
      </m:oMath>
      <w:r w:rsidR="00DF70B2" w:rsidRPr="00EF580F">
        <w:t xml:space="preserve">-means clustering algorithm </w:t>
      </w:r>
      <w:r w:rsidR="00FD135A" w:rsidRPr="00EF580F">
        <w:t>(</w:t>
      </w:r>
      <w:r w:rsidR="004B6B77" w:rsidRPr="00EF580F">
        <w:t>with a fixed seed for reproducibility</w:t>
      </w:r>
      <w:r w:rsidR="00FD135A" w:rsidRPr="00EF580F">
        <w:t>)</w:t>
      </w:r>
      <w:r w:rsidR="00B90C35" w:rsidRPr="00EF580F">
        <w:t xml:space="preserve">, which </w:t>
      </w:r>
      <w:r w:rsidR="00EA58B4" w:rsidRPr="00EF580F">
        <w:t xml:space="preserve">minimizes </w:t>
      </w:r>
      <w:r w:rsidR="005C4EC8" w:rsidRPr="00EF580F">
        <w:t>the total distance between data points and knots</w:t>
      </w:r>
      <w:r w:rsidR="00A33C83" w:rsidRPr="00EF580F">
        <w:t>.</w:t>
      </w:r>
      <w:r w:rsidR="00E2680B" w:rsidRPr="00EF580F">
        <w:t xml:space="preserve"> </w:t>
      </w:r>
      <w:r w:rsidR="008373C7" w:rsidRPr="00EF580F">
        <w:t>As the knot random effects are projected to the locations of the observation</w:t>
      </w:r>
      <w:r w:rsidR="00F852BC" w:rsidRPr="00EF580F">
        <w:t xml:space="preserve">s, more knots </w:t>
      </w:r>
      <w:r w:rsidR="00CE5F28" w:rsidRPr="00EF580F">
        <w:t xml:space="preserve">increase </w:t>
      </w:r>
      <w:r w:rsidR="008D03FC" w:rsidRPr="00EF580F">
        <w:t>accuracy</w:t>
      </w:r>
      <w:r w:rsidR="00986880" w:rsidRPr="00EF580F">
        <w:t xml:space="preserve"> at the cost of computational time.</w:t>
      </w:r>
      <w:r w:rsidR="00F94728" w:rsidRPr="00EF580F">
        <w:t xml:space="preserve"> After initial exploration </w:t>
      </w:r>
      <w:r w:rsidR="004C6AA0" w:rsidRPr="00EF580F">
        <w:t xml:space="preserve">we chose </w:t>
      </w:r>
      <w:r w:rsidR="007F7F18" w:rsidRPr="00EF580F">
        <w:t xml:space="preserve">200 </w:t>
      </w:r>
      <w:r w:rsidR="004C6AA0" w:rsidRPr="00EF580F">
        <w:t xml:space="preserve">knots for this </w:t>
      </w:r>
      <w:r w:rsidR="007F7F18" w:rsidRPr="00EF580F">
        <w:t xml:space="preserve">application. </w:t>
      </w:r>
      <w:r w:rsidR="00B528B2" w:rsidRPr="00EF580F">
        <w:t xml:space="preserve">The </w:t>
      </w:r>
      <w:r w:rsidR="00E2680B" w:rsidRPr="00EF580F">
        <w:t xml:space="preserve">models where fit using </w:t>
      </w:r>
      <w:r w:rsidR="002D4618" w:rsidRPr="00EF580F">
        <w:t>‘</w:t>
      </w:r>
      <w:r w:rsidR="00C606C0" w:rsidRPr="00EF580F">
        <w:t>TMB</w:t>
      </w:r>
      <w:r w:rsidR="002D4618" w:rsidRPr="00EF580F">
        <w:t>’</w:t>
      </w:r>
      <w:r w:rsidR="00C606C0" w:rsidRPr="00EF580F">
        <w:t xml:space="preserve"> </w:t>
      </w:r>
      <w:r w:rsidR="00C606C0" w:rsidRPr="00EF580F">
        <w:fldChar w:fldCharType="begin"/>
      </w:r>
      <w:r w:rsidR="00C606C0" w:rsidRPr="00EF580F">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w:instrText>
      </w:r>
      <w:r w:rsidR="00C606C0" w:rsidRPr="00306414">
        <w:rPr>
          <w:lang w:val="sv-SE"/>
          <w:rPrChange w:id="77" w:author="Michele Casini" w:date="2021-07-02T12:15:00Z">
            <w:rPr/>
          </w:rPrChange>
        </w:rPr>
        <w:instrText xml:space="preserve">csl-citation.json"} </w:instrText>
      </w:r>
      <w:r w:rsidR="00C606C0" w:rsidRPr="00EF580F">
        <w:fldChar w:fldCharType="separate"/>
      </w:r>
      <w:r w:rsidR="00C606C0" w:rsidRPr="00306414">
        <w:rPr>
          <w:lang w:val="sv-SE"/>
          <w:rPrChange w:id="78" w:author="Michele Casini" w:date="2021-07-02T12:15:00Z">
            <w:rPr/>
          </w:rPrChange>
        </w:rPr>
        <w:t xml:space="preserve">(Kristensen </w:t>
      </w:r>
      <w:r w:rsidR="00C606C0" w:rsidRPr="00306414">
        <w:rPr>
          <w:i/>
          <w:iCs/>
          <w:lang w:val="sv-SE"/>
          <w:rPrChange w:id="79" w:author="Michele Casini" w:date="2021-07-02T12:15:00Z">
            <w:rPr>
              <w:i/>
              <w:iCs/>
            </w:rPr>
          </w:rPrChange>
        </w:rPr>
        <w:t>et al.</w:t>
      </w:r>
      <w:r w:rsidR="00C606C0" w:rsidRPr="00306414">
        <w:rPr>
          <w:lang w:val="sv-SE"/>
          <w:rPrChange w:id="80" w:author="Michele Casini" w:date="2021-07-02T12:15:00Z">
            <w:rPr/>
          </w:rPrChange>
        </w:rPr>
        <w:t>, 2016)</w:t>
      </w:r>
      <w:r w:rsidR="00C606C0" w:rsidRPr="00EF580F">
        <w:fldChar w:fldCharType="end"/>
      </w:r>
      <w:r w:rsidR="00E2680B" w:rsidRPr="00306414">
        <w:rPr>
          <w:lang w:val="sv-SE"/>
          <w:rPrChange w:id="81" w:author="Michele Casini" w:date="2021-07-02T12:15:00Z">
            <w:rPr/>
          </w:rPrChange>
        </w:rPr>
        <w:t xml:space="preserve"> </w:t>
      </w:r>
      <w:r w:rsidR="00C606C0" w:rsidRPr="00306414">
        <w:rPr>
          <w:lang w:val="sv-SE"/>
          <w:rPrChange w:id="82" w:author="Michele Casini" w:date="2021-07-02T12:15:00Z">
            <w:rPr/>
          </w:rPrChange>
        </w:rPr>
        <w:t xml:space="preserve">via </w:t>
      </w:r>
      <w:r w:rsidR="008875E4" w:rsidRPr="00306414">
        <w:rPr>
          <w:lang w:val="sv-SE"/>
          <w:rPrChange w:id="83" w:author="Michele Casini" w:date="2021-07-02T12:15:00Z">
            <w:rPr/>
          </w:rPrChange>
        </w:rPr>
        <w:t xml:space="preserve">the R-package </w:t>
      </w:r>
      <w:r w:rsidR="002D4618" w:rsidRPr="00306414">
        <w:rPr>
          <w:lang w:val="sv-SE"/>
          <w:rPrChange w:id="84" w:author="Michele Casini" w:date="2021-07-02T12:15:00Z">
            <w:rPr/>
          </w:rPrChange>
        </w:rPr>
        <w:t>‘</w:t>
      </w:r>
      <w:r w:rsidR="00E2680B" w:rsidRPr="00306414">
        <w:rPr>
          <w:lang w:val="sv-SE"/>
          <w:rPrChange w:id="85" w:author="Michele Casini" w:date="2021-07-02T12:15:00Z">
            <w:rPr/>
          </w:rPrChange>
        </w:rPr>
        <w:t>sdmTMB</w:t>
      </w:r>
      <w:r w:rsidR="002D4618" w:rsidRPr="00306414">
        <w:rPr>
          <w:lang w:val="sv-SE"/>
          <w:rPrChange w:id="86" w:author="Michele Casini" w:date="2021-07-02T12:15:00Z">
            <w:rPr/>
          </w:rPrChange>
        </w:rPr>
        <w:t>’</w:t>
      </w:r>
      <w:r w:rsidR="00E2680B" w:rsidRPr="00306414">
        <w:rPr>
          <w:lang w:val="sv-SE"/>
          <w:rPrChange w:id="87" w:author="Michele Casini" w:date="2021-07-02T12:15:00Z">
            <w:rPr/>
          </w:rPrChange>
        </w:rPr>
        <w:t xml:space="preserve"> </w:t>
      </w:r>
      <w:r w:rsidR="0095619C" w:rsidRPr="00EF580F">
        <w:fldChar w:fldCharType="begin"/>
      </w:r>
      <w:r w:rsidR="00C5067E" w:rsidRPr="00306414">
        <w:rPr>
          <w:lang w:val="sv-SE"/>
          <w:rPrChange w:id="88" w:author="Michele Casini" w:date="2021-07-02T12:15:00Z">
            <w:rPr/>
          </w:rPrChange>
        </w:rPr>
        <w:instrText xml:space="preserve"> ADDIN ZOTERO_ITEM CSL_CITATION {"citationID":"YLiqmqOw","properties":{"formattedCitation":"(Andersen {\\i{}et al.}, 2019; Anderson {\\i{}et al.}, 2021)","plainCitation":"(Andersen et al., 2019; Anderson et al., 2021)","noteIndex":0},"citationItems":[{"id":2623,"uris":["http://zotero.org/users/6116610/items/6PDECC3W"],"uri":["http://zotero.org/users/6116610/items/6PDECC3W"],"itemData":{"id":2623,"type":"bo</w:instrText>
      </w:r>
      <w:r w:rsidR="00C5067E" w:rsidRPr="005B73F1">
        <w:rPr>
          <w:lang w:val="sv-SE"/>
          <w:rPrChange w:id="89" w:author="Michele Casini" w:date="2021-05-10T15:35:00Z">
            <w:rPr/>
          </w:rPrChange>
        </w:rPr>
        <w:instrText xml:space="preserve">ok","title":"sdmTMB: spatiotemporal species distribution GLMMs with ‘TMB'","URL":"https://github.com/seananderson/sdmTMB","author":[{"family":"Anderson","given":"Sean C."},{"family":"Ward","given":"Erik J."},{"family":"Barnett","given":"Lewis A. K."},{"family":"English","given":"Philina A."}],"issued":{"date-parts":[["2021"]],"season":"et al"}}},{"id":2647,"uris":["http://zotero.org/users/6116610/items/TSK5IJ7I"],"uri":["http://zotero.org/users/6116610/items/TSK5IJ7I"],"itemData":{"id":2647,"type":"report","number":"Doc.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groundfish","URL":"&lt;www.dfo-mpo.gc.ca/csas-sccs/Publications/ResDocs-DocRech/2019/2019_041-eng.html&gt;","author":[{"family":"Andersen","given":"Sean C."},{"family":"Keppel","given":"E.A."},{"family":"Edwards","given":"A.M."}],"issued":{"date-parts":[["2019"]]}}}],"schema":"https://github.com/citation-style-language/schema/raw/master/csl-citation.json"} </w:instrText>
      </w:r>
      <w:r w:rsidR="0095619C" w:rsidRPr="00EF580F">
        <w:fldChar w:fldCharType="separate"/>
      </w:r>
      <w:r w:rsidR="00C5067E" w:rsidRPr="005B73F1">
        <w:rPr>
          <w:lang w:val="sv-SE"/>
          <w:rPrChange w:id="90" w:author="Michele Casini" w:date="2021-05-10T15:35:00Z">
            <w:rPr/>
          </w:rPrChange>
        </w:rPr>
        <w:t xml:space="preserve">(Andersen </w:t>
      </w:r>
      <w:r w:rsidR="00C5067E" w:rsidRPr="005B73F1">
        <w:rPr>
          <w:i/>
          <w:iCs/>
          <w:lang w:val="sv-SE"/>
          <w:rPrChange w:id="91" w:author="Michele Casini" w:date="2021-05-10T15:35:00Z">
            <w:rPr>
              <w:i/>
              <w:iCs/>
            </w:rPr>
          </w:rPrChange>
        </w:rPr>
        <w:t>et al.</w:t>
      </w:r>
      <w:r w:rsidR="00C5067E" w:rsidRPr="005B73F1">
        <w:rPr>
          <w:lang w:val="sv-SE"/>
          <w:rPrChange w:id="92" w:author="Michele Casini" w:date="2021-05-10T15:35:00Z">
            <w:rPr/>
          </w:rPrChange>
        </w:rPr>
        <w:t xml:space="preserve">, 2019; Anderson </w:t>
      </w:r>
      <w:r w:rsidR="00C5067E" w:rsidRPr="005B73F1">
        <w:rPr>
          <w:i/>
          <w:iCs/>
          <w:lang w:val="sv-SE"/>
          <w:rPrChange w:id="93" w:author="Michele Casini" w:date="2021-05-10T15:35:00Z">
            <w:rPr>
              <w:i/>
              <w:iCs/>
            </w:rPr>
          </w:rPrChange>
        </w:rPr>
        <w:t>et al.</w:t>
      </w:r>
      <w:r w:rsidR="00C5067E" w:rsidRPr="005B73F1">
        <w:rPr>
          <w:lang w:val="sv-SE"/>
          <w:rPrChange w:id="94" w:author="Michele Casini" w:date="2021-05-10T15:35:00Z">
            <w:rPr/>
          </w:rPrChange>
        </w:rPr>
        <w:t>, 2021)</w:t>
      </w:r>
      <w:r w:rsidR="0095619C" w:rsidRPr="00EF580F">
        <w:fldChar w:fldCharType="end"/>
      </w:r>
      <w:r w:rsidR="00377E15" w:rsidRPr="005B73F1">
        <w:rPr>
          <w:lang w:val="sv-SE"/>
          <w:rPrChange w:id="95" w:author="Michele Casini" w:date="2021-05-10T15:35:00Z">
            <w:rPr/>
          </w:rPrChange>
        </w:rPr>
        <w:t xml:space="preserve">. </w:t>
      </w:r>
      <w:r w:rsidR="00B528B2" w:rsidRPr="00EF580F">
        <w:t xml:space="preserve">All </w:t>
      </w:r>
      <w:r w:rsidR="004408FB" w:rsidRPr="00EF580F">
        <w:t>c</w:t>
      </w:r>
      <w:r w:rsidR="00522CF8" w:rsidRPr="00EF580F">
        <w:t xml:space="preserve">ode </w:t>
      </w:r>
      <w:commentRangeStart w:id="96"/>
      <w:r w:rsidR="00522CF8" w:rsidRPr="00EF580F">
        <w:t xml:space="preserve">and data </w:t>
      </w:r>
      <w:commentRangeEnd w:id="96"/>
      <w:r w:rsidR="00D851B1">
        <w:rPr>
          <w:rStyle w:val="CommentReference"/>
        </w:rPr>
        <w:commentReference w:id="96"/>
      </w:r>
      <w:r w:rsidR="00E74B41" w:rsidRPr="00EF580F">
        <w:t xml:space="preserve">are </w:t>
      </w:r>
      <w:r w:rsidR="00522CF8" w:rsidRPr="00EF580F">
        <w:t xml:space="preserve">publicly available at </w:t>
      </w:r>
      <w:hyperlink r:id="rId9" w:history="1">
        <w:r w:rsidR="00522CF8" w:rsidRPr="00EF580F">
          <w:rPr>
            <w:rStyle w:val="Hyperlink"/>
          </w:rPr>
          <w:t>https://github.com/maxlindmark/cod_condition</w:t>
        </w:r>
      </w:hyperlink>
      <w:r w:rsidR="00522CF8" w:rsidRPr="00EF580F">
        <w:t xml:space="preserve"> and will be deposited on Zenodo upon publication. </w:t>
      </w:r>
    </w:p>
    <w:p w14:paraId="2A8AAD4E" w14:textId="5A367FAB" w:rsidR="00522CF8" w:rsidRPr="00EF580F" w:rsidRDefault="00522CF8" w:rsidP="00636A03">
      <w:pPr>
        <w:spacing w:line="480" w:lineRule="auto"/>
        <w:contextualSpacing/>
        <w:jc w:val="both"/>
        <w:rPr>
          <w:i/>
        </w:rPr>
      </w:pPr>
    </w:p>
    <w:p w14:paraId="25D4834E" w14:textId="28E4A5AE" w:rsidR="00736FF5" w:rsidRDefault="00401B29" w:rsidP="00636A03">
      <w:pPr>
        <w:spacing w:line="480" w:lineRule="auto"/>
        <w:contextualSpacing/>
        <w:jc w:val="both"/>
        <w:rPr>
          <w:b/>
          <w:bCs/>
          <w:i/>
        </w:rPr>
      </w:pPr>
      <w:commentRangeStart w:id="97"/>
      <w:r w:rsidRPr="00EF580F">
        <w:rPr>
          <w:b/>
          <w:bCs/>
          <w:i/>
        </w:rPr>
        <w:t>Data</w:t>
      </w:r>
      <w:commentRangeEnd w:id="97"/>
      <w:r w:rsidR="001A67B2">
        <w:rPr>
          <w:rStyle w:val="CommentReference"/>
        </w:rPr>
        <w:commentReference w:id="97"/>
      </w:r>
    </w:p>
    <w:p w14:paraId="78B89F4D" w14:textId="0DBBE014" w:rsidR="00924025" w:rsidRDefault="001F55D6" w:rsidP="00A53A20">
      <w:pPr>
        <w:spacing w:line="480" w:lineRule="auto"/>
        <w:contextualSpacing/>
        <w:jc w:val="both"/>
      </w:pPr>
      <w:r w:rsidRPr="00EF580F">
        <w:t>To model the spatiotemporal development of cod condition</w:t>
      </w:r>
      <w:r w:rsidR="00B327EE">
        <w:t xml:space="preserve"> and distribution</w:t>
      </w:r>
      <w:r w:rsidRPr="00EF580F">
        <w:t xml:space="preserve">, we acquired weight-at-length data </w:t>
      </w:r>
      <w:r w:rsidR="00585280">
        <w:t xml:space="preserve">and </w:t>
      </w:r>
      <w:r w:rsidR="005E0DE0">
        <w:t>catch</w:t>
      </w:r>
      <w:r w:rsidR="00186029">
        <w:t xml:space="preserve"> </w:t>
      </w:r>
      <w:r w:rsidR="005E0DE0">
        <w:t>per</w:t>
      </w:r>
      <w:r w:rsidR="00186029">
        <w:t xml:space="preserve"> </w:t>
      </w:r>
      <w:r w:rsidR="005E0DE0">
        <w:t>unit</w:t>
      </w:r>
      <w:r w:rsidR="00186029">
        <w:t xml:space="preserve"> </w:t>
      </w:r>
      <w:r w:rsidR="005E0DE0">
        <w:t xml:space="preserve">effort data </w:t>
      </w:r>
      <w:r w:rsidR="00186029">
        <w:t>(CPUE</w:t>
      </w:r>
      <w:ins w:id="98" w:author="Michele Casini" w:date="2021-05-10T17:25:00Z">
        <w:r w:rsidR="00AB5864">
          <w:t>, n</w:t>
        </w:r>
      </w:ins>
      <w:ins w:id="99" w:author="Michele Casini" w:date="2021-05-31T15:17:00Z">
        <w:r w:rsidR="00AB5864">
          <w:t>o</w:t>
        </w:r>
      </w:ins>
      <w:ins w:id="100" w:author="Michele Casini" w:date="2021-05-10T17:25:00Z">
        <w:r w:rsidR="00114BB6">
          <w:t>/hour</w:t>
        </w:r>
      </w:ins>
      <w:r w:rsidR="00186029">
        <w:t>)</w:t>
      </w:r>
      <w:r w:rsidR="00656031">
        <w:t xml:space="preserve"> by </w:t>
      </w:r>
      <w:commentRangeStart w:id="101"/>
      <w:ins w:id="102" w:author="Michele Casini" w:date="2021-05-10T17:25:00Z">
        <w:r w:rsidR="00114BB6">
          <w:t>1-cm</w:t>
        </w:r>
        <w:commentRangeEnd w:id="101"/>
        <w:r w:rsidR="00114BB6">
          <w:rPr>
            <w:rStyle w:val="CommentReference"/>
          </w:rPr>
          <w:commentReference w:id="101"/>
        </w:r>
        <w:r w:rsidR="00114BB6">
          <w:t xml:space="preserve"> </w:t>
        </w:r>
      </w:ins>
      <w:r w:rsidR="00656031">
        <w:t>length class</w:t>
      </w:r>
      <w:del w:id="103" w:author="Michele Casini" w:date="2021-05-10T17:21:00Z">
        <w:r w:rsidR="00D621B6" w:rsidDel="004C317E">
          <w:delText>, respectively,</w:delText>
        </w:r>
        <w:r w:rsidR="00186029" w:rsidDel="004C317E">
          <w:delText xml:space="preserve"> </w:delText>
        </w:r>
      </w:del>
      <w:r w:rsidRPr="00EF580F">
        <w:t xml:space="preserve">from the Baltic International Trawl Survey (BITS) between the years </w:t>
      </w:r>
      <w:commentRangeStart w:id="104"/>
      <w:r w:rsidRPr="00EF580F">
        <w:t>1993</w:t>
      </w:r>
      <w:commentRangeEnd w:id="104"/>
      <w:r w:rsidR="004C317E">
        <w:rPr>
          <w:rStyle w:val="CommentReference"/>
        </w:rPr>
        <w:commentReference w:id="104"/>
      </w:r>
      <w:r w:rsidRPr="00EF580F">
        <w:t>-2019</w:t>
      </w:r>
      <w:commentRangeStart w:id="105"/>
      <w:r w:rsidRPr="00EF580F">
        <w:t>.</w:t>
      </w:r>
      <w:commentRangeEnd w:id="105"/>
      <w:r w:rsidR="00AF645A">
        <w:rPr>
          <w:rStyle w:val="CommentReference"/>
        </w:rPr>
        <w:commentReference w:id="105"/>
      </w:r>
      <w:r w:rsidR="005B2827">
        <w:t xml:space="preserve"> </w:t>
      </w:r>
      <w:r w:rsidR="00F2018F">
        <w:t xml:space="preserve">Abundance data were converted </w:t>
      </w:r>
      <w:ins w:id="106" w:author="Michele Casini" w:date="2021-05-10T17:25:00Z">
        <w:r w:rsidR="00114BB6">
          <w:t>in</w:t>
        </w:r>
      </w:ins>
      <w:r w:rsidR="00F2018F">
        <w:t>to biomass (kg</w:t>
      </w:r>
      <w:ins w:id="107" w:author="Michele Casini" w:date="2021-05-10T17:25:00Z">
        <w:r w:rsidR="00114BB6">
          <w:t>/hour</w:t>
        </w:r>
      </w:ins>
      <w:r w:rsidR="00F2018F">
        <w:t xml:space="preserve">) in the </w:t>
      </w:r>
      <w:r w:rsidR="00F95F15">
        <w:t>CPUE model</w:t>
      </w:r>
      <w:r w:rsidR="00454274">
        <w:t xml:space="preserve"> </w:t>
      </w:r>
      <w:r w:rsidR="002342B3">
        <w:t>using the</w:t>
      </w:r>
      <w:r w:rsidR="00236901">
        <w:t xml:space="preserve"> catch at length, and the estimated weight-length relationship from the</w:t>
      </w:r>
      <w:r w:rsidR="00470985">
        <w:t xml:space="preserve">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470985">
        <w:t xml:space="preserve"> (mean of all years)</w:t>
      </w:r>
      <w:r w:rsidR="000F5326">
        <w:t xml:space="preserve">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0F5326">
        <w:t xml:space="preserve"> coefficients</w:t>
      </w:r>
      <w:r w:rsidR="009E0FCC">
        <w:t xml:space="preserve"> </w:t>
      </w:r>
      <w:r w:rsidR="00EB5426">
        <w:t xml:space="preserve">in the condition model </w:t>
      </w:r>
      <w:r w:rsidR="00A618A1">
        <w:t>(</w:t>
      </w:r>
      <w:r w:rsidR="00DF4B6F">
        <w:t>e</w:t>
      </w:r>
      <w:r w:rsidR="00A618A1">
        <w:t>q. 2)</w:t>
      </w:r>
      <w:r w:rsidR="00F95F15">
        <w:t xml:space="preserve">. </w:t>
      </w:r>
      <w:commentRangeStart w:id="108"/>
      <w:r w:rsidRPr="00EF580F">
        <w:t xml:space="preserve">Hauls in the Kattegat </w:t>
      </w:r>
      <w:commentRangeEnd w:id="108"/>
      <w:r w:rsidR="00AF645A">
        <w:rPr>
          <w:rStyle w:val="CommentReference"/>
        </w:rPr>
        <w:commentReference w:id="108"/>
      </w:r>
      <w:r w:rsidRPr="00EF580F">
        <w:t>(west coast of Sweden</w:t>
      </w:r>
      <w:ins w:id="109" w:author="Michele Casini" w:date="2021-05-10T17:32:00Z">
        <w:r w:rsidR="00AF645A">
          <w:t>; ICES subdivision 21, Fig. S2</w:t>
        </w:r>
      </w:ins>
      <w:r w:rsidRPr="00EF580F">
        <w:t xml:space="preserve">) were excluded due to </w:t>
      </w:r>
      <w:commentRangeStart w:id="110"/>
      <w:r w:rsidRPr="00EF580F">
        <w:t>inconsistent coverage in the data</w:t>
      </w:r>
      <w:commentRangeEnd w:id="110"/>
      <w:r w:rsidR="00AF645A">
        <w:rPr>
          <w:rStyle w:val="CommentReference"/>
        </w:rPr>
        <w:commentReference w:id="110"/>
      </w:r>
      <w:r w:rsidRPr="00EF580F">
        <w:t xml:space="preserve">. We used only data from the fourth quarter, which corresponds to the main growing and feeding season </w:t>
      </w:r>
      <w:r w:rsidRPr="00EF580F">
        <w:fldChar w:fldCharType="begin"/>
      </w:r>
      <w:r w:rsidRPr="00EF580F">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EF580F">
        <w:fldChar w:fldCharType="separate"/>
      </w:r>
      <w:r w:rsidRPr="00EF580F">
        <w:t>(Aro, 1989)</w:t>
      </w:r>
      <w:r w:rsidRPr="00EF580F">
        <w:fldChar w:fldCharType="end"/>
      </w:r>
      <w:r w:rsidRPr="00EF580F">
        <w:t xml:space="preserve"> and also the quarter in which the Baltic International Acoustic Survey (BIAS) </w:t>
      </w:r>
      <w:del w:id="111" w:author="Michele Casini" w:date="2021-05-10T17:33:00Z">
        <w:r w:rsidRPr="00EF580F" w:rsidDel="00AF645A">
          <w:delText xml:space="preserve">survey </w:delText>
        </w:r>
      </w:del>
      <w:r w:rsidRPr="00EF580F">
        <w:t xml:space="preserve">is </w:t>
      </w:r>
      <w:r w:rsidRPr="00EF580F">
        <w:lastRenderedPageBreak/>
        <w:t>conducted, meaning sprat and herring abundance can be used as covariates.</w:t>
      </w:r>
      <w:r w:rsidR="007E5600" w:rsidRPr="007E5600">
        <w:t xml:space="preserve"> </w:t>
      </w:r>
      <w:del w:id="112" w:author="Michele Casini" w:date="2021-05-10T17:24:00Z">
        <w:r w:rsidR="007E5600" w:rsidDel="00114BB6">
          <w:delText>These data</w:delText>
        </w:r>
      </w:del>
      <w:ins w:id="113" w:author="Michele Casini" w:date="2021-05-10T17:24:00Z">
        <w:r w:rsidR="00114BB6">
          <w:t>The BITS data</w:t>
        </w:r>
      </w:ins>
      <w:r w:rsidR="007E5600">
        <w:t xml:space="preserve"> can be downloaded from </w:t>
      </w:r>
      <w:hyperlink r:id="rId10" w:history="1">
        <w:r w:rsidR="007E5600" w:rsidRPr="00887BB3">
          <w:rPr>
            <w:rStyle w:val="Hyperlink"/>
          </w:rPr>
          <w:t>https://www.ices.dk/data/data-portals/Pages/DATRAS.aspx</w:t>
        </w:r>
      </w:hyperlink>
      <w:r w:rsidR="007E5600">
        <w:t>.</w:t>
      </w:r>
    </w:p>
    <w:p w14:paraId="6E20739A" w14:textId="4D8F4613" w:rsidR="00314111" w:rsidRDefault="00EE1C92" w:rsidP="007B6FA0">
      <w:pPr>
        <w:spacing w:line="480" w:lineRule="auto"/>
        <w:ind w:firstLine="284"/>
        <w:contextualSpacing/>
        <w:jc w:val="both"/>
      </w:pPr>
      <w:r>
        <w:t xml:space="preserve">For both </w:t>
      </w:r>
      <w:r w:rsidR="00A152FE">
        <w:t>models (</w:t>
      </w:r>
      <w:r>
        <w:t>condition and CPUE model</w:t>
      </w:r>
      <w:r w:rsidR="00A152FE">
        <w:t>)</w:t>
      </w:r>
      <w:r w:rsidR="00E63579">
        <w:t xml:space="preserve">, covariates </w:t>
      </w:r>
      <w:r w:rsidR="006F5D8D">
        <w:t>were</w:t>
      </w:r>
      <w:r w:rsidR="009154CA">
        <w:t xml:space="preserve"> </w:t>
      </w:r>
      <w:r w:rsidR="00C77292">
        <w:t xml:space="preserve">chosen to reflect </w:t>
      </w:r>
      <w:r w:rsidR="006C49AE">
        <w:t xml:space="preserve">hypothesised drivers </w:t>
      </w:r>
      <w:r w:rsidR="00E270AF">
        <w:t xml:space="preserve">based on published </w:t>
      </w:r>
      <w:r w:rsidR="00156133">
        <w:t>literature</w:t>
      </w:r>
      <w:r w:rsidR="005A60D3">
        <w:t xml:space="preserve">. </w:t>
      </w:r>
      <w:r w:rsidR="00B3400E" w:rsidRPr="004A7911">
        <w:rPr>
          <w:bCs/>
        </w:rPr>
        <w:t xml:space="preserve">For the </w:t>
      </w:r>
      <w:r w:rsidR="00B3400E">
        <w:rPr>
          <w:bCs/>
        </w:rPr>
        <w:t>CPUE model we included depth, oxygen and temperature as covariates.</w:t>
      </w:r>
      <w:r w:rsidR="00031335">
        <w:rPr>
          <w:bCs/>
        </w:rPr>
        <w:t xml:space="preserve"> </w:t>
      </w:r>
      <w:commentRangeStart w:id="114"/>
      <w:r w:rsidR="0035350C">
        <w:t>The c</w:t>
      </w:r>
      <w:r w:rsidR="00401B29" w:rsidRPr="00EF580F">
        <w:t xml:space="preserve">ovariates </w:t>
      </w:r>
      <w:commentRangeEnd w:id="114"/>
      <w:r w:rsidR="00B46D39">
        <w:rPr>
          <w:rStyle w:val="CommentReference"/>
        </w:rPr>
        <w:commentReference w:id="114"/>
      </w:r>
      <w:r w:rsidR="00A641CA">
        <w:t xml:space="preserve">for the condition model </w:t>
      </w:r>
      <w:r w:rsidR="00401B29" w:rsidRPr="00EF580F">
        <w:t xml:space="preserve">were </w:t>
      </w:r>
      <w:r w:rsidR="00D56B6D">
        <w:t>(1)</w:t>
      </w:r>
      <w:r w:rsidR="005A1088">
        <w:t xml:space="preserve"> abundance </w:t>
      </w:r>
      <w:r w:rsidR="003C40F1">
        <w:t xml:space="preserve">of </w:t>
      </w:r>
      <w:r w:rsidR="00795F80">
        <w:t>sprat and herring</w:t>
      </w:r>
      <w:r w:rsidR="00225103">
        <w:t xml:space="preserve"> </w:t>
      </w:r>
      <w:r w:rsidR="00C75189">
        <w:fldChar w:fldCharType="begin"/>
      </w:r>
      <w:r w:rsidR="00C75189">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C75189">
        <w:fldChar w:fldCharType="separate"/>
      </w:r>
      <w:r w:rsidR="00C75189" w:rsidRPr="00DD3445">
        <w:t xml:space="preserve">(Gårdmark </w:t>
      </w:r>
      <w:r w:rsidR="00C75189" w:rsidRPr="00DD3445">
        <w:rPr>
          <w:i/>
          <w:iCs/>
        </w:rPr>
        <w:t>et al.</w:t>
      </w:r>
      <w:r w:rsidR="00C75189" w:rsidRPr="00DD3445">
        <w:t xml:space="preserve">, 2015; Casini </w:t>
      </w:r>
      <w:r w:rsidR="00C75189" w:rsidRPr="00DD3445">
        <w:rPr>
          <w:i/>
          <w:iCs/>
        </w:rPr>
        <w:t>et al.</w:t>
      </w:r>
      <w:r w:rsidR="00C75189" w:rsidRPr="00DD3445">
        <w:t>, 2016</w:t>
      </w:r>
      <w:ins w:id="115" w:author="Michele Casini" w:date="2021-05-10T17:34:00Z">
        <w:r w:rsidR="00AF645A">
          <w:t>b</w:t>
        </w:r>
      </w:ins>
      <w:del w:id="116" w:author="Michele Casini" w:date="2021-05-10T17:34:00Z">
        <w:r w:rsidR="00C75189" w:rsidRPr="00DD3445" w:rsidDel="00AF645A">
          <w:delText>a</w:delText>
        </w:r>
      </w:del>
      <w:r w:rsidR="00C75189" w:rsidRPr="00DD3445">
        <w:t>)</w:t>
      </w:r>
      <w:r w:rsidR="00C75189">
        <w:fldChar w:fldCharType="end"/>
      </w:r>
      <w:r w:rsidR="009A2053">
        <w:t xml:space="preserve">, </w:t>
      </w:r>
      <w:r w:rsidR="002C67FF">
        <w:t xml:space="preserve">available on a </w:t>
      </w:r>
      <w:commentRangeStart w:id="117"/>
      <w:r w:rsidR="002C67FF">
        <w:t>ICES</w:t>
      </w:r>
      <w:r w:rsidR="008A7BA0">
        <w:t xml:space="preserve"> </w:t>
      </w:r>
      <w:r w:rsidR="002C67FF">
        <w:t xml:space="preserve">rectangle </w:t>
      </w:r>
      <w:commentRangeEnd w:id="117"/>
      <w:r w:rsidR="00470AB3">
        <w:rPr>
          <w:rStyle w:val="CommentReference"/>
        </w:rPr>
        <w:commentReference w:id="117"/>
      </w:r>
      <w:r w:rsidR="002C67FF">
        <w:t>(</w:t>
      </w:r>
      <w:r w:rsidR="002C67FF" w:rsidRPr="00EF580F">
        <w:t>1° by 30')</w:t>
      </w:r>
      <w:r w:rsidR="004742D1">
        <w:t xml:space="preserve"> </w:t>
      </w:r>
      <w:r w:rsidR="00CF0F38">
        <w:t xml:space="preserve">and </w:t>
      </w:r>
      <w:r w:rsidR="004742D1">
        <w:t>ICES sub-division</w:t>
      </w:r>
      <w:r w:rsidR="00E647FC">
        <w:t xml:space="preserve"> </w:t>
      </w:r>
      <w:r w:rsidR="002864D9">
        <w:t>level</w:t>
      </w:r>
      <w:r w:rsidR="00081F0D">
        <w:t>;</w:t>
      </w:r>
      <w:r w:rsidR="00D56B6D">
        <w:t xml:space="preserve"> (2)</w:t>
      </w:r>
      <w:r w:rsidR="00081F0D">
        <w:t xml:space="preserve"> </w:t>
      </w:r>
      <w:r w:rsidR="0050224B">
        <w:t>haul-</w:t>
      </w:r>
      <w:r w:rsidR="0084393E">
        <w:t xml:space="preserve"> and ICES rectangle </w:t>
      </w:r>
      <w:ins w:id="118" w:author="Michele Casini" w:date="2021-05-10T17:36:00Z">
        <w:r w:rsidR="00AF645A">
          <w:t xml:space="preserve">CPUE </w:t>
        </w:r>
      </w:ins>
      <w:del w:id="119" w:author="Michele Casini" w:date="2021-05-10T17:36:00Z">
        <w:r w:rsidR="0050224B" w:rsidDel="00AF645A">
          <w:delText xml:space="preserve">density </w:delText>
        </w:r>
      </w:del>
      <w:r w:rsidR="0050224B">
        <w:t xml:space="preserve">of cod and flounder </w:t>
      </w:r>
      <w:del w:id="120" w:author="Michele Casini" w:date="2021-05-10T17:37:00Z">
        <w:r w:rsidR="0050224B" w:rsidDel="00AF645A">
          <w:delText>(</w:delText>
        </w:r>
      </w:del>
      <w:del w:id="121" w:author="Michele Casini" w:date="2021-05-10T17:36:00Z">
        <w:r w:rsidR="0050224B" w:rsidDel="00AF645A">
          <w:delText>abundance per trawled hour</w:delText>
        </w:r>
      </w:del>
      <w:r w:rsidR="0050224B">
        <w:t xml:space="preserve">), representing intra- and interspecific competition for mainly benthic food resources </w:t>
      </w:r>
      <w:r w:rsidR="0050224B">
        <w:fldChar w:fldCharType="begin"/>
      </w:r>
      <w:r w:rsidR="00E61261">
        <w:instrText xml:space="preserve"> ADDIN ZOTERO_ITEM CSL_CITATION {"citationID":"1tZF4E9v","properties":{"formattedCitation":"(Sved\\uc0\\u228{}ng and Hornborg, 2014; Orio {\\i{}et al.}, 2019; Neuenfeldt {\\i{}et al.}, 2020a)","plainCitation":"(Svedäng and Hornborg, 2014; Orio et al., 2019; Neuenfeldt et al., 2020a)","noteIndex":0},"citationItems":[{"id":156,"uris":["http://zotero.org/users/6116610/items/IDYQ34SF"],"uri":["http://zotero.org/users/6116610/items/IDYQ34SF"],"itemData":{"id":156,"type":"article-journal","abstract":"Over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50224B">
        <w:fldChar w:fldCharType="separate"/>
      </w:r>
      <w:r w:rsidR="00E61261" w:rsidRPr="00E61261">
        <w:t xml:space="preserve">(Svedäng and Hornborg, 2014; Orio </w:t>
      </w:r>
      <w:r w:rsidR="00E61261" w:rsidRPr="00E61261">
        <w:rPr>
          <w:i/>
          <w:iCs/>
        </w:rPr>
        <w:t>et al.</w:t>
      </w:r>
      <w:r w:rsidR="00E61261" w:rsidRPr="00E61261">
        <w:t xml:space="preserve">, 2019; Neuenfeldt </w:t>
      </w:r>
      <w:r w:rsidR="00E61261" w:rsidRPr="00E61261">
        <w:rPr>
          <w:i/>
          <w:iCs/>
        </w:rPr>
        <w:t>et al.</w:t>
      </w:r>
      <w:r w:rsidR="00E61261" w:rsidRPr="00E61261">
        <w:t>, 2020a</w:t>
      </w:r>
      <w:ins w:id="122" w:author="Michele Casini" w:date="2021-05-10T17:37:00Z">
        <w:r w:rsidR="00AF645A">
          <w:t xml:space="preserve">; Haase </w:t>
        </w:r>
        <w:r w:rsidR="00AF645A" w:rsidRPr="00AF645A">
          <w:rPr>
            <w:i/>
          </w:rPr>
          <w:t>et al.</w:t>
        </w:r>
        <w:r w:rsidR="00AF645A">
          <w:t xml:space="preserve"> 2020</w:t>
        </w:r>
      </w:ins>
      <w:r w:rsidR="00E61261" w:rsidRPr="00E61261">
        <w:t>)</w:t>
      </w:r>
      <w:r w:rsidR="0050224B">
        <w:fldChar w:fldCharType="end"/>
      </w:r>
      <w:r w:rsidR="00172777">
        <w:t xml:space="preserve">; </w:t>
      </w:r>
      <w:r w:rsidR="00025CC1">
        <w:t xml:space="preserve">and </w:t>
      </w:r>
      <w:r w:rsidR="00DF22F2">
        <w:t xml:space="preserve">(3) </w:t>
      </w:r>
      <w:r w:rsidR="007D6918">
        <w:t xml:space="preserve">average </w:t>
      </w:r>
      <w:r w:rsidR="005453CC">
        <w:t xml:space="preserve">sea bottom temperature and </w:t>
      </w:r>
      <w:r w:rsidR="00997EC5">
        <w:t xml:space="preserve">sea bottom </w:t>
      </w:r>
      <w:r w:rsidR="005453CC">
        <w:t>concentration</w:t>
      </w:r>
      <w:r w:rsidR="007E6CB9">
        <w:t xml:space="preserve"> </w:t>
      </w:r>
      <w:r w:rsidR="003445C7">
        <w:t xml:space="preserve">of dissolved oxygen </w:t>
      </w:r>
      <w:r w:rsidR="008D590E">
        <w:t>in the fourth quarter</w:t>
      </w:r>
      <w:r w:rsidR="00A67180">
        <w:t xml:space="preserve">, </w:t>
      </w:r>
      <w:r w:rsidR="008D590E">
        <w:t xml:space="preserve">at the location of </w:t>
      </w:r>
      <w:del w:id="123" w:author="Michele Casini" w:date="2021-05-10T17:38:00Z">
        <w:r w:rsidR="008D590E" w:rsidDel="00AF645A">
          <w:delText xml:space="preserve">the </w:delText>
        </w:r>
      </w:del>
      <w:ins w:id="124" w:author="Michele Casini" w:date="2021-05-10T17:38:00Z">
        <w:r w:rsidR="00AF645A">
          <w:t xml:space="preserve">each </w:t>
        </w:r>
      </w:ins>
      <w:r w:rsidR="008D590E">
        <w:t xml:space="preserve">haul </w:t>
      </w:r>
      <w:commentRangeStart w:id="125"/>
      <w:r w:rsidR="007B34D6">
        <w:fldChar w:fldCharType="begin"/>
      </w:r>
      <w:r w:rsidR="007B34D6">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7B34D6">
        <w:fldChar w:fldCharType="separate"/>
      </w:r>
      <w:r w:rsidR="007B34D6" w:rsidRPr="007B34D6">
        <w:t xml:space="preserve">(Casini </w:t>
      </w:r>
      <w:r w:rsidR="007B34D6" w:rsidRPr="007B34D6">
        <w:rPr>
          <w:i/>
          <w:iCs/>
        </w:rPr>
        <w:t>et al.</w:t>
      </w:r>
      <w:r w:rsidR="007B34D6" w:rsidRPr="007B34D6">
        <w:t xml:space="preserve">, </w:t>
      </w:r>
      <w:del w:id="126" w:author="Michele Casini" w:date="2021-05-10T17:38:00Z">
        <w:r w:rsidR="007B34D6" w:rsidRPr="007B34D6" w:rsidDel="00AF645A">
          <w:delText>2016a</w:delText>
        </w:r>
      </w:del>
      <w:ins w:id="127" w:author="Michele Casini" w:date="2021-05-10T17:38:00Z">
        <w:r w:rsidR="00AF645A" w:rsidRPr="007B34D6">
          <w:t>2016</w:t>
        </w:r>
        <w:r w:rsidR="00AF645A">
          <w:t>b</w:t>
        </w:r>
      </w:ins>
      <w:r w:rsidR="007B34D6" w:rsidRPr="007B34D6">
        <w:t>, 2021; Limburg and Casini, 2019; Brander, 2020)</w:t>
      </w:r>
      <w:r w:rsidR="007B34D6">
        <w:fldChar w:fldCharType="end"/>
      </w:r>
      <w:commentRangeEnd w:id="125"/>
      <w:r w:rsidR="00AF645A">
        <w:rPr>
          <w:rStyle w:val="CommentReference"/>
        </w:rPr>
        <w:commentReference w:id="125"/>
      </w:r>
      <w:r w:rsidR="005453CC">
        <w:t xml:space="preserve">, derived from the </w:t>
      </w:r>
      <w:r w:rsidR="00DB3C1C">
        <w:t xml:space="preserve">ocean model </w:t>
      </w:r>
      <w:r w:rsidR="005453CC" w:rsidRPr="00EF580F">
        <w:t>NEMO-Nordic-SCOBI</w:t>
      </w:r>
      <w:r w:rsidR="00C654AA">
        <w:t xml:space="preserve"> </w:t>
      </w:r>
      <w:r w:rsidR="003159BD">
        <w:fldChar w:fldCharType="begin"/>
      </w:r>
      <w:r w:rsidR="003159BD">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3159BD">
        <w:fldChar w:fldCharType="separate"/>
      </w:r>
      <w:r w:rsidR="00671C00" w:rsidRPr="00671C00">
        <w:t xml:space="preserve">(Eilola </w:t>
      </w:r>
      <w:r w:rsidR="00671C00" w:rsidRPr="00671C00">
        <w:rPr>
          <w:i/>
          <w:iCs/>
        </w:rPr>
        <w:t>et al.</w:t>
      </w:r>
      <w:r w:rsidR="00671C00" w:rsidRPr="00671C00">
        <w:t xml:space="preserve">, 2009; Almroth-Rosell </w:t>
      </w:r>
      <w:r w:rsidR="00671C00" w:rsidRPr="00671C00">
        <w:rPr>
          <w:i/>
          <w:iCs/>
        </w:rPr>
        <w:t>et al.</w:t>
      </w:r>
      <w:r w:rsidR="00671C00" w:rsidRPr="00671C00">
        <w:t xml:space="preserve">, 2011; Hordoir </w:t>
      </w:r>
      <w:r w:rsidR="00671C00" w:rsidRPr="00671C00">
        <w:rPr>
          <w:i/>
          <w:iCs/>
        </w:rPr>
        <w:t>et al.</w:t>
      </w:r>
      <w:r w:rsidR="00671C00" w:rsidRPr="00671C00">
        <w:t>, 2019)</w:t>
      </w:r>
      <w:r w:rsidR="003159BD">
        <w:fldChar w:fldCharType="end"/>
      </w:r>
      <w:r w:rsidR="006C1752">
        <w:t>.</w:t>
      </w:r>
      <w:r w:rsidR="00D63FB5">
        <w:t xml:space="preserve"> In </w:t>
      </w:r>
      <w:r w:rsidR="00A24474">
        <w:t>addition,</w:t>
      </w:r>
      <w:r w:rsidR="00D63FB5">
        <w:t xml:space="preserve"> we include </w:t>
      </w:r>
      <w:r w:rsidR="00A24474">
        <w:t>depth</w:t>
      </w:r>
      <w:r w:rsidR="005D17D4">
        <w:t xml:space="preserve">, interactions between oxygen and depth, temperature and depth, and </w:t>
      </w:r>
      <w:r w:rsidR="00B77CF6">
        <w:t xml:space="preserve">lastly </w:t>
      </w:r>
      <w:r w:rsidR="005D17D4">
        <w:t>oxygen and temperature</w:t>
      </w:r>
      <w:r w:rsidR="00B77CF6">
        <w:t xml:space="preserve"> as predict</w:t>
      </w:r>
      <w:ins w:id="128" w:author="Michele Casini" w:date="2021-05-10T17:38:00Z">
        <w:r w:rsidR="00AF645A">
          <w:t>ing</w:t>
        </w:r>
      </w:ins>
      <w:del w:id="129" w:author="Michele Casini" w:date="2021-05-10T17:38:00Z">
        <w:r w:rsidR="00B77CF6" w:rsidDel="00AF645A">
          <w:delText>or</w:delText>
        </w:r>
      </w:del>
      <w:r w:rsidR="00B77CF6">
        <w:t xml:space="preserve"> variable</w:t>
      </w:r>
      <w:r w:rsidR="00BE3448">
        <w:t>s.</w:t>
      </w:r>
      <w:r w:rsidR="003835C5">
        <w:t xml:space="preserve"> Depth data </w:t>
      </w:r>
      <w:del w:id="130" w:author="Michele Casini" w:date="2021-05-10T17:39:00Z">
        <w:r w:rsidR="00314111" w:rsidDel="00AF645A">
          <w:delText xml:space="preserve">was </w:delText>
        </w:r>
      </w:del>
      <w:ins w:id="131" w:author="Michele Casini" w:date="2021-05-10T17:39:00Z">
        <w:r w:rsidR="00AF645A">
          <w:t xml:space="preserve">were </w:t>
        </w:r>
      </w:ins>
      <w:r w:rsidR="00314111" w:rsidRPr="00314111">
        <w:t>made available by the EMODnet Bathymetry</w:t>
      </w:r>
      <w:r w:rsidR="00D87D83" w:rsidRPr="00A3070B">
        <w:rPr>
          <w:lang w:val="en-US"/>
        </w:rPr>
        <w:t xml:space="preserve"> </w:t>
      </w:r>
      <w:r w:rsidR="00314111" w:rsidRPr="00314111">
        <w:t xml:space="preserve">project, </w:t>
      </w:r>
      <w:hyperlink r:id="rId11" w:history="1">
        <w:r w:rsidR="00CC623A" w:rsidRPr="004279B3">
          <w:rPr>
            <w:rStyle w:val="Hyperlink"/>
          </w:rPr>
          <w:t>https://www.emodnet.eu/en/bathymetry</w:t>
        </w:r>
      </w:hyperlink>
      <w:r w:rsidR="00314111" w:rsidRPr="00314111">
        <w:t>, funded by the European Commission Directorate General for Maritime Affairs and Fisheries</w:t>
      </w:r>
      <w:r w:rsidR="00891F91" w:rsidRPr="00A3070B">
        <w:rPr>
          <w:lang w:val="en-US"/>
        </w:rPr>
        <w:t>.</w:t>
      </w:r>
    </w:p>
    <w:p w14:paraId="766F2515" w14:textId="74F0C37D" w:rsidR="00BD7EE8" w:rsidRDefault="003B23BA" w:rsidP="007B6FA0">
      <w:pPr>
        <w:spacing w:line="480" w:lineRule="auto"/>
        <w:ind w:firstLine="284"/>
        <w:contextualSpacing/>
        <w:jc w:val="both"/>
      </w:pPr>
      <w:r w:rsidRPr="00EF580F">
        <w:t xml:space="preserve">Following </w:t>
      </w:r>
      <w:r w:rsidRPr="00EF580F">
        <w:fldChar w:fldCharType="begin"/>
      </w:r>
      <w:r w:rsidRPr="00EF580F">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fldChar w:fldCharType="separate"/>
      </w:r>
      <w:del w:id="132" w:author="Michele Casini" w:date="2021-05-10T17:39:00Z">
        <w:r w:rsidRPr="00EF580F" w:rsidDel="00AF645A">
          <w:delText>(</w:delText>
        </w:r>
      </w:del>
      <w:r w:rsidRPr="00EF580F">
        <w:t>Thorson</w:t>
      </w:r>
      <w:del w:id="133" w:author="Michele Casini" w:date="2021-05-10T17:39:00Z">
        <w:r w:rsidRPr="00EF580F" w:rsidDel="00AF645A">
          <w:delText>,</w:delText>
        </w:r>
      </w:del>
      <w:r w:rsidRPr="00EF580F">
        <w:t xml:space="preserve"> </w:t>
      </w:r>
      <w:ins w:id="134" w:author="Michele Casini" w:date="2021-05-10T17:39:00Z">
        <w:r w:rsidR="00AF645A">
          <w:t>(</w:t>
        </w:r>
      </w:ins>
      <w:r w:rsidRPr="00EF580F">
        <w:t>2015</w:t>
      </w:r>
      <w:ins w:id="135" w:author="Michele Casini" w:date="2021-05-10T17:39:00Z">
        <w:r w:rsidR="00AF645A">
          <w:t>) and</w:t>
        </w:r>
      </w:ins>
      <w:del w:id="136" w:author="Michele Casini" w:date="2021-05-10T17:39:00Z">
        <w:r w:rsidRPr="00EF580F" w:rsidDel="00AF645A">
          <w:delText>;</w:delText>
        </w:r>
      </w:del>
      <w:r w:rsidRPr="00EF580F">
        <w:t xml:space="preserve"> Grüss </w:t>
      </w:r>
      <w:r w:rsidRPr="00EF580F">
        <w:rPr>
          <w:i/>
          <w:iCs/>
        </w:rPr>
        <w:t>et al.</w:t>
      </w:r>
      <w:del w:id="137" w:author="Michele Casini" w:date="2021-05-10T17:39:00Z">
        <w:r w:rsidRPr="00EF580F" w:rsidDel="00AF645A">
          <w:delText xml:space="preserve">, </w:delText>
        </w:r>
      </w:del>
      <w:ins w:id="138" w:author="Michele Casini" w:date="2021-05-10T17:39:00Z">
        <w:r w:rsidR="00AF645A">
          <w:t>(</w:t>
        </w:r>
      </w:ins>
      <w:r w:rsidRPr="00EF580F">
        <w:t>2020)</w:t>
      </w:r>
      <w:r w:rsidRPr="00EF580F">
        <w:fldChar w:fldCharType="end"/>
      </w:r>
      <w:r w:rsidRPr="00EF580F">
        <w:t>, we rescale</w:t>
      </w:r>
      <w:r>
        <w:t>d</w:t>
      </w:r>
      <w:r w:rsidRPr="00EF580F">
        <w:t xml:space="preserve"> all covariates to have a mean of 0 and a standard deviation of 1</w:t>
      </w:r>
      <w:r w:rsidR="00F42140">
        <w:t xml:space="preserve">. This facilitates comparison </w:t>
      </w:r>
      <w:del w:id="139" w:author="Michele Casini" w:date="2021-05-10T17:39:00Z">
        <w:r w:rsidR="00F42140" w:rsidDel="00AF645A">
          <w:delText xml:space="preserve">of </w:delText>
        </w:r>
      </w:del>
      <w:ins w:id="140" w:author="Michele Casini" w:date="2021-05-10T17:39:00Z">
        <w:r w:rsidR="00AF645A">
          <w:t xml:space="preserve">among </w:t>
        </w:r>
      </w:ins>
      <w:r w:rsidR="00F42140">
        <w:t xml:space="preserve">covariates of different units and </w:t>
      </w:r>
      <w:r w:rsidRPr="00EF580F">
        <w:t>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Pr="00EF580F">
        <w:t>) and spatiotemporal variation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EF580F">
        <w:t>).</w:t>
      </w:r>
      <w:r w:rsidR="00AA2714">
        <w:t xml:space="preserve"> </w:t>
      </w:r>
      <w:r w:rsidR="001C0862">
        <w:t xml:space="preserve">We </w:t>
      </w:r>
      <w:r w:rsidR="0028552D">
        <w:t xml:space="preserve">did not conduct any variable </w:t>
      </w:r>
      <w:r w:rsidR="003972FF">
        <w:t>selection</w:t>
      </w:r>
      <w:r w:rsidR="006E08F0">
        <w:t xml:space="preserve"> because we judged the condition model </w:t>
      </w:r>
      <w:del w:id="141" w:author="Michele Casini" w:date="2021-05-10T17:40:00Z">
        <w:r w:rsidR="006E08F0" w:rsidDel="004976CA">
          <w:delText xml:space="preserve">was </w:delText>
        </w:r>
      </w:del>
      <w:ins w:id="142" w:author="Michele Casini" w:date="2021-05-10T17:40:00Z">
        <w:r w:rsidR="004976CA">
          <w:t xml:space="preserve">to be </w:t>
        </w:r>
      </w:ins>
      <w:r w:rsidR="006E08F0">
        <w:t>not more overfit than a model without any additional covariates.</w:t>
      </w:r>
      <w:r w:rsidR="000A6267">
        <w:t xml:space="preserve"> </w:t>
      </w:r>
      <w:r w:rsidR="00C82E88">
        <w:t>This was evaluated by fitting a minimal and a full model to 80%</w:t>
      </w:r>
      <w:r w:rsidR="00B17726">
        <w:t xml:space="preserve"> of the data</w:t>
      </w:r>
      <w:r w:rsidR="00437C50">
        <w:t xml:space="preserve">, </w:t>
      </w:r>
      <w:r w:rsidR="00817908">
        <w:t xml:space="preserve">calculating </w:t>
      </w:r>
      <w:r w:rsidR="00437C50">
        <w:t xml:space="preserve">the mean squared error </w:t>
      </w:r>
      <w:r w:rsidR="00F9228E">
        <w:t xml:space="preserve">(MSE) </w:t>
      </w:r>
      <w:r w:rsidR="00D93FB2">
        <w:t xml:space="preserve">for the same 80% as well as the </w:t>
      </w:r>
      <w:r w:rsidR="00D93FB2">
        <w:lastRenderedPageBreak/>
        <w:t>withheld 20%</w:t>
      </w:r>
      <w:r w:rsidR="004D10F0">
        <w:t xml:space="preserve">. </w:t>
      </w:r>
      <w:r w:rsidR="00C40A96">
        <w:t>S</w:t>
      </w:r>
      <w:r w:rsidR="0048459C">
        <w:t xml:space="preserve">ince </w:t>
      </w:r>
      <w:r w:rsidR="004D41CD">
        <w:t xml:space="preserve">the </w:t>
      </w:r>
      <w:r w:rsidR="00C40A96">
        <w:t xml:space="preserve">MSE </w:t>
      </w:r>
      <w:r w:rsidR="004D41CD">
        <w:t xml:space="preserve">model fit was not considerably worse on the </w:t>
      </w:r>
      <w:r w:rsidR="00F9563E">
        <w:t xml:space="preserve">withheld </w:t>
      </w:r>
      <w:r w:rsidR="004D41CD">
        <w:t xml:space="preserve">20% </w:t>
      </w:r>
      <w:r w:rsidR="00A37D91">
        <w:t xml:space="preserve">for the full model, </w:t>
      </w:r>
      <w:r w:rsidR="00F658E7">
        <w:t xml:space="preserve">we proceeded with </w:t>
      </w:r>
      <w:r w:rsidR="009C71FA">
        <w:t>it</w:t>
      </w:r>
      <w:r w:rsidR="00F658E7">
        <w:t xml:space="preserve">. </w:t>
      </w:r>
      <w:r w:rsidR="00D8322F">
        <w:t xml:space="preserve">The importance of the covariates </w:t>
      </w:r>
      <w:r w:rsidR="00F2184F">
        <w:t xml:space="preserve">was </w:t>
      </w:r>
      <w:r w:rsidR="007F3440">
        <w:t xml:space="preserve">judged by the effect size </w:t>
      </w:r>
      <w:r w:rsidR="00EC399A">
        <w:t xml:space="preserve">and confidence interval </w:t>
      </w:r>
      <w:r w:rsidR="007F3440">
        <w:t>of the standardized variable.</w:t>
      </w:r>
    </w:p>
    <w:p w14:paraId="6E11B788" w14:textId="2C195B8E" w:rsidR="00736FF5" w:rsidRDefault="00401B29" w:rsidP="00636A03">
      <w:pPr>
        <w:pStyle w:val="Heading1"/>
        <w:spacing w:line="480" w:lineRule="auto"/>
        <w:contextualSpacing/>
        <w:jc w:val="both"/>
        <w:rPr>
          <w:b/>
          <w:sz w:val="28"/>
          <w:szCs w:val="28"/>
        </w:rPr>
      </w:pPr>
      <w:bookmarkStart w:id="143" w:name="_lsaj7w4aunr7" w:colFirst="0" w:colLast="0"/>
      <w:bookmarkEnd w:id="143"/>
      <w:r w:rsidRPr="00EF580F">
        <w:rPr>
          <w:b/>
          <w:sz w:val="28"/>
          <w:szCs w:val="28"/>
        </w:rPr>
        <w:t>Results</w:t>
      </w:r>
    </w:p>
    <w:p w14:paraId="2947F6C4" w14:textId="6A288418" w:rsidR="00E01C3D" w:rsidRPr="000B793B" w:rsidRDefault="0011725E" w:rsidP="000B793B">
      <w:pPr>
        <w:spacing w:line="480" w:lineRule="auto"/>
        <w:contextualSpacing/>
        <w:jc w:val="both"/>
      </w:pPr>
      <w:r>
        <w:t>The spatiotemporal condition model revealed a</w:t>
      </w:r>
      <w:r w:rsidR="00360E7F">
        <w:t xml:space="preserve"> decline in the log condition factor (</w:t>
      </w:r>
      <m:oMath>
        <m:r>
          <m:rPr>
            <m:sty m:val="p"/>
          </m:rPr>
          <w:rPr>
            <w:rFonts w:ascii="Cambria Math" w:hAnsi="Cambria Math"/>
          </w:rPr>
          <m:t>log⁡</m:t>
        </m:r>
        <m:r>
          <w:rPr>
            <w:rFonts w:ascii="Cambria Math" w:hAnsi="Cambria Math"/>
          </w:rPr>
          <m:t>(a)</m:t>
        </m:r>
      </m:oMath>
      <w:r w:rsidR="00360E7F">
        <w:t xml:space="preserve">) </w:t>
      </w:r>
      <w:r w:rsidR="00556E35">
        <w:t>from -4.5 to -4.65</w:t>
      </w:r>
      <w:r w:rsidR="00360E7F">
        <w:t xml:space="preserve"> between 1993 and </w:t>
      </w:r>
      <w:r w:rsidR="00F27464">
        <w:t>2006</w:t>
      </w:r>
      <w:r w:rsidR="00360E7F">
        <w:t xml:space="preserve">, </w:t>
      </w:r>
      <w:r w:rsidR="00550CF7">
        <w:t>after which a plateau was reached</w:t>
      </w:r>
      <w:r w:rsidR="00345F06">
        <w:t xml:space="preserve"> (Fig</w:t>
      </w:r>
      <w:r w:rsidR="00A45BE8">
        <w:t xml:space="preserve">. </w:t>
      </w:r>
      <w:r w:rsidR="00345F06">
        <w:t>1)</w:t>
      </w:r>
      <w:r w:rsidR="00550CF7">
        <w:t xml:space="preserve">. </w:t>
      </w:r>
      <w:r w:rsidR="0041454C">
        <w:t xml:space="preserve">This corresponds to a </w:t>
      </w:r>
      <w:commentRangeStart w:id="144"/>
      <w:r w:rsidR="001C24CF">
        <w:t>16</w:t>
      </w:r>
      <w:commentRangeEnd w:id="144"/>
      <w:r w:rsidR="007B169C">
        <w:rPr>
          <w:rStyle w:val="CommentReference"/>
        </w:rPr>
        <w:commentReference w:id="144"/>
      </w:r>
      <w:r w:rsidR="001C24CF">
        <w:t xml:space="preserve">% decline in weight </w:t>
      </w:r>
      <w:commentRangeStart w:id="145"/>
      <w:r w:rsidR="001C24CF">
        <w:t>for a given length</w:t>
      </w:r>
      <w:commentRangeEnd w:id="145"/>
      <w:r w:rsidR="00CB5975">
        <w:rPr>
          <w:rStyle w:val="CommentReference"/>
        </w:rPr>
        <w:commentReference w:id="145"/>
      </w:r>
      <w:r w:rsidR="001C24CF">
        <w:t xml:space="preserve">. </w:t>
      </w:r>
      <w:r w:rsidR="001014C3">
        <w:t xml:space="preserve">Predictions from the condition model </w:t>
      </w:r>
      <w:r w:rsidR="00002952">
        <w:t>illustrate the presence of consistent “low spots” of condition in the deep areas of the eastern Baltic Sea (</w:t>
      </w:r>
      <w:commentRangeStart w:id="146"/>
      <w:r w:rsidR="00002952">
        <w:t>east of Bornholm, south of Gotland and between Öland and Gotland</w:t>
      </w:r>
      <w:commentRangeEnd w:id="146"/>
      <w:r w:rsidR="00EC72CF">
        <w:rPr>
          <w:rStyle w:val="CommentReference"/>
        </w:rPr>
        <w:commentReference w:id="146"/>
      </w:r>
      <w:r w:rsidR="00002952">
        <w:t>)</w:t>
      </w:r>
      <w:r w:rsidR="00C55C88">
        <w:t xml:space="preserve"> (Fig. 2)</w:t>
      </w:r>
      <w:r w:rsidR="007168C8">
        <w:t xml:space="preserve">, </w:t>
      </w:r>
      <w:r w:rsidR="00266FDD">
        <w:t xml:space="preserve">but that the condition factor declines in whole area over </w:t>
      </w:r>
      <w:r w:rsidR="007168C8">
        <w:t xml:space="preserve">time. </w:t>
      </w:r>
      <w:commentRangeStart w:id="147"/>
      <w:r w:rsidR="00872B24">
        <w:t xml:space="preserve">The poor condition of cod in </w:t>
      </w:r>
      <w:r w:rsidR="000B20C1">
        <w:t xml:space="preserve">eastern </w:t>
      </w:r>
      <w:r w:rsidR="00872B24">
        <w:t xml:space="preserve">deep areas could be due to </w:t>
      </w:r>
      <w:r w:rsidR="000B20C1">
        <w:t>the lower diversity and abundance of benthic food item</w:t>
      </w:r>
      <w:r w:rsidR="003B4A35">
        <w:t>s</w:t>
      </w:r>
      <w:r w:rsidR="00735E44">
        <w:t xml:space="preserve"> and the lower concentrations of dissolved oxygen</w:t>
      </w:r>
      <w:r w:rsidR="00FC4974">
        <w:t xml:space="preserve"> (Fig. 3)</w:t>
      </w:r>
      <w:r w:rsidR="00735E44">
        <w:t>.</w:t>
      </w:r>
      <w:r w:rsidR="000B793B">
        <w:t xml:space="preserve"> </w:t>
      </w:r>
      <w:commentRangeEnd w:id="147"/>
      <w:r w:rsidR="009717B0">
        <w:rPr>
          <w:rStyle w:val="CommentReference"/>
        </w:rPr>
        <w:commentReference w:id="147"/>
      </w:r>
      <w:r w:rsidR="001B67EF" w:rsidRPr="000B793B">
        <w:t xml:space="preserve">The covariates with the largest </w:t>
      </w:r>
      <w:r w:rsidR="003C04C8" w:rsidRPr="000B793B">
        <w:t xml:space="preserve">positive </w:t>
      </w:r>
      <w:r w:rsidR="00E87BF6" w:rsidRPr="000B793B">
        <w:t xml:space="preserve">standardized </w:t>
      </w:r>
      <w:r w:rsidR="001B67EF" w:rsidRPr="000B793B">
        <w:t>effect sizes are oxygen, sub-division level sprat abundance and temperature</w:t>
      </w:r>
      <w:del w:id="148" w:author="Michele Casini" w:date="2021-05-31T16:45:00Z">
        <w:r w:rsidR="001B67EF" w:rsidRPr="000B793B" w:rsidDel="009717B0">
          <w:delText xml:space="preserve"> </w:delText>
        </w:r>
      </w:del>
      <w:ins w:id="149" w:author="Michele Casini" w:date="2021-05-31T16:45:00Z">
        <w:r w:rsidR="009717B0">
          <w:t>(Fig. 3)</w:t>
        </w:r>
        <w:r w:rsidR="009717B0" w:rsidRPr="000B793B" w:rsidDel="009717B0">
          <w:t xml:space="preserve"> </w:t>
        </w:r>
      </w:ins>
      <w:del w:id="150" w:author="Michele Casini" w:date="2021-05-31T16:45:00Z">
        <w:r w:rsidR="001B67EF" w:rsidRPr="000B793B" w:rsidDel="009717B0">
          <w:delText>(positive</w:delText>
        </w:r>
        <w:r w:rsidR="00772D50" w:rsidRPr="000B793B" w:rsidDel="009717B0">
          <w:delText>)</w:delText>
        </w:r>
      </w:del>
      <w:r w:rsidR="00772D50" w:rsidRPr="000B793B">
        <w:t>. D</w:t>
      </w:r>
      <w:r w:rsidR="001B67EF" w:rsidRPr="000B793B">
        <w:t xml:space="preserve">epth, interactions between oxygen and temperature, depth and temperature and depth and oxygen, and lastly sub-division abundance of herring </w:t>
      </w:r>
      <w:r w:rsidR="00DA1CED" w:rsidRPr="000B793B">
        <w:t xml:space="preserve">are all negatively associated with </w:t>
      </w:r>
      <w:r w:rsidR="00177F2B" w:rsidRPr="000B793B">
        <w:t xml:space="preserve">condition </w:t>
      </w:r>
      <w:del w:id="151" w:author="Michele Casini" w:date="2021-06-08T12:03:00Z">
        <w:r w:rsidR="00177F2B" w:rsidRPr="000B793B" w:rsidDel="00D649B9">
          <w:delText>(</w:delText>
        </w:r>
        <w:r w:rsidR="00DA1CED" w:rsidRPr="000B793B" w:rsidDel="00D649B9">
          <w:delText>weight</w:delText>
        </w:r>
        <w:r w:rsidR="00177F2B" w:rsidRPr="000B793B" w:rsidDel="00D649B9">
          <w:delText>)</w:delText>
        </w:r>
        <w:r w:rsidR="00DA1CED" w:rsidRPr="000B793B" w:rsidDel="00D649B9">
          <w:delText xml:space="preserve"> </w:delText>
        </w:r>
      </w:del>
      <w:r w:rsidR="00B62E10" w:rsidRPr="000B793B">
        <w:t>(Fig. 3)</w:t>
      </w:r>
      <w:r w:rsidR="001B67EF" w:rsidRPr="000B793B">
        <w:t>.</w:t>
      </w:r>
    </w:p>
    <w:p w14:paraId="1CD83A5D" w14:textId="38412E9B" w:rsidR="00FA2041" w:rsidRDefault="00F71A4A" w:rsidP="00CA6D44">
      <w:pPr>
        <w:spacing w:line="480" w:lineRule="auto"/>
        <w:ind w:firstLine="284"/>
        <w:contextualSpacing/>
        <w:jc w:val="both"/>
      </w:pPr>
      <w:r>
        <w:t>The standardized effect size for o</w:t>
      </w:r>
      <w:r w:rsidR="00857314">
        <w:t xml:space="preserve">xygen is </w:t>
      </w:r>
      <w:r w:rsidR="004637DD" w:rsidRPr="004637DD">
        <w:t>0.01</w:t>
      </w:r>
      <w:r w:rsidR="00000663">
        <w:t xml:space="preserve">, </w:t>
      </w:r>
      <w:r w:rsidR="00307D3B">
        <w:t>mean</w:t>
      </w:r>
      <w:r w:rsidR="00000663">
        <w:t xml:space="preserve">ing </w:t>
      </w:r>
      <w:r w:rsidR="00C009D8">
        <w:t xml:space="preserve">for each unit increase in the standardized </w:t>
      </w:r>
      <w:r w:rsidR="004637DD">
        <w:t>oxygen variable (</w:t>
      </w:r>
      <w:r w:rsidR="003F5BB1">
        <w:t>i.e.</w:t>
      </w:r>
      <w:r w:rsidR="0064172A">
        <w:t>,</w:t>
      </w:r>
      <w:r w:rsidR="003F5BB1">
        <w:t xml:space="preserve"> 1 standard deviation or </w:t>
      </w:r>
      <w:r w:rsidR="001C21C3">
        <w:t>1.8 ml/L</w:t>
      </w:r>
      <w:r w:rsidR="00F65436">
        <w:t>)</w:t>
      </w:r>
      <w:r w:rsidR="00B31670">
        <w:t xml:space="preserve">, </w:t>
      </w:r>
      <w:commentRangeStart w:id="152"/>
      <w:commentRangeStart w:id="153"/>
      <w:r w:rsidR="00471717">
        <w:t xml:space="preserve">log </w:t>
      </w:r>
      <w:commentRangeStart w:id="154"/>
      <w:r w:rsidR="00B31670">
        <w:t>weight</w:t>
      </w:r>
      <w:commentRangeEnd w:id="154"/>
      <w:r w:rsidR="0059485B">
        <w:rPr>
          <w:rStyle w:val="CommentReference"/>
        </w:rPr>
        <w:commentReference w:id="154"/>
      </w:r>
      <w:r w:rsidR="00B31670">
        <w:t xml:space="preserve"> increases by 1%</w:t>
      </w:r>
      <w:commentRangeEnd w:id="152"/>
      <w:r w:rsidR="00150557">
        <w:rPr>
          <w:rStyle w:val="CommentReference"/>
        </w:rPr>
        <w:commentReference w:id="152"/>
      </w:r>
      <w:commentRangeEnd w:id="153"/>
      <w:r w:rsidR="00D649B9">
        <w:rPr>
          <w:rStyle w:val="CommentReference"/>
        </w:rPr>
        <w:commentReference w:id="153"/>
      </w:r>
      <w:r w:rsidR="00B31670">
        <w:t xml:space="preserve">. </w:t>
      </w:r>
      <w:r w:rsidR="007A6A37">
        <w:t xml:space="preserve">The average oxygen concentration </w:t>
      </w:r>
      <w:r w:rsidR="000332F2">
        <w:t xml:space="preserve">in the </w:t>
      </w:r>
      <w:r w:rsidR="00FA3485">
        <w:t xml:space="preserve">environment </w:t>
      </w:r>
      <w:r w:rsidR="00D32B18">
        <w:t>(</w:t>
      </w:r>
      <w:commentRangeStart w:id="155"/>
      <w:r w:rsidR="00D32B18">
        <w:t>see Fig. 2 for a map</w:t>
      </w:r>
      <w:commentRangeEnd w:id="155"/>
      <w:r w:rsidR="00500997">
        <w:rPr>
          <w:rStyle w:val="CommentReference"/>
        </w:rPr>
        <w:commentReference w:id="155"/>
      </w:r>
      <w:r w:rsidR="00D32B18">
        <w:t xml:space="preserve">) </w:t>
      </w:r>
      <w:r w:rsidR="007A6A37">
        <w:t>decline</w:t>
      </w:r>
      <w:r w:rsidR="002436DE">
        <w:t>d</w:t>
      </w:r>
      <w:r w:rsidR="007A6A37">
        <w:t xml:space="preserve"> by </w:t>
      </w:r>
      <w:r w:rsidR="00AB3470">
        <w:t xml:space="preserve">approximately </w:t>
      </w:r>
      <w:r w:rsidR="00BA31B7">
        <w:t>0.</w:t>
      </w:r>
      <w:r w:rsidR="008966DA">
        <w:t>18</w:t>
      </w:r>
      <w:r w:rsidR="00BA31B7">
        <w:t xml:space="preserve"> ml/L</w:t>
      </w:r>
      <w:r w:rsidR="00B71752">
        <w:t xml:space="preserve"> or </w:t>
      </w:r>
      <w:r w:rsidR="00B71752" w:rsidRPr="005B7F02">
        <w:t>0.0</w:t>
      </w:r>
      <w:r w:rsidR="0025586D">
        <w:t>07</w:t>
      </w:r>
      <w:r w:rsidR="00B71752" w:rsidRPr="005B7F02">
        <w:t xml:space="preserve"> ml/L</w:t>
      </w:r>
      <w:r w:rsidR="00180D58">
        <w:t xml:space="preserve"> </w:t>
      </w:r>
      <w:r w:rsidR="00B71752" w:rsidRPr="005B7F02">
        <w:t>year</w:t>
      </w:r>
      <w:r w:rsidR="00B71752" w:rsidRPr="005B7F02">
        <w:rPr>
          <w:vertAlign w:val="superscript"/>
        </w:rPr>
        <w:t>-1</w:t>
      </w:r>
      <w:r w:rsidR="005E694E">
        <w:t xml:space="preserve"> </w:t>
      </w:r>
      <w:ins w:id="156" w:author="Michele Casini" w:date="2021-06-08T12:12:00Z">
        <w:r w:rsidR="0035769A">
          <w:t xml:space="preserve">on average </w:t>
        </w:r>
      </w:ins>
      <w:r w:rsidR="005E694E">
        <w:t>b</w:t>
      </w:r>
      <w:r w:rsidR="00AF57A4">
        <w:t>etween 1993 and 2019 (Fig. 4C)</w:t>
      </w:r>
      <w:r w:rsidR="008C1956">
        <w:t xml:space="preserve">. However, the </w:t>
      </w:r>
      <w:r w:rsidR="00B75FC3">
        <w:t>average oxygen concentration experienced by the cod</w:t>
      </w:r>
      <w:r w:rsidR="0018212F">
        <w:t xml:space="preserve">, </w:t>
      </w:r>
      <w:r w:rsidR="00B75FC3">
        <w:t>calculated as oxygen concentration weighted by cod density as estimated from the CPUE model</w:t>
      </w:r>
      <w:r w:rsidR="00197A29">
        <w:t xml:space="preserve">, </w:t>
      </w:r>
      <w:r w:rsidR="00B75FC3" w:rsidRPr="005B7F02">
        <w:t xml:space="preserve">declined </w:t>
      </w:r>
      <w:r w:rsidR="001F0387">
        <w:t xml:space="preserve">by </w:t>
      </w:r>
      <w:r w:rsidR="00361E49">
        <w:t xml:space="preserve">0.7 </w:t>
      </w:r>
      <w:r w:rsidR="00361E49" w:rsidRPr="005B7F02">
        <w:t xml:space="preserve">ml/L </w:t>
      </w:r>
      <w:r w:rsidR="00361E49">
        <w:t xml:space="preserve">or </w:t>
      </w:r>
      <w:r w:rsidR="00A373D1" w:rsidRPr="005B7F02">
        <w:t>0.0</w:t>
      </w:r>
      <w:r w:rsidR="00B34337" w:rsidRPr="005B7F02">
        <w:t>27</w:t>
      </w:r>
      <w:r w:rsidR="00B75FC3" w:rsidRPr="005B7F02">
        <w:t xml:space="preserve"> ml/L year</w:t>
      </w:r>
      <w:r w:rsidR="00B75FC3" w:rsidRPr="005B7F02">
        <w:rPr>
          <w:vertAlign w:val="superscript"/>
        </w:rPr>
        <w:t>-1</w:t>
      </w:r>
      <w:r w:rsidR="007A44A9">
        <w:t xml:space="preserve"> on average)</w:t>
      </w:r>
      <w:r w:rsidR="00B75FC3" w:rsidRPr="005B7F02">
        <w:t xml:space="preserve"> </w:t>
      </w:r>
      <w:r w:rsidR="00B75FC3">
        <w:t xml:space="preserve">(Fig. 4C; see </w:t>
      </w:r>
      <w:commentRangeStart w:id="157"/>
      <w:r w:rsidR="00B75FC3">
        <w:t>Fig. S</w:t>
      </w:r>
      <w:r w:rsidR="00C8797B">
        <w:t>4</w:t>
      </w:r>
      <w:r w:rsidR="00B75FC3">
        <w:t xml:space="preserve"> </w:t>
      </w:r>
      <w:commentRangeEnd w:id="157"/>
      <w:r w:rsidR="00500997">
        <w:rPr>
          <w:rStyle w:val="CommentReference"/>
        </w:rPr>
        <w:commentReference w:id="157"/>
      </w:r>
      <w:r w:rsidR="00B75FC3">
        <w:t xml:space="preserve">for sub-division separately). </w:t>
      </w:r>
      <w:commentRangeStart w:id="158"/>
      <w:r w:rsidR="00BA7893">
        <w:t xml:space="preserve">This change alone is predicted to result in a decline in the log condition factor </w:t>
      </w:r>
      <w:commentRangeStart w:id="159"/>
      <w:r w:rsidR="00BA7893">
        <w:t xml:space="preserve">by 0.4% </w:t>
      </w:r>
      <w:commentRangeEnd w:id="158"/>
      <w:r w:rsidR="004E2812">
        <w:rPr>
          <w:rStyle w:val="CommentReference"/>
        </w:rPr>
        <w:commentReference w:id="158"/>
      </w:r>
      <w:commentRangeEnd w:id="159"/>
      <w:r w:rsidR="0059485B">
        <w:rPr>
          <w:rStyle w:val="CommentReference"/>
        </w:rPr>
        <w:commentReference w:id="159"/>
      </w:r>
      <w:r w:rsidR="00BA7893">
        <w:t xml:space="preserve">(which can </w:t>
      </w:r>
      <w:r w:rsidR="00BA7893">
        <w:lastRenderedPageBreak/>
        <w:t xml:space="preserve">be compared to the total decline in the log condition factor by about </w:t>
      </w:r>
      <w:commentRangeStart w:id="160"/>
      <w:commentRangeStart w:id="161"/>
      <w:r w:rsidR="00BA7893">
        <w:t>3.2%</w:t>
      </w:r>
      <w:commentRangeEnd w:id="160"/>
      <w:r w:rsidR="009C1AA4">
        <w:rPr>
          <w:rStyle w:val="CommentReference"/>
        </w:rPr>
        <w:commentReference w:id="160"/>
      </w:r>
      <w:commentRangeEnd w:id="161"/>
      <w:r w:rsidR="0059485B">
        <w:rPr>
          <w:rStyle w:val="CommentReference"/>
        </w:rPr>
        <w:commentReference w:id="161"/>
      </w:r>
      <w:r w:rsidR="00BA7893">
        <w:t xml:space="preserve">). </w:t>
      </w:r>
      <w:r w:rsidR="00B75FC3">
        <w:t xml:space="preserve">The </w:t>
      </w:r>
      <w:r w:rsidR="00A83DB4">
        <w:t xml:space="preserve">faster </w:t>
      </w:r>
      <w:r w:rsidR="00B75FC3">
        <w:t xml:space="preserve">decline in the experienced oxygen concentration is likely </w:t>
      </w:r>
      <w:r w:rsidR="00657A82">
        <w:t>partially drive</w:t>
      </w:r>
      <w:r w:rsidR="004A5C79">
        <w:t xml:space="preserve">n </w:t>
      </w:r>
      <w:r w:rsidR="00657A82">
        <w:t>by</w:t>
      </w:r>
      <w:r w:rsidR="00B75FC3">
        <w:t xml:space="preserve"> the progressive deepening of the cod, going from an average of 46 m in 1993 to 51 m in 2019</w:t>
      </w:r>
      <w:r w:rsidR="00A23319">
        <w:t xml:space="preserve"> – depths where there the difference in oxygen concentration is </w:t>
      </w:r>
      <w:r w:rsidR="00BC1FD7">
        <w:t xml:space="preserve">approximately </w:t>
      </w:r>
      <w:r w:rsidR="00B75FC3">
        <w:t xml:space="preserve">0.3 ml/L). Moreover, the negative interaction coefficient between depth and oxygen </w:t>
      </w:r>
      <w:commentRangeStart w:id="162"/>
      <w:r w:rsidR="00B75FC3">
        <w:t xml:space="preserve">suggests that the negative effect of depth decreases for every unit decrease in oxygen, again highlighting the detrimental combination of </w:t>
      </w:r>
      <w:commentRangeStart w:id="163"/>
      <w:r w:rsidR="00B75FC3">
        <w:t>deep areas poor in oxygen for condition</w:t>
      </w:r>
      <w:commentRangeEnd w:id="163"/>
      <w:r w:rsidR="00B75FC3">
        <w:rPr>
          <w:rStyle w:val="CommentReference"/>
        </w:rPr>
        <w:commentReference w:id="163"/>
      </w:r>
      <w:r w:rsidR="00B75FC3">
        <w:t>.</w:t>
      </w:r>
      <w:r w:rsidR="008C3F75">
        <w:t xml:space="preserve"> </w:t>
      </w:r>
      <w:commentRangeEnd w:id="162"/>
      <w:r w:rsidR="00F24B62">
        <w:rPr>
          <w:rStyle w:val="CommentReference"/>
        </w:rPr>
        <w:commentReference w:id="162"/>
      </w:r>
    </w:p>
    <w:p w14:paraId="4DF7E957" w14:textId="6FE4FBAD" w:rsidR="007F3059" w:rsidRDefault="00CA6D44" w:rsidP="007F3059">
      <w:pPr>
        <w:spacing w:line="480" w:lineRule="auto"/>
        <w:ind w:firstLine="284"/>
        <w:contextualSpacing/>
        <w:jc w:val="both"/>
      </w:pPr>
      <w:r>
        <w:t>Temperature is positively related to condition</w:t>
      </w:r>
      <w:r w:rsidR="005440A2">
        <w:t xml:space="preserve"> (Fig. 3)</w:t>
      </w:r>
      <w:r w:rsidR="0023240A">
        <w:t xml:space="preserve">, and this </w:t>
      </w:r>
      <w:r>
        <w:t xml:space="preserve">is likely a spatial </w:t>
      </w:r>
      <w:r w:rsidR="00FB0804">
        <w:t>(</w:t>
      </w:r>
      <w:r w:rsidR="005E0AAB">
        <w:t>rather than temporal</w:t>
      </w:r>
      <w:ins w:id="164" w:author="Michele Casini" w:date="2021-06-08T12:19:00Z">
        <w:r w:rsidR="0059485B">
          <w:t>)</w:t>
        </w:r>
      </w:ins>
      <w:r w:rsidR="005E0AAB">
        <w:t xml:space="preserve"> </w:t>
      </w:r>
      <w:r>
        <w:t>effect</w:t>
      </w:r>
      <w:del w:id="165" w:author="Michele Casini" w:date="2021-06-08T12:19:00Z">
        <w:r w:rsidR="00FB0804" w:rsidDel="0059485B">
          <w:delText>)</w:delText>
        </w:r>
      </w:del>
      <w:r w:rsidR="002D19C8">
        <w:t xml:space="preserve">, </w:t>
      </w:r>
      <w:r w:rsidR="00957089">
        <w:t xml:space="preserve">reflecting higher body condition </w:t>
      </w:r>
      <w:r w:rsidR="0025287F">
        <w:t>in shallower and warmer water</w:t>
      </w:r>
      <w:r w:rsidR="002342E4">
        <w:t>s</w:t>
      </w:r>
      <w:r w:rsidR="006B1087">
        <w:t>.</w:t>
      </w:r>
      <w:r w:rsidR="00871D35">
        <w:t xml:space="preserve"> </w:t>
      </w:r>
      <w:commentRangeStart w:id="166"/>
      <w:r w:rsidR="00871D35">
        <w:t>In</w:t>
      </w:r>
      <w:r w:rsidR="00F72509">
        <w:t>terestingly, the experience</w:t>
      </w:r>
      <w:r w:rsidR="00263C33">
        <w:t>d</w:t>
      </w:r>
      <w:r w:rsidR="00F72509">
        <w:t xml:space="preserve"> temperature by the cod closely follows the trend in the </w:t>
      </w:r>
      <w:r w:rsidR="00871D35">
        <w:t>environment</w:t>
      </w:r>
      <w:r w:rsidR="00C20369">
        <w:t xml:space="preserve"> (Fig. 4D)</w:t>
      </w:r>
      <w:r w:rsidR="00F72509">
        <w:t xml:space="preserve">, despite the deepening of the populations, </w:t>
      </w:r>
      <w:r w:rsidR="005E420A">
        <w:t>suggesting the potential “cooling” from the deepening is offset by the general warming</w:t>
      </w:r>
      <w:ins w:id="167" w:author="Michele Casini" w:date="2021-06-08T12:20:00Z">
        <w:r w:rsidR="0059485B">
          <w:t xml:space="preserve"> of the waters</w:t>
        </w:r>
      </w:ins>
      <w:r w:rsidR="00B80CE6">
        <w:t>.</w:t>
      </w:r>
      <w:commentRangeEnd w:id="166"/>
      <w:r w:rsidR="00F24B62">
        <w:rPr>
          <w:rStyle w:val="CommentReference"/>
        </w:rPr>
        <w:commentReference w:id="166"/>
      </w:r>
    </w:p>
    <w:p w14:paraId="75B8EDCE" w14:textId="67684229" w:rsidR="00372CE8" w:rsidRDefault="00881634" w:rsidP="0068088F">
      <w:pPr>
        <w:spacing w:line="480" w:lineRule="auto"/>
        <w:ind w:firstLine="284"/>
        <w:contextualSpacing/>
        <w:jc w:val="both"/>
      </w:pPr>
      <w:commentRangeStart w:id="168"/>
      <w:r>
        <w:t xml:space="preserve">The abundance of sprat </w:t>
      </w:r>
      <w:commentRangeEnd w:id="168"/>
      <w:r w:rsidR="0004685E">
        <w:rPr>
          <w:rStyle w:val="CommentReference"/>
        </w:rPr>
        <w:commentReference w:id="168"/>
      </w:r>
      <w:r>
        <w:t xml:space="preserve">is positively related to </w:t>
      </w:r>
      <w:r w:rsidR="00734DC3">
        <w:t>body condition</w:t>
      </w:r>
      <w:r w:rsidR="00902536">
        <w:t xml:space="preserve"> </w:t>
      </w:r>
      <w:ins w:id="169" w:author="Michele Casini" w:date="2021-06-08T12:23:00Z">
        <w:r w:rsidR="000C072F">
          <w:t xml:space="preserve">at the spatial resolution of the sub-divisions </w:t>
        </w:r>
      </w:ins>
      <w:r w:rsidR="00902536">
        <w:t>(Fig. 3</w:t>
      </w:r>
      <w:r w:rsidR="005E04F4">
        <w:t>)</w:t>
      </w:r>
      <w:r w:rsidR="00734DC3">
        <w:t xml:space="preserve">, in line with </w:t>
      </w:r>
      <w:r w:rsidR="0031346F">
        <w:t xml:space="preserve">the hypothesis that </w:t>
      </w:r>
      <w:r w:rsidR="0030118D">
        <w:t xml:space="preserve">a lack of pelagic food has driven the decline in body condition. </w:t>
      </w:r>
      <w:commentRangeStart w:id="170"/>
      <w:r w:rsidR="0030118D">
        <w:t xml:space="preserve">However, </w:t>
      </w:r>
      <w:r w:rsidR="007F5B88">
        <w:t>while the abundance of sprat has declined</w:t>
      </w:r>
      <w:r w:rsidR="00EA44FD">
        <w:t xml:space="preserve"> </w:t>
      </w:r>
      <w:r w:rsidR="00896F28">
        <w:t xml:space="preserve">in abundance </w:t>
      </w:r>
      <w:r w:rsidR="00EA44FD">
        <w:t>from the peak in the mid 1990’s</w:t>
      </w:r>
      <w:r w:rsidR="009F0D77">
        <w:t xml:space="preserve"> overall in the entire Baltic Sea, </w:t>
      </w:r>
      <w:r w:rsidR="003C7AAD">
        <w:t xml:space="preserve">the trends vary </w:t>
      </w:r>
      <w:r w:rsidR="00127DC1">
        <w:t xml:space="preserve">by </w:t>
      </w:r>
      <w:r w:rsidR="00FE1FE2">
        <w:t>sub-division</w:t>
      </w:r>
      <w:r w:rsidR="00F44F11">
        <w:t xml:space="preserve"> (</w:t>
      </w:r>
      <w:commentRangeStart w:id="171"/>
      <w:r w:rsidR="00F27A36" w:rsidRPr="00FD2BE4">
        <w:rPr>
          <w:color w:val="FF0000"/>
        </w:rPr>
        <w:t>ICES</w:t>
      </w:r>
      <w:commentRangeEnd w:id="171"/>
      <w:r w:rsidR="00B663C9">
        <w:rPr>
          <w:rStyle w:val="CommentReference"/>
        </w:rPr>
        <w:commentReference w:id="171"/>
      </w:r>
      <w:r w:rsidR="008917D6" w:rsidRPr="00500BF3">
        <w:t>;</w:t>
      </w:r>
      <w:r w:rsidR="00564B27" w:rsidRPr="00500BF3">
        <w:t xml:space="preserve"> </w:t>
      </w:r>
      <w:r w:rsidR="00F44F11" w:rsidRPr="00500BF3">
        <w:t>Fig. S</w:t>
      </w:r>
      <w:r w:rsidR="00EE0463" w:rsidRPr="00500BF3">
        <w:t>5</w:t>
      </w:r>
      <w:r w:rsidR="00F44F11" w:rsidRPr="00500BF3">
        <w:t>)</w:t>
      </w:r>
      <w:r w:rsidR="005D4327" w:rsidRPr="00500BF3">
        <w:t xml:space="preserve">. </w:t>
      </w:r>
      <w:commentRangeEnd w:id="170"/>
      <w:r w:rsidR="00F24B62">
        <w:rPr>
          <w:rStyle w:val="CommentReference"/>
        </w:rPr>
        <w:commentReference w:id="170"/>
      </w:r>
      <w:commentRangeStart w:id="172"/>
      <w:r w:rsidR="005D4327" w:rsidRPr="00500BF3">
        <w:t xml:space="preserve">Moreover, the density of cod </w:t>
      </w:r>
      <w:r w:rsidR="00755C46" w:rsidRPr="00500BF3">
        <w:t>has also decline</w:t>
      </w:r>
      <w:r w:rsidR="00CC2F2E" w:rsidRPr="00500BF3">
        <w:t>d</w:t>
      </w:r>
      <w:r w:rsidR="00163398" w:rsidRPr="00500BF3">
        <w:t xml:space="preserve"> </w:t>
      </w:r>
      <w:r w:rsidR="00FB41BB" w:rsidRPr="00500BF3">
        <w:t>(</w:t>
      </w:r>
      <w:r w:rsidR="00ED43B8" w:rsidRPr="00500BF3">
        <w:t>as also indicated by the CPUE model</w:t>
      </w:r>
      <w:r w:rsidR="00007320" w:rsidRPr="00500BF3">
        <w:t>, Fig. 4A</w:t>
      </w:r>
      <w:r w:rsidR="00FB41BB" w:rsidRPr="00500BF3">
        <w:t>)</w:t>
      </w:r>
      <w:r w:rsidR="00B547C3" w:rsidRPr="00500BF3">
        <w:t xml:space="preserve">, </w:t>
      </w:r>
      <w:r w:rsidR="00163398" w:rsidRPr="00500BF3">
        <w:t>and the</w:t>
      </w:r>
      <w:r w:rsidR="000C25D3" w:rsidRPr="00500BF3">
        <w:t xml:space="preserve">refore there is no clear relationship between the </w:t>
      </w:r>
      <w:r w:rsidR="00163398" w:rsidRPr="00500BF3">
        <w:t xml:space="preserve">ratio of cod to sprat </w:t>
      </w:r>
      <w:r w:rsidR="000C25D3" w:rsidRPr="00500BF3">
        <w:t>over time</w:t>
      </w:r>
      <w:r w:rsidR="006F3B7F" w:rsidRPr="00500BF3">
        <w:t xml:space="preserve"> (Fig. S</w:t>
      </w:r>
      <w:r w:rsidR="00CA2FA3" w:rsidRPr="00500BF3">
        <w:t>6</w:t>
      </w:r>
      <w:r w:rsidR="006F3B7F" w:rsidRPr="00500BF3">
        <w:t>)</w:t>
      </w:r>
      <w:r w:rsidR="000C25D3" w:rsidRPr="00500BF3">
        <w:t xml:space="preserve">. </w:t>
      </w:r>
      <w:commentRangeEnd w:id="172"/>
      <w:r w:rsidR="00F24B62">
        <w:rPr>
          <w:rStyle w:val="CommentReference"/>
        </w:rPr>
        <w:commentReference w:id="172"/>
      </w:r>
      <w:r w:rsidR="0072711C" w:rsidRPr="00500BF3">
        <w:t>H</w:t>
      </w:r>
      <w:r w:rsidR="00476A52" w:rsidRPr="00500BF3">
        <w:t>erring</w:t>
      </w:r>
      <w:r w:rsidR="00EF2A95" w:rsidRPr="00500BF3">
        <w:t xml:space="preserve"> </w:t>
      </w:r>
      <w:r w:rsidR="0072711C" w:rsidRPr="00500BF3">
        <w:t xml:space="preserve">abundance </w:t>
      </w:r>
      <w:r w:rsidR="0072711C">
        <w:t xml:space="preserve">on a sub-division level is </w:t>
      </w:r>
      <w:r w:rsidR="00EF2A95">
        <w:t xml:space="preserve">estimated to </w:t>
      </w:r>
      <w:r w:rsidR="00254987">
        <w:t xml:space="preserve">have a </w:t>
      </w:r>
      <w:r w:rsidR="00EF2A95">
        <w:t>negative</w:t>
      </w:r>
      <w:r w:rsidR="00CF1D51">
        <w:t xml:space="preserve"> effect on the weight of a cod given its length</w:t>
      </w:r>
      <w:r w:rsidR="00EF2A95">
        <w:t xml:space="preserve">, meaning there is no support for </w:t>
      </w:r>
      <w:r w:rsidR="005E7B4E">
        <w:t xml:space="preserve">lack of herring being </w:t>
      </w:r>
      <w:r w:rsidR="00556FDF">
        <w:t xml:space="preserve">the cause of the </w:t>
      </w:r>
      <w:r w:rsidR="005E7B4E">
        <w:t xml:space="preserve">decline in body condition. </w:t>
      </w:r>
      <w:r w:rsidR="006D7426">
        <w:t xml:space="preserve">This result did not change when fitting the same condition model to cod above 30 cm, a size group that is able to feed on the entire </w:t>
      </w:r>
      <w:r w:rsidR="00663FC0">
        <w:t>size-distribution of the herring</w:t>
      </w:r>
      <w:r w:rsidR="00455A54">
        <w:t xml:space="preserve"> </w:t>
      </w:r>
      <w:r w:rsidR="00671C00">
        <w:fldChar w:fldCharType="begin"/>
      </w:r>
      <w:r w:rsidR="00671C00">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fldChar w:fldCharType="separate"/>
      </w:r>
      <w:r w:rsidR="00671C00" w:rsidRPr="00671C00">
        <w:t xml:space="preserve">(Niiranen </w:t>
      </w:r>
      <w:r w:rsidR="00671C00" w:rsidRPr="00671C00">
        <w:rPr>
          <w:i/>
          <w:iCs/>
        </w:rPr>
        <w:t>et al.</w:t>
      </w:r>
      <w:r w:rsidR="00671C00" w:rsidRPr="00671C00">
        <w:t>, 2019)</w:t>
      </w:r>
      <w:r w:rsidR="00671C00">
        <w:fldChar w:fldCharType="end"/>
      </w:r>
      <w:r w:rsidR="006D7426">
        <w:t>.</w:t>
      </w:r>
      <w:r w:rsidR="00F410A9">
        <w:t xml:space="preserve"> </w:t>
      </w:r>
      <w:r w:rsidR="00A6488B">
        <w:t xml:space="preserve">In fact, </w:t>
      </w:r>
      <w:r w:rsidR="00E9649D">
        <w:t xml:space="preserve">most </w:t>
      </w:r>
      <w:r w:rsidR="00B95694">
        <w:t>parameter</w:t>
      </w:r>
      <w:r w:rsidR="00E93132">
        <w:t xml:space="preserve"> estimates </w:t>
      </w:r>
      <w:r w:rsidR="00B95694">
        <w:t xml:space="preserve">did not change </w:t>
      </w:r>
      <w:r w:rsidR="00E36A19">
        <w:t xml:space="preserve">considerably </w:t>
      </w:r>
      <w:r w:rsidR="009774DF">
        <w:t xml:space="preserve">when fitting the condition model to </w:t>
      </w:r>
      <w:r w:rsidR="001455FD">
        <w:t xml:space="preserve">cod below or above </w:t>
      </w:r>
      <w:r w:rsidR="00AA541F">
        <w:t xml:space="preserve">what is approximately </w:t>
      </w:r>
      <w:r w:rsidR="001455FD">
        <w:t>maturation size</w:t>
      </w:r>
      <w:r w:rsidR="00E12329">
        <w:t xml:space="preserve"> </w:t>
      </w:r>
      <w:r w:rsidR="00AA541F">
        <w:t xml:space="preserve">(30 cm) </w:t>
      </w:r>
      <w:r w:rsidR="00B24967" w:rsidRPr="000317D9">
        <w:t>(</w:t>
      </w:r>
      <w:r w:rsidR="00076594" w:rsidRPr="000317D9">
        <w:t>Fig. S</w:t>
      </w:r>
      <w:r w:rsidR="009130FE" w:rsidRPr="000317D9">
        <w:t>7</w:t>
      </w:r>
      <w:r w:rsidR="009130FE">
        <w:rPr>
          <w:color w:val="FF0000"/>
        </w:rPr>
        <w:t>-8</w:t>
      </w:r>
      <w:r w:rsidR="00076594">
        <w:t>)</w:t>
      </w:r>
      <w:r w:rsidR="00671C00">
        <w:t>, and n</w:t>
      </w:r>
      <w:r w:rsidR="00477D5A">
        <w:t xml:space="preserve">either is there a clear relationship </w:t>
      </w:r>
      <w:r w:rsidR="00477D5A">
        <w:lastRenderedPageBreak/>
        <w:t xml:space="preserve">between model residuals </w:t>
      </w:r>
      <w:r w:rsidR="00AB2B8F">
        <w:t xml:space="preserve">and </w:t>
      </w:r>
      <w:r w:rsidR="00477D5A">
        <w:t>length</w:t>
      </w:r>
      <w:r w:rsidR="00583D50">
        <w:t xml:space="preserve"> (Fig. S3)</w:t>
      </w:r>
      <w:r w:rsidR="00983E49">
        <w:t xml:space="preserve">. This </w:t>
      </w:r>
      <w:r w:rsidR="00477D5A">
        <w:t>suggest</w:t>
      </w:r>
      <w:r w:rsidR="00BC2E8F">
        <w:t xml:space="preserve">s </w:t>
      </w:r>
      <w:r w:rsidR="00477D5A">
        <w:t>the length-weight model is appropriate for all lengths of cod</w:t>
      </w:r>
      <w:r w:rsidR="006230F9">
        <w:t xml:space="preserve">, </w:t>
      </w:r>
      <w:r w:rsidR="00477D5A">
        <w:t xml:space="preserve">the changes in the size-distribution of cod </w:t>
      </w:r>
      <w:r w:rsidR="002308CE">
        <w:t>are</w:t>
      </w:r>
      <w:r w:rsidR="00477D5A">
        <w:t xml:space="preserve"> accounted for</w:t>
      </w:r>
      <w:r w:rsidR="00793539">
        <w:t xml:space="preserve"> and </w:t>
      </w:r>
      <w:r w:rsidR="00E228B9">
        <w:t>that the condition factor has declined within the whole cod population.</w:t>
      </w:r>
      <w:r w:rsidR="00477D5A">
        <w:t xml:space="preserve"> </w:t>
      </w:r>
    </w:p>
    <w:p w14:paraId="2977CE03" w14:textId="46DBCDCC" w:rsidR="0068088F" w:rsidRDefault="0012282D" w:rsidP="0068088F">
      <w:pPr>
        <w:spacing w:line="480" w:lineRule="auto"/>
        <w:ind w:firstLine="284"/>
        <w:contextualSpacing/>
        <w:jc w:val="both"/>
      </w:pPr>
      <w:commentRangeStart w:id="173"/>
      <w:r>
        <w:t xml:space="preserve">All variables </w:t>
      </w:r>
      <w:r w:rsidR="006E5B41">
        <w:t xml:space="preserve">related to </w:t>
      </w:r>
      <w:r w:rsidR="00E54F01">
        <w:t xml:space="preserve">density </w:t>
      </w:r>
      <w:commentRangeEnd w:id="173"/>
      <w:r w:rsidR="000C072F">
        <w:rPr>
          <w:rStyle w:val="CommentReference"/>
        </w:rPr>
        <w:commentReference w:id="173"/>
      </w:r>
      <w:r w:rsidR="009F47DE">
        <w:t xml:space="preserve">(catch per unit effort of cod and </w:t>
      </w:r>
      <w:r w:rsidR="0068088F">
        <w:t xml:space="preserve">flounder </w:t>
      </w:r>
      <w:r w:rsidR="00055773">
        <w:t xml:space="preserve">by haul and ICES rectangle) </w:t>
      </w:r>
      <w:r w:rsidR="00BE417F">
        <w:t xml:space="preserve">had </w:t>
      </w:r>
      <w:r w:rsidR="00557248">
        <w:t xml:space="preserve">small effect sizes and </w:t>
      </w:r>
      <w:r w:rsidR="00BE417F">
        <w:t>confidence intervals overlapping 0</w:t>
      </w:r>
      <w:r w:rsidR="00D3117A">
        <w:t xml:space="preserve">. </w:t>
      </w:r>
      <w:commentRangeStart w:id="174"/>
      <w:r w:rsidR="00D3117A">
        <w:t xml:space="preserve">This </w:t>
      </w:r>
      <w:r w:rsidR="00113114">
        <w:t>suggests</w:t>
      </w:r>
      <w:r w:rsidR="00D3117A">
        <w:t xml:space="preserve"> </w:t>
      </w:r>
      <w:r w:rsidR="008A4352">
        <w:t xml:space="preserve">density-dependence or competition for food resources </w:t>
      </w:r>
      <w:r w:rsidR="005F2EA1">
        <w:t xml:space="preserve">has had little effect on the decline of the cod condition. </w:t>
      </w:r>
      <w:commentRangeEnd w:id="174"/>
      <w:r w:rsidR="00255B35">
        <w:rPr>
          <w:rStyle w:val="CommentReference"/>
        </w:rPr>
        <w:commentReference w:id="174"/>
      </w:r>
      <w:commentRangeStart w:id="175"/>
      <w:r w:rsidR="00AA541F">
        <w:t xml:space="preserve">Fitting the model to </w:t>
      </w:r>
      <w:del w:id="176" w:author="Michele Casini" w:date="2021-06-08T12:31:00Z">
        <w:r w:rsidR="00AA541F" w:rsidDel="000C072F">
          <w:delText xml:space="preserve">fish </w:delText>
        </w:r>
      </w:del>
      <w:ins w:id="177" w:author="Michele Casini" w:date="2021-06-08T12:31:00Z">
        <w:r w:rsidR="000C072F">
          <w:t xml:space="preserve">cod </w:t>
        </w:r>
      </w:ins>
      <w:r w:rsidR="00AA541F">
        <w:t>below 30 cm</w:t>
      </w:r>
      <w:r w:rsidR="00CC33A6">
        <w:t xml:space="preserve"> (sizes believed to be more prone to competing for benthic resources with flounder)</w:t>
      </w:r>
      <w:r w:rsidR="00785652">
        <w:t xml:space="preserve"> had only a small effect on the coefficients, with the flounder coefficient being more negative, but still with a small effect size and confidence intervals crossing zero.</w:t>
      </w:r>
      <w:commentRangeEnd w:id="175"/>
      <w:r w:rsidR="000C072F">
        <w:rPr>
          <w:rStyle w:val="CommentReference"/>
        </w:rPr>
        <w:commentReference w:id="175"/>
      </w:r>
    </w:p>
    <w:p w14:paraId="4D8B6A8D" w14:textId="7883920A" w:rsidR="00641985" w:rsidRDefault="00641985" w:rsidP="001014C3">
      <w:pPr>
        <w:spacing w:line="480" w:lineRule="auto"/>
        <w:ind w:firstLine="284"/>
        <w:contextualSpacing/>
        <w:jc w:val="both"/>
      </w:pPr>
    </w:p>
    <w:p w14:paraId="38BADCD6" w14:textId="2038FFFA" w:rsidR="00736FF5" w:rsidRPr="00EF580F" w:rsidRDefault="000727E4" w:rsidP="005B4205">
      <w:pPr>
        <w:spacing w:line="480" w:lineRule="auto"/>
        <w:contextualSpacing/>
        <w:jc w:val="center"/>
      </w:pPr>
      <w:r>
        <w:rPr>
          <w:noProof/>
          <w:lang w:val="sv-SE" w:eastAsia="sv-SE"/>
        </w:rPr>
        <w:drawing>
          <wp:inline distT="0" distB="0" distL="0" distR="0" wp14:anchorId="42C54347" wp14:editId="08A7CB00">
            <wp:extent cx="5733159" cy="4173648"/>
            <wp:effectExtent l="0" t="0" r="0" b="508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t="13896" b="13306"/>
                    <a:stretch/>
                  </pic:blipFill>
                  <pic:spPr bwMode="auto">
                    <a:xfrm>
                      <a:off x="0" y="0"/>
                      <a:ext cx="5733415" cy="4173834"/>
                    </a:xfrm>
                    <a:prstGeom prst="rect">
                      <a:avLst/>
                    </a:prstGeom>
                    <a:ln>
                      <a:noFill/>
                    </a:ln>
                    <a:extLst>
                      <a:ext uri="{53640926-AAD7-44D8-BBD7-CCE9431645EC}">
                        <a14:shadowObscured xmlns:a14="http://schemas.microsoft.com/office/drawing/2010/main"/>
                      </a:ext>
                    </a:extLst>
                  </pic:spPr>
                </pic:pic>
              </a:graphicData>
            </a:graphic>
          </wp:inline>
        </w:drawing>
      </w:r>
    </w:p>
    <w:p w14:paraId="625E0954" w14:textId="07646443" w:rsidR="0067292D" w:rsidRPr="009D01D1" w:rsidRDefault="0067292D" w:rsidP="00735985">
      <w:pPr>
        <w:spacing w:line="480" w:lineRule="auto"/>
        <w:rPr>
          <w:b/>
          <w:bCs/>
        </w:rPr>
      </w:pPr>
      <w:bookmarkStart w:id="178" w:name="_qea8h0e4kq36" w:colFirst="0" w:colLast="0"/>
      <w:bookmarkEnd w:id="178"/>
      <w:r w:rsidRPr="009D01D1">
        <w:rPr>
          <w:b/>
          <w:bCs/>
        </w:rPr>
        <w:lastRenderedPageBreak/>
        <w:t xml:space="preserve">Fig. </w:t>
      </w:r>
      <w:r>
        <w:rPr>
          <w:b/>
          <w:bCs/>
        </w:rPr>
        <w:t>1</w:t>
      </w:r>
      <w:r w:rsidRPr="009D01D1">
        <w:rPr>
          <w:b/>
          <w:bCs/>
        </w:rPr>
        <w:t>.</w:t>
      </w:r>
      <w:r w:rsidRPr="00C210D7">
        <w:t xml:space="preserve"> </w:t>
      </w:r>
      <w:r w:rsidR="00B827C6">
        <w:t xml:space="preserve">Predicted </w:t>
      </w:r>
      <w:r w:rsidR="00490500">
        <w:t xml:space="preserve">logarithm of the </w:t>
      </w:r>
      <w:r w:rsidR="00B827C6">
        <w:t>a</w:t>
      </w:r>
      <w:r w:rsidR="00C210D7">
        <w:t xml:space="preserve">verage condition factor </w:t>
      </w:r>
      <w:r w:rsidR="007F1620">
        <w:t>(</w:t>
      </w:r>
      <m:oMath>
        <m:r>
          <m:rPr>
            <m:sty m:val="p"/>
          </m:rPr>
          <w:rPr>
            <w:rFonts w:ascii="Cambria Math" w:hAnsi="Cambria Math"/>
          </w:rPr>
          <m:t>log</m:t>
        </m:r>
        <m:r>
          <w:rPr>
            <w:rFonts w:ascii="Cambria Math" w:hAnsi="Cambria Math"/>
          </w:rPr>
          <m:t>(a)</m:t>
        </m:r>
      </m:oMath>
      <w:r w:rsidR="004E1FD5">
        <w:t xml:space="preserve"> in eq. 4</w:t>
      </w:r>
      <w:r w:rsidR="007F1620">
        <w:t>)</w:t>
      </w:r>
      <w:r w:rsidR="003E39E6">
        <w:t xml:space="preserve"> </w:t>
      </w:r>
      <w:r w:rsidR="00C44280">
        <w:t xml:space="preserve">for years </w:t>
      </w:r>
      <w:r w:rsidR="003E39E6">
        <w:t>1993-2020</w:t>
      </w:r>
      <w:r w:rsidR="00397884">
        <w:t xml:space="preserve"> </w:t>
      </w:r>
      <w:r w:rsidR="005D27C6">
        <w:t>from the spatiotemporal condition model</w:t>
      </w:r>
      <w:r w:rsidR="00A0666C">
        <w:t xml:space="preserve"> while holding all covariates at 0.</w:t>
      </w:r>
      <w:r w:rsidR="00095E94" w:rsidRPr="00095E94">
        <w:t xml:space="preserve"> </w:t>
      </w:r>
      <w:r w:rsidR="00095E94">
        <w:t>Vertical lines show the 95% confidence interval</w:t>
      </w:r>
      <w:r w:rsidR="00C1662A">
        <w:t>.</w:t>
      </w:r>
    </w:p>
    <w:p w14:paraId="20678FF1" w14:textId="4009CE38" w:rsidR="0067292D" w:rsidRDefault="0067292D" w:rsidP="008D2782">
      <w:pPr>
        <w:rPr>
          <w:b/>
          <w:bCs/>
        </w:rPr>
      </w:pPr>
    </w:p>
    <w:p w14:paraId="533900A0" w14:textId="4CD9E280" w:rsidR="0067292D" w:rsidRDefault="0067292D" w:rsidP="008D2782">
      <w:pPr>
        <w:rPr>
          <w:b/>
          <w:bCs/>
        </w:rPr>
      </w:pPr>
    </w:p>
    <w:p w14:paraId="5DD32350" w14:textId="07FE939A" w:rsidR="0067292D" w:rsidRDefault="0067292D" w:rsidP="008D2782">
      <w:pPr>
        <w:rPr>
          <w:b/>
          <w:bCs/>
        </w:rPr>
      </w:pPr>
    </w:p>
    <w:p w14:paraId="4DCDD020" w14:textId="6BB639BC" w:rsidR="005B4205" w:rsidRDefault="005B4205" w:rsidP="005B4205"/>
    <w:p w14:paraId="48D1C088" w14:textId="77777777" w:rsidR="005B4205" w:rsidRPr="005B4205" w:rsidRDefault="005B4205" w:rsidP="005B4205"/>
    <w:p w14:paraId="15AF1C63" w14:textId="21324BCE" w:rsidR="005B4205" w:rsidRDefault="005B4205" w:rsidP="005B4205">
      <w:pPr>
        <w:jc w:val="center"/>
      </w:pPr>
      <w:r>
        <w:rPr>
          <w:noProof/>
          <w:lang w:val="sv-SE" w:eastAsia="sv-SE"/>
        </w:rPr>
        <w:drawing>
          <wp:inline distT="0" distB="0" distL="0" distR="0" wp14:anchorId="2192E4CC" wp14:editId="4CCE9A7A">
            <wp:extent cx="5733212" cy="5241956"/>
            <wp:effectExtent l="0" t="0" r="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t="4106" b="4463"/>
                    <a:stretch/>
                  </pic:blipFill>
                  <pic:spPr bwMode="auto">
                    <a:xfrm>
                      <a:off x="0" y="0"/>
                      <a:ext cx="5733415" cy="5242142"/>
                    </a:xfrm>
                    <a:prstGeom prst="rect">
                      <a:avLst/>
                    </a:prstGeom>
                    <a:ln>
                      <a:noFill/>
                    </a:ln>
                    <a:extLst>
                      <a:ext uri="{53640926-AAD7-44D8-BBD7-CCE9431645EC}">
                        <a14:shadowObscured xmlns:a14="http://schemas.microsoft.com/office/drawing/2010/main"/>
                      </a:ext>
                    </a:extLst>
                  </pic:spPr>
                </pic:pic>
              </a:graphicData>
            </a:graphic>
          </wp:inline>
        </w:drawing>
      </w:r>
    </w:p>
    <w:p w14:paraId="30587240" w14:textId="2CC647B1" w:rsidR="00A83889" w:rsidRPr="009D01D1" w:rsidRDefault="00A83889" w:rsidP="00F45ED8">
      <w:pPr>
        <w:spacing w:line="480" w:lineRule="auto"/>
        <w:rPr>
          <w:b/>
          <w:bCs/>
        </w:rPr>
      </w:pPr>
      <w:commentRangeStart w:id="179"/>
      <w:r w:rsidRPr="009D01D1">
        <w:rPr>
          <w:b/>
          <w:bCs/>
        </w:rPr>
        <w:t xml:space="preserve">Fig. </w:t>
      </w:r>
      <w:r>
        <w:rPr>
          <w:b/>
          <w:bCs/>
        </w:rPr>
        <w:t>2</w:t>
      </w:r>
      <w:r w:rsidRPr="009D01D1">
        <w:rPr>
          <w:b/>
          <w:bCs/>
        </w:rPr>
        <w:t xml:space="preserve">. </w:t>
      </w:r>
      <w:r w:rsidR="00CE4F79">
        <w:t xml:space="preserve">Spatial variation in the </w:t>
      </w:r>
      <w:r w:rsidR="00935DA6">
        <w:t>logarithm of the average condition factor (</w:t>
      </w:r>
      <m:oMath>
        <m:r>
          <m:rPr>
            <m:sty m:val="p"/>
          </m:rPr>
          <w:rPr>
            <w:rFonts w:ascii="Cambria Math" w:hAnsi="Cambria Math"/>
          </w:rPr>
          <m:t>log</m:t>
        </m:r>
        <m:r>
          <w:rPr>
            <w:rFonts w:ascii="Cambria Math" w:hAnsi="Cambria Math"/>
          </w:rPr>
          <m:t>(a)</m:t>
        </m:r>
      </m:oMath>
      <w:r w:rsidR="00935DA6">
        <w:t xml:space="preserve"> in eq. 4) for years 1993-2020</w:t>
      </w:r>
      <w:r w:rsidR="00831389">
        <w:t>.</w:t>
      </w:r>
      <w:commentRangeEnd w:id="179"/>
      <w:r w:rsidR="00065396">
        <w:rPr>
          <w:rStyle w:val="CommentReference"/>
        </w:rPr>
        <w:commentReference w:id="179"/>
      </w:r>
    </w:p>
    <w:p w14:paraId="3E4CAE53" w14:textId="31D3F627" w:rsidR="005B4205" w:rsidRDefault="005B4205" w:rsidP="005B4205"/>
    <w:p w14:paraId="2B96FA5B" w14:textId="2D092120" w:rsidR="005B4205" w:rsidRDefault="005B4205" w:rsidP="005B4205"/>
    <w:p w14:paraId="52488431" w14:textId="43043526" w:rsidR="005B4205" w:rsidRDefault="005B4205" w:rsidP="005B4205"/>
    <w:p w14:paraId="1377DB7C" w14:textId="782BCE01" w:rsidR="005B4205" w:rsidRDefault="005B4205" w:rsidP="005B4205"/>
    <w:p w14:paraId="438AF1C7" w14:textId="0CBFD842" w:rsidR="005B4205" w:rsidRDefault="009E4B75" w:rsidP="00075FC9">
      <w:pPr>
        <w:jc w:val="center"/>
      </w:pPr>
      <w:r>
        <w:rPr>
          <w:noProof/>
          <w:lang w:val="sv-SE" w:eastAsia="sv-SE"/>
        </w:rPr>
        <w:lastRenderedPageBreak/>
        <w:drawing>
          <wp:inline distT="0" distB="0" distL="0" distR="0" wp14:anchorId="364738C2" wp14:editId="4B3E7C49">
            <wp:extent cx="2951321" cy="442714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535" cy="4454467"/>
                    </a:xfrm>
                    <a:prstGeom prst="rect">
                      <a:avLst/>
                    </a:prstGeom>
                  </pic:spPr>
                </pic:pic>
              </a:graphicData>
            </a:graphic>
          </wp:inline>
        </w:drawing>
      </w:r>
    </w:p>
    <w:p w14:paraId="68F2F3D1" w14:textId="13395B0D" w:rsidR="009D01D1" w:rsidRPr="00D03953" w:rsidRDefault="00D065D5" w:rsidP="00616BB0">
      <w:pPr>
        <w:spacing w:line="480" w:lineRule="auto"/>
      </w:pPr>
      <w:commentRangeStart w:id="180"/>
      <w:r>
        <w:rPr>
          <w:b/>
          <w:bCs/>
        </w:rPr>
        <w:t>Fig. 3</w:t>
      </w:r>
      <w:commentRangeEnd w:id="180"/>
      <w:r w:rsidR="00306414">
        <w:rPr>
          <w:rStyle w:val="CommentReference"/>
        </w:rPr>
        <w:commentReference w:id="180"/>
      </w:r>
      <w:r>
        <w:rPr>
          <w:b/>
          <w:bCs/>
        </w:rPr>
        <w:t>.</w:t>
      </w:r>
      <w:r w:rsidR="00D03953">
        <w:t xml:space="preserve"> Mean </w:t>
      </w:r>
      <w:r w:rsidR="00A37156">
        <w:t xml:space="preserve">and 95% confidence interval </w:t>
      </w:r>
      <w:r w:rsidR="00D03953">
        <w:t xml:space="preserve">of the standardized coefficients </w:t>
      </w:r>
      <w:r w:rsidR="00CA1B78">
        <w:t>in the condition model</w:t>
      </w:r>
      <w:r w:rsidR="006F27F0">
        <w:t>.</w:t>
      </w:r>
      <w:r w:rsidR="0096664D">
        <w:t xml:space="preserve"> </w:t>
      </w:r>
    </w:p>
    <w:p w14:paraId="5042113C" w14:textId="77777777" w:rsidR="00D065D5" w:rsidRDefault="00D065D5" w:rsidP="009D01D1">
      <w:pPr>
        <w:rPr>
          <w:b/>
          <w:bCs/>
        </w:rPr>
      </w:pPr>
    </w:p>
    <w:p w14:paraId="394A1F33" w14:textId="77777777" w:rsidR="00D065D5" w:rsidRPr="009D01D1" w:rsidRDefault="00D065D5" w:rsidP="009D01D1">
      <w:pPr>
        <w:rPr>
          <w:b/>
          <w:bCs/>
        </w:rPr>
      </w:pPr>
    </w:p>
    <w:p w14:paraId="14420E0C" w14:textId="1B375E38" w:rsidR="005B4205" w:rsidRDefault="005B4205" w:rsidP="005B4205"/>
    <w:p w14:paraId="362651FA" w14:textId="7723B02B" w:rsidR="00694144" w:rsidRDefault="00694144" w:rsidP="005B4205"/>
    <w:p w14:paraId="2F2A6559" w14:textId="087EC766" w:rsidR="00694144" w:rsidRDefault="00694144" w:rsidP="005B4205"/>
    <w:p w14:paraId="6E0C73DA" w14:textId="77777777" w:rsidR="004619AE" w:rsidRDefault="004619AE" w:rsidP="00BE1EEA">
      <w:pPr>
        <w:jc w:val="center"/>
      </w:pPr>
    </w:p>
    <w:p w14:paraId="2763A925" w14:textId="77777777" w:rsidR="004619AE" w:rsidRDefault="004619AE" w:rsidP="00BE1EEA">
      <w:pPr>
        <w:jc w:val="center"/>
      </w:pPr>
    </w:p>
    <w:p w14:paraId="4333848E" w14:textId="77777777" w:rsidR="004619AE" w:rsidRDefault="004619AE" w:rsidP="00BE1EEA">
      <w:pPr>
        <w:jc w:val="center"/>
      </w:pPr>
    </w:p>
    <w:p w14:paraId="4CDD2476" w14:textId="77777777" w:rsidR="004619AE" w:rsidRDefault="004619AE" w:rsidP="00BE1EEA">
      <w:pPr>
        <w:jc w:val="center"/>
      </w:pPr>
    </w:p>
    <w:p w14:paraId="02B45326" w14:textId="5ACCAC4A" w:rsidR="00694144" w:rsidRDefault="0014130A" w:rsidP="00BE1EEA">
      <w:pPr>
        <w:jc w:val="center"/>
      </w:pPr>
      <w:r>
        <w:rPr>
          <w:noProof/>
          <w:lang w:val="sv-SE" w:eastAsia="sv-SE"/>
        </w:rPr>
        <w:lastRenderedPageBreak/>
        <w:drawing>
          <wp:inline distT="0" distB="0" distL="0" distR="0" wp14:anchorId="7A6047DA" wp14:editId="2EE145D3">
            <wp:extent cx="5733415" cy="57334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8FA8286" w14:textId="400D2A7F" w:rsidR="004619AE" w:rsidRPr="00045404" w:rsidRDefault="009D01D1" w:rsidP="002D53D3">
      <w:pPr>
        <w:spacing w:line="480" w:lineRule="auto"/>
      </w:pPr>
      <w:commentRangeStart w:id="181"/>
      <w:r w:rsidRPr="009D01D1">
        <w:rPr>
          <w:b/>
          <w:bCs/>
        </w:rPr>
        <w:t xml:space="preserve">Fig. 4. </w:t>
      </w:r>
      <w:commentRangeEnd w:id="181"/>
      <w:r w:rsidR="00306414">
        <w:rPr>
          <w:rStyle w:val="CommentReference"/>
        </w:rPr>
        <w:commentReference w:id="181"/>
      </w:r>
      <w:r w:rsidR="00045404">
        <w:t xml:space="preserve">Predicted average CPUE (kg/hour) from the spatiotemporal CPUE </w:t>
      </w:r>
      <w:r w:rsidR="00AD4FAC">
        <w:t>model</w:t>
      </w:r>
      <w:r w:rsidR="00006036">
        <w:t xml:space="preserve"> (eq. </w:t>
      </w:r>
      <w:r w:rsidR="00677CD4">
        <w:t>5-6)</w:t>
      </w:r>
      <w:r w:rsidR="004B1CA6">
        <w:t xml:space="preserve"> (A), </w:t>
      </w:r>
      <w:r w:rsidR="00CE1A5A">
        <w:t xml:space="preserve">CPUE-weighted </w:t>
      </w:r>
      <w:r w:rsidR="00EF7518">
        <w:t xml:space="preserve">average </w:t>
      </w:r>
      <w:r w:rsidR="00CE1A5A">
        <w:t xml:space="preserve">depth of </w:t>
      </w:r>
      <w:r w:rsidR="00EF7518">
        <w:t xml:space="preserve">cod in the </w:t>
      </w:r>
      <w:r w:rsidR="00CE1A5A">
        <w:t xml:space="preserve">Baltic </w:t>
      </w:r>
      <w:r w:rsidR="00EF7518">
        <w:t xml:space="preserve">Sea </w:t>
      </w:r>
      <w:r w:rsidR="00CE1A5A">
        <w:t>between 1993-2019</w:t>
      </w:r>
      <w:r w:rsidR="00EF7518">
        <w:t xml:space="preserve"> </w:t>
      </w:r>
      <w:r w:rsidR="002974EA">
        <w:t>(B)</w:t>
      </w:r>
      <w:r w:rsidR="00B04392">
        <w:t xml:space="preserve">, </w:t>
      </w:r>
      <w:r w:rsidR="00822C3B">
        <w:t xml:space="preserve">CPUE-weighted average </w:t>
      </w:r>
      <w:r w:rsidR="00A01FC1">
        <w:t xml:space="preserve">oxygen </w:t>
      </w:r>
      <w:r w:rsidR="00B3446E">
        <w:t xml:space="preserve">experienced by </w:t>
      </w:r>
      <w:r w:rsidR="00822C3B">
        <w:t>cod (</w:t>
      </w:r>
      <w:r w:rsidR="00585E64">
        <w:t>C</w:t>
      </w:r>
      <w:r w:rsidR="00822C3B">
        <w:t>)</w:t>
      </w:r>
      <w:r w:rsidR="003C2A63">
        <w:t xml:space="preserve"> and </w:t>
      </w:r>
      <w:r w:rsidR="00974382">
        <w:t xml:space="preserve">CPUE-weighted average temperature </w:t>
      </w:r>
      <w:r w:rsidR="0083122D">
        <w:t xml:space="preserve">experienced by </w:t>
      </w:r>
      <w:r w:rsidR="00974382">
        <w:t>cod (</w:t>
      </w:r>
      <w:r w:rsidR="00132CBC">
        <w:t>D)</w:t>
      </w:r>
      <w:r w:rsidR="00523C37">
        <w:t>.</w:t>
      </w:r>
    </w:p>
    <w:p w14:paraId="49C9DD63" w14:textId="603EEE16" w:rsidR="004619AE" w:rsidRDefault="004619AE" w:rsidP="00BE1EEA">
      <w:pPr>
        <w:jc w:val="center"/>
      </w:pPr>
    </w:p>
    <w:p w14:paraId="6940BB00" w14:textId="77777777" w:rsidR="004619AE" w:rsidRPr="005B4205" w:rsidRDefault="004619AE" w:rsidP="00BE1EEA">
      <w:pPr>
        <w:jc w:val="center"/>
      </w:pPr>
    </w:p>
    <w:p w14:paraId="52505908" w14:textId="6B29EB3B" w:rsidR="00DA0E8F" w:rsidRDefault="00401B29" w:rsidP="00DA0E8F">
      <w:pPr>
        <w:pStyle w:val="Heading1"/>
        <w:spacing w:line="480" w:lineRule="auto"/>
        <w:contextualSpacing/>
        <w:jc w:val="both"/>
        <w:rPr>
          <w:b/>
          <w:sz w:val="28"/>
          <w:szCs w:val="28"/>
        </w:rPr>
      </w:pPr>
      <w:r w:rsidRPr="00EF580F">
        <w:rPr>
          <w:b/>
          <w:sz w:val="28"/>
          <w:szCs w:val="28"/>
        </w:rPr>
        <w:t>Discussion</w:t>
      </w:r>
    </w:p>
    <w:p w14:paraId="4D9CACC6" w14:textId="34699397" w:rsidR="00A06E13" w:rsidRDefault="00C72907" w:rsidP="00992A0E">
      <w:pPr>
        <w:spacing w:line="480" w:lineRule="auto"/>
        <w:jc w:val="both"/>
      </w:pPr>
      <w:r w:rsidRPr="00C72907">
        <w:t xml:space="preserve">Using a </w:t>
      </w:r>
      <w:r w:rsidR="00AA3680">
        <w:t xml:space="preserve">fine-scale spatiotemporal </w:t>
      </w:r>
      <w:r w:rsidR="0078349B">
        <w:t xml:space="preserve">condition </w:t>
      </w:r>
      <w:r w:rsidRPr="00C72907">
        <w:t xml:space="preserve">model, we show that the </w:t>
      </w:r>
      <w:r w:rsidR="001B2620">
        <w:t>weight given its length</w:t>
      </w:r>
      <w:r w:rsidR="00A930CC">
        <w:t xml:space="preserve"> </w:t>
      </w:r>
      <w:r w:rsidRPr="00C72907">
        <w:t xml:space="preserve">of cod in the Baltic Sea has declined </w:t>
      </w:r>
      <w:r w:rsidR="006A6516">
        <w:t>by 16</w:t>
      </w:r>
      <w:r w:rsidRPr="00C72907">
        <w:t>%</w:t>
      </w:r>
      <w:r w:rsidR="003B2246">
        <w:t>, primarily between the years 1993-2006</w:t>
      </w:r>
      <w:r w:rsidR="00DB2408">
        <w:t xml:space="preserve">. </w:t>
      </w:r>
      <w:r w:rsidR="000B6BDD">
        <w:t xml:space="preserve">Our </w:t>
      </w:r>
      <w:r w:rsidR="000B6BDD">
        <w:lastRenderedPageBreak/>
        <w:t>analysis</w:t>
      </w:r>
      <w:r w:rsidR="00527125">
        <w:t xml:space="preserve"> </w:t>
      </w:r>
      <w:r w:rsidR="007C7A9A">
        <w:t xml:space="preserve">reveals </w:t>
      </w:r>
      <w:r w:rsidR="00527125">
        <w:t xml:space="preserve">a </w:t>
      </w:r>
      <w:r w:rsidR="00945B01">
        <w:t xml:space="preserve">complex picture regarding the cause of the decline in </w:t>
      </w:r>
      <w:r w:rsidR="00580B70">
        <w:t xml:space="preserve">body </w:t>
      </w:r>
      <w:r w:rsidR="00945B01">
        <w:t>condition</w:t>
      </w:r>
      <w:r w:rsidR="000741F4">
        <w:t xml:space="preserve">, </w:t>
      </w:r>
      <w:r w:rsidR="00415BDB">
        <w:t xml:space="preserve">with </w:t>
      </w:r>
      <w:r w:rsidR="00DB04D5">
        <w:t xml:space="preserve">changes in the environmental </w:t>
      </w:r>
      <w:r w:rsidR="00C70EB9">
        <w:t xml:space="preserve">variables </w:t>
      </w:r>
      <w:r w:rsidR="00F24EB0">
        <w:t>(such as deepening and reduced oxygen)</w:t>
      </w:r>
      <w:r w:rsidR="008A671C">
        <w:t xml:space="preserve"> </w:t>
      </w:r>
      <w:r w:rsidR="000F55DF">
        <w:t xml:space="preserve">having the largest, </w:t>
      </w:r>
      <w:commentRangeStart w:id="182"/>
      <w:r w:rsidR="000F55DF">
        <w:t>but still relatively modest</w:t>
      </w:r>
      <w:r w:rsidR="003E5EB3">
        <w:t xml:space="preserve"> </w:t>
      </w:r>
      <w:r w:rsidR="000F55DF">
        <w:t>effect sizes</w:t>
      </w:r>
      <w:commentRangeEnd w:id="182"/>
      <w:r w:rsidR="00306414">
        <w:rPr>
          <w:rStyle w:val="CommentReference"/>
        </w:rPr>
        <w:commentReference w:id="182"/>
      </w:r>
      <w:r w:rsidR="000F55DF">
        <w:t xml:space="preserve">. </w:t>
      </w:r>
      <w:r w:rsidR="00761556">
        <w:t xml:space="preserve">Furthermore, </w:t>
      </w:r>
      <w:r w:rsidR="004772B3">
        <w:t xml:space="preserve">in contrast to </w:t>
      </w:r>
      <w:r w:rsidR="00886E1E">
        <w:t>recently proposed hypoth</w:t>
      </w:r>
      <w:r w:rsidR="00622AC4">
        <w:t>e</w:t>
      </w:r>
      <w:r w:rsidR="00886E1E">
        <w:t>ses</w:t>
      </w:r>
      <w:r w:rsidR="004741E8">
        <w:t xml:space="preserve"> </w:t>
      </w:r>
      <w:commentRangeStart w:id="183"/>
      <w:r w:rsidR="00E8798C">
        <w:fldChar w:fldCharType="begin"/>
      </w:r>
      <w:r w:rsidR="00E61261">
        <w:instrText xml:space="preserve"> ADDIN ZOTERO_ITEM CSL_CITATION {"citationID":"8xvFlnyN","properties":{"formattedCitation":"(Sved\\uc0\\u228{}ng and Hornborg, 2014; Neuenfeldt {\\i{}et al.}, 2020a; Orio {\\i{}et al.}, 2020)","plainCitation":"(Svedäng and Hornborg, 2014; Neuenfeldt et al., 2020a; Orio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8798C">
        <w:fldChar w:fldCharType="separate"/>
      </w:r>
      <w:r w:rsidR="00E61261" w:rsidRPr="00E61261">
        <w:t xml:space="preserve">(Svedäng and Hornborg, 2014; Neuenfeldt </w:t>
      </w:r>
      <w:r w:rsidR="00E61261" w:rsidRPr="00E61261">
        <w:rPr>
          <w:i/>
          <w:iCs/>
        </w:rPr>
        <w:t>et al.</w:t>
      </w:r>
      <w:r w:rsidR="00E61261" w:rsidRPr="00E61261">
        <w:t xml:space="preserve">, 2020a; Orio </w:t>
      </w:r>
      <w:r w:rsidR="00E61261" w:rsidRPr="00E61261">
        <w:rPr>
          <w:i/>
          <w:iCs/>
        </w:rPr>
        <w:t>et al.</w:t>
      </w:r>
      <w:r w:rsidR="00E61261" w:rsidRPr="00E61261">
        <w:t>, 2020)</w:t>
      </w:r>
      <w:r w:rsidR="00E8798C">
        <w:fldChar w:fldCharType="end"/>
      </w:r>
      <w:commentRangeEnd w:id="183"/>
      <w:r w:rsidR="00F40C2A">
        <w:rPr>
          <w:rStyle w:val="CommentReference"/>
        </w:rPr>
        <w:commentReference w:id="183"/>
      </w:r>
      <w:r w:rsidR="00933CDC">
        <w:t>, we were</w:t>
      </w:r>
      <w:r w:rsidR="00DB1F32">
        <w:t xml:space="preserve"> unable to detect </w:t>
      </w:r>
      <w:r w:rsidR="003E1070">
        <w:t xml:space="preserve">clear </w:t>
      </w:r>
      <w:r w:rsidR="00CB3161">
        <w:t xml:space="preserve">effects </w:t>
      </w:r>
      <w:ins w:id="184" w:author="Michele Casini" w:date="2021-06-08T13:18:00Z">
        <w:r w:rsidR="00464E34">
          <w:t xml:space="preserve">of </w:t>
        </w:r>
      </w:ins>
      <w:commentRangeStart w:id="185"/>
      <w:r w:rsidR="00B0702C">
        <w:t xml:space="preserve">food limitation </w:t>
      </w:r>
      <w:commentRangeEnd w:id="185"/>
      <w:r w:rsidR="00464E34">
        <w:rPr>
          <w:rStyle w:val="CommentReference"/>
        </w:rPr>
        <w:commentReference w:id="185"/>
      </w:r>
      <w:r w:rsidR="00B0702C">
        <w:t>in driving the changes in condition</w:t>
      </w:r>
      <w:r w:rsidR="00513961">
        <w:t>.</w:t>
      </w:r>
      <w:r w:rsidR="002637D8" w:rsidRPr="002637D8">
        <w:t xml:space="preserve"> </w:t>
      </w:r>
      <w:r w:rsidR="00412174">
        <w:t>T</w:t>
      </w:r>
      <w:r w:rsidR="00CB17E9">
        <w:t xml:space="preserve">hese findings </w:t>
      </w:r>
      <w:r w:rsidR="00A7010E">
        <w:t xml:space="preserve">are discussed </w:t>
      </w:r>
      <w:r w:rsidR="00ED7CE4">
        <w:t xml:space="preserve">in more detail </w:t>
      </w:r>
      <w:r w:rsidR="00FF7377">
        <w:t>below</w:t>
      </w:r>
      <w:r w:rsidR="002637D8" w:rsidRPr="002637D8">
        <w:t>.</w:t>
      </w:r>
    </w:p>
    <w:p w14:paraId="30DF823B" w14:textId="5C7E296F" w:rsidR="00746818" w:rsidRDefault="00614CE7" w:rsidP="00746818">
      <w:pPr>
        <w:spacing w:line="480" w:lineRule="auto"/>
        <w:ind w:firstLine="284"/>
        <w:jc w:val="both"/>
      </w:pPr>
      <w:r>
        <w:t>Previous studies have</w:t>
      </w:r>
      <w:r w:rsidR="001E1A4E">
        <w:t xml:space="preserve"> </w:t>
      </w:r>
      <w:r w:rsidR="00E0658A">
        <w:t xml:space="preserve">suggested </w:t>
      </w:r>
      <w:r w:rsidR="00DC2C15">
        <w:t xml:space="preserve">both direct </w:t>
      </w:r>
      <w:r w:rsidR="00E1658F">
        <w:fldChar w:fldCharType="begin"/>
      </w:r>
      <w:r w:rsidR="00926578">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fldChar w:fldCharType="separate"/>
      </w:r>
      <w:r w:rsidR="00926578">
        <w:rPr>
          <w:noProof/>
        </w:rPr>
        <w:t>(Limburg and Casini, 2019; Brander, 2020)</w:t>
      </w:r>
      <w:r w:rsidR="00E1658F">
        <w:fldChar w:fldCharType="end"/>
      </w:r>
      <w:r w:rsidR="00E1658F">
        <w:t xml:space="preserve"> </w:t>
      </w:r>
      <w:r w:rsidR="00DC2C15">
        <w:t xml:space="preserve">and indirect effects </w:t>
      </w:r>
      <w:r w:rsidR="00E1658F">
        <w:fldChar w:fldCharType="begin"/>
      </w:r>
      <w:r w:rsidR="00E61261">
        <w:instrText xml:space="preserve"> ADDIN ZOTERO_ITEM CSL_CITATION {"citationID":"atpNmSQH","properties":{"formattedCitation":"(Neuenfeldt {\\i{}et al.}, 2020a; Orio {\\i{}et al.}, 2020)","plainCitation":"(Neuenfeldt et al., 2020a;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fldChar w:fldCharType="separate"/>
      </w:r>
      <w:r w:rsidR="00E61261" w:rsidRPr="00E61261">
        <w:t xml:space="preserve">(Neuenfeldt </w:t>
      </w:r>
      <w:r w:rsidR="00E61261" w:rsidRPr="00E61261">
        <w:rPr>
          <w:i/>
          <w:iCs/>
        </w:rPr>
        <w:t>et al.</w:t>
      </w:r>
      <w:r w:rsidR="00E61261" w:rsidRPr="00E61261">
        <w:t xml:space="preserve">, 2020a; Orio </w:t>
      </w:r>
      <w:r w:rsidR="00E61261" w:rsidRPr="00E61261">
        <w:rPr>
          <w:i/>
          <w:iCs/>
        </w:rPr>
        <w:t>et al.</w:t>
      </w:r>
      <w:r w:rsidR="00E61261" w:rsidRPr="00E61261">
        <w:t>, 2020)</w:t>
      </w:r>
      <w:r w:rsidR="00E1658F">
        <w:fldChar w:fldCharType="end"/>
      </w:r>
      <w:r w:rsidR="009043D3">
        <w:t xml:space="preserve"> </w:t>
      </w:r>
      <w:r w:rsidR="00DC2C15">
        <w:t>of oxygen</w:t>
      </w:r>
      <w:r w:rsidR="00E1658F">
        <w:t xml:space="preserve"> as a</w:t>
      </w:r>
      <w:r w:rsidR="004012B3">
        <w:t xml:space="preserve"> cause </w:t>
      </w:r>
      <w:r w:rsidR="00E1658F">
        <w:t>for the declining body condition of cod</w:t>
      </w:r>
      <w:r w:rsidR="007B5EEF">
        <w:t xml:space="preserve">. Direct effects here refer to </w:t>
      </w:r>
      <w:r w:rsidR="00B215F7">
        <w:t xml:space="preserve">mild hypoxia </w:t>
      </w:r>
      <w:r w:rsidR="00B23E16">
        <w:t>reduc</w:t>
      </w:r>
      <w:r w:rsidR="00B215F7">
        <w:t xml:space="preserve">ing </w:t>
      </w:r>
      <w:r w:rsidR="00B23E16">
        <w:t xml:space="preserve">the </w:t>
      </w:r>
      <w:r w:rsidR="00CA479B">
        <w:t>appetite</w:t>
      </w:r>
      <w:r w:rsidR="00B23E16">
        <w:t xml:space="preserve"> and food consumption </w:t>
      </w:r>
      <w:r w:rsidR="00C91CE2">
        <w:fldChar w:fldCharType="begin"/>
      </w:r>
      <w:r w:rsidR="00C91CE2">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fldChar w:fldCharType="separate"/>
      </w:r>
      <w:r w:rsidR="00C91CE2">
        <w:rPr>
          <w:noProof/>
        </w:rPr>
        <w:t>(Chabot and Dutil, 1999)</w:t>
      </w:r>
      <w:r w:rsidR="00C91CE2">
        <w:fldChar w:fldCharType="end"/>
      </w:r>
      <w:r w:rsidR="00064393">
        <w:t xml:space="preserve"> </w:t>
      </w:r>
      <w:r w:rsidR="004B4998">
        <w:t>and by extension also their condition</w:t>
      </w:r>
      <w:r w:rsidR="00226C1B">
        <w:t xml:space="preserve">, </w:t>
      </w:r>
      <w:r w:rsidR="004B4998">
        <w:t>as they are not able</w:t>
      </w:r>
      <w:r w:rsidR="002B0A56">
        <w:t xml:space="preserve"> </w:t>
      </w:r>
      <w:r w:rsidR="004B4998">
        <w:t xml:space="preserve">to accumulate as </w:t>
      </w:r>
      <w:r w:rsidR="00D80C2D">
        <w:t xml:space="preserve">large </w:t>
      </w:r>
      <w:r w:rsidR="004B4998">
        <w:t>energy reserves</w:t>
      </w:r>
      <w:r w:rsidR="006905BC">
        <w:t xml:space="preserve">. </w:t>
      </w:r>
      <w:r w:rsidR="009474F5">
        <w:t xml:space="preserve">First, </w:t>
      </w:r>
      <w:r w:rsidR="003C26AF">
        <w:t xml:space="preserve">we find that the Baltic cod are </w:t>
      </w:r>
      <w:ins w:id="186" w:author="Michele Casini" w:date="2021-07-02T12:22:00Z">
        <w:r w:rsidR="00306414">
          <w:t xml:space="preserve">currently </w:t>
        </w:r>
      </w:ins>
      <w:r w:rsidR="003C26AF">
        <w:t xml:space="preserve">experiencing </w:t>
      </w:r>
      <w:r w:rsidR="00B72DF4">
        <w:t>oxygen concentrations</w:t>
      </w:r>
      <w:r w:rsidR="003A6E5B">
        <w:t xml:space="preserve"> </w:t>
      </w:r>
      <w:commentRangeStart w:id="187"/>
      <w:r w:rsidR="003A6E5B">
        <w:t>at around 6 ml/</w:t>
      </w:r>
      <w:r w:rsidR="00F10AF2">
        <w:t>L</w:t>
      </w:r>
      <w:r w:rsidR="00492297">
        <w:t xml:space="preserve"> on average</w:t>
      </w:r>
      <w:commentRangeEnd w:id="187"/>
      <w:r w:rsidR="00306414">
        <w:rPr>
          <w:rStyle w:val="CommentReference"/>
        </w:rPr>
        <w:commentReference w:id="187"/>
      </w:r>
      <w:r w:rsidR="00B11A2C">
        <w:t xml:space="preserve">. This is </w:t>
      </w:r>
      <w:r w:rsidR="00764658">
        <w:t xml:space="preserve">higher than </w:t>
      </w:r>
      <w:r w:rsidR="009F56F7">
        <w:t xml:space="preserve">a recent </w:t>
      </w:r>
      <w:r w:rsidR="00DD5C9F">
        <w:t xml:space="preserve">estimate of </w:t>
      </w:r>
      <w:r w:rsidR="00F25348">
        <w:t xml:space="preserve">4.5 </w:t>
      </w:r>
      <w:r w:rsidR="00A339F0">
        <w:t>ml/L</w:t>
      </w:r>
      <w:r w:rsidR="0004143F">
        <w:t xml:space="preserve"> </w:t>
      </w:r>
      <w:r w:rsidR="001B15BB">
        <w:t>in recent years</w:t>
      </w:r>
      <w:r w:rsidR="00AB395D">
        <w:t xml:space="preserve"> (for the eastern Baltic cod) </w:t>
      </w:r>
      <w:r w:rsidR="00B62348">
        <w:fldChar w:fldCharType="begin"/>
      </w:r>
      <w:r w:rsidR="00B62348">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fldChar w:fldCharType="separate"/>
      </w:r>
      <w:r w:rsidR="00B62348" w:rsidRPr="00F14038">
        <w:t xml:space="preserve">(Brander, 2020; Casini </w:t>
      </w:r>
      <w:r w:rsidR="00B62348" w:rsidRPr="00F14038">
        <w:rPr>
          <w:i/>
          <w:iCs/>
        </w:rPr>
        <w:t>et al.</w:t>
      </w:r>
      <w:r w:rsidR="00B62348" w:rsidRPr="00F14038">
        <w:t>, 2021)</w:t>
      </w:r>
      <w:r w:rsidR="00B62348">
        <w:fldChar w:fldCharType="end"/>
      </w:r>
      <w:r w:rsidR="00537CE6">
        <w:t xml:space="preserve">, which </w:t>
      </w:r>
      <w:r w:rsidR="00DF073D">
        <w:t xml:space="preserve">has also been proposed as a </w:t>
      </w:r>
      <w:r w:rsidR="0012287B">
        <w:t xml:space="preserve">threshold for negative but sub-lethal </w:t>
      </w:r>
      <w:r w:rsidR="004F103C">
        <w:t>physiological</w:t>
      </w:r>
      <w:r w:rsidR="0012287B">
        <w:t xml:space="preserve"> impacts </w:t>
      </w:r>
      <w:r w:rsidR="003C5B38">
        <w:t xml:space="preserve">(including </w:t>
      </w:r>
      <w:r w:rsidR="00F11241">
        <w:t>reduced feeding rates</w:t>
      </w:r>
      <w:r w:rsidR="005F2D90">
        <w:t>)</w:t>
      </w:r>
      <w:r w:rsidR="008E056D">
        <w:t xml:space="preserve"> </w:t>
      </w:r>
      <w:r w:rsidR="0027002B">
        <w:fldChar w:fldCharType="begin"/>
      </w:r>
      <w:r w:rsidR="0027002B">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fldChar w:fldCharType="separate"/>
      </w:r>
      <w:r w:rsidR="0027002B" w:rsidRPr="00E24CC1">
        <w:t xml:space="preserve">(Hrycik </w:t>
      </w:r>
      <w:r w:rsidR="0027002B" w:rsidRPr="00E24CC1">
        <w:rPr>
          <w:i/>
          <w:iCs/>
        </w:rPr>
        <w:t>et al.</w:t>
      </w:r>
      <w:r w:rsidR="0027002B" w:rsidRPr="00E24CC1">
        <w:t>, 2017)</w:t>
      </w:r>
      <w:r w:rsidR="0027002B">
        <w:fldChar w:fldCharType="end"/>
      </w:r>
      <w:r w:rsidR="00FE205D">
        <w:t>.</w:t>
      </w:r>
      <w:r w:rsidR="00746818" w:rsidRPr="00746818">
        <w:t xml:space="preserve"> </w:t>
      </w:r>
      <w:r w:rsidR="00644559">
        <w:t>Our estimate did not differ when fitting the CPUE model to the eastern Baltic cod stock (subdivision</w:t>
      </w:r>
      <w:r w:rsidR="009F0446">
        <w:t>s</w:t>
      </w:r>
      <w:r w:rsidR="00644559">
        <w:t xml:space="preserve"> 24-32) separately</w:t>
      </w:r>
      <w:r w:rsidR="0055302B">
        <w:t xml:space="preserve"> (</w:t>
      </w:r>
      <w:r w:rsidR="0055302B" w:rsidRPr="00E74B82">
        <w:rPr>
          <w:color w:val="FF0000"/>
        </w:rPr>
        <w:t>Fig. S</w:t>
      </w:r>
      <w:r w:rsidR="00624C66">
        <w:rPr>
          <w:color w:val="FF0000"/>
        </w:rPr>
        <w:t>9</w:t>
      </w:r>
      <w:r w:rsidR="0055302B">
        <w:t>)</w:t>
      </w:r>
      <w:r w:rsidR="00644559">
        <w:t xml:space="preserve">. </w:t>
      </w:r>
      <w:r w:rsidR="00746818">
        <w:t>This difference could be due to previous studies estimating oxygen levels indirectly</w:t>
      </w:r>
      <w:r w:rsidR="00B33833">
        <w:t xml:space="preserve">, </w:t>
      </w:r>
      <w:r w:rsidR="006224A6">
        <w:t xml:space="preserve">by calculating the </w:t>
      </w:r>
      <w:r w:rsidR="00746818">
        <w:t xml:space="preserve">average depths </w:t>
      </w:r>
      <w:r w:rsidR="004952B7">
        <w:t>and then average oxygen at those depths</w:t>
      </w:r>
      <w:r w:rsidR="00746818">
        <w:t xml:space="preserve">. </w:t>
      </w:r>
      <w:r w:rsidR="005B051F">
        <w:t>By contrast</w:t>
      </w:r>
      <w:r w:rsidR="00746818">
        <w:t xml:space="preserve">, we estimate the average oxygen across the prediction grid (populated with sea bottom oxygen concentration from the ocean model </w:t>
      </w:r>
      <w:r w:rsidR="00746818" w:rsidRPr="00EF580F">
        <w:t>NEMO-Nordic-SCOBI</w:t>
      </w:r>
      <w:r w:rsidR="00746818">
        <w:t xml:space="preserve">), and then calculate the average experienced </w:t>
      </w:r>
      <w:r w:rsidR="00F37E02">
        <w:t xml:space="preserve">oxygen </w:t>
      </w:r>
      <w:r w:rsidR="00746818">
        <w:t xml:space="preserve">by weighting the average </w:t>
      </w:r>
      <w:r w:rsidR="008F0A92">
        <w:t xml:space="preserve">oxygen per grid cell </w:t>
      </w:r>
      <w:r w:rsidR="00746818">
        <w:t xml:space="preserve">by the predicted densities from the CPUE model. </w:t>
      </w:r>
      <w:commentRangeStart w:id="188"/>
      <w:r w:rsidR="00746818">
        <w:t>This should be a more precise approach, since the relationship between oxygen and depth is very variable</w:t>
      </w:r>
      <w:commentRangeEnd w:id="188"/>
      <w:r w:rsidR="00306414">
        <w:rPr>
          <w:rStyle w:val="CommentReference"/>
        </w:rPr>
        <w:commentReference w:id="188"/>
      </w:r>
      <w:r w:rsidR="00746818">
        <w:t xml:space="preserve">. </w:t>
      </w:r>
      <w:r w:rsidR="002C60AB">
        <w:t xml:space="preserve">Interestingly, we still find a </w:t>
      </w:r>
      <w:r w:rsidR="004D29A0">
        <w:t>positive effect of oxygen</w:t>
      </w:r>
      <w:r w:rsidR="00305736">
        <w:t xml:space="preserve">, though we </w:t>
      </w:r>
      <w:r w:rsidR="00B825FB">
        <w:t xml:space="preserve">can only speculate if this is </w:t>
      </w:r>
      <w:r w:rsidR="003F2842">
        <w:t>due to</w:t>
      </w:r>
      <w:r w:rsidR="007123BA">
        <w:t xml:space="preserve"> oxygen being correlated with richer habitats or if there are direct physiological impacts</w:t>
      </w:r>
      <w:r w:rsidR="00206EA8">
        <w:t xml:space="preserve"> </w:t>
      </w:r>
      <w:r w:rsidR="007D1853">
        <w:t xml:space="preserve">at lower threshold in the wild. Either way, </w:t>
      </w:r>
      <w:r w:rsidR="004D29A0">
        <w:lastRenderedPageBreak/>
        <w:t xml:space="preserve">the current trend of declining oxygen levels is </w:t>
      </w:r>
      <w:commentRangeStart w:id="189"/>
      <w:r w:rsidR="00277A4A">
        <w:t xml:space="preserve">will likely </w:t>
      </w:r>
      <w:r w:rsidR="004D29A0">
        <w:t xml:space="preserve">contribute to further deteriorating </w:t>
      </w:r>
      <w:r w:rsidR="00150817">
        <w:t xml:space="preserve">body </w:t>
      </w:r>
      <w:r w:rsidR="004D29A0">
        <w:t>condition</w:t>
      </w:r>
      <w:r w:rsidR="00150817">
        <w:t xml:space="preserve"> of cod</w:t>
      </w:r>
      <w:commentRangeEnd w:id="189"/>
      <w:r w:rsidR="004978F8">
        <w:rPr>
          <w:rStyle w:val="CommentReference"/>
        </w:rPr>
        <w:commentReference w:id="189"/>
      </w:r>
      <w:r w:rsidR="006D057D">
        <w:t>.</w:t>
      </w:r>
    </w:p>
    <w:p w14:paraId="0591261B" w14:textId="138F834F" w:rsidR="00E61261" w:rsidRDefault="00234431" w:rsidP="00853A8F">
      <w:pPr>
        <w:spacing w:line="480" w:lineRule="auto"/>
        <w:ind w:firstLine="284"/>
        <w:jc w:val="both"/>
        <w:rPr>
          <w:iCs/>
        </w:rPr>
      </w:pPr>
      <w:r>
        <w:t>An i</w:t>
      </w:r>
      <w:r w:rsidR="005E3A64">
        <w:t xml:space="preserve">ndirect effect </w:t>
      </w:r>
      <w:r w:rsidR="00D3309D">
        <w:t>of</w:t>
      </w:r>
      <w:r w:rsidR="004D557D">
        <w:t xml:space="preserve"> declining</w:t>
      </w:r>
      <w:r w:rsidR="00D3309D">
        <w:t xml:space="preserve"> oxygen </w:t>
      </w:r>
      <w:r w:rsidR="008D2702">
        <w:t xml:space="preserve">is </w:t>
      </w:r>
      <w:r w:rsidR="00EF55C7">
        <w:t xml:space="preserve">a potentially </w:t>
      </w:r>
      <w:r w:rsidR="00DF43D2">
        <w:t xml:space="preserve">intensified </w:t>
      </w:r>
      <w:r w:rsidR="005E3A64">
        <w:t>competition</w:t>
      </w:r>
      <w:r w:rsidR="00FD65EC">
        <w:t xml:space="preserve"> </w:t>
      </w:r>
      <w:r w:rsidR="00BF5D56">
        <w:t>with</w:t>
      </w:r>
      <w:r w:rsidR="00FD7BF5">
        <w:t xml:space="preserve"> other cod and</w:t>
      </w:r>
      <w:r w:rsidR="009E7123">
        <w:t>/or</w:t>
      </w:r>
      <w:r w:rsidR="00FD7BF5">
        <w:t xml:space="preserve"> </w:t>
      </w:r>
      <w:r w:rsidR="00BF5D56">
        <w:t xml:space="preserve">European flounder </w:t>
      </w:r>
      <w:r w:rsidR="00725C4C">
        <w:t>for</w:t>
      </w:r>
      <w:r w:rsidR="00911D81">
        <w:t xml:space="preserve"> shared </w:t>
      </w:r>
      <w:r w:rsidR="00FD65EC" w:rsidRPr="00EF580F">
        <w:t>benthic prey</w:t>
      </w:r>
      <w:r w:rsidR="00911D81">
        <w:t xml:space="preserve"> species</w:t>
      </w:r>
      <w:r w:rsidR="00FD65EC" w:rsidRPr="00EF580F">
        <w:t xml:space="preserve">, such as the isopod </w:t>
      </w:r>
      <w:r w:rsidR="00FD65EC" w:rsidRPr="00EF580F">
        <w:rPr>
          <w:i/>
        </w:rPr>
        <w:t>Saduria entomo</w:t>
      </w:r>
      <w:r w:rsidR="00137390">
        <w:rPr>
          <w:i/>
        </w:rPr>
        <w:t>n</w:t>
      </w:r>
      <w:r w:rsidR="005E3A64">
        <w:t xml:space="preserve">, </w:t>
      </w:r>
      <w:r w:rsidR="008B7365">
        <w:t xml:space="preserve">due to the habitat contraction caused by the expansion of </w:t>
      </w:r>
      <w:r w:rsidR="005E3A64">
        <w:t>“dead zones”</w:t>
      </w:r>
      <w:r w:rsidR="009B5C72">
        <w:t xml:space="preserve"> </w:t>
      </w:r>
      <w:commentRangeStart w:id="190"/>
      <w:r w:rsidR="002B4F9A">
        <w:fldChar w:fldCharType="begin"/>
      </w:r>
      <w:r w:rsidR="0078433D">
        <w:instrText xml:space="preserve"> ADDIN ZOTERO_ITEM CSL_CITATION {"citationID":"7yvzliiJ","properties":{"formattedCitation":"(Orio {\\i{}et al.}, 2019; Haase {\\i{}et al.}, 2020; Neuenfeldt {\\i{}et al.}, 2020b)","plainCitation":"(Orio et al., 2019; Haase et al., 2020; Neuenfeldt et al., 2020b)","noteIndex":0},"citationItems":[{"id":1946,"uris":["http://zotero.org/users/6116610/items/MR2VKVWS"],"uri":["http://zotero.org/users/6116610/items/MR2VKVWS"],"itemData":{"id":1946,"type":"article-journal","abstract":"Abstract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w:instrText>
      </w:r>
      <w:r w:rsidR="0078433D" w:rsidRPr="005B73F1">
        <w:rPr>
          <w:lang w:val="sv-SE"/>
          <w:rPrChange w:id="191" w:author="Michele Casini" w:date="2021-05-10T15:35:00Z">
            <w:rPr/>
          </w:rPrChange>
        </w:rPr>
        <w:instrText xml:space="preserve">tic Sea","volume":"645","author":[{"family":"Haase","given":"K"},{"family":"Orio","given":"A"},{"family":"Pawlak","given":"J"},{"family":"Pachur","given":"M"},{"family":"Casini","given":"M"}],"issued":{"date-parts":[["2020",7,9]]}}},{"id":2338,"uris":["http://zotero.org/users/6116610/items/TQD2B2QI"],"uri":["http://zotero.org/users/6116610/items/TQD2B2QI"],"itemData":{"id":2338,"type":"article-journal","abstract":"We thank Keith Brander (KB) for his interest in, and comments (Brander, 2020) on, our paper (Neuenfeldt et al., 2020). We agree with him that increased hypoxia","container-title":"ICES Journal of Marine Science","DOI":"10.1093/icesjms/fsaa047","ISSN":"1054-3139","issue":"5","journalAbbreviation":"ICES J Mar Sci","language":"en","note":"publisher: Oxford Academic","page":"2006-2008","source":"academic.oup.com","title":"Reply to “Reduced growth in Baltic Sea cod may be due to mild hypoxia”—a comment to Neuenfeldt et al. (2020)","volume":"77","author":[{"family":"Neuenfeldt","given":"Stefan"},{"family":"Bartolino","given":"Valerio"},{"family":"Orio","given":"Alessandro"},{"family":"Andersen","given":"Ken H."},{"family":"Andersen","given":"Niels G."},{"family":"Niiranen","given":"Susa"},{"family":"Bergström","given":"Ulf"},{"family":"Ustups","given":"Didzis"},{"family":"Kulatska","given":"Nataliia"},{"family":"Casini","given":"Michele"}],"issued":{"date-parts":[["2020",9,1]]}}}],"schema":"https://github.com/citation-style-language/schema/raw/master/csl-citation.json"} </w:instrText>
      </w:r>
      <w:r w:rsidR="002B4F9A">
        <w:fldChar w:fldCharType="separate"/>
      </w:r>
      <w:r w:rsidR="0078433D" w:rsidRPr="005B73F1">
        <w:rPr>
          <w:lang w:val="sv-SE"/>
          <w:rPrChange w:id="192" w:author="Michele Casini" w:date="2021-05-10T15:35:00Z">
            <w:rPr/>
          </w:rPrChange>
        </w:rPr>
        <w:t xml:space="preserve">(Orio </w:t>
      </w:r>
      <w:r w:rsidR="0078433D" w:rsidRPr="005B73F1">
        <w:rPr>
          <w:i/>
          <w:iCs/>
          <w:lang w:val="sv-SE"/>
          <w:rPrChange w:id="193" w:author="Michele Casini" w:date="2021-05-10T15:35:00Z">
            <w:rPr>
              <w:i/>
              <w:iCs/>
            </w:rPr>
          </w:rPrChange>
        </w:rPr>
        <w:t>et al.</w:t>
      </w:r>
      <w:r w:rsidR="0078433D" w:rsidRPr="005B73F1">
        <w:rPr>
          <w:lang w:val="sv-SE"/>
          <w:rPrChange w:id="194" w:author="Michele Casini" w:date="2021-05-10T15:35:00Z">
            <w:rPr/>
          </w:rPrChange>
        </w:rPr>
        <w:t xml:space="preserve">, 2019; Haase </w:t>
      </w:r>
      <w:r w:rsidR="0078433D" w:rsidRPr="005B73F1">
        <w:rPr>
          <w:i/>
          <w:iCs/>
          <w:lang w:val="sv-SE"/>
          <w:rPrChange w:id="195" w:author="Michele Casini" w:date="2021-05-10T15:35:00Z">
            <w:rPr>
              <w:i/>
              <w:iCs/>
            </w:rPr>
          </w:rPrChange>
        </w:rPr>
        <w:t>et al.</w:t>
      </w:r>
      <w:r w:rsidR="0078433D" w:rsidRPr="005B73F1">
        <w:rPr>
          <w:lang w:val="sv-SE"/>
          <w:rPrChange w:id="196" w:author="Michele Casini" w:date="2021-05-10T15:35:00Z">
            <w:rPr/>
          </w:rPrChange>
        </w:rPr>
        <w:t xml:space="preserve">, 2020; Neuenfeldt </w:t>
      </w:r>
      <w:r w:rsidR="0078433D" w:rsidRPr="005B73F1">
        <w:rPr>
          <w:i/>
          <w:iCs/>
          <w:lang w:val="sv-SE"/>
          <w:rPrChange w:id="197" w:author="Michele Casini" w:date="2021-05-10T15:35:00Z">
            <w:rPr>
              <w:i/>
              <w:iCs/>
            </w:rPr>
          </w:rPrChange>
        </w:rPr>
        <w:t>et al.</w:t>
      </w:r>
      <w:r w:rsidR="0078433D" w:rsidRPr="005B73F1">
        <w:rPr>
          <w:lang w:val="sv-SE"/>
          <w:rPrChange w:id="198" w:author="Michele Casini" w:date="2021-05-10T15:35:00Z">
            <w:rPr/>
          </w:rPrChange>
        </w:rPr>
        <w:t>, 2020b)</w:t>
      </w:r>
      <w:r w:rsidR="002B4F9A">
        <w:fldChar w:fldCharType="end"/>
      </w:r>
      <w:commentRangeEnd w:id="190"/>
      <w:r w:rsidR="004978F8">
        <w:rPr>
          <w:rStyle w:val="CommentReference"/>
        </w:rPr>
        <w:commentReference w:id="190"/>
      </w:r>
      <w:r w:rsidR="005E3A64" w:rsidRPr="005B73F1">
        <w:rPr>
          <w:lang w:val="sv-SE"/>
          <w:rPrChange w:id="199" w:author="Michele Casini" w:date="2021-05-10T15:35:00Z">
            <w:rPr/>
          </w:rPrChange>
        </w:rPr>
        <w:t>.</w:t>
      </w:r>
      <w:r w:rsidR="00E22457" w:rsidRPr="005B73F1">
        <w:rPr>
          <w:lang w:val="sv-SE"/>
          <w:rPrChange w:id="200" w:author="Michele Casini" w:date="2021-05-10T15:35:00Z">
            <w:rPr/>
          </w:rPrChange>
        </w:rPr>
        <w:t xml:space="preserve"> </w:t>
      </w:r>
      <w:r w:rsidR="00E22457">
        <w:t>We d</w:t>
      </w:r>
      <w:r w:rsidR="001F7117">
        <w:t>id</w:t>
      </w:r>
      <w:r w:rsidR="00E22457">
        <w:t xml:space="preserve"> not include the extent of hypoxic areas </w:t>
      </w:r>
      <w:r w:rsidR="00386BF5">
        <w:t xml:space="preserve">not spatial overlap </w:t>
      </w:r>
      <w:r w:rsidR="00E22457">
        <w:t>as covariate</w:t>
      </w:r>
      <w:r w:rsidR="000E23CF">
        <w:t xml:space="preserve">. </w:t>
      </w:r>
      <w:r w:rsidR="000B50BB">
        <w:t>Instead,</w:t>
      </w:r>
      <w:r w:rsidR="00E22457">
        <w:t xml:space="preserve"> </w:t>
      </w:r>
      <w:r w:rsidR="00E73FC1">
        <w:t xml:space="preserve">we use the </w:t>
      </w:r>
      <w:r w:rsidR="00E22457">
        <w:t>average densit</w:t>
      </w:r>
      <w:r w:rsidR="0030455B">
        <w:t>y</w:t>
      </w:r>
      <w:r w:rsidR="004762E2">
        <w:t xml:space="preserve"> (CPUE)</w:t>
      </w:r>
      <w:r w:rsidR="00E22457">
        <w:t xml:space="preserve"> </w:t>
      </w:r>
      <w:r w:rsidR="00A85633">
        <w:t xml:space="preserve">or flounder and cod </w:t>
      </w:r>
      <w:r w:rsidR="00E22457">
        <w:t xml:space="preserve">at the haul </w:t>
      </w:r>
      <w:r w:rsidR="00D12DA9">
        <w:t>and</w:t>
      </w:r>
      <w:r w:rsidR="00E22457">
        <w:t xml:space="preserve"> at the ICES rectangle-level</w:t>
      </w:r>
      <w:r w:rsidR="009E2A8E">
        <w:t xml:space="preserve"> to include “crowding” effects. </w:t>
      </w:r>
      <w:r w:rsidR="008A2340">
        <w:t xml:space="preserve">Increased density dependence has also been linked to </w:t>
      </w:r>
      <w:r w:rsidR="004A1770">
        <w:t xml:space="preserve">lower </w:t>
      </w:r>
      <w:r w:rsidR="008A2340">
        <w:t>growth</w:t>
      </w:r>
      <w:r w:rsidR="004A1770">
        <w:t xml:space="preserve"> rates</w:t>
      </w:r>
      <w:r w:rsidR="008078F8">
        <w:t xml:space="preserve">, though not via shrinking habitats, but </w:t>
      </w:r>
      <w:r w:rsidR="00C66156" w:rsidRPr="007F4308">
        <w:t>fishery-induced size truncation</w:t>
      </w:r>
      <w:r w:rsidR="00B01181">
        <w:t xml:space="preserve"> causing</w:t>
      </w:r>
      <w:r w:rsidR="000F61F0">
        <w:t xml:space="preserve"> higher </w:t>
      </w:r>
      <w:r w:rsidR="00C66156" w:rsidRPr="007F4308">
        <w:t xml:space="preserve">intraspecific competition </w:t>
      </w:r>
      <w:r w:rsidR="00C66156">
        <w:t xml:space="preserve">among smaller sized fished who primarily feed on benthic </w:t>
      </w:r>
      <w:r w:rsidR="00C66156" w:rsidRPr="007F4308">
        <w:t xml:space="preserve">prey </w:t>
      </w:r>
      <w:r w:rsidR="00C66156" w:rsidRPr="007F4308">
        <w:fldChar w:fldCharType="begin"/>
      </w:r>
      <w:r w:rsidR="00C66156" w:rsidRPr="007F4308">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7F4308">
        <w:fldChar w:fldCharType="separate"/>
      </w:r>
      <w:r w:rsidR="00C66156" w:rsidRPr="007F4308">
        <w:t>(Svedäng and Hornborg, 2014)</w:t>
      </w:r>
      <w:r w:rsidR="00C66156" w:rsidRPr="007F4308">
        <w:fldChar w:fldCharType="end"/>
      </w:r>
      <w:r w:rsidR="00C66156" w:rsidRPr="007F4308">
        <w:t xml:space="preserve">. </w:t>
      </w:r>
      <w:r w:rsidR="00AE47A0">
        <w:t>W</w:t>
      </w:r>
      <w:r w:rsidR="00CB66F3">
        <w:t xml:space="preserve">e could not detect </w:t>
      </w:r>
      <w:r w:rsidR="00E128F1">
        <w:t xml:space="preserve">any </w:t>
      </w:r>
      <w:r w:rsidR="00CB66F3">
        <w:t xml:space="preserve">effects of </w:t>
      </w:r>
      <w:r w:rsidR="00027555">
        <w:t xml:space="preserve">cod or </w:t>
      </w:r>
      <w:r w:rsidR="00CB66F3">
        <w:t>flounder density for body condition</w:t>
      </w:r>
      <w:r w:rsidR="00AF77E8">
        <w:t xml:space="preserve"> (</w:t>
      </w:r>
      <w:r w:rsidR="00D95F47">
        <w:t>at neither scale</w:t>
      </w:r>
      <w:r w:rsidR="00AF77E8">
        <w:t>)</w:t>
      </w:r>
      <w:r w:rsidR="005955DF">
        <w:t xml:space="preserve">, meaning </w:t>
      </w:r>
      <w:r w:rsidR="006D3507">
        <w:t xml:space="preserve">cod are not skinnier in areas with higher density of </w:t>
      </w:r>
      <w:r w:rsidR="00E0490A">
        <w:t xml:space="preserve">cod or </w:t>
      </w:r>
      <w:r w:rsidR="006D3507">
        <w:t>flounder</w:t>
      </w:r>
      <w:r w:rsidR="00657761">
        <w:t xml:space="preserve">. </w:t>
      </w:r>
      <w:commentRangeStart w:id="201"/>
      <w:r w:rsidR="00726247">
        <w:t xml:space="preserve">It does not, </w:t>
      </w:r>
      <w:r w:rsidR="00A21E2A">
        <w:t>however</w:t>
      </w:r>
      <w:r w:rsidR="00726247">
        <w:t xml:space="preserve">, mean that competition is not </w:t>
      </w:r>
      <w:r w:rsidR="001632B7">
        <w:t>occurring</w:t>
      </w:r>
      <w:r w:rsidR="00AF504E">
        <w:t xml:space="preserve">, </w:t>
      </w:r>
      <w:r w:rsidR="004A0671">
        <w:t xml:space="preserve">because </w:t>
      </w:r>
      <w:r w:rsidR="00F062CD">
        <w:t>food levels relative to cod and flounder density could be more or less constant in space.</w:t>
      </w:r>
      <w:r w:rsidR="00997102" w:rsidRPr="00997102">
        <w:t xml:space="preserve"> </w:t>
      </w:r>
      <w:commentRangeEnd w:id="201"/>
      <w:r w:rsidR="004978F8">
        <w:rPr>
          <w:rStyle w:val="CommentReference"/>
        </w:rPr>
        <w:commentReference w:id="201"/>
      </w:r>
      <w:r w:rsidR="00997102">
        <w:t xml:space="preserve">To properly test for competition, we would need data of the benthic community, which does not exist on this spatial and temporal resolution. </w:t>
      </w:r>
      <w:r w:rsidR="005C3B74">
        <w:t xml:space="preserve">That said, </w:t>
      </w:r>
      <w:r w:rsidR="005C3B74">
        <w:rPr>
          <w:iCs/>
        </w:rPr>
        <w:t>it does not seem likely that the flounder has caused the decline in condition</w:t>
      </w:r>
      <w:r w:rsidR="00373342">
        <w:rPr>
          <w:iCs/>
        </w:rPr>
        <w:t xml:space="preserve"> via </w:t>
      </w:r>
      <w:r w:rsidR="00BC1099">
        <w:rPr>
          <w:iCs/>
        </w:rPr>
        <w:t>competition</w:t>
      </w:r>
      <w:r w:rsidR="005C3B74">
        <w:rPr>
          <w:iCs/>
        </w:rPr>
        <w:t xml:space="preserve">, since </w:t>
      </w:r>
      <w:commentRangeStart w:id="202"/>
      <w:r w:rsidR="005C3B74">
        <w:rPr>
          <w:iCs/>
        </w:rPr>
        <w:t>the flounder population in subdivisions 24 and 25</w:t>
      </w:r>
      <w:r w:rsidR="00EE66B5">
        <w:rPr>
          <w:iCs/>
        </w:rPr>
        <w:t xml:space="preserve"> </w:t>
      </w:r>
      <w:r w:rsidR="00B37D4D">
        <w:rPr>
          <w:iCs/>
        </w:rPr>
        <w:t xml:space="preserve">declined steeply </w:t>
      </w:r>
      <w:r w:rsidR="005C3B74">
        <w:rPr>
          <w:iCs/>
        </w:rPr>
        <w:t>in the years where condition decline (mainly 1993-2006)</w:t>
      </w:r>
      <w:r w:rsidR="00202AE3">
        <w:rPr>
          <w:iCs/>
        </w:rPr>
        <w:t xml:space="preserve"> </w:t>
      </w:r>
      <w:commentRangeEnd w:id="202"/>
      <w:r w:rsidR="004978F8">
        <w:rPr>
          <w:rStyle w:val="CommentReference"/>
        </w:rPr>
        <w:commentReference w:id="202"/>
      </w:r>
      <w:r w:rsidR="00656554">
        <w:rPr>
          <w:iCs/>
        </w:rPr>
        <w:fldChar w:fldCharType="begin"/>
      </w:r>
      <w:r w:rsidR="00656554">
        <w:rPr>
          <w:iCs/>
        </w:rPr>
        <w:instrText xml:space="preserve"> ADDIN ZOTERO_ITEM CSL_CITATION {"citationID":"EDOPd4o9","properties":{"formattedCitation":"(Orio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r w:rsidR="00656554">
        <w:rPr>
          <w:iCs/>
        </w:rPr>
        <w:fldChar w:fldCharType="separate"/>
      </w:r>
      <w:r w:rsidR="00656554" w:rsidRPr="00656554">
        <w:t xml:space="preserve">(Orio </w:t>
      </w:r>
      <w:r w:rsidR="00656554" w:rsidRPr="00656554">
        <w:rPr>
          <w:i/>
          <w:iCs/>
        </w:rPr>
        <w:t>et al.</w:t>
      </w:r>
      <w:r w:rsidR="00656554" w:rsidRPr="00656554">
        <w:t>, 2017)</w:t>
      </w:r>
      <w:r w:rsidR="00656554">
        <w:rPr>
          <w:iCs/>
        </w:rPr>
        <w:fldChar w:fldCharType="end"/>
      </w:r>
      <w:r w:rsidR="005C3B74">
        <w:rPr>
          <w:iCs/>
        </w:rPr>
        <w:t>.</w:t>
      </w:r>
      <w:r w:rsidR="00202AE3">
        <w:rPr>
          <w:iCs/>
        </w:rPr>
        <w:t xml:space="preserve"> </w:t>
      </w:r>
      <w:commentRangeStart w:id="203"/>
      <w:r w:rsidR="00E61261">
        <w:rPr>
          <w:iCs/>
        </w:rPr>
        <w:t>Moreover</w:t>
      </w:r>
      <w:r w:rsidR="007A5751">
        <w:rPr>
          <w:iCs/>
        </w:rPr>
        <w:t xml:space="preserve">, </w:t>
      </w:r>
      <w:r w:rsidR="00AB164E">
        <w:rPr>
          <w:iCs/>
        </w:rPr>
        <w:t>the pro</w:t>
      </w:r>
      <w:r w:rsidR="00AA3420">
        <w:rPr>
          <w:iCs/>
        </w:rPr>
        <w:t xml:space="preserve">portion of </w:t>
      </w:r>
      <w:r w:rsidR="00930F6F" w:rsidRPr="00EF580F">
        <w:rPr>
          <w:i/>
        </w:rPr>
        <w:t>Saduria entomo</w:t>
      </w:r>
      <w:r w:rsidR="00930F6F">
        <w:rPr>
          <w:i/>
        </w:rPr>
        <w:t>n</w:t>
      </w:r>
      <w:r w:rsidR="00930F6F">
        <w:rPr>
          <w:iCs/>
        </w:rPr>
        <w:t xml:space="preserve"> </w:t>
      </w:r>
      <w:r w:rsidR="00AA3420">
        <w:rPr>
          <w:iCs/>
        </w:rPr>
        <w:t xml:space="preserve">in the diet </w:t>
      </w:r>
      <w:r w:rsidR="001E6E98">
        <w:rPr>
          <w:iCs/>
        </w:rPr>
        <w:t xml:space="preserve">declined more </w:t>
      </w:r>
      <w:r w:rsidR="00C60B59">
        <w:rPr>
          <w:iCs/>
        </w:rPr>
        <w:t>(</w:t>
      </w:r>
      <w:r w:rsidR="00A10573">
        <w:rPr>
          <w:iCs/>
        </w:rPr>
        <w:t>from average 0.18%</w:t>
      </w:r>
      <w:r w:rsidR="0003001F">
        <w:rPr>
          <w:iCs/>
        </w:rPr>
        <w:t xml:space="preserve"> to 0.09%</w:t>
      </w:r>
      <w:r w:rsidR="00C31105">
        <w:rPr>
          <w:iCs/>
        </w:rPr>
        <w:t xml:space="preserve"> across size </w:t>
      </w:r>
      <w:r w:rsidR="009F508F">
        <w:rPr>
          <w:iCs/>
        </w:rPr>
        <w:t xml:space="preserve">all </w:t>
      </w:r>
      <w:r w:rsidR="00C31105">
        <w:rPr>
          <w:iCs/>
        </w:rPr>
        <w:t>groups</w:t>
      </w:r>
      <w:r w:rsidR="00C60B59">
        <w:rPr>
          <w:iCs/>
        </w:rPr>
        <w:t xml:space="preserve">) </w:t>
      </w:r>
      <w:r w:rsidR="00FF4CFE">
        <w:rPr>
          <w:iCs/>
        </w:rPr>
        <w:t xml:space="preserve">in </w:t>
      </w:r>
      <w:r w:rsidR="001E6E98">
        <w:rPr>
          <w:iCs/>
        </w:rPr>
        <w:t xml:space="preserve">2007-2013 </w:t>
      </w:r>
      <w:r w:rsidR="00E17E68">
        <w:rPr>
          <w:iCs/>
        </w:rPr>
        <w:t xml:space="preserve">relative to </w:t>
      </w:r>
      <w:r w:rsidR="001E6E98">
        <w:rPr>
          <w:iCs/>
        </w:rPr>
        <w:t>1989-200</w:t>
      </w:r>
      <w:r w:rsidR="00FD647F">
        <w:rPr>
          <w:iCs/>
        </w:rPr>
        <w:t xml:space="preserve">6 </w:t>
      </w:r>
      <w:r w:rsidR="00605B8A">
        <w:rPr>
          <w:iCs/>
        </w:rPr>
        <w:t xml:space="preserve"> than </w:t>
      </w:r>
      <w:r w:rsidR="00297F12">
        <w:rPr>
          <w:iCs/>
        </w:rPr>
        <w:t xml:space="preserve">the decline in </w:t>
      </w:r>
      <w:r w:rsidR="00A07B52">
        <w:rPr>
          <w:iCs/>
        </w:rPr>
        <w:t xml:space="preserve">1989-2006 </w:t>
      </w:r>
      <w:r w:rsidR="00167C22">
        <w:rPr>
          <w:iCs/>
        </w:rPr>
        <w:t>relative to 1974-1988</w:t>
      </w:r>
      <w:r w:rsidR="00A3637C">
        <w:rPr>
          <w:iCs/>
        </w:rPr>
        <w:t xml:space="preserve"> (</w:t>
      </w:r>
      <w:r w:rsidR="00927FAD">
        <w:rPr>
          <w:iCs/>
        </w:rPr>
        <w:t xml:space="preserve">from </w:t>
      </w:r>
      <w:r w:rsidR="00C35404">
        <w:rPr>
          <w:iCs/>
        </w:rPr>
        <w:t>0.</w:t>
      </w:r>
      <w:r w:rsidR="00125CED">
        <w:rPr>
          <w:iCs/>
        </w:rPr>
        <w:t>3</w:t>
      </w:r>
      <w:r w:rsidR="00A3637C">
        <w:rPr>
          <w:iCs/>
        </w:rPr>
        <w:t>%</w:t>
      </w:r>
      <w:r w:rsidR="001C3606">
        <w:rPr>
          <w:iCs/>
        </w:rPr>
        <w:t xml:space="preserve"> to 0.18</w:t>
      </w:r>
      <w:r w:rsidR="00371234">
        <w:rPr>
          <w:iCs/>
        </w:rPr>
        <w:t>%</w:t>
      </w:r>
      <w:r w:rsidR="00A3637C">
        <w:rPr>
          <w:iCs/>
        </w:rPr>
        <w:t>)</w:t>
      </w:r>
      <w:r w:rsidR="005C3FE1">
        <w:rPr>
          <w:iCs/>
        </w:rPr>
        <w:t xml:space="preserve"> </w:t>
      </w:r>
      <w:r w:rsidR="005C3FE1">
        <w:rPr>
          <w:iCs/>
        </w:rPr>
        <w:fldChar w:fldCharType="begin"/>
      </w:r>
      <w:r w:rsidR="005C3FE1">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Pr>
          <w:iCs/>
        </w:rPr>
        <w:fldChar w:fldCharType="separate"/>
      </w:r>
      <w:r w:rsidR="005C3FE1" w:rsidRPr="00CB3EEC">
        <w:t xml:space="preserve">(Kulatska </w:t>
      </w:r>
      <w:r w:rsidR="005C3FE1" w:rsidRPr="00CB3EEC">
        <w:rPr>
          <w:i/>
          <w:iCs/>
        </w:rPr>
        <w:t>et al.</w:t>
      </w:r>
      <w:r w:rsidR="005C3FE1" w:rsidRPr="00CB3EEC">
        <w:t>, 2019)</w:t>
      </w:r>
      <w:r w:rsidR="005C3FE1">
        <w:rPr>
          <w:iCs/>
        </w:rPr>
        <w:fldChar w:fldCharType="end"/>
      </w:r>
      <w:r w:rsidR="00A3637C">
        <w:rPr>
          <w:iCs/>
        </w:rPr>
        <w:t xml:space="preserve">. </w:t>
      </w:r>
      <w:r w:rsidR="00B66761">
        <w:rPr>
          <w:iCs/>
        </w:rPr>
        <w:t>This is interesting because we find a stable (but low)</w:t>
      </w:r>
      <w:r w:rsidR="00764B72">
        <w:rPr>
          <w:iCs/>
        </w:rPr>
        <w:t xml:space="preserve"> </w:t>
      </w:r>
      <w:r w:rsidR="002D5C6C">
        <w:rPr>
          <w:iCs/>
        </w:rPr>
        <w:t xml:space="preserve">condition in </w:t>
      </w:r>
      <w:r w:rsidR="00764B72">
        <w:rPr>
          <w:iCs/>
        </w:rPr>
        <w:t>2007-2013</w:t>
      </w:r>
      <w:r w:rsidR="002744D1">
        <w:rPr>
          <w:iCs/>
        </w:rPr>
        <w:t xml:space="preserve">, when the proportion </w:t>
      </w:r>
      <w:r w:rsidR="00865098">
        <w:rPr>
          <w:iCs/>
        </w:rPr>
        <w:t>declined fastest</w:t>
      </w:r>
      <w:commentRangeEnd w:id="203"/>
      <w:r w:rsidR="00C45F4C">
        <w:rPr>
          <w:rStyle w:val="CommentReference"/>
        </w:rPr>
        <w:commentReference w:id="203"/>
      </w:r>
      <w:r w:rsidR="004C2CA0">
        <w:rPr>
          <w:iCs/>
        </w:rPr>
        <w:t>.</w:t>
      </w:r>
      <w:r w:rsidR="005E68C7">
        <w:rPr>
          <w:iCs/>
        </w:rPr>
        <w:t xml:space="preserve"> </w:t>
      </w:r>
      <w:r w:rsidR="000851C7">
        <w:rPr>
          <w:iCs/>
        </w:rPr>
        <w:t xml:space="preserve">More studies need to be done </w:t>
      </w:r>
      <w:r w:rsidR="00527E3F">
        <w:rPr>
          <w:iCs/>
        </w:rPr>
        <w:t xml:space="preserve">to </w:t>
      </w:r>
      <w:r w:rsidR="00AC57A9">
        <w:rPr>
          <w:iCs/>
        </w:rPr>
        <w:t>evaluate</w:t>
      </w:r>
      <w:r w:rsidR="00892ED3">
        <w:rPr>
          <w:iCs/>
        </w:rPr>
        <w:t xml:space="preserve"> </w:t>
      </w:r>
      <w:r w:rsidR="00FE580D">
        <w:rPr>
          <w:iCs/>
        </w:rPr>
        <w:t xml:space="preserve">if the </w:t>
      </w:r>
      <w:ins w:id="204" w:author="Michele Casini [2]" w:date="2021-07-02T12:43:00Z">
        <w:r w:rsidR="00C45F4C">
          <w:rPr>
            <w:iCs/>
          </w:rPr>
          <w:t xml:space="preserve">lasting </w:t>
        </w:r>
      </w:ins>
      <w:r w:rsidR="00FE580D">
        <w:rPr>
          <w:iCs/>
        </w:rPr>
        <w:t xml:space="preserve">low </w:t>
      </w:r>
      <w:r w:rsidR="00DF6BF3">
        <w:rPr>
          <w:iCs/>
        </w:rPr>
        <w:t xml:space="preserve">feeding </w:t>
      </w:r>
      <w:r w:rsidR="00FE580D">
        <w:rPr>
          <w:iCs/>
        </w:rPr>
        <w:t xml:space="preserve">rates of </w:t>
      </w:r>
      <w:r w:rsidR="00DF6BF3" w:rsidRPr="00EF580F">
        <w:rPr>
          <w:i/>
        </w:rPr>
        <w:t>Saduria entomo</w:t>
      </w:r>
      <w:r w:rsidR="00DF6BF3">
        <w:rPr>
          <w:i/>
        </w:rPr>
        <w:t>n</w:t>
      </w:r>
      <w:r w:rsidR="00DF6BF3">
        <w:rPr>
          <w:iCs/>
        </w:rPr>
        <w:t xml:space="preserve"> </w:t>
      </w:r>
      <w:r w:rsidR="00FE580D">
        <w:rPr>
          <w:iCs/>
        </w:rPr>
        <w:t xml:space="preserve">in recent years </w:t>
      </w:r>
      <w:r w:rsidR="000F4726">
        <w:rPr>
          <w:iCs/>
        </w:rPr>
        <w:t>are d</w:t>
      </w:r>
      <w:r w:rsidR="006A101A">
        <w:rPr>
          <w:iCs/>
        </w:rPr>
        <w:t xml:space="preserve">ue to </w:t>
      </w:r>
      <w:ins w:id="205" w:author="Michele Casini [2]" w:date="2021-07-02T12:44:00Z">
        <w:r w:rsidR="00C45F4C">
          <w:rPr>
            <w:iCs/>
          </w:rPr>
          <w:t xml:space="preserve">the high flounder densities and therefore to </w:t>
        </w:r>
      </w:ins>
      <w:r w:rsidR="00892ED3">
        <w:rPr>
          <w:iCs/>
        </w:rPr>
        <w:t xml:space="preserve">competition </w:t>
      </w:r>
      <w:r w:rsidR="000A2925">
        <w:rPr>
          <w:iCs/>
        </w:rPr>
        <w:t>with flounder</w:t>
      </w:r>
      <w:r w:rsidR="00F30B99">
        <w:rPr>
          <w:iCs/>
        </w:rPr>
        <w:t>.</w:t>
      </w:r>
    </w:p>
    <w:p w14:paraId="66BC9C6D" w14:textId="4F19C940" w:rsidR="00FC5BB8" w:rsidRDefault="006D667E" w:rsidP="009C70B4">
      <w:pPr>
        <w:spacing w:line="480" w:lineRule="auto"/>
        <w:ind w:firstLine="284"/>
        <w:contextualSpacing/>
        <w:jc w:val="both"/>
      </w:pPr>
      <w:r>
        <w:lastRenderedPageBreak/>
        <w:t xml:space="preserve">A </w:t>
      </w:r>
      <w:r w:rsidR="00D1705D">
        <w:t>reduced</w:t>
      </w:r>
      <w:r w:rsidR="006D0D97">
        <w:t xml:space="preserve"> availability </w:t>
      </w:r>
      <w:r>
        <w:t xml:space="preserve">of </w:t>
      </w:r>
      <w:r w:rsidR="00D311F8">
        <w:t xml:space="preserve">sprat and herring </w:t>
      </w:r>
      <w:r>
        <w:t xml:space="preserve">(either </w:t>
      </w:r>
      <w:r w:rsidR="002E0BEF">
        <w:t xml:space="preserve">changes in their size-distribution </w:t>
      </w:r>
      <w:r>
        <w:t>or shifting distributions</w:t>
      </w:r>
      <w:r w:rsidR="0032005E">
        <w:t xml:space="preserve"> and thus reduced spatial </w:t>
      </w:r>
      <w:r w:rsidR="0003712A">
        <w:t>overlap</w:t>
      </w:r>
      <w:r>
        <w:t>)</w:t>
      </w:r>
      <w:r w:rsidR="00891A1A">
        <w:t xml:space="preserve"> has also been linked to poor growth and condition at the population level</w:t>
      </w:r>
      <w:r w:rsidR="003765F6">
        <w:t xml:space="preserve"> </w:t>
      </w:r>
      <w:r w:rsidR="00ED4820">
        <w:fldChar w:fldCharType="begin"/>
      </w:r>
      <w:r w:rsidR="00ED4820">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fldChar w:fldCharType="separate"/>
      </w:r>
      <w:r w:rsidR="00ED4820" w:rsidRPr="00ED4820">
        <w:t xml:space="preserve">(Gårdmark </w:t>
      </w:r>
      <w:r w:rsidR="00ED4820" w:rsidRPr="00ED4820">
        <w:rPr>
          <w:i/>
          <w:iCs/>
        </w:rPr>
        <w:t>et al.</w:t>
      </w:r>
      <w:r w:rsidR="00ED4820" w:rsidRPr="00ED4820">
        <w:t xml:space="preserve">, 2015; Casini </w:t>
      </w:r>
      <w:r w:rsidR="00ED4820" w:rsidRPr="00ED4820">
        <w:rPr>
          <w:i/>
          <w:iCs/>
        </w:rPr>
        <w:t>et al.</w:t>
      </w:r>
      <w:r w:rsidR="00ED4820" w:rsidRPr="00ED4820">
        <w:t>, 2016a)</w:t>
      </w:r>
      <w:r w:rsidR="00ED4820">
        <w:fldChar w:fldCharType="end"/>
      </w:r>
      <w:r w:rsidR="00696E69">
        <w:t>.</w:t>
      </w:r>
      <w:r w:rsidR="00DA19C9">
        <w:t xml:space="preserve"> We find positive effects of sprat density at the ICES subdivision level</w:t>
      </w:r>
      <w:r w:rsidR="00AA343C">
        <w:t xml:space="preserve">, but it is </w:t>
      </w:r>
      <w:r w:rsidR="00C06A40">
        <w:t>unclear if the decline in s</w:t>
      </w:r>
      <w:r w:rsidR="001F3FD5">
        <w:t>p</w:t>
      </w:r>
      <w:r w:rsidR="00C06A40">
        <w:t xml:space="preserve">rat </w:t>
      </w:r>
      <w:r w:rsidR="0017648F">
        <w:t>drove the decline in condition</w:t>
      </w:r>
      <w:r w:rsidR="00F11C7A">
        <w:t>. E</w:t>
      </w:r>
      <w:r w:rsidR="00EB54CC">
        <w:t xml:space="preserve">ven though the </w:t>
      </w:r>
      <w:r w:rsidR="0097752B">
        <w:t xml:space="preserve">spawning stock biomass of </w:t>
      </w:r>
      <w:r w:rsidR="002265AA">
        <w:t>sprat decline</w:t>
      </w:r>
      <w:r w:rsidR="00FF4A5D">
        <w:t>d</w:t>
      </w:r>
      <w:r w:rsidR="00507CA6">
        <w:t xml:space="preserve"> from </w:t>
      </w:r>
      <w:r w:rsidR="002E4DFF">
        <w:t>1.</w:t>
      </w:r>
      <w:r w:rsidR="00155AB5">
        <w:t xml:space="preserve">9 </w:t>
      </w:r>
      <w:r w:rsidR="00B505FB">
        <w:t>million</w:t>
      </w:r>
      <w:r w:rsidR="002E4DFF">
        <w:t xml:space="preserve"> tonnes in the whole Baltic</w:t>
      </w:r>
      <w:r w:rsidR="00155AB5">
        <w:t xml:space="preserve"> in 1994 to 1.05 </w:t>
      </w:r>
      <w:r w:rsidR="00B505FB">
        <w:t>million</w:t>
      </w:r>
      <w:r w:rsidR="00155AB5">
        <w:t xml:space="preserve"> tonnes in 2006</w:t>
      </w:r>
      <w:r w:rsidR="002E4DFF">
        <w:t>,</w:t>
      </w:r>
      <w:r w:rsidR="00600D02">
        <w:t xml:space="preserve"> </w:t>
      </w:r>
      <w:commentRangeStart w:id="206"/>
      <w:r w:rsidR="00600D02">
        <w:t>most of the decline occurred in subdivision 26-28</w:t>
      </w:r>
      <w:commentRangeEnd w:id="206"/>
      <w:r w:rsidR="00C45F4C">
        <w:rPr>
          <w:rStyle w:val="CommentReference"/>
        </w:rPr>
        <w:commentReference w:id="206"/>
      </w:r>
      <w:r w:rsidR="007643E8">
        <w:t xml:space="preserve"> and the ratio of cod to </w:t>
      </w:r>
      <w:r w:rsidR="00140427">
        <w:t xml:space="preserve">sprat </w:t>
      </w:r>
      <w:r w:rsidR="007643E8">
        <w:t>has remained stable in the time series (</w:t>
      </w:r>
      <w:r w:rsidR="007643E8" w:rsidRPr="00D33171">
        <w:t>Fig. S</w:t>
      </w:r>
      <w:r w:rsidR="00AA7712" w:rsidRPr="00D33171">
        <w:t>6</w:t>
      </w:r>
      <w:r w:rsidR="007643E8">
        <w:t>)</w:t>
      </w:r>
      <w:r w:rsidR="00AA343C">
        <w:t xml:space="preserve">. </w:t>
      </w:r>
      <w:commentRangeStart w:id="207"/>
      <w:r w:rsidR="00AA343C">
        <w:t xml:space="preserve">The condition of cod </w:t>
      </w:r>
      <w:r w:rsidR="00D42BFD">
        <w:t>on the other hand has declined in the whole Baltic</w:t>
      </w:r>
      <w:commentRangeEnd w:id="207"/>
      <w:r w:rsidR="00270C6C">
        <w:rPr>
          <w:rStyle w:val="CommentReference"/>
        </w:rPr>
        <w:commentReference w:id="207"/>
      </w:r>
      <w:r w:rsidR="00D42BFD">
        <w:t>.</w:t>
      </w:r>
      <w:r w:rsidR="007F607B">
        <w:t xml:space="preserve"> </w:t>
      </w:r>
    </w:p>
    <w:p w14:paraId="155BA261" w14:textId="7FE08B91" w:rsidR="006F7CDE" w:rsidRDefault="003934E2" w:rsidP="00BD715F">
      <w:pPr>
        <w:spacing w:line="480" w:lineRule="auto"/>
        <w:ind w:firstLine="284"/>
        <w:contextualSpacing/>
        <w:jc w:val="both"/>
      </w:pPr>
      <w:r>
        <w:t xml:space="preserve">The last piece of </w:t>
      </w:r>
      <w:r w:rsidR="009544F6">
        <w:t xml:space="preserve">evidence </w:t>
      </w:r>
      <w:r w:rsidR="005C2E34">
        <w:t xml:space="preserve">(although </w:t>
      </w:r>
      <w:r w:rsidR="004F7D6F">
        <w:t>indirect</w:t>
      </w:r>
      <w:r w:rsidR="005C2E34">
        <w:t xml:space="preserve">) </w:t>
      </w:r>
      <w:r w:rsidR="00410EC7">
        <w:t xml:space="preserve">against </w:t>
      </w:r>
      <w:r w:rsidR="002F3AE9">
        <w:t xml:space="preserve">a </w:t>
      </w:r>
      <w:r w:rsidR="00410EC7">
        <w:t>food</w:t>
      </w:r>
      <w:r w:rsidR="00607DC7">
        <w:t>-</w:t>
      </w:r>
      <w:r w:rsidR="00E85C09">
        <w:t xml:space="preserve">shortage </w:t>
      </w:r>
      <w:r w:rsidR="00A04D52">
        <w:t xml:space="preserve">for the decline in condition </w:t>
      </w:r>
      <w:r w:rsidR="00F14D43">
        <w:t xml:space="preserve">is </w:t>
      </w:r>
      <w:r w:rsidR="00A93FB8">
        <w:t xml:space="preserve">that </w:t>
      </w:r>
      <w:r w:rsidR="00E15B86">
        <w:t xml:space="preserve">our </w:t>
      </w:r>
      <w:r w:rsidR="00C26BE1">
        <w:t xml:space="preserve">model predicts a </w:t>
      </w:r>
      <w:r w:rsidR="00CE4497" w:rsidRPr="00EE199B">
        <w:t>decline</w:t>
      </w:r>
      <w:r w:rsidR="00C26BE1">
        <w:t xml:space="preserve"> in condition </w:t>
      </w:r>
      <w:r w:rsidR="00CE4497" w:rsidRPr="00EE199B">
        <w:t xml:space="preserve">for </w:t>
      </w:r>
      <w:r w:rsidR="006F18C4">
        <w:t>cod of all sizes</w:t>
      </w:r>
      <w:r w:rsidR="003D19E0">
        <w:t xml:space="preserve"> (</w:t>
      </w:r>
      <w:r w:rsidR="00EA13C4">
        <w:t>as indicated from the model residuals</w:t>
      </w:r>
      <w:r w:rsidR="00A2583F">
        <w:t>;</w:t>
      </w:r>
      <w:r w:rsidR="00EA13C4">
        <w:t xml:space="preserve"> </w:t>
      </w:r>
      <w:r w:rsidR="00B75064">
        <w:t>Fig. S3)</w:t>
      </w:r>
      <w:r w:rsidR="00D258BD">
        <w:t xml:space="preserve">. </w:t>
      </w:r>
      <w:r w:rsidR="00576C06">
        <w:t>Hence, i</w:t>
      </w:r>
      <w:r w:rsidR="00576C06" w:rsidRPr="00EE199B">
        <w:t>n order for the decline to still be related to competition or food availability, all food sources utilize</w:t>
      </w:r>
      <w:r w:rsidR="00576C06">
        <w:t>d by cod</w:t>
      </w:r>
      <w:r w:rsidR="00576C06" w:rsidRPr="00EE199B">
        <w:t xml:space="preserve"> </w:t>
      </w:r>
      <w:r w:rsidR="00576C06">
        <w:t>over ontogeny</w:t>
      </w:r>
      <w:r w:rsidR="00576C06" w:rsidRPr="00EE199B">
        <w:t xml:space="preserve"> </w:t>
      </w:r>
      <w:r w:rsidR="00576C06">
        <w:t xml:space="preserve">ought to have </w:t>
      </w:r>
      <w:r w:rsidR="00576C06" w:rsidRPr="00EE199B">
        <w:t>declined more or less in synchrony.</w:t>
      </w:r>
      <w:r w:rsidR="00FD2791">
        <w:t xml:space="preserve"> </w:t>
      </w:r>
      <w:r w:rsidR="007D4204">
        <w:t xml:space="preserve">Even if that </w:t>
      </w:r>
      <w:r w:rsidR="00033C79">
        <w:t xml:space="preserve">is </w:t>
      </w:r>
      <w:r w:rsidR="007D4204">
        <w:t xml:space="preserve">possible, </w:t>
      </w:r>
      <w:r w:rsidR="007B076C">
        <w:fldChar w:fldCharType="begin"/>
      </w:r>
      <w:r w:rsidR="007B076C">
        <w:instrText xml:space="preserve"> ADDIN ZOTERO_ITEM CSL_CITATION {"citationID":"yaXTdR9R","properties":{"formattedCitation":"(Neuenfeldt {\\i{}et al.}, 2020a)","plainCitation":"(Neuenfeldt et al., 2020a)","noteIndex":0},"citationItems":[{"id":967,"uris":["http://zotero.org/users/6116610/items/K43P9JFL"],"uri":["http://zotero.org/users/6116610/items/K43P9JFL"],"itemData":{"id":967,"type":"article-journal","abstract":"Five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7B076C">
        <w:fldChar w:fldCharType="separate"/>
      </w:r>
      <w:r w:rsidR="007B076C" w:rsidRPr="007B076C">
        <w:t xml:space="preserve">(Neuenfeldt </w:t>
      </w:r>
      <w:r w:rsidR="007B076C" w:rsidRPr="007B076C">
        <w:rPr>
          <w:i/>
          <w:iCs/>
        </w:rPr>
        <w:t>et al.</w:t>
      </w:r>
      <w:r w:rsidR="007B076C" w:rsidRPr="007B076C">
        <w:t>, 2020a)</w:t>
      </w:r>
      <w:r w:rsidR="007B076C">
        <w:fldChar w:fldCharType="end"/>
      </w:r>
      <w:r w:rsidR="004C2F95">
        <w:t xml:space="preserve"> </w:t>
      </w:r>
      <w:r w:rsidR="00A04AFA">
        <w:t xml:space="preserve">showed that </w:t>
      </w:r>
      <w:r w:rsidR="004C2F95">
        <w:t xml:space="preserve">the feeding levels of cod where </w:t>
      </w:r>
      <w:r w:rsidR="009E70E5">
        <w:t xml:space="preserve">relatively </w:t>
      </w:r>
      <w:r w:rsidR="004C2F95">
        <w:t>high in the period 1995-2004</w:t>
      </w:r>
      <w:r w:rsidR="00140A9F">
        <w:t xml:space="preserve"> when condition decline</w:t>
      </w:r>
      <w:r w:rsidR="00444142">
        <w:t>d</w:t>
      </w:r>
      <w:r w:rsidR="003F4E71">
        <w:t xml:space="preserve">, and the </w:t>
      </w:r>
      <w:r w:rsidR="002B3A1A">
        <w:t xml:space="preserve">growth rates had not yet declined to the lowest in seven decades </w:t>
      </w:r>
      <w:r w:rsidR="00CE3F54">
        <w:fldChar w:fldCharType="begin"/>
      </w:r>
      <w:r w:rsidR="00CE3F54">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fldChar w:fldCharType="separate"/>
      </w:r>
      <w:r w:rsidR="00CE3F54" w:rsidRPr="00CE3F54">
        <w:t xml:space="preserve">(Mion </w:t>
      </w:r>
      <w:r w:rsidR="00CE3F54" w:rsidRPr="00CE3F54">
        <w:rPr>
          <w:i/>
          <w:iCs/>
        </w:rPr>
        <w:t>et al.</w:t>
      </w:r>
      <w:r w:rsidR="00CE3F54" w:rsidRPr="00CE3F54">
        <w:t>, 2021)</w:t>
      </w:r>
      <w:r w:rsidR="00CE3F54">
        <w:fldChar w:fldCharType="end"/>
      </w:r>
      <w:r w:rsidR="004C382B">
        <w:t>.</w:t>
      </w:r>
      <w:r w:rsidR="005D50C1">
        <w:t xml:space="preserve"> </w:t>
      </w:r>
      <w:r w:rsidR="00BA2D28">
        <w:t>H</w:t>
      </w:r>
      <w:r w:rsidR="00CA7BE3">
        <w:t>ence</w:t>
      </w:r>
      <w:r w:rsidR="00765D5C">
        <w:t xml:space="preserve">, a decade of declining condition </w:t>
      </w:r>
      <w:r w:rsidR="00812337">
        <w:t xml:space="preserve">under </w:t>
      </w:r>
      <w:r w:rsidR="00BC08F8">
        <w:t xml:space="preserve">normal </w:t>
      </w:r>
      <w:r w:rsidR="00AE53F9">
        <w:t>feeding</w:t>
      </w:r>
      <w:r w:rsidR="001F7D44">
        <w:t xml:space="preserve">- and growth rates </w:t>
      </w:r>
      <w:r w:rsidR="000C6224">
        <w:t>preceded</w:t>
      </w:r>
      <w:r w:rsidR="00A86624">
        <w:t xml:space="preserve"> the poor growth we see today.</w:t>
      </w:r>
      <w:r w:rsidR="00EF08C5">
        <w:t xml:space="preserve"> </w:t>
      </w:r>
      <w:r w:rsidR="002229CA">
        <w:t xml:space="preserve">That food limitation </w:t>
      </w:r>
      <w:r w:rsidR="00F41C93">
        <w:t xml:space="preserve">was not limiting cod in the mid 90’s in the midst of the steep decline in condition </w:t>
      </w:r>
      <w:r w:rsidR="003C6EEE">
        <w:t>is in line with a recent finding that feeding rates may actually have increased</w:t>
      </w:r>
      <w:r w:rsidR="00A70476">
        <w:t xml:space="preserve">, based on the N-content of otoliths </w:t>
      </w:r>
      <w:r w:rsidR="00C45BBD">
        <w:fldChar w:fldCharType="begin"/>
      </w:r>
      <w:r w:rsidR="00C45BBD">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fldChar w:fldCharType="separate"/>
      </w:r>
      <w:r w:rsidR="00C45BBD" w:rsidRPr="00C45BBD">
        <w:t xml:space="preserve">(Svedäng </w:t>
      </w:r>
      <w:r w:rsidR="00C45BBD" w:rsidRPr="00C45BBD">
        <w:rPr>
          <w:i/>
          <w:iCs/>
        </w:rPr>
        <w:t>et al.</w:t>
      </w:r>
      <w:r w:rsidR="00C45BBD" w:rsidRPr="00C45BBD">
        <w:t>, 2020)</w:t>
      </w:r>
      <w:r w:rsidR="00C45BBD">
        <w:fldChar w:fldCharType="end"/>
      </w:r>
      <w:r w:rsidR="003C6EEE">
        <w:t xml:space="preserve">. </w:t>
      </w:r>
      <w:r w:rsidR="00C5070A">
        <w:t>This</w:t>
      </w:r>
      <w:r w:rsidR="007E0F19">
        <w:t xml:space="preserve">, </w:t>
      </w:r>
      <w:r w:rsidR="0059356E">
        <w:t xml:space="preserve">to </w:t>
      </w:r>
      <w:r w:rsidR="00BD715F">
        <w:t xml:space="preserve">compensate for </w:t>
      </w:r>
      <w:r w:rsidR="00852074">
        <w:t xml:space="preserve">declines in the </w:t>
      </w:r>
      <w:r w:rsidR="00BD715F">
        <w:t>quality</w:t>
      </w:r>
      <w:r w:rsidR="00852074">
        <w:t xml:space="preserve"> rather than quantity of food</w:t>
      </w:r>
      <w:r w:rsidR="005733D6">
        <w:t xml:space="preserve"> </w:t>
      </w:r>
      <w:r w:rsidR="005733D6">
        <w:fldChar w:fldCharType="begin"/>
      </w:r>
      <w:r w:rsidR="000E5AE5">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fldChar w:fldCharType="separate"/>
      </w:r>
      <w:r w:rsidR="005733D6" w:rsidRPr="00C45BBD">
        <w:t xml:space="preserve">(Svedäng </w:t>
      </w:r>
      <w:r w:rsidR="005733D6" w:rsidRPr="00C45BBD">
        <w:rPr>
          <w:i/>
          <w:iCs/>
        </w:rPr>
        <w:t>et al.</w:t>
      </w:r>
      <w:r w:rsidR="005733D6" w:rsidRPr="00C45BBD">
        <w:t>, 2020)</w:t>
      </w:r>
      <w:r w:rsidR="005733D6">
        <w:fldChar w:fldCharType="end"/>
      </w:r>
      <w:r w:rsidR="00852074">
        <w:t>.</w:t>
      </w:r>
      <w:r w:rsidR="005733D6">
        <w:t xml:space="preserve"> </w:t>
      </w:r>
      <w:r w:rsidR="00852074">
        <w:t xml:space="preserve"> </w:t>
      </w:r>
    </w:p>
    <w:p w14:paraId="27F253D9" w14:textId="7EC5AC79" w:rsidR="00C02158" w:rsidRDefault="00A6241E" w:rsidP="001B33FB">
      <w:pPr>
        <w:spacing w:line="480" w:lineRule="auto"/>
        <w:ind w:firstLine="284"/>
        <w:contextualSpacing/>
        <w:jc w:val="both"/>
      </w:pPr>
      <w:commentRangeStart w:id="208"/>
      <w:r>
        <w:t>In conclusion</w:t>
      </w:r>
      <w:commentRangeEnd w:id="208"/>
      <w:r w:rsidR="00E85AF5">
        <w:rPr>
          <w:rStyle w:val="CommentReference"/>
        </w:rPr>
        <w:commentReference w:id="208"/>
      </w:r>
      <w:r>
        <w:t xml:space="preserve">, </w:t>
      </w:r>
      <w:r w:rsidR="00DD11FD">
        <w:t xml:space="preserve">our </w:t>
      </w:r>
      <w:r w:rsidR="00447296">
        <w:t xml:space="preserve">study </w:t>
      </w:r>
      <w:r w:rsidR="00743AC4">
        <w:t xml:space="preserve">provides new estimates for the development of the </w:t>
      </w:r>
      <w:r w:rsidR="0019311B">
        <w:t xml:space="preserve">body condition of </w:t>
      </w:r>
      <w:r w:rsidR="00743AC4">
        <w:t xml:space="preserve">Baltic cod </w:t>
      </w:r>
      <w:r w:rsidR="0037270D">
        <w:t xml:space="preserve">that </w:t>
      </w:r>
      <w:r w:rsidR="00A4687A">
        <w:t xml:space="preserve">can account for potential </w:t>
      </w:r>
      <w:commentRangeStart w:id="209"/>
      <w:r w:rsidR="000A6065">
        <w:t xml:space="preserve">biases </w:t>
      </w:r>
      <w:r w:rsidR="0078466C">
        <w:t xml:space="preserve">associated with the Fulton condition factor when there are </w:t>
      </w:r>
      <w:r w:rsidR="0001550A">
        <w:t xml:space="preserve">simultaneous </w:t>
      </w:r>
      <w:r w:rsidR="00DC52CA">
        <w:t>changes in size-structure</w:t>
      </w:r>
      <w:r w:rsidR="000C0E43">
        <w:t xml:space="preserve"> and the length-weight exponent is not 3. </w:t>
      </w:r>
      <w:commentRangeEnd w:id="209"/>
      <w:r w:rsidR="00270C6C">
        <w:rPr>
          <w:rStyle w:val="CommentReference"/>
        </w:rPr>
        <w:commentReference w:id="209"/>
      </w:r>
      <w:r w:rsidR="00C65687">
        <w:t xml:space="preserve">We show, in line with </w:t>
      </w:r>
      <w:r w:rsidR="000E5AE5">
        <w:fldChar w:fldCharType="begin"/>
      </w:r>
      <w:r w:rsidR="000E5AE5">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fldChar w:fldCharType="separate"/>
      </w:r>
      <w:r w:rsidR="000E5AE5" w:rsidRPr="000E5AE5">
        <w:t xml:space="preserve">(Casini </w:t>
      </w:r>
      <w:r w:rsidR="000E5AE5" w:rsidRPr="000E5AE5">
        <w:rPr>
          <w:i/>
          <w:iCs/>
        </w:rPr>
        <w:t>et al.</w:t>
      </w:r>
      <w:r w:rsidR="000E5AE5" w:rsidRPr="000E5AE5">
        <w:t>, 2016b)</w:t>
      </w:r>
      <w:r w:rsidR="000E5AE5">
        <w:fldChar w:fldCharType="end"/>
      </w:r>
      <w:r w:rsidR="00422382">
        <w:t xml:space="preserve">, that </w:t>
      </w:r>
      <w:r w:rsidR="00A106A3">
        <w:t xml:space="preserve">the decline in body condition </w:t>
      </w:r>
      <w:r w:rsidR="00694309">
        <w:t>started in the early 1990’s and reached a bottom in the mid 2000’s</w:t>
      </w:r>
      <w:r w:rsidR="00EF6BD9">
        <w:t xml:space="preserve">, and that </w:t>
      </w:r>
      <w:r w:rsidR="00AF58E8">
        <w:t>condition has decline</w:t>
      </w:r>
      <w:r w:rsidR="001656AF">
        <w:t>d</w:t>
      </w:r>
      <w:r w:rsidR="00AF58E8">
        <w:t xml:space="preserve"> for all </w:t>
      </w:r>
      <w:r w:rsidR="00AF58E8">
        <w:lastRenderedPageBreak/>
        <w:t>sizes</w:t>
      </w:r>
      <w:r w:rsidR="000F4858">
        <w:t xml:space="preserve">. </w:t>
      </w:r>
      <w:r w:rsidR="00105252">
        <w:t>T</w:t>
      </w:r>
      <w:r w:rsidR="00AF58E8">
        <w:t xml:space="preserve">hese two </w:t>
      </w:r>
      <w:r w:rsidR="00132D55">
        <w:t>features</w:t>
      </w:r>
      <w:r w:rsidR="00F5392D">
        <w:t xml:space="preserve">, together </w:t>
      </w:r>
      <w:r w:rsidR="00000FA4">
        <w:t xml:space="preserve">with analysis of covariates </w:t>
      </w:r>
      <w:r w:rsidR="009D0937">
        <w:t xml:space="preserve">and </w:t>
      </w:r>
      <w:r w:rsidR="00383AA8">
        <w:t>recent studies</w:t>
      </w:r>
      <w:r w:rsidR="00193C43">
        <w:t xml:space="preserve"> </w:t>
      </w:r>
      <w:r w:rsidR="009D3B4E">
        <w:t xml:space="preserve">reveal </w:t>
      </w:r>
      <w:r w:rsidR="00F71D02">
        <w:t xml:space="preserve">that </w:t>
      </w:r>
      <w:r w:rsidR="00DE42A0">
        <w:t xml:space="preserve">food limitation </w:t>
      </w:r>
      <w:r w:rsidR="00C729D2">
        <w:t xml:space="preserve">likely has not </w:t>
      </w:r>
      <w:r w:rsidR="002F3BCF">
        <w:t xml:space="preserve">driven the decline in body condition that </w:t>
      </w:r>
      <w:r w:rsidR="002B562B">
        <w:t>preceded</w:t>
      </w:r>
      <w:r w:rsidR="002F3BCF">
        <w:t xml:space="preserve"> the decline in growth</w:t>
      </w:r>
      <w:r w:rsidR="00F92257">
        <w:t xml:space="preserve"> and the </w:t>
      </w:r>
      <w:r w:rsidR="00AF6F9F">
        <w:t>poor physiological status of the stock</w:t>
      </w:r>
      <w:r w:rsidR="00A14939">
        <w:t>s</w:t>
      </w:r>
      <w:r w:rsidR="006532D8">
        <w:t>.</w:t>
      </w:r>
      <w:r w:rsidR="00E5456B">
        <w:t xml:space="preserve"> </w:t>
      </w:r>
      <w:commentRangeStart w:id="210"/>
      <w:r w:rsidR="00C13B02">
        <w:t xml:space="preserve">However, </w:t>
      </w:r>
      <w:r w:rsidR="006270C4">
        <w:t xml:space="preserve">these factors </w:t>
      </w:r>
      <w:r w:rsidR="003C1362">
        <w:t xml:space="preserve">can still limit </w:t>
      </w:r>
      <w:r w:rsidR="002B6813">
        <w:t xml:space="preserve">a </w:t>
      </w:r>
      <w:r w:rsidR="00514469">
        <w:t>“physiological” recovery</w:t>
      </w:r>
      <w:r w:rsidR="002B6813">
        <w:t xml:space="preserve"> of cod in </w:t>
      </w:r>
      <w:r w:rsidR="00790A1B">
        <w:t xml:space="preserve">more </w:t>
      </w:r>
      <w:r w:rsidR="002B6813">
        <w:t>recent years</w:t>
      </w:r>
      <w:r w:rsidR="006270C4">
        <w:t xml:space="preserve">. </w:t>
      </w:r>
      <w:r w:rsidR="00F61996">
        <w:t xml:space="preserve">I.e., </w:t>
      </w:r>
      <w:r w:rsidR="00730525">
        <w:t xml:space="preserve">the mechanisms that </w:t>
      </w:r>
      <w:r w:rsidR="00DD6E5F">
        <w:t xml:space="preserve">caused the decline in body condition may not be the ones that </w:t>
      </w:r>
      <w:r w:rsidR="00A66E7D">
        <w:t xml:space="preserve">have kept cod in a poor physiological state </w:t>
      </w:r>
      <w:r w:rsidR="009C2876">
        <w:t>in the last 15 years.</w:t>
      </w:r>
      <w:r w:rsidR="00D63E6C">
        <w:t xml:space="preserve"> </w:t>
      </w:r>
      <w:commentRangeEnd w:id="210"/>
      <w:r w:rsidR="00270C6C">
        <w:rPr>
          <w:rStyle w:val="CommentReference"/>
        </w:rPr>
        <w:commentReference w:id="210"/>
      </w:r>
      <w:r w:rsidR="006270C4">
        <w:t>M</w:t>
      </w:r>
      <w:r w:rsidR="00C13B02">
        <w:t xml:space="preserve">ore research is needed to </w:t>
      </w:r>
      <w:r w:rsidR="00D607CE">
        <w:t xml:space="preserve">understand the role of </w:t>
      </w:r>
      <w:r w:rsidR="002032C3">
        <w:t>fine sc</w:t>
      </w:r>
      <w:r w:rsidR="00C557E4">
        <w:t>a</w:t>
      </w:r>
      <w:r w:rsidR="002032C3">
        <w:t xml:space="preserve">le </w:t>
      </w:r>
      <w:r w:rsidR="004539DA">
        <w:t xml:space="preserve">food availability </w:t>
      </w:r>
      <w:r w:rsidR="00FE78F2">
        <w:t xml:space="preserve">in recent </w:t>
      </w:r>
      <w:r w:rsidR="00E56353">
        <w:t>years</w:t>
      </w:r>
      <w:r w:rsidR="00740C2E">
        <w:t xml:space="preserve">, when condition and growth rates are </w:t>
      </w:r>
      <w:r w:rsidR="00783D89">
        <w:t>low,</w:t>
      </w:r>
      <w:r w:rsidR="00740C2E">
        <w:t xml:space="preserve"> and mortality is high</w:t>
      </w:r>
      <w:r w:rsidR="00C557E4">
        <w:t xml:space="preserve">. </w:t>
      </w:r>
      <w:r w:rsidR="006D4B37">
        <w:t xml:space="preserve">The Eastern Baltic cod stock </w:t>
      </w:r>
      <w:r w:rsidR="005F2F44">
        <w:t xml:space="preserve">are </w:t>
      </w:r>
      <w:r w:rsidR="00D177DA">
        <w:t xml:space="preserve">not predicted to grow even in the absence of fishing mortality. </w:t>
      </w:r>
      <w:r w:rsidR="0061717A">
        <w:t xml:space="preserve">This makes it </w:t>
      </w:r>
      <w:r w:rsidR="008E6CEC">
        <w:t xml:space="preserve">even more </w:t>
      </w:r>
      <w:r w:rsidR="0061717A">
        <w:t xml:space="preserve">important </w:t>
      </w:r>
      <w:r w:rsidR="00E34C5D">
        <w:t xml:space="preserve">to </w:t>
      </w:r>
      <w:r w:rsidR="009D1362">
        <w:t xml:space="preserve">understand the </w:t>
      </w:r>
      <w:r w:rsidR="00734D5F">
        <w:t xml:space="preserve">role of </w:t>
      </w:r>
      <w:r w:rsidR="00F573F4">
        <w:t xml:space="preserve">interactions between species </w:t>
      </w:r>
      <w:r w:rsidR="00F1030D">
        <w:t>for the development of the stock</w:t>
      </w:r>
      <w:r w:rsidR="00F97F0D">
        <w:t xml:space="preserve"> </w:t>
      </w:r>
      <w:r w:rsidR="00EC4846">
        <w:fldChar w:fldCharType="begin"/>
      </w:r>
      <w:r w:rsidR="00EC4846">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EC4846">
        <w:fldChar w:fldCharType="separate"/>
      </w:r>
      <w:r w:rsidR="00EC4846" w:rsidRPr="00EC4846">
        <w:t xml:space="preserve">(Eero </w:t>
      </w:r>
      <w:r w:rsidR="00EC4846" w:rsidRPr="00EC4846">
        <w:rPr>
          <w:i/>
          <w:iCs/>
        </w:rPr>
        <w:t>et al.</w:t>
      </w:r>
      <w:r w:rsidR="00EC4846" w:rsidRPr="00EC4846">
        <w:t>, 2020)</w:t>
      </w:r>
      <w:r w:rsidR="00EC4846">
        <w:fldChar w:fldCharType="end"/>
      </w:r>
      <w:commentRangeStart w:id="212"/>
      <w:r w:rsidR="00F1030D">
        <w:t>.</w:t>
      </w:r>
      <w:commentRangeEnd w:id="212"/>
      <w:r w:rsidR="00270C6C">
        <w:rPr>
          <w:rStyle w:val="CommentReference"/>
        </w:rPr>
        <w:commentReference w:id="212"/>
      </w:r>
    </w:p>
    <w:p w14:paraId="29A60EDF" w14:textId="77777777" w:rsidR="00747BFC" w:rsidRDefault="00747BFC" w:rsidP="001B33FB">
      <w:pPr>
        <w:spacing w:line="480" w:lineRule="auto"/>
        <w:ind w:firstLine="284"/>
        <w:contextualSpacing/>
        <w:jc w:val="both"/>
      </w:pPr>
    </w:p>
    <w:p w14:paraId="44A7ECC6" w14:textId="10EF888F" w:rsidR="00736FF5" w:rsidRPr="00EF580F" w:rsidRDefault="00401B29" w:rsidP="00636A03">
      <w:pPr>
        <w:pStyle w:val="Heading1"/>
        <w:spacing w:line="480" w:lineRule="auto"/>
        <w:contextualSpacing/>
        <w:jc w:val="both"/>
        <w:rPr>
          <w:b/>
          <w:sz w:val="28"/>
          <w:szCs w:val="28"/>
        </w:rPr>
      </w:pPr>
      <w:r w:rsidRPr="00EF580F">
        <w:rPr>
          <w:b/>
          <w:sz w:val="28"/>
          <w:szCs w:val="28"/>
        </w:rPr>
        <w:t>Acknowledgements</w:t>
      </w:r>
    </w:p>
    <w:p w14:paraId="79332F2F" w14:textId="50170BB7" w:rsidR="00736FF5" w:rsidRPr="00EF580F" w:rsidRDefault="00401B29" w:rsidP="00636A03">
      <w:pPr>
        <w:spacing w:line="480" w:lineRule="auto"/>
        <w:contextualSpacing/>
        <w:jc w:val="both"/>
      </w:pPr>
      <w:r w:rsidRPr="00EF580F">
        <w:t>J</w:t>
      </w:r>
      <w:r w:rsidR="00847EBB">
        <w:t>a</w:t>
      </w:r>
      <w:r w:rsidRPr="00EF580F">
        <w:t>m</w:t>
      </w:r>
      <w:r w:rsidR="00847EBB">
        <w:t>es</w:t>
      </w:r>
      <w:r w:rsidRPr="00EF580F">
        <w:t xml:space="preserve"> Thorson, Martin Hansson </w:t>
      </w:r>
      <w:r w:rsidR="004E5ED1" w:rsidRPr="00EF580F">
        <w:t xml:space="preserve">and Elin Almroth Rosell </w:t>
      </w:r>
      <w:r w:rsidRPr="00EF580F">
        <w:t>at SMHI</w:t>
      </w:r>
      <w:r w:rsidR="004C64F3" w:rsidRPr="00EF580F">
        <w:t xml:space="preserve">, Olavi Kaljuste for </w:t>
      </w:r>
      <w:r w:rsidR="006E48F0" w:rsidRPr="00EF580F">
        <w:t>providing</w:t>
      </w:r>
      <w:r w:rsidR="004C64F3" w:rsidRPr="00EF580F">
        <w:t xml:space="preserve"> </w:t>
      </w:r>
      <w:r w:rsidR="00B93F39" w:rsidRPr="00EF580F">
        <w:t xml:space="preserve">pelagic data, </w:t>
      </w:r>
      <w:r w:rsidR="007C5EF9" w:rsidRPr="00EF580F">
        <w:t xml:space="preserve">staff involved in sampling </w:t>
      </w:r>
    </w:p>
    <w:p w14:paraId="3BA61450" w14:textId="77777777" w:rsidR="00736FF5" w:rsidRPr="00EF580F" w:rsidRDefault="00736FF5" w:rsidP="00636A03">
      <w:pPr>
        <w:spacing w:line="480" w:lineRule="auto"/>
        <w:contextualSpacing/>
        <w:jc w:val="both"/>
      </w:pPr>
    </w:p>
    <w:p w14:paraId="683C0072" w14:textId="5F8791D5" w:rsidR="00736FF5" w:rsidRPr="00EF580F" w:rsidRDefault="00401B29" w:rsidP="00636A03">
      <w:pPr>
        <w:pStyle w:val="Heading1"/>
        <w:spacing w:line="480" w:lineRule="auto"/>
        <w:contextualSpacing/>
        <w:jc w:val="both"/>
        <w:rPr>
          <w:b/>
          <w:sz w:val="28"/>
          <w:szCs w:val="28"/>
        </w:rPr>
      </w:pPr>
      <w:bookmarkStart w:id="213" w:name="_jwygf3u2rl9s" w:colFirst="0" w:colLast="0"/>
      <w:bookmarkEnd w:id="213"/>
      <w:r w:rsidRPr="00EF580F">
        <w:rPr>
          <w:b/>
          <w:sz w:val="28"/>
          <w:szCs w:val="28"/>
        </w:rPr>
        <w:t>Literature cited</w:t>
      </w:r>
    </w:p>
    <w:p w14:paraId="176D418E" w14:textId="77777777" w:rsidR="004A1A75" w:rsidRPr="004A1A75" w:rsidRDefault="00C20AB4" w:rsidP="004A1A75">
      <w:pPr>
        <w:pStyle w:val="Bibliography"/>
      </w:pPr>
      <w:r w:rsidRPr="00EF580F">
        <w:fldChar w:fldCharType="begin"/>
      </w:r>
      <w:r w:rsidR="00C5067E" w:rsidRPr="00EF580F">
        <w:instrText xml:space="preserve"> ADDIN ZOTERO_BIBL {"uncited":[],"omitted":[],"custom":[]} CSL_BIBLIOGRAPHY </w:instrText>
      </w:r>
      <w:r w:rsidRPr="00EF580F">
        <w:fldChar w:fldCharType="separate"/>
      </w:r>
      <w:r w:rsidR="004A1A75" w:rsidRPr="004A1A75">
        <w:t>Almroth-Rosell, E., Eilola, K., Hordoir, R., Meier, H. E. M., and Hall, P. O. J. 2011. Transport of fresh and resuspended particulate organic material in the Baltic Sea — a model study. Journal of Marine Systems, 87: 1–12.</w:t>
      </w:r>
    </w:p>
    <w:p w14:paraId="5578A7F3" w14:textId="77777777" w:rsidR="004A1A75" w:rsidRPr="004A1A75" w:rsidRDefault="004A1A75" w:rsidP="004A1A75">
      <w:pPr>
        <w:pStyle w:val="Bibliography"/>
      </w:pPr>
      <w:r w:rsidRPr="004A1A75">
        <w:t>Andersen, S. C., Keppel, E. A., and Edwards, A. M. 2019. A reproducible data synopsis for over 100 species of British Columbia groundfish. Doc. 2019/041. DFO Can. Sci. Advis. Sec. Res. &lt;www.dfo-mpo.gc.ca/csas-sccs/Publications/ResDocs-DocRech/2019/2019_041-eng.html&gt;.</w:t>
      </w:r>
    </w:p>
    <w:p w14:paraId="10CFEB13" w14:textId="77777777" w:rsidR="004A1A75" w:rsidRPr="004A1A75" w:rsidRDefault="004A1A75" w:rsidP="004A1A75">
      <w:pPr>
        <w:pStyle w:val="Bibliography"/>
      </w:pPr>
      <w:r w:rsidRPr="004A1A75">
        <w:t>Anderson, S. C., and Ward, E. J. 2019. Black swans in space: modeling spatiotemporal processes with extremes. Ecology, 100: e02403.</w:t>
      </w:r>
    </w:p>
    <w:p w14:paraId="1379EA8F" w14:textId="77777777" w:rsidR="004A1A75" w:rsidRPr="004A1A75" w:rsidRDefault="004A1A75" w:rsidP="004A1A75">
      <w:pPr>
        <w:pStyle w:val="Bibliography"/>
      </w:pPr>
      <w:r w:rsidRPr="004A1A75">
        <w:t>Anderson, S. C., Ward, E. J., Barnett, L. A. K., and English, P. A. 2021. sdmTMB: spatiotemporal species distribution GLMMs with ‘TMB’. https://github.com/seananderson/sdmTMB.</w:t>
      </w:r>
    </w:p>
    <w:p w14:paraId="47281B55" w14:textId="77777777" w:rsidR="004A1A75" w:rsidRPr="004A1A75" w:rsidRDefault="004A1A75" w:rsidP="004A1A75">
      <w:pPr>
        <w:pStyle w:val="Bibliography"/>
      </w:pPr>
      <w:r w:rsidRPr="004A1A75">
        <w:t>Aro, E. 1989. A review of fish migration patterns in the Baltic. Rap. Proc.-verb. Re. Cons. Int. Explor. Mer, 190: 72–96.</w:t>
      </w:r>
    </w:p>
    <w:p w14:paraId="68AD6C3C" w14:textId="77777777" w:rsidR="004A1A75" w:rsidRPr="004A1A75" w:rsidRDefault="004A1A75" w:rsidP="004A1A75">
      <w:pPr>
        <w:pStyle w:val="Bibliography"/>
      </w:pPr>
      <w:r w:rsidRPr="004A1A75">
        <w:lastRenderedPageBreak/>
        <w:t>Bakka, H., Vanhatalo, J., Illian, J., Simpson, D., and Rue, H. 2019. Non-stationary Gaussian models with physical barriers. arXiv:1608.03787 [stat]. http://arxiv.org/abs/1608.03787 (Accessed 31 March 2021).</w:t>
      </w:r>
    </w:p>
    <w:p w14:paraId="601E2A43" w14:textId="77777777" w:rsidR="004A1A75" w:rsidRPr="004A1A75" w:rsidRDefault="004A1A75" w:rsidP="004A1A75">
      <w:pPr>
        <w:pStyle w:val="Bibliography"/>
      </w:pPr>
      <w:r w:rsidRPr="004A1A75">
        <w:t>Barnett, L. A. K., Ward, E. J., and Anderson, S. C. 2021. Improving estimates of species distribution change by incorporating local trends. Ecography, 44: 427–439.</w:t>
      </w:r>
    </w:p>
    <w:p w14:paraId="00483ED6" w14:textId="77777777" w:rsidR="004A1A75" w:rsidRPr="004A1A75" w:rsidRDefault="004A1A75" w:rsidP="004A1A75">
      <w:pPr>
        <w:pStyle w:val="Bibliography"/>
      </w:pPr>
      <w:r w:rsidRPr="004A1A75">
        <w:t>Brander, K. 2020. Reduced growth in Baltic Sea cod may be due to mild hypoxia. ICES Journal of Marine Science, 77: 2003–2005. Oxford Academic.</w:t>
      </w:r>
    </w:p>
    <w:p w14:paraId="6E9F39D5" w14:textId="77777777" w:rsidR="004A1A75" w:rsidRPr="004A1A75" w:rsidRDefault="004A1A75" w:rsidP="004A1A75">
      <w:pPr>
        <w:pStyle w:val="Bibliography"/>
      </w:pPr>
      <w:r w:rsidRPr="004A1A75">
        <w:t>Breitburg, D. 2002. Effects of hypoxia, and the balance between hypoxia and enrichment, on coastal fishes and fisheries. Estuaries, 25: 767–781.</w:t>
      </w:r>
    </w:p>
    <w:p w14:paraId="6D7A9305" w14:textId="77777777" w:rsidR="004A1A75" w:rsidRPr="004A1A75" w:rsidRDefault="004A1A75" w:rsidP="004A1A75">
      <w:pPr>
        <w:pStyle w:val="Bibliography"/>
      </w:pPr>
      <w:r w:rsidRPr="004A1A75">
        <w:t>Cardinale, M., and Arrhenius, F. 2000. Decreasing weight-at-age of Atlantic herring (Clupea harengus) from the Baltic Sea between 1986 and 1996: a statistical analysis. ICES Journal of Marine Science, 57: 882–893. Oxford Academic.</w:t>
      </w:r>
    </w:p>
    <w:p w14:paraId="12670B99" w14:textId="77777777" w:rsidR="004A1A75" w:rsidRPr="004A1A75" w:rsidRDefault="004A1A75" w:rsidP="004A1A75">
      <w:pPr>
        <w:pStyle w:val="Bibliography"/>
      </w:pPr>
      <w:r w:rsidRPr="004A1A75">
        <w:t>Carstensen, J., Andersen, J. H., Gustafsson, B. G., and Conley, D. J. 2014. Deoxygenation of the Baltic Sea during the last century. Proceedings of the National Academy of Sciences, 111: 5628–5633. National Academy of Sciences.</w:t>
      </w:r>
    </w:p>
    <w:p w14:paraId="1634ABE6" w14:textId="77777777" w:rsidR="004A1A75" w:rsidRPr="004A1A75" w:rsidRDefault="004A1A75" w:rsidP="004A1A75">
      <w:pPr>
        <w:pStyle w:val="Bibliography"/>
      </w:pPr>
      <w:r w:rsidRPr="004A1A75">
        <w:t>Casini, M., Cardinale, M., and Hjelm, J. 2006. Inter-annual variation in herring, Clupea harengus, and sprat, Sprattus sprattus, condition in the central Baltic Sea: what gives the tune? Oikos, 112: 638–650.</w:t>
      </w:r>
    </w:p>
    <w:p w14:paraId="7DB35CAF" w14:textId="77777777" w:rsidR="004A1A75" w:rsidRPr="004A1A75" w:rsidRDefault="004A1A75" w:rsidP="004A1A75">
      <w:pPr>
        <w:pStyle w:val="Bibliography"/>
      </w:pPr>
      <w:r w:rsidRPr="004A1A75">
        <w:t xml:space="preserve">Casini, M., Hjelm, J., Molinero, J.-C., Lövgren, J., Cardinale, M., Bartolino, V., Belgrano, A., </w:t>
      </w:r>
      <w:r w:rsidRPr="004A1A75">
        <w:rPr>
          <w:i/>
          <w:iCs/>
        </w:rPr>
        <w:t>et al.</w:t>
      </w:r>
      <w:r w:rsidRPr="004A1A75">
        <w:t xml:space="preserve"> 2009. Trophic cascades promote threshold-like shifts in pelagic marine ecosystems. Proceedings of the National Academy of Sciences, USA, 106: 197–202.</w:t>
      </w:r>
    </w:p>
    <w:p w14:paraId="64F7A660" w14:textId="77777777" w:rsidR="004A1A75" w:rsidRPr="004A1A75" w:rsidRDefault="004A1A75" w:rsidP="004A1A75">
      <w:pPr>
        <w:pStyle w:val="Bibliography"/>
      </w:pPr>
      <w:r w:rsidRPr="004A1A75">
        <w:t xml:space="preserve">Casini, M., Käll, F., Hansson, M., Plikshs, M., Baranova, T., Karlsson, O., Lundström, K., </w:t>
      </w:r>
      <w:r w:rsidRPr="004A1A75">
        <w:rPr>
          <w:i/>
          <w:iCs/>
        </w:rPr>
        <w:t>et al.</w:t>
      </w:r>
      <w:r w:rsidRPr="004A1A75">
        <w:t xml:space="preserve"> 2016a. Hypoxic areas, density-dependence and food limitation drive the body condition of a heavily exploited marine fish predator. Royal Society Open Science, 3: 160416.</w:t>
      </w:r>
    </w:p>
    <w:p w14:paraId="0BB69402" w14:textId="77777777" w:rsidR="004A1A75" w:rsidRPr="004A1A75" w:rsidRDefault="004A1A75" w:rsidP="004A1A75">
      <w:pPr>
        <w:pStyle w:val="Bibliography"/>
      </w:pPr>
      <w:r w:rsidRPr="004A1A75">
        <w:t>Casini, M., Eero, M., Carlshamre, S., and Lövgren, J. 2016b. Using alternative biological information in stock assessment: condition-corrected natural mortality of Eastern Baltic cod. ICES Journal of Marine Science, 73: 2625–2631. Oxford Academic.</w:t>
      </w:r>
    </w:p>
    <w:p w14:paraId="7658D01D" w14:textId="77777777" w:rsidR="004A1A75" w:rsidRPr="004A1A75" w:rsidRDefault="004A1A75" w:rsidP="004A1A75">
      <w:pPr>
        <w:pStyle w:val="Bibliography"/>
      </w:pPr>
      <w:r w:rsidRPr="004A1A75">
        <w:t>Casini, M., Hansson, M., Orio, A., and Limburg, K. 2021. Changes in population depth distribution and oxygen stratification are involved in the current low condition of the eastern Baltic Sea cod (</w:t>
      </w:r>
      <w:r w:rsidRPr="004A1A75">
        <w:rPr>
          <w:i/>
          <w:iCs/>
        </w:rPr>
        <w:t>Gadus morhua</w:t>
      </w:r>
      <w:r w:rsidRPr="004A1A75">
        <w:t>). Biogeosciences, 18: 1321–1331. Copernicus GmbH.</w:t>
      </w:r>
    </w:p>
    <w:p w14:paraId="4834DC00" w14:textId="77777777" w:rsidR="004A1A75" w:rsidRPr="004A1A75" w:rsidRDefault="004A1A75" w:rsidP="004A1A75">
      <w:pPr>
        <w:pStyle w:val="Bibliography"/>
      </w:pPr>
      <w:r w:rsidRPr="004A1A75">
        <w:t>Chabot, D., and Dutil, J.-D. 1999. Reduced growth of Atlantic cod in non-lethal hypoxic conditions. Journal of Fish Biology, 55: 472–491.</w:t>
      </w:r>
    </w:p>
    <w:p w14:paraId="2EE8C265" w14:textId="77777777" w:rsidR="004A1A75" w:rsidRPr="004A1A75" w:rsidRDefault="004A1A75" w:rsidP="004A1A75">
      <w:pPr>
        <w:pStyle w:val="Bibliography"/>
      </w:pPr>
      <w:r w:rsidRPr="004A1A75">
        <w:t>Claireaux, G., Webber, D. M., Lagardère, J.-P., and Kerr, S. R. 2000. Influence of water temperature and oxygenation on the aerobic metabolic scope of Atlantic cod (Gadus morhua). Journal of Sea Research, 44: 257–265.</w:t>
      </w:r>
    </w:p>
    <w:p w14:paraId="327660BA" w14:textId="77777777" w:rsidR="004A1A75" w:rsidRPr="004A1A75" w:rsidRDefault="004A1A75" w:rsidP="004A1A75">
      <w:pPr>
        <w:pStyle w:val="Bibliography"/>
      </w:pPr>
      <w:r w:rsidRPr="004A1A75">
        <w:t>Cressie, N., and Wikle, C. K. 2015. Statistics for Spatio-Temporal Data. John Wiley &amp; Sons. 612 pp.</w:t>
      </w:r>
    </w:p>
    <w:p w14:paraId="026996B7" w14:textId="77777777" w:rsidR="004A1A75" w:rsidRPr="004A1A75" w:rsidRDefault="004A1A75" w:rsidP="004A1A75">
      <w:pPr>
        <w:pStyle w:val="Bibliography"/>
      </w:pPr>
      <w:r w:rsidRPr="004A1A75">
        <w:t>Diaz, R. J. 2001. Overview of Hypoxia around the World. Journal of Environmental Quality, 30: 275–281.</w:t>
      </w:r>
    </w:p>
    <w:p w14:paraId="27C7A779" w14:textId="77777777" w:rsidR="004A1A75" w:rsidRPr="004A1A75" w:rsidRDefault="004A1A75" w:rsidP="004A1A75">
      <w:pPr>
        <w:pStyle w:val="Bibliography"/>
      </w:pPr>
      <w:r w:rsidRPr="004A1A75">
        <w:t>Diaz, R. J., and Rosenberg, R. 2008. Spreading Dead Zones and Consequences for Marine Ecosystems. Science, 321: 926–929. American Association for the Advancement of Science.</w:t>
      </w:r>
    </w:p>
    <w:p w14:paraId="3170A141" w14:textId="77777777" w:rsidR="004A1A75" w:rsidRPr="004A1A75" w:rsidRDefault="004A1A75" w:rsidP="004A1A75">
      <w:pPr>
        <w:pStyle w:val="Bibliography"/>
      </w:pPr>
      <w:r w:rsidRPr="004A1A75">
        <w:t>Dutil, J.-D., and Lambert, Y. 2000. Natural mortality from poor condition in Atlantic cod (Gadus morhua). Canadian Journal of Fisheries and Aquatic Sciences. NRC Research Press Ottawa, Canada. https://cdnsciencepub.com/doi/abs/10.1139/f00-023 (Accessed 8 October 2020).</w:t>
      </w:r>
    </w:p>
    <w:p w14:paraId="48E7125B" w14:textId="77777777" w:rsidR="004A1A75" w:rsidRPr="004A1A75" w:rsidRDefault="004A1A75" w:rsidP="004A1A75">
      <w:pPr>
        <w:pStyle w:val="Bibliography"/>
      </w:pPr>
      <w:r w:rsidRPr="004A1A75">
        <w:lastRenderedPageBreak/>
        <w:t>Eero, M., Cardinale, M., and Storr-Paulsen, M. 2020. Emerging challenges for resource management under ecosystem change: Example of cod in the Baltic Sea. Ocean &amp; Coastal Management, 198: 105314.</w:t>
      </w:r>
    </w:p>
    <w:p w14:paraId="63B7FB6F" w14:textId="77777777" w:rsidR="004A1A75" w:rsidRPr="004A1A75" w:rsidRDefault="004A1A75" w:rsidP="004A1A75">
      <w:pPr>
        <w:pStyle w:val="Bibliography"/>
      </w:pPr>
      <w:r w:rsidRPr="004A1A75">
        <w:t>Eilola, K., Meier, H. E. M., and Almroth, E. 2009. On the dynamics of oxygen, phosphorus and cyanobacteria in the Baltic Sea; A model study. Journal of Marine Systems, 75: 163–184.</w:t>
      </w:r>
    </w:p>
    <w:p w14:paraId="2435AB04" w14:textId="77777777" w:rsidR="004A1A75" w:rsidRPr="004A1A75" w:rsidRDefault="004A1A75" w:rsidP="004A1A75">
      <w:pPr>
        <w:pStyle w:val="Bibliography"/>
      </w:pPr>
      <w:r w:rsidRPr="004A1A75">
        <w:t>Froese, R., Thorson, J. T., and Reyes, R. B. 2014. A Bayesian approach for estimating length-weight relationships in fishes. Journal of Applied Ichthyology, 30: 78–85.</w:t>
      </w:r>
    </w:p>
    <w:p w14:paraId="39EE7C30" w14:textId="77777777" w:rsidR="004A1A75" w:rsidRPr="004A1A75" w:rsidRDefault="004A1A75" w:rsidP="004A1A75">
      <w:pPr>
        <w:pStyle w:val="Bibliography"/>
      </w:pPr>
      <w:r w:rsidRPr="004A1A75">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0D1F1F13" w14:textId="77777777" w:rsidR="004A1A75" w:rsidRPr="004A1A75" w:rsidRDefault="004A1A75" w:rsidP="004A1A75">
      <w:pPr>
        <w:pStyle w:val="Bibliography"/>
      </w:pPr>
      <w:r w:rsidRPr="004A1A75">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7DF7C303" w14:textId="77777777" w:rsidR="004A1A75" w:rsidRPr="004A1A75" w:rsidRDefault="004A1A75" w:rsidP="004A1A75">
      <w:pPr>
        <w:pStyle w:val="Bibliography"/>
      </w:pPr>
      <w:r w:rsidRPr="004A1A75">
        <w:t>Grüss, A., Gao, J., Thorson, J., Rooper, C., Thompson, G., Boldt, J., and Lauth, R. 2020. Estimating synchronous changes in condition and density in eastern Bering Sea fishes. Marine Ecology Progress Series, 635: 169–185.</w:t>
      </w:r>
    </w:p>
    <w:p w14:paraId="25014340" w14:textId="77777777" w:rsidR="004A1A75" w:rsidRPr="004A1A75" w:rsidRDefault="004A1A75" w:rsidP="004A1A75">
      <w:pPr>
        <w:pStyle w:val="Bibliography"/>
      </w:pPr>
      <w:r w:rsidRPr="004A1A75">
        <w:t>Haase, K., Orio, A., Pawlak, J., Pachur, M., and Casini, M. 2020. Diet of dominant demersal fish species in the Baltic Sea: Is flounder stealing benthic food from cod? Marine Ecology Progress Series, 645: 159–170.</w:t>
      </w:r>
    </w:p>
    <w:p w14:paraId="3C7DBD26" w14:textId="77777777" w:rsidR="004A1A75" w:rsidRPr="004A1A75" w:rsidRDefault="004A1A75" w:rsidP="004A1A75">
      <w:pPr>
        <w:pStyle w:val="Bibliography"/>
      </w:pPr>
      <w:r w:rsidRPr="004A1A75">
        <w:t>Hislop, J. R. G., Robb, A. P., and Gauld, J. A. 1978. Observations on effects of feeding level on growth and reproduction in haddock, Melanogrammus aeglefinus (L.) in captivity. Journal of Fish Biology, 13: 85–98.</w:t>
      </w:r>
    </w:p>
    <w:p w14:paraId="3ECE3EE9" w14:textId="77777777" w:rsidR="004A1A75" w:rsidRPr="004A1A75" w:rsidRDefault="004A1A75" w:rsidP="004A1A75">
      <w:pPr>
        <w:pStyle w:val="Bibliography"/>
      </w:pPr>
      <w:r w:rsidRPr="004A1A75">
        <w:t xml:space="preserve">Hordoir, R., Axell, L., Höglund, A., Dieterich, C., Fransner, F., Gröger, M., Liu, Y., </w:t>
      </w:r>
      <w:r w:rsidRPr="004A1A75">
        <w:rPr>
          <w:i/>
          <w:iCs/>
        </w:rPr>
        <w:t>et al.</w:t>
      </w:r>
      <w:r w:rsidRPr="004A1A75">
        <w:t xml:space="preserve"> 2019. Nemo-Nordic 1.0: a NEMO-based ocean model for the Baltic and North seas – research and operational applications. Geoscientific Model Development, 12: 363–386. Copernicus GmbH.</w:t>
      </w:r>
    </w:p>
    <w:p w14:paraId="09503DE6" w14:textId="77777777" w:rsidR="004A1A75" w:rsidRPr="005B73F1" w:rsidRDefault="004A1A75" w:rsidP="004A1A75">
      <w:pPr>
        <w:pStyle w:val="Bibliography"/>
        <w:rPr>
          <w:lang w:val="sv-SE"/>
          <w:rPrChange w:id="214" w:author="Michele Casini" w:date="2021-05-10T15:35:00Z">
            <w:rPr/>
          </w:rPrChange>
        </w:rPr>
      </w:pPr>
      <w:r w:rsidRPr="004A1A75">
        <w:t xml:space="preserve">Hrycik, A. R., Almeida, L. Z., and Höök, T. O. 2017. Sub-lethal effects on fish provide insight into a biologically-relevant threshold of hypoxia. </w:t>
      </w:r>
      <w:r w:rsidRPr="005B73F1">
        <w:rPr>
          <w:lang w:val="sv-SE"/>
          <w:rPrChange w:id="215" w:author="Michele Casini" w:date="2021-05-10T15:35:00Z">
            <w:rPr/>
          </w:rPrChange>
        </w:rPr>
        <w:t>Oikos, 126: 307–317.</w:t>
      </w:r>
    </w:p>
    <w:p w14:paraId="66635E72" w14:textId="77777777" w:rsidR="004A1A75" w:rsidRPr="004A1A75" w:rsidRDefault="004A1A75" w:rsidP="004A1A75">
      <w:pPr>
        <w:pStyle w:val="Bibliography"/>
      </w:pPr>
      <w:r w:rsidRPr="005B73F1">
        <w:rPr>
          <w:lang w:val="sv-SE"/>
          <w:rPrChange w:id="216" w:author="Michele Casini" w:date="2021-05-10T15:35:00Z">
            <w:rPr/>
          </w:rPrChange>
        </w:rPr>
        <w:t xml:space="preserve">Jørgensen, C., Ernande, B., Fiksen, Ø., and Dieckmann, U. 2006. </w:t>
      </w:r>
      <w:r w:rsidRPr="004A1A75">
        <w:t>The logic of skipped spawning in fish. Canadian Journal of Fisheries and Aquatic Sciences, 63: 200–211. NRC Research Press.</w:t>
      </w:r>
    </w:p>
    <w:p w14:paraId="0D2B169B" w14:textId="77777777" w:rsidR="004A1A75" w:rsidRPr="004A1A75" w:rsidRDefault="004A1A75" w:rsidP="004A1A75">
      <w:pPr>
        <w:pStyle w:val="Bibliography"/>
      </w:pPr>
      <w:r w:rsidRPr="004A1A75">
        <w:t>Kramer, D. L. 1987. Dissolved oxygen and fish behavior. Environmental Biology of Fishes, 18: 81–92.</w:t>
      </w:r>
    </w:p>
    <w:p w14:paraId="490EEDF5" w14:textId="77777777" w:rsidR="004A1A75" w:rsidRPr="004A1A75" w:rsidRDefault="004A1A75" w:rsidP="004A1A75">
      <w:pPr>
        <w:pStyle w:val="Bibliography"/>
      </w:pPr>
      <w:r w:rsidRPr="004A1A75">
        <w:t>Kristensen, K., Nielsen, A., Berg, C. W., Skaug, H., and Bell, B. M. 2016. TMB: Automatic Differentiation and Laplace Approximation. Journal of Statistical Software, 70: 1–21.</w:t>
      </w:r>
    </w:p>
    <w:p w14:paraId="5CCBABF1" w14:textId="77777777" w:rsidR="004A1A75" w:rsidRPr="004A1A75" w:rsidRDefault="004A1A75" w:rsidP="004A1A75">
      <w:pPr>
        <w:pStyle w:val="Bibliography"/>
      </w:pPr>
      <w:r w:rsidRPr="004A1A75">
        <w:t>Kulatska, N., Neuenfeldt, S., Beier, U., Elvarsson, B. Þ., Wennhage, H., Stefansson, G., and Bartolino, V. 2019. Understanding ontogenetic and temporal variability of Eastern Baltic cod diet using a multispecies model and stomach data. Fisheries Research, 211: 338–349.</w:t>
      </w:r>
    </w:p>
    <w:p w14:paraId="0C901186" w14:textId="77777777" w:rsidR="004A1A75" w:rsidRPr="004A1A75" w:rsidRDefault="004A1A75" w:rsidP="004A1A75">
      <w:pPr>
        <w:pStyle w:val="Bibliography"/>
      </w:pPr>
      <w:r w:rsidRPr="004A1A75">
        <w:t>Latimer, A. M., Banerjee, S., Jr, H. S., Mosher, E. S., and Jr, J. A. S. 2009. Hierarchical models facilitate spatial analysis of large data sets: a case study on invasive plant species in the northeastern United States. Ecology Letters, 12: 144–154.</w:t>
      </w:r>
    </w:p>
    <w:p w14:paraId="0DFCF469" w14:textId="77777777" w:rsidR="004A1A75" w:rsidRPr="004A1A75" w:rsidRDefault="004A1A75" w:rsidP="004A1A75">
      <w:pPr>
        <w:pStyle w:val="Bibliography"/>
      </w:pPr>
      <w:r w:rsidRPr="004A1A75">
        <w:t>Le Cren, E. D. 1951. The Length-Weight Relationship and Seasonal Cycle in Gonad Weight and Condition in the Perch (Perca fluviatilis). Journal of Animal Ecology, 20: 201–219. [Wiley, British Ecological Society].</w:t>
      </w:r>
    </w:p>
    <w:p w14:paraId="3C39127F" w14:textId="77777777" w:rsidR="004A1A75" w:rsidRPr="004A1A75" w:rsidRDefault="004A1A75" w:rsidP="004A1A75">
      <w:pPr>
        <w:pStyle w:val="Bibliography"/>
      </w:pPr>
      <w:r w:rsidRPr="004A1A75">
        <w:lastRenderedPageBreak/>
        <w:t>Limburg, K. E., and Casini, M. 2019. Otolith chemistry indicates recent worsened Baltic cod condition is linked to hypoxia exposure. Biology Letters, 15: 20190352. Royal Society.</w:t>
      </w:r>
    </w:p>
    <w:p w14:paraId="74876E5F" w14:textId="77777777" w:rsidR="004A1A75" w:rsidRPr="004A1A75" w:rsidRDefault="004A1A75" w:rsidP="004A1A75">
      <w:pPr>
        <w:pStyle w:val="Bibliography"/>
      </w:pPr>
      <w:r w:rsidRPr="004A1A75">
        <w:t>Lindgren, F., Rue, H., and Lindström, J. 2011. An explicit link between Gaussian fields and Gaussian Markov random fields: the stochastic partial differential equation approach. Journal of the Royal Statistical Society: Series B (Statistical Methodology), 73: 423–498.</w:t>
      </w:r>
    </w:p>
    <w:p w14:paraId="0AA2235B" w14:textId="77777777" w:rsidR="004A1A75" w:rsidRPr="004A1A75" w:rsidRDefault="004A1A75" w:rsidP="004A1A75">
      <w:pPr>
        <w:pStyle w:val="Bibliography"/>
      </w:pPr>
      <w:r w:rsidRPr="004A1A75">
        <w:t>Marshall, C. T., and Frank, K. T. 1999. The effect of interannual variation in growth and condition on haddock recruitment. Canadian Journal of Fisheries and Aquatic Sciences, 56: 347–355. NRC Research Press.</w:t>
      </w:r>
    </w:p>
    <w:p w14:paraId="093322D1" w14:textId="77777777" w:rsidR="004A1A75" w:rsidRPr="004A1A75" w:rsidRDefault="004A1A75" w:rsidP="004A1A75">
      <w:pPr>
        <w:pStyle w:val="Bibliography"/>
      </w:pPr>
      <w:r w:rsidRPr="004A1A75">
        <w:t xml:space="preserve">Mion, M., Thorsen, A., Vitale, F., Dierking, J., Herrmann, J. P., Huwer, B., von Dewitz, B., </w:t>
      </w:r>
      <w:r w:rsidRPr="004A1A75">
        <w:rPr>
          <w:i/>
          <w:iCs/>
        </w:rPr>
        <w:t>et al.</w:t>
      </w:r>
      <w:r w:rsidRPr="004A1A75">
        <w:t xml:space="preserve"> 2018. Effect of fish length and nutritional condition on the fecundity of distressed Atlantic cod </w:t>
      </w:r>
      <w:r w:rsidRPr="004A1A75">
        <w:rPr>
          <w:i/>
          <w:iCs/>
        </w:rPr>
        <w:t>Gadus morhua</w:t>
      </w:r>
      <w:r w:rsidRPr="004A1A75">
        <w:t xml:space="preserve"> from the Baltic Sea: POTENTIAL FECUNDITY OF BALTIC </w:t>
      </w:r>
      <w:r w:rsidRPr="004A1A75">
        <w:rPr>
          <w:i/>
          <w:iCs/>
        </w:rPr>
        <w:t>G. MORHUA</w:t>
      </w:r>
      <w:r w:rsidRPr="004A1A75">
        <w:t>. Journal of Fish Biology, 92: 1016–1034.</w:t>
      </w:r>
    </w:p>
    <w:p w14:paraId="09CB6DB7" w14:textId="77777777" w:rsidR="004A1A75" w:rsidRPr="004A1A75" w:rsidRDefault="004A1A75" w:rsidP="004A1A75">
      <w:pPr>
        <w:pStyle w:val="Bibliography"/>
      </w:pPr>
      <w:r w:rsidRPr="004A1A75">
        <w:t xml:space="preserve">Mion, M., Haase, S., Hemmer‐Hansen, J., Hilvarsson, A., Hüssy, K., Krüger‐Johnsen, M., Krumme, U., </w:t>
      </w:r>
      <w:r w:rsidRPr="004A1A75">
        <w:rPr>
          <w:i/>
          <w:iCs/>
        </w:rPr>
        <w:t>et al.</w:t>
      </w:r>
      <w:r w:rsidRPr="004A1A75">
        <w:t xml:space="preserve"> 2021. Multidecadal changes in fish growth rates estimated from tagging data: A case study from the Eastern Baltic cod (Gadus morhua, Gadidae). Fish and Fisheries, 22: 413–427.</w:t>
      </w:r>
    </w:p>
    <w:p w14:paraId="5C3CCB63" w14:textId="77777777" w:rsidR="004A1A75" w:rsidRPr="004A1A75" w:rsidRDefault="004A1A75" w:rsidP="004A1A75">
      <w:pPr>
        <w:pStyle w:val="Bibliography"/>
      </w:pPr>
      <w:r w:rsidRPr="004A1A75">
        <w:t>Möllmann, C., Kornilovs, G., Fetter, M., Köster, F. W., and Hinrichsen, H.-H. 2003. The marine copepod, Pseudocalanus elongatus, as a mediator between climate variability and fisheries in the Central Baltic Sea. Fisheries Oceanography, 12: 360–368.</w:t>
      </w:r>
    </w:p>
    <w:p w14:paraId="235380DD" w14:textId="77777777" w:rsidR="004A1A75" w:rsidRPr="004A1A75" w:rsidRDefault="004A1A75" w:rsidP="004A1A75">
      <w:pPr>
        <w:pStyle w:val="Bibliography"/>
      </w:pPr>
      <w:r w:rsidRPr="004A1A75">
        <w:t>Möllmann, C., Diekmann, R., Müller‐Karulis, B., Kornilovs, G., Plikshs, M., and Axe, P. 2009. Reorganization of a large marine ecosystem due to atmospheric and anthropogenic pressure: a discontinuous regime shift in the Central Baltic Sea. Global Change Biology, 15: 1377–1393.</w:t>
      </w:r>
    </w:p>
    <w:p w14:paraId="55836757" w14:textId="77777777" w:rsidR="004A1A75" w:rsidRPr="004A1A75" w:rsidRDefault="004A1A75" w:rsidP="004A1A75">
      <w:pPr>
        <w:pStyle w:val="Bibliography"/>
      </w:pPr>
      <w:r w:rsidRPr="004A1A75">
        <w:t>Morgan, M. J., Rideout, R. M., and Colbourne, E. B. 2010. Impact of environmental temperature on Atlantic cod Gadus morhua energy allocation to growth, condition and reproduction. Marine Ecology Progress Series, 404: 185–195.</w:t>
      </w:r>
    </w:p>
    <w:p w14:paraId="2D205244" w14:textId="77777777" w:rsidR="004A1A75" w:rsidRPr="005B73F1" w:rsidRDefault="004A1A75" w:rsidP="004A1A75">
      <w:pPr>
        <w:pStyle w:val="Bibliography"/>
        <w:rPr>
          <w:lang w:val="sv-SE"/>
          <w:rPrChange w:id="217" w:author="Michele Casini" w:date="2021-05-10T15:35:00Z">
            <w:rPr/>
          </w:rPrChange>
        </w:rPr>
      </w:pPr>
      <w:r w:rsidRPr="004A1A75">
        <w:t xml:space="preserve">Nash, R., Valencia, A., and Geffen, A. 2006. The origin of fulton’s condition factor : Setting the record straight. </w:t>
      </w:r>
      <w:r w:rsidRPr="005B73F1">
        <w:rPr>
          <w:lang w:val="sv-SE"/>
          <w:rPrChange w:id="218" w:author="Michele Casini" w:date="2021-05-10T15:35:00Z">
            <w:rPr/>
          </w:rPrChange>
        </w:rPr>
        <w:t>Fisheries, 31: 236–238.</w:t>
      </w:r>
    </w:p>
    <w:p w14:paraId="4C00D67D" w14:textId="77777777" w:rsidR="004A1A75" w:rsidRPr="004A1A75" w:rsidRDefault="004A1A75" w:rsidP="004A1A75">
      <w:pPr>
        <w:pStyle w:val="Bibliography"/>
      </w:pPr>
      <w:r w:rsidRPr="005B73F1">
        <w:rPr>
          <w:lang w:val="sv-SE"/>
          <w:rPrChange w:id="219" w:author="Michele Casini" w:date="2021-05-10T15:35:00Z">
            <w:rPr/>
          </w:rPrChange>
        </w:rPr>
        <w:t xml:space="preserve">Neuenfeldt, S., Bartolino, V., Orio, A., Andersen, K. H., Andersen, N. G., Niiranen, S., Bergström, U., </w:t>
      </w:r>
      <w:r w:rsidRPr="005B73F1">
        <w:rPr>
          <w:i/>
          <w:iCs/>
          <w:lang w:val="sv-SE"/>
          <w:rPrChange w:id="220" w:author="Michele Casini" w:date="2021-05-10T15:35:00Z">
            <w:rPr>
              <w:i/>
              <w:iCs/>
            </w:rPr>
          </w:rPrChange>
        </w:rPr>
        <w:t>et al.</w:t>
      </w:r>
      <w:r w:rsidRPr="005B73F1">
        <w:rPr>
          <w:lang w:val="sv-SE"/>
          <w:rPrChange w:id="221" w:author="Michele Casini" w:date="2021-05-10T15:35:00Z">
            <w:rPr/>
          </w:rPrChange>
        </w:rPr>
        <w:t xml:space="preserve"> 2020a. </w:t>
      </w:r>
      <w:r w:rsidRPr="004A1A75">
        <w:t>Feeding and growth of Atlantic cod (</w:t>
      </w:r>
      <w:r w:rsidRPr="004A1A75">
        <w:rPr>
          <w:i/>
          <w:iCs/>
        </w:rPr>
        <w:t>Gadus morhua</w:t>
      </w:r>
      <w:r w:rsidRPr="004A1A75">
        <w:t xml:space="preserve"> L.) in the eastern Baltic Sea under environmental change. ICES Journal of Marine Science, 77: 624–632.</w:t>
      </w:r>
    </w:p>
    <w:p w14:paraId="573166CE" w14:textId="77777777" w:rsidR="004A1A75" w:rsidRPr="004A1A75" w:rsidRDefault="004A1A75" w:rsidP="004A1A75">
      <w:pPr>
        <w:pStyle w:val="Bibliography"/>
      </w:pPr>
      <w:r w:rsidRPr="004A1A75">
        <w:t xml:space="preserve">Neuenfeldt, S., Bartolino, V., Orio, A., Andersen, K. H., Andersen, N. G., Niiranen, S., Bergström, U., </w:t>
      </w:r>
      <w:r w:rsidRPr="004A1A75">
        <w:rPr>
          <w:i/>
          <w:iCs/>
        </w:rPr>
        <w:t>et al.</w:t>
      </w:r>
      <w:r w:rsidRPr="004A1A75">
        <w:t xml:space="preserve"> 2020b. Reply to “Reduced growth in Baltic Sea cod may be due to mild hypoxia”—a comment to Neuenfeldt et al. (2020). ICES Journal of Marine Science, 77: 2006–2008. Oxford Academic.</w:t>
      </w:r>
    </w:p>
    <w:p w14:paraId="1D41CE2C" w14:textId="77777777" w:rsidR="004A1A75" w:rsidRPr="004A1A75" w:rsidRDefault="004A1A75" w:rsidP="004A1A75">
      <w:pPr>
        <w:pStyle w:val="Bibliography"/>
      </w:pPr>
      <w:r w:rsidRPr="004A1A75">
        <w:t xml:space="preserve">Niiranen, S., Orio, A., Bartolino, V., Bergström, U., Kallasvuo, M., Neuenfeldt, S., Ustups, D., </w:t>
      </w:r>
      <w:r w:rsidRPr="004A1A75">
        <w:rPr>
          <w:i/>
          <w:iCs/>
        </w:rPr>
        <w:t>et al.</w:t>
      </w:r>
      <w:r w:rsidRPr="004A1A75">
        <w:t xml:space="preserve"> 2019. Predator-prey body size relationships of cod in a low-diversity marine system. Marine Ecology Progress Series, 627: 201–206.</w:t>
      </w:r>
    </w:p>
    <w:p w14:paraId="008F1F97" w14:textId="77777777" w:rsidR="004A1A75" w:rsidRPr="004A1A75" w:rsidRDefault="004A1A75" w:rsidP="004A1A75">
      <w:pPr>
        <w:pStyle w:val="Bibliography"/>
      </w:pPr>
      <w:r w:rsidRPr="004A1A75">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0DBBA0C7" w14:textId="77777777" w:rsidR="004A1A75" w:rsidRPr="004A1A75" w:rsidRDefault="004A1A75" w:rsidP="004A1A75">
      <w:pPr>
        <w:pStyle w:val="Bibliography"/>
      </w:pPr>
      <w:r w:rsidRPr="004A1A75">
        <w:t>Orio, A., Bergström, U., Florin, A.-B., Lehmann, A., Šics, I., and Casini, M. 2019. Spatial contraction of demersal fish populations in a large marine ecosystem. Journal of Biogeography, 46: 633–645. John Wiley &amp; Sons, Ltd.</w:t>
      </w:r>
    </w:p>
    <w:p w14:paraId="72139941" w14:textId="77777777" w:rsidR="004A1A75" w:rsidRPr="004A1A75" w:rsidRDefault="004A1A75" w:rsidP="004A1A75">
      <w:pPr>
        <w:pStyle w:val="Bibliography"/>
      </w:pPr>
      <w:r w:rsidRPr="004A1A75">
        <w:lastRenderedPageBreak/>
        <w:t>Orio, A., Bergström, U., Florin, A.-B., Šics, I., and Casini, M. 2020. Long-term changes in spatial overlap betweeninteracting cod and flounder in the Baltic Sea. Hydrobiologia, 847: 2541–2553.</w:t>
      </w:r>
    </w:p>
    <w:p w14:paraId="74EB4956" w14:textId="77777777" w:rsidR="004A1A75" w:rsidRPr="004A1A75" w:rsidRDefault="004A1A75" w:rsidP="004A1A75">
      <w:pPr>
        <w:pStyle w:val="Bibliography"/>
      </w:pPr>
      <w:r w:rsidRPr="004A1A75">
        <w:t>Ricker, W. E. 1975. Computation and interpretation of biological statistics of fish populations. Bulletin of the Fisheries Research Board of Canada, 191: 1–382.</w:t>
      </w:r>
    </w:p>
    <w:p w14:paraId="01694E13" w14:textId="77777777" w:rsidR="004A1A75" w:rsidRPr="004A1A75" w:rsidRDefault="004A1A75" w:rsidP="004A1A75">
      <w:pPr>
        <w:pStyle w:val="Bibliography"/>
      </w:pPr>
      <w:r w:rsidRPr="004A1A75">
        <w:t>Rue, H., Martino, S., and Chopin, N. 2009. Approximate Bayesian inference for latent Gaussian models by using integrated nested Laplace approximations. Journal of the Royal Statistical Society: Series B (Statistical Methodology), 71: 319–392.</w:t>
      </w:r>
    </w:p>
    <w:p w14:paraId="3FE4DCAF" w14:textId="77777777" w:rsidR="004A1A75" w:rsidRPr="004A1A75" w:rsidRDefault="004A1A75" w:rsidP="004A1A75">
      <w:pPr>
        <w:pStyle w:val="Bibliography"/>
      </w:pPr>
      <w:r w:rsidRPr="004A1A75">
        <w:t xml:space="preserve">Sampaio, E., Santos, C., Rosa, I. C., Ferreira, V., Pörtner, H.-O., Duarte, C. M., Levin, L. A., </w:t>
      </w:r>
      <w:r w:rsidRPr="004A1A75">
        <w:rPr>
          <w:i/>
          <w:iCs/>
        </w:rPr>
        <w:t>et al.</w:t>
      </w:r>
      <w:r w:rsidRPr="004A1A75">
        <w:t xml:space="preserve"> 2021. Impacts of hypoxic events surpass those of future ocean warming and acidification. Nature Ecology &amp; Evolution: 1–11. Nature Publishing Group.</w:t>
      </w:r>
    </w:p>
    <w:p w14:paraId="49F2FEBD" w14:textId="77777777" w:rsidR="004A1A75" w:rsidRPr="004A1A75" w:rsidRDefault="004A1A75" w:rsidP="004A1A75">
      <w:pPr>
        <w:pStyle w:val="Bibliography"/>
      </w:pPr>
      <w:r w:rsidRPr="004A1A75">
        <w:t>Svedäng, H., and Hornborg, S. 2014. Selective fishing induces density-dependent growth. Nature Communications, 5: 4152.</w:t>
      </w:r>
    </w:p>
    <w:p w14:paraId="0A2383D0" w14:textId="77777777" w:rsidR="004A1A75" w:rsidRPr="004A1A75" w:rsidRDefault="004A1A75" w:rsidP="004A1A75">
      <w:pPr>
        <w:pStyle w:val="Bibliography"/>
      </w:pPr>
      <w:r w:rsidRPr="004A1A75">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0F846C4D" w14:textId="77777777" w:rsidR="004A1A75" w:rsidRPr="004A1A75" w:rsidRDefault="004A1A75" w:rsidP="004A1A75">
      <w:pPr>
        <w:pStyle w:val="Bibliography"/>
      </w:pPr>
      <w:r w:rsidRPr="004A1A75">
        <w:t>Thorson, J. T. 2015. Spatio-temporal variation in fish condition is not consistently explained by density, temperature, or season for California Current groundfishes. Marine Ecology Progress Series, 526: 101–112.</w:t>
      </w:r>
    </w:p>
    <w:p w14:paraId="663B801D" w14:textId="77777777" w:rsidR="004A1A75" w:rsidRPr="004A1A75" w:rsidRDefault="004A1A75" w:rsidP="004A1A75">
      <w:pPr>
        <w:pStyle w:val="Bibliography"/>
      </w:pPr>
      <w:r w:rsidRPr="004A1A75">
        <w:t>Thorson, J. T., Scheuerell, M. D., Shelton, A. O., See, K. E., Skaug, H. J., and Kristensen, K. 2015a. Spatial factor analysis: a new tool for estimating joint species distributions and correlations in species range. Methods in Ecology and Evolution, 6: 627–637. John Wiley &amp; Sons, Ltd.</w:t>
      </w:r>
    </w:p>
    <w:p w14:paraId="13AED6F1" w14:textId="77777777" w:rsidR="004A1A75" w:rsidRPr="004A1A75" w:rsidRDefault="004A1A75" w:rsidP="004A1A75">
      <w:pPr>
        <w:pStyle w:val="Bibliography"/>
      </w:pPr>
      <w:r w:rsidRPr="004A1A75">
        <w:t>Thorson, J. T., Shelton, A. O., Ward, E. J., and Skaug, H. J. 2015b. Geostatistical delta-generalized linear mixed models improve precision for estimated abundance indices for West Coast groundfishes. ICES Journal of Marine Science, 72: 1297–1310. Oxford Academic.</w:t>
      </w:r>
    </w:p>
    <w:p w14:paraId="35789F70" w14:textId="77777777" w:rsidR="004A1A75" w:rsidRPr="004A1A75" w:rsidRDefault="004A1A75" w:rsidP="004A1A75">
      <w:pPr>
        <w:pStyle w:val="Bibliography"/>
      </w:pPr>
      <w:r w:rsidRPr="004A1A75">
        <w:t>Thorson, J. T. 2019. Guidance for decisions using the Vector Autoregressive Spatio-Temporal (VAST) package in stock, ecosystem, habitat and climate assessments. Fisheries Research, 210: 143–161.</w:t>
      </w:r>
    </w:p>
    <w:p w14:paraId="2A4665D7" w14:textId="09A48A0F" w:rsidR="00EC6DA2" w:rsidRPr="00EF580F" w:rsidRDefault="00C20AB4" w:rsidP="00636A03">
      <w:pPr>
        <w:spacing w:line="480" w:lineRule="auto"/>
        <w:contextualSpacing/>
      </w:pPr>
      <w:r w:rsidRPr="00EF580F">
        <w:fldChar w:fldCharType="end"/>
      </w:r>
    </w:p>
    <w:sectPr w:rsidR="00EC6DA2" w:rsidRPr="00EF580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Michele Casini" w:date="2021-05-10T15:40:00Z" w:initials="MC">
    <w:p w14:paraId="71B7B257" w14:textId="0CDC4C73" w:rsidR="00306414" w:rsidRPr="00951A0F" w:rsidRDefault="00306414">
      <w:pPr>
        <w:pStyle w:val="CommentText"/>
        <w:rPr>
          <w:lang w:val="en-US"/>
        </w:rPr>
      </w:pPr>
      <w:r>
        <w:rPr>
          <w:rStyle w:val="CommentReference"/>
        </w:rPr>
        <w:annotationRef/>
      </w:r>
      <w:r w:rsidRPr="00951A0F">
        <w:rPr>
          <w:lang w:val="en-US"/>
        </w:rPr>
        <w:t>Sprat had effects comparable to oxygen, this should be clarified.</w:t>
      </w:r>
    </w:p>
  </w:comment>
  <w:comment w:id="9" w:author="Michele Casini" w:date="2021-05-10T15:50:00Z" w:initials="MC">
    <w:p w14:paraId="412012AC" w14:textId="6C4B3811" w:rsidR="00306414" w:rsidRPr="00470AB3" w:rsidRDefault="00306414">
      <w:pPr>
        <w:pStyle w:val="CommentText"/>
        <w:rPr>
          <w:lang w:val="en-US"/>
        </w:rPr>
      </w:pPr>
      <w:r>
        <w:rPr>
          <w:rStyle w:val="CommentReference"/>
        </w:rPr>
        <w:annotationRef/>
      </w:r>
      <w:r w:rsidRPr="00470AB3">
        <w:rPr>
          <w:lang w:val="en-US"/>
        </w:rPr>
        <w:t>Correct?</w:t>
      </w:r>
    </w:p>
  </w:comment>
  <w:comment w:id="14" w:author="Michele Casini" w:date="2021-05-10T15:49:00Z" w:initials="MC">
    <w:p w14:paraId="26CD85E6" w14:textId="7D2BCB2A" w:rsidR="00306414" w:rsidRPr="006C5638" w:rsidRDefault="00306414">
      <w:pPr>
        <w:pStyle w:val="CommentText"/>
        <w:rPr>
          <w:lang w:val="en-US"/>
        </w:rPr>
      </w:pPr>
      <w:r>
        <w:rPr>
          <w:rStyle w:val="CommentReference"/>
        </w:rPr>
        <w:annotationRef/>
      </w:r>
      <w:r w:rsidRPr="006C5638">
        <w:rPr>
          <w:lang w:val="en-US"/>
        </w:rPr>
        <w:t>Casini et al. ”a”</w:t>
      </w:r>
      <w:r>
        <w:rPr>
          <w:lang w:val="en-US"/>
        </w:rPr>
        <w:t xml:space="preserve"> as is the first to be mentioned.</w:t>
      </w:r>
    </w:p>
  </w:comment>
  <w:comment w:id="16" w:author="Michele Casini" w:date="2021-05-10T15:51:00Z" w:initials="MC">
    <w:p w14:paraId="264E76FD" w14:textId="39D94824" w:rsidR="00306414" w:rsidRPr="00746556" w:rsidRDefault="00306414">
      <w:pPr>
        <w:pStyle w:val="CommentText"/>
        <w:rPr>
          <w:lang w:val="en-US"/>
        </w:rPr>
      </w:pPr>
      <w:r>
        <w:rPr>
          <w:rStyle w:val="CommentReference"/>
        </w:rPr>
        <w:annotationRef/>
      </w:r>
      <w:r w:rsidRPr="00746556">
        <w:rPr>
          <w:lang w:val="en-US"/>
        </w:rPr>
        <w:t>Have these link</w:t>
      </w:r>
      <w:r>
        <w:rPr>
          <w:lang w:val="en-US"/>
        </w:rPr>
        <w:t>e</w:t>
      </w:r>
      <w:r w:rsidRPr="00746556">
        <w:rPr>
          <w:lang w:val="en-US"/>
        </w:rPr>
        <w:t>d body condition to deoxygenation</w:t>
      </w:r>
      <w:r>
        <w:rPr>
          <w:lang w:val="en-US"/>
        </w:rPr>
        <w:t>?</w:t>
      </w:r>
    </w:p>
  </w:comment>
  <w:comment w:id="21" w:author="Michele Casini" w:date="2021-05-10T15:57:00Z" w:initials="MC">
    <w:p w14:paraId="7B94DD6E" w14:textId="12C76D54" w:rsidR="00306414" w:rsidRPr="00865376" w:rsidRDefault="00306414">
      <w:pPr>
        <w:pStyle w:val="CommentText"/>
        <w:rPr>
          <w:lang w:val="en-US"/>
        </w:rPr>
      </w:pPr>
      <w:r>
        <w:rPr>
          <w:rStyle w:val="CommentReference"/>
        </w:rPr>
        <w:annotationRef/>
      </w:r>
      <w:r w:rsidRPr="00865376">
        <w:rPr>
          <w:lang w:val="en-US"/>
        </w:rPr>
        <w:t>Repetition from above.</w:t>
      </w:r>
    </w:p>
  </w:comment>
  <w:comment w:id="23" w:author="Michele Casini" w:date="2021-05-10T15:58:00Z" w:initials="MC">
    <w:p w14:paraId="05BA59EB" w14:textId="3F90D23C" w:rsidR="00306414" w:rsidRPr="00865376" w:rsidRDefault="00306414">
      <w:pPr>
        <w:pStyle w:val="CommentText"/>
        <w:rPr>
          <w:lang w:val="en-US"/>
        </w:rPr>
      </w:pPr>
      <w:r>
        <w:rPr>
          <w:rStyle w:val="CommentReference"/>
        </w:rPr>
        <w:annotationRef/>
      </w:r>
      <w:r w:rsidRPr="00865376">
        <w:rPr>
          <w:lang w:val="en-US"/>
        </w:rPr>
        <w:t>Unclear to me</w:t>
      </w:r>
    </w:p>
  </w:comment>
  <w:comment w:id="29" w:author="Michele Casini" w:date="2021-05-10T16:02:00Z" w:initials="MC">
    <w:p w14:paraId="4642C554" w14:textId="7F46ED44" w:rsidR="00306414" w:rsidRPr="00865376" w:rsidRDefault="00306414">
      <w:pPr>
        <w:pStyle w:val="CommentText"/>
        <w:rPr>
          <w:lang w:val="en-US"/>
        </w:rPr>
      </w:pPr>
      <w:r>
        <w:rPr>
          <w:rStyle w:val="CommentReference"/>
        </w:rPr>
        <w:annotationRef/>
      </w:r>
      <w:r w:rsidRPr="00865376">
        <w:rPr>
          <w:lang w:val="en-US"/>
        </w:rPr>
        <w:t xml:space="preserve">This </w:t>
      </w:r>
      <w:r>
        <w:rPr>
          <w:lang w:val="en-US"/>
        </w:rPr>
        <w:t xml:space="preserve">likely </w:t>
      </w:r>
      <w:r w:rsidRPr="00865376">
        <w:rPr>
          <w:lang w:val="en-US"/>
        </w:rPr>
        <w:t>because there were other parameters, other than density and temper</w:t>
      </w:r>
      <w:r>
        <w:rPr>
          <w:lang w:val="en-US"/>
        </w:rPr>
        <w:t>ature, influencing condition. Or you mean noise?</w:t>
      </w:r>
    </w:p>
  </w:comment>
  <w:comment w:id="35" w:author="Michele Casini" w:date="2021-05-10T16:02:00Z" w:initials="MC">
    <w:p w14:paraId="635C84D2" w14:textId="5F0952F8" w:rsidR="00306414" w:rsidRPr="00865376" w:rsidRDefault="00306414">
      <w:pPr>
        <w:pStyle w:val="CommentText"/>
        <w:rPr>
          <w:lang w:val="en-US"/>
        </w:rPr>
      </w:pPr>
      <w:r>
        <w:rPr>
          <w:rStyle w:val="CommentReference"/>
        </w:rPr>
        <w:annotationRef/>
      </w:r>
      <w:r w:rsidRPr="00865376">
        <w:rPr>
          <w:lang w:val="en-US"/>
        </w:rPr>
        <w:t>Uncle</w:t>
      </w:r>
      <w:r>
        <w:rPr>
          <w:lang w:val="en-US"/>
        </w:rPr>
        <w:t>a</w:t>
      </w:r>
      <w:r w:rsidRPr="00865376">
        <w:rPr>
          <w:lang w:val="en-US"/>
        </w:rPr>
        <w:t>r to me what this means.</w:t>
      </w:r>
    </w:p>
  </w:comment>
  <w:comment w:id="40" w:author="Michele Casini" w:date="2021-05-10T16:24:00Z" w:initials="MC">
    <w:p w14:paraId="360F073F" w14:textId="7B8BDAB6" w:rsidR="00306414" w:rsidRPr="00FE6B82" w:rsidRDefault="00306414">
      <w:pPr>
        <w:pStyle w:val="CommentText"/>
        <w:rPr>
          <w:lang w:val="en-US"/>
        </w:rPr>
      </w:pPr>
      <w:r>
        <w:rPr>
          <w:rStyle w:val="CommentReference"/>
        </w:rPr>
        <w:annotationRef/>
      </w:r>
      <w:r w:rsidRPr="00FE6B82">
        <w:rPr>
          <w:lang w:val="en-US"/>
        </w:rPr>
        <w:t xml:space="preserve">I would take this away, we explain later that many things also changed. </w:t>
      </w:r>
      <w:r>
        <w:rPr>
          <w:lang w:val="en-US"/>
        </w:rPr>
        <w:t>Moreover, it is difficult to say if the decline in growth/condition is a cause or partial effect of the regime shift.</w:t>
      </w:r>
    </w:p>
  </w:comment>
  <w:comment w:id="41" w:author="Michele Casini" w:date="2021-05-10T16:26:00Z" w:initials="MC">
    <w:p w14:paraId="1D855181" w14:textId="47812744" w:rsidR="00306414" w:rsidRPr="00470AB3" w:rsidRDefault="00306414">
      <w:pPr>
        <w:pStyle w:val="CommentText"/>
        <w:rPr>
          <w:lang w:val="en-US"/>
        </w:rPr>
      </w:pPr>
      <w:r>
        <w:rPr>
          <w:rStyle w:val="CommentReference"/>
        </w:rPr>
        <w:annotationRef/>
      </w:r>
      <w:r w:rsidRPr="00470AB3">
        <w:rPr>
          <w:lang w:val="en-US"/>
        </w:rPr>
        <w:t>Too strong?</w:t>
      </w:r>
    </w:p>
  </w:comment>
  <w:comment w:id="49" w:author="Max Lindmark" w:date="2021-04-23T16:21:00Z" w:initials="ML">
    <w:p w14:paraId="0480E4B5" w14:textId="334C9C71" w:rsidR="00306414" w:rsidRDefault="00306414">
      <w:pPr>
        <w:pStyle w:val="CommentText"/>
      </w:pPr>
      <w:r>
        <w:rPr>
          <w:rStyle w:val="CommentReference"/>
        </w:rPr>
        <w:annotationRef/>
      </w:r>
      <w:r>
        <w:t>ICES. 2020a. Cod (</w:t>
      </w:r>
      <w:r>
        <w:rPr>
          <w:i/>
          <w:iCs/>
        </w:rPr>
        <w:t>Gadus morhua</w:t>
      </w:r>
      <w:r>
        <w:t xml:space="preserve">) in subdivisions 22–24, western Baltic stock (western Baltic Sea). </w:t>
      </w:r>
      <w:r>
        <w:rPr>
          <w:i/>
          <w:iCs/>
        </w:rPr>
        <w:t xml:space="preserve">In </w:t>
      </w:r>
      <w:r>
        <w:t>Report of the ICES Advisory Committee, 2020, cod.27.22-24, https://doi.org/10.17895/ices.advice.5942.</w:t>
      </w:r>
    </w:p>
  </w:comment>
  <w:comment w:id="51" w:author="Michele Casini" w:date="2021-05-10T16:17:00Z" w:initials="MC">
    <w:p w14:paraId="322CEE6B" w14:textId="1C537623" w:rsidR="00306414" w:rsidRPr="004F65A2" w:rsidRDefault="00306414">
      <w:pPr>
        <w:pStyle w:val="CommentText"/>
        <w:rPr>
          <w:lang w:val="en-US"/>
        </w:rPr>
      </w:pPr>
      <w:r>
        <w:rPr>
          <w:rStyle w:val="CommentReference"/>
        </w:rPr>
        <w:annotationRef/>
      </w:r>
      <w:r w:rsidRPr="004F65A2">
        <w:rPr>
          <w:lang w:val="en-US"/>
        </w:rPr>
        <w:t xml:space="preserve">There are 2 flounder species now </w:t>
      </w:r>
      <w:r w:rsidRPr="004F65A2">
        <w:rPr>
          <w:lang w:val="en-US"/>
        </w:rPr>
        <w:sym w:font="Wingdings" w:char="F04A"/>
      </w:r>
      <w:r>
        <w:rPr>
          <w:lang w:val="en-US"/>
        </w:rPr>
        <w:t>, maybe say the flounder complex and insert both Latin names?</w:t>
      </w:r>
    </w:p>
  </w:comment>
  <w:comment w:id="54" w:author="Michele Casini" w:date="2021-05-10T16:30:00Z" w:initials="MC">
    <w:p w14:paraId="00ABE060" w14:textId="26E4BFB7" w:rsidR="00306414" w:rsidRPr="006B30E5" w:rsidRDefault="00306414">
      <w:pPr>
        <w:pStyle w:val="CommentText"/>
        <w:rPr>
          <w:lang w:val="en-US"/>
        </w:rPr>
      </w:pPr>
      <w:r>
        <w:rPr>
          <w:rStyle w:val="CommentReference"/>
        </w:rPr>
        <w:annotationRef/>
      </w:r>
      <w:r w:rsidRPr="006B30E5">
        <w:rPr>
          <w:lang w:val="en-US"/>
        </w:rPr>
        <w:t xml:space="preserve">Do we want to speak also about temperature, using </w:t>
      </w:r>
      <w:r>
        <w:rPr>
          <w:lang w:val="en-US"/>
        </w:rPr>
        <w:t>Reusch 2018 paper, Science Advances?</w:t>
      </w:r>
    </w:p>
  </w:comment>
  <w:comment w:id="58" w:author="Michele Casini" w:date="2021-05-10T16:28:00Z" w:initials="MC">
    <w:p w14:paraId="0326FE38" w14:textId="3D18A786" w:rsidR="00306414" w:rsidRPr="00586CB1" w:rsidRDefault="00306414">
      <w:pPr>
        <w:pStyle w:val="CommentText"/>
        <w:rPr>
          <w:lang w:val="en-US"/>
        </w:rPr>
      </w:pPr>
      <w:r>
        <w:rPr>
          <w:rStyle w:val="CommentReference"/>
        </w:rPr>
        <w:annotationRef/>
      </w:r>
      <w:r w:rsidRPr="00586CB1">
        <w:rPr>
          <w:lang w:val="en-US"/>
        </w:rPr>
        <w:t xml:space="preserve">But you speak also about inflows, that can be also due to </w:t>
      </w:r>
      <w:r>
        <w:rPr>
          <w:lang w:val="en-US"/>
        </w:rPr>
        <w:t>“natural” variations?</w:t>
      </w:r>
    </w:p>
  </w:comment>
  <w:comment w:id="60" w:author="Michele Casini" w:date="2021-05-10T16:19:00Z" w:initials="MC">
    <w:p w14:paraId="74C7109C" w14:textId="2658BAD4" w:rsidR="00306414" w:rsidRPr="008F5A61" w:rsidRDefault="00306414">
      <w:pPr>
        <w:pStyle w:val="CommentText"/>
        <w:rPr>
          <w:lang w:val="en-US"/>
        </w:rPr>
      </w:pPr>
      <w:r>
        <w:rPr>
          <w:rStyle w:val="CommentReference"/>
        </w:rPr>
        <w:annotationRef/>
      </w:r>
      <w:r w:rsidRPr="008F5A61">
        <w:rPr>
          <w:lang w:val="en-US"/>
        </w:rPr>
        <w:t>I think this is what we should aim at.</w:t>
      </w:r>
    </w:p>
  </w:comment>
  <w:comment w:id="69" w:author="Max Lindmark" w:date="2020-10-22T09:30:00Z" w:initials="ML">
    <w:p w14:paraId="1AFF204A" w14:textId="77777777" w:rsidR="00306414" w:rsidRPr="00D901E7" w:rsidRDefault="00306414" w:rsidP="00522CF8">
      <w:pPr>
        <w:pStyle w:val="CommentText"/>
      </w:pPr>
      <w:r w:rsidRPr="00D901E7">
        <w:rPr>
          <w:rStyle w:val="CommentReference"/>
        </w:rPr>
        <w:annotationRef/>
      </w:r>
      <w:r w:rsidRPr="00D901E7">
        <w:t>Check Sean</w:t>
      </w:r>
      <w:r>
        <w:t>s vignette, try to make it consisten with subscript and bold (but he doesn’t index i for data point?)</w:t>
      </w:r>
    </w:p>
  </w:comment>
  <w:comment w:id="70" w:author="Michele Casini" w:date="2021-05-10T16:47:00Z" w:initials="MC">
    <w:p w14:paraId="6DBE8A72" w14:textId="1DA474A0" w:rsidR="00306414" w:rsidRPr="00BC1A7C" w:rsidRDefault="00306414">
      <w:pPr>
        <w:pStyle w:val="CommentText"/>
        <w:rPr>
          <w:lang w:val="en-US"/>
        </w:rPr>
      </w:pPr>
      <w:r>
        <w:rPr>
          <w:rStyle w:val="CommentReference"/>
        </w:rPr>
        <w:annotationRef/>
      </w:r>
      <w:r w:rsidRPr="00BC1A7C">
        <w:rPr>
          <w:lang w:val="en-US"/>
        </w:rPr>
        <w:t xml:space="preserve">All this is correct, but in my view it sounds as it invalidates </w:t>
      </w:r>
      <w:r>
        <w:rPr>
          <w:lang w:val="en-US"/>
        </w:rPr>
        <w:t xml:space="preserve">all </w:t>
      </w:r>
      <w:r w:rsidRPr="00BC1A7C">
        <w:rPr>
          <w:lang w:val="en-US"/>
        </w:rPr>
        <w:t>the studies using F</w:t>
      </w:r>
      <w:r>
        <w:rPr>
          <w:lang w:val="en-US"/>
        </w:rPr>
        <w:t xml:space="preserve">ulton, which is not correct. It depends on how Fulton’s K is used. If just to follow trends and compare within the same length-class, it is a condition index as good as this one. </w:t>
      </w:r>
    </w:p>
  </w:comment>
  <w:comment w:id="73" w:author="Michele Casini" w:date="2021-05-10T17:04:00Z" w:initials="MC">
    <w:p w14:paraId="4627C46E" w14:textId="43549B61" w:rsidR="00306414" w:rsidRPr="008A14AF" w:rsidRDefault="00306414">
      <w:pPr>
        <w:pStyle w:val="CommentText"/>
        <w:rPr>
          <w:lang w:val="en-US"/>
        </w:rPr>
      </w:pPr>
      <w:r>
        <w:rPr>
          <w:rStyle w:val="CommentReference"/>
        </w:rPr>
        <w:annotationRef/>
      </w:r>
      <w:r w:rsidRPr="008A14AF">
        <w:rPr>
          <w:lang w:val="en-US"/>
        </w:rPr>
        <w:t xml:space="preserve">I still have doubts about this. </w:t>
      </w:r>
      <w:r>
        <w:rPr>
          <w:lang w:val="en-US"/>
        </w:rPr>
        <w:t>Condition is collected in a length-stratified manner with the aim to collect a certain number of fish for each length-class within the same SDs. So, should we weight also condition with biomass?</w:t>
      </w:r>
    </w:p>
  </w:comment>
  <w:comment w:id="75" w:author="Michele Casini" w:date="2021-05-10T17:08:00Z" w:initials="MC">
    <w:p w14:paraId="5A3D4DD7" w14:textId="5CB3D6DB" w:rsidR="00306414" w:rsidRDefault="00306414">
      <w:pPr>
        <w:pStyle w:val="CommentText"/>
        <w:rPr>
          <w:lang w:val="en-US"/>
        </w:rPr>
      </w:pPr>
      <w:r>
        <w:rPr>
          <w:rStyle w:val="CommentReference"/>
        </w:rPr>
        <w:annotationRef/>
      </w:r>
      <w:r w:rsidRPr="008A14AF">
        <w:rPr>
          <w:lang w:val="en-US"/>
        </w:rPr>
        <w:t>We have also 0-catches</w:t>
      </w:r>
      <w:r>
        <w:rPr>
          <w:lang w:val="en-US"/>
        </w:rPr>
        <w:t>, but you do not use it because we obviously do not have condition measurements matching those hauls? I think that “hence” is wrong here talking about kg/hour.</w:t>
      </w:r>
    </w:p>
    <w:p w14:paraId="15E29622" w14:textId="30A64615" w:rsidR="00306414" w:rsidRDefault="00306414">
      <w:pPr>
        <w:pStyle w:val="CommentText"/>
        <w:rPr>
          <w:lang w:val="en-US"/>
        </w:rPr>
      </w:pPr>
    </w:p>
    <w:p w14:paraId="75DB6227" w14:textId="19E4A507" w:rsidR="00306414" w:rsidRDefault="00306414">
      <w:pPr>
        <w:pStyle w:val="CommentText"/>
      </w:pPr>
      <w:r>
        <w:rPr>
          <w:lang w:val="en-US"/>
        </w:rPr>
        <w:t>A thought: for the biomass model the use of 0-catches can actually help a lot I think, many hauls have 0-catches especially in the last 20 years (no-oxygen hauls).</w:t>
      </w:r>
    </w:p>
  </w:comment>
  <w:comment w:id="76" w:author="Max Lindmark" w:date="2021-04-13T15:52:00Z" w:initials="ML">
    <w:p w14:paraId="3480143B" w14:textId="5B05D1DE" w:rsidR="00306414" w:rsidRPr="005B73F1" w:rsidRDefault="00306414">
      <w:pPr>
        <w:pStyle w:val="CommentText"/>
        <w:rPr>
          <w:lang w:val="en-US"/>
        </w:rPr>
      </w:pPr>
      <w:r>
        <w:rPr>
          <w:rStyle w:val="CommentReference"/>
        </w:rPr>
        <w:annotationRef/>
      </w:r>
      <w:r w:rsidRPr="005B73F1">
        <w:rPr>
          <w:lang w:val="en-US"/>
        </w:rPr>
        <w:t>Check this notation is correct, never used it before</w:t>
      </w:r>
    </w:p>
  </w:comment>
  <w:comment w:id="96" w:author="Michele Casini" w:date="2021-05-10T17:15:00Z" w:initials="MC">
    <w:p w14:paraId="2C471816" w14:textId="3DC7AC07" w:rsidR="00306414" w:rsidRPr="00D851B1" w:rsidRDefault="00306414">
      <w:pPr>
        <w:pStyle w:val="CommentText"/>
        <w:rPr>
          <w:lang w:val="en-US"/>
        </w:rPr>
      </w:pPr>
      <w:r>
        <w:rPr>
          <w:rStyle w:val="CommentReference"/>
        </w:rPr>
        <w:annotationRef/>
      </w:r>
      <w:r>
        <w:rPr>
          <w:lang w:val="en-US"/>
        </w:rPr>
        <w:t xml:space="preserve">I </w:t>
      </w:r>
      <w:r w:rsidRPr="00D851B1">
        <w:rPr>
          <w:lang w:val="en-US"/>
        </w:rPr>
        <w:t xml:space="preserve">cannot promise we can do this. </w:t>
      </w:r>
      <w:r>
        <w:rPr>
          <w:lang w:val="en-US"/>
        </w:rPr>
        <w:t>In many journals it is ok to say “Data can be requested”.</w:t>
      </w:r>
    </w:p>
  </w:comment>
  <w:comment w:id="97" w:author="Michele Casini" w:date="2021-05-10T17:41:00Z" w:initials="MC">
    <w:p w14:paraId="5D45D5CF" w14:textId="663FE049" w:rsidR="00306414" w:rsidRPr="001A67B2" w:rsidRDefault="00306414">
      <w:pPr>
        <w:pStyle w:val="CommentText"/>
        <w:rPr>
          <w:lang w:val="en-US"/>
        </w:rPr>
      </w:pPr>
      <w:r>
        <w:rPr>
          <w:rStyle w:val="CommentReference"/>
        </w:rPr>
        <w:annotationRef/>
      </w:r>
      <w:r>
        <w:rPr>
          <w:lang w:val="en-US"/>
        </w:rPr>
        <w:t>At first I</w:t>
      </w:r>
      <w:r w:rsidRPr="001A67B2">
        <w:rPr>
          <w:lang w:val="en-US"/>
        </w:rPr>
        <w:t xml:space="preserve"> had the impression that </w:t>
      </w:r>
      <w:r>
        <w:rPr>
          <w:lang w:val="en-US"/>
        </w:rPr>
        <w:t>Data would fit better at the beginning of the MM, but I can be wrong.</w:t>
      </w:r>
    </w:p>
  </w:comment>
  <w:comment w:id="101" w:author="Michele Casini" w:date="2021-05-10T17:25:00Z" w:initials="MC">
    <w:p w14:paraId="0A8C4E7D" w14:textId="309E1896" w:rsidR="00306414" w:rsidRPr="001A67B2" w:rsidRDefault="00306414">
      <w:pPr>
        <w:pStyle w:val="CommentText"/>
        <w:rPr>
          <w:lang w:val="en-US"/>
        </w:rPr>
      </w:pPr>
      <w:r>
        <w:rPr>
          <w:rStyle w:val="CommentReference"/>
        </w:rPr>
        <w:annotationRef/>
      </w:r>
      <w:r w:rsidRPr="001A67B2">
        <w:rPr>
          <w:lang w:val="en-US"/>
        </w:rPr>
        <w:t>Check this</w:t>
      </w:r>
    </w:p>
  </w:comment>
  <w:comment w:id="104" w:author="Michele Casini" w:date="2021-05-10T17:21:00Z" w:initials="MC">
    <w:p w14:paraId="38F7A5D9" w14:textId="015C40CD" w:rsidR="00306414" w:rsidRPr="004C317E" w:rsidRDefault="00306414">
      <w:pPr>
        <w:pStyle w:val="CommentText"/>
        <w:rPr>
          <w:lang w:val="en-US"/>
        </w:rPr>
      </w:pPr>
      <w:r>
        <w:rPr>
          <w:rStyle w:val="CommentReference"/>
        </w:rPr>
        <w:annotationRef/>
      </w:r>
      <w:r w:rsidRPr="004C317E">
        <w:rPr>
          <w:lang w:val="en-US"/>
        </w:rPr>
        <w:t xml:space="preserve">Earlier i think it is written </w:t>
      </w:r>
      <w:r>
        <w:rPr>
          <w:lang w:val="en-US"/>
        </w:rPr>
        <w:t xml:space="preserve">1990 or </w:t>
      </w:r>
      <w:r w:rsidRPr="004C317E">
        <w:rPr>
          <w:lang w:val="en-US"/>
        </w:rPr>
        <w:t>1991.</w:t>
      </w:r>
    </w:p>
  </w:comment>
  <w:comment w:id="105" w:author="Michele Casini" w:date="2021-05-10T17:30:00Z" w:initials="MC">
    <w:p w14:paraId="252D21FA" w14:textId="6161968C" w:rsidR="00306414" w:rsidRPr="00AF645A" w:rsidRDefault="00306414">
      <w:pPr>
        <w:pStyle w:val="CommentText"/>
        <w:rPr>
          <w:lang w:val="en-US"/>
        </w:rPr>
      </w:pPr>
      <w:r>
        <w:rPr>
          <w:rStyle w:val="CommentReference"/>
        </w:rPr>
        <w:annotationRef/>
      </w:r>
      <w:r w:rsidRPr="00AF645A">
        <w:rPr>
          <w:lang w:val="en-US"/>
        </w:rPr>
        <w:t xml:space="preserve">A map with the hauls maybe would be good in supplementary, together with </w:t>
      </w:r>
      <w:r>
        <w:rPr>
          <w:lang w:val="en-US"/>
        </w:rPr>
        <w:t>Fig. S2?</w:t>
      </w:r>
    </w:p>
  </w:comment>
  <w:comment w:id="108" w:author="Michele Casini" w:date="2021-05-10T17:31:00Z" w:initials="MC">
    <w:p w14:paraId="77D96833" w14:textId="5A831CC4" w:rsidR="00306414" w:rsidRPr="00AF645A" w:rsidRDefault="00306414">
      <w:pPr>
        <w:pStyle w:val="CommentText"/>
        <w:rPr>
          <w:lang w:val="en-US"/>
        </w:rPr>
      </w:pPr>
      <w:r>
        <w:rPr>
          <w:rStyle w:val="CommentReference"/>
        </w:rPr>
        <w:annotationRef/>
      </w:r>
      <w:r w:rsidRPr="00AF645A">
        <w:rPr>
          <w:lang w:val="en-US"/>
        </w:rPr>
        <w:t>I thought we discussed to keep only SD24 from the western part</w:t>
      </w:r>
      <w:r>
        <w:rPr>
          <w:lang w:val="en-US"/>
        </w:rPr>
        <w:t>? Is SD 22 in?</w:t>
      </w:r>
    </w:p>
  </w:comment>
  <w:comment w:id="110" w:author="Michele Casini" w:date="2021-05-10T17:33:00Z" w:initials="MC">
    <w:p w14:paraId="5F2F4627" w14:textId="59BAFCE5" w:rsidR="00306414" w:rsidRPr="00AF645A" w:rsidRDefault="00306414">
      <w:pPr>
        <w:pStyle w:val="CommentText"/>
        <w:rPr>
          <w:lang w:val="en-US"/>
        </w:rPr>
      </w:pPr>
      <w:r>
        <w:rPr>
          <w:rStyle w:val="CommentReference"/>
        </w:rPr>
        <w:annotationRef/>
      </w:r>
      <w:r w:rsidRPr="00AF645A">
        <w:rPr>
          <w:lang w:val="en-US"/>
        </w:rPr>
        <w:t>Unclear.</w:t>
      </w:r>
    </w:p>
  </w:comment>
  <w:comment w:id="114" w:author="Michele Casini" w:date="2021-05-31T15:30:00Z" w:initials="MC">
    <w:p w14:paraId="5479B83F" w14:textId="77777777" w:rsidR="00306414" w:rsidRDefault="00306414">
      <w:pPr>
        <w:pStyle w:val="CommentText"/>
      </w:pPr>
      <w:r>
        <w:rPr>
          <w:rStyle w:val="CommentReference"/>
        </w:rPr>
        <w:annotationRef/>
      </w:r>
      <w:r>
        <w:t>The reason of the different spatial resolution used for different predictors should be explained.</w:t>
      </w:r>
    </w:p>
    <w:p w14:paraId="6D15D4F5" w14:textId="50CB55F9" w:rsidR="00306414" w:rsidRDefault="00306414">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117" w:author="Michele Casini" w:date="2021-05-31T15:16:00Z" w:initials="MC">
    <w:p w14:paraId="3198569D" w14:textId="6D12A7D3" w:rsidR="00306414" w:rsidRDefault="00306414">
      <w:pPr>
        <w:pStyle w:val="CommentText"/>
      </w:pPr>
      <w:r>
        <w:rPr>
          <w:rStyle w:val="CommentReference"/>
        </w:rPr>
        <w:annotationRef/>
      </w:r>
      <w:r>
        <w:rPr>
          <w:lang w:val="en-US"/>
        </w:rPr>
        <w:t>I suggest</w:t>
      </w:r>
      <w:r w:rsidRPr="004C6838">
        <w:rPr>
          <w:lang w:val="en-US"/>
        </w:rPr>
        <w:t xml:space="preserve"> to insert these in </w:t>
      </w:r>
      <w:r>
        <w:rPr>
          <w:lang w:val="en-US"/>
        </w:rPr>
        <w:t>Fig. S1, where you have then both rectangles and subdivisions?</w:t>
      </w:r>
    </w:p>
  </w:comment>
  <w:comment w:id="125" w:author="Michele Casini" w:date="2021-05-10T17:38:00Z" w:initials="MC">
    <w:p w14:paraId="345ADD43" w14:textId="38456C24" w:rsidR="00306414" w:rsidRPr="00AF645A" w:rsidRDefault="00306414">
      <w:pPr>
        <w:pStyle w:val="CommentText"/>
        <w:rPr>
          <w:lang w:val="en-US"/>
        </w:rPr>
      </w:pPr>
      <w:r>
        <w:rPr>
          <w:rStyle w:val="CommentReference"/>
        </w:rPr>
        <w:annotationRef/>
      </w:r>
      <w:r w:rsidRPr="00AF645A">
        <w:rPr>
          <w:lang w:val="en-US"/>
        </w:rPr>
        <w:t>These refs are only for oxygen, not for temperature, right</w:t>
      </w:r>
      <w:r>
        <w:rPr>
          <w:lang w:val="en-US"/>
        </w:rPr>
        <w:t>?</w:t>
      </w:r>
    </w:p>
  </w:comment>
  <w:comment w:id="144" w:author="Max Lindmark" w:date="2021-04-27T14:04:00Z" w:initials="ML">
    <w:p w14:paraId="07DEC487" w14:textId="376ED8A3" w:rsidR="00306414" w:rsidRDefault="00306414">
      <w:pPr>
        <w:pStyle w:val="CommentText"/>
      </w:pPr>
      <w:r>
        <w:rPr>
          <w:rStyle w:val="CommentReference"/>
        </w:rPr>
        <w:annotationRef/>
      </w:r>
      <w:r w:rsidRPr="007B169C">
        <w:t>&gt; (exp(-4.5)*50^2.98) / (exp(-4.65)*50^2.98)</w:t>
      </w:r>
    </w:p>
  </w:comment>
  <w:comment w:id="145" w:author="Michele Casini" w:date="2021-05-31T16:42:00Z" w:initials="MC">
    <w:p w14:paraId="429BD20E" w14:textId="77777777" w:rsidR="00306414" w:rsidRDefault="00306414">
      <w:pPr>
        <w:pStyle w:val="CommentText"/>
      </w:pPr>
      <w:r>
        <w:rPr>
          <w:rStyle w:val="CommentReference"/>
        </w:rPr>
        <w:annotationRef/>
      </w:r>
      <w:r>
        <w:t>Unclear to me what this means.</w:t>
      </w:r>
    </w:p>
    <w:p w14:paraId="764C1214" w14:textId="0A8CD46E" w:rsidR="00306414" w:rsidRDefault="00306414">
      <w:pPr>
        <w:pStyle w:val="CommentText"/>
      </w:pPr>
      <w:r>
        <w:t>This percentage of decline varies with length. Larger fish decline in % condition more than smaller ones, you checked this too right Max? Is this therefore an average decline across all sizes?</w:t>
      </w:r>
    </w:p>
  </w:comment>
  <w:comment w:id="146" w:author="Michele Casini" w:date="2021-05-31T15:50:00Z" w:initials="MC">
    <w:p w14:paraId="7FD93683" w14:textId="7935995C" w:rsidR="00306414" w:rsidRDefault="00306414">
      <w:pPr>
        <w:pStyle w:val="CommentText"/>
      </w:pPr>
      <w:r>
        <w:rPr>
          <w:rStyle w:val="CommentReference"/>
        </w:rPr>
        <w:annotationRef/>
      </w:r>
      <w:r>
        <w:t>If we want this names, we must have a figure (fig. 1?) with them.</w:t>
      </w:r>
    </w:p>
  </w:comment>
  <w:comment w:id="147" w:author="Michele Casini" w:date="2021-05-31T16:45:00Z" w:initials="MC">
    <w:p w14:paraId="7AD9EC18" w14:textId="2DCAFD93" w:rsidR="00306414" w:rsidRDefault="00306414">
      <w:pPr>
        <w:pStyle w:val="CommentText"/>
      </w:pPr>
      <w:r>
        <w:rPr>
          <w:rStyle w:val="CommentReference"/>
        </w:rPr>
        <w:annotationRef/>
      </w:r>
      <w:r>
        <w:t>This has to be moved to the Discussion.</w:t>
      </w:r>
    </w:p>
  </w:comment>
  <w:comment w:id="154" w:author="Michele Casini" w:date="2021-06-08T12:13:00Z" w:initials="MC">
    <w:p w14:paraId="012AF273" w14:textId="312210CE" w:rsidR="00306414" w:rsidRDefault="00306414">
      <w:pPr>
        <w:pStyle w:val="CommentText"/>
      </w:pPr>
      <w:r>
        <w:rPr>
          <w:rStyle w:val="CommentReference"/>
        </w:rPr>
        <w:annotationRef/>
      </w:r>
      <w:r>
        <w:t>Or condition?</w:t>
      </w:r>
    </w:p>
  </w:comment>
  <w:comment w:id="152" w:author="Max Lindmark" w:date="2021-04-27T15:18:00Z" w:initials="ML">
    <w:p w14:paraId="14B9A6E1" w14:textId="32EC5B51" w:rsidR="00306414" w:rsidRPr="005B73F1" w:rsidRDefault="00306414">
      <w:pPr>
        <w:pStyle w:val="CommentText"/>
        <w:rPr>
          <w:lang w:val="en-US"/>
        </w:rPr>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rPr>
          <w:lang w:val="en-US"/>
        </w:rPr>
        <w:t xml:space="preserve"> </w:t>
      </w:r>
    </w:p>
  </w:comment>
  <w:comment w:id="153" w:author="Michele Casini" w:date="2021-06-08T12:04:00Z" w:initials="MC">
    <w:p w14:paraId="23AC86B2" w14:textId="2846056C" w:rsidR="00306414" w:rsidRDefault="00306414">
      <w:pPr>
        <w:pStyle w:val="CommentText"/>
      </w:pPr>
      <w:r>
        <w:rPr>
          <w:rStyle w:val="CommentReference"/>
        </w:rPr>
        <w:annotationRef/>
      </w:r>
      <w:r>
        <w:t>maybe good to say also the % in non-transformed units.</w:t>
      </w:r>
    </w:p>
  </w:comment>
  <w:comment w:id="155" w:author="Michele Casini" w:date="2021-05-31T16:57:00Z" w:initials="MC">
    <w:p w14:paraId="1BD95AC0" w14:textId="455218DE" w:rsidR="00306414" w:rsidRDefault="00306414">
      <w:pPr>
        <w:pStyle w:val="CommentText"/>
      </w:pPr>
      <w:r>
        <w:rPr>
          <w:rStyle w:val="CommentReference"/>
        </w:rPr>
        <w:annotationRef/>
      </w:r>
      <w:r>
        <w:t>wrong figure?</w:t>
      </w:r>
    </w:p>
  </w:comment>
  <w:comment w:id="157" w:author="Michele Casini" w:date="2021-05-31T16:58:00Z" w:initials="MC">
    <w:p w14:paraId="7990C9BF" w14:textId="0E1A8E39" w:rsidR="00306414" w:rsidRDefault="00306414">
      <w:pPr>
        <w:pStyle w:val="CommentText"/>
      </w:pPr>
      <w:r>
        <w:rPr>
          <w:rStyle w:val="CommentReference"/>
        </w:rPr>
        <w:annotationRef/>
      </w:r>
      <w:r>
        <w:t>Missing?</w:t>
      </w:r>
    </w:p>
  </w:comment>
  <w:comment w:id="158" w:author="Max Lindmark" w:date="2021-04-27T17:00:00Z" w:initials="ML">
    <w:p w14:paraId="5C05F8AA" w14:textId="220E681F" w:rsidR="00306414" w:rsidRPr="005B73F1" w:rsidRDefault="00306414">
      <w:pPr>
        <w:pStyle w:val="CommentText"/>
        <w:rPr>
          <w:lang w:val="en-US"/>
        </w:rPr>
      </w:pPr>
      <w:r w:rsidRPr="005B73F1">
        <w:rPr>
          <w:lang w:val="en-US"/>
        </w:rPr>
        <w:t xml:space="preserve">change in experienced oxygen divided by effect size, so </w:t>
      </w:r>
      <w:r>
        <w:rPr>
          <w:rStyle w:val="CommentReference"/>
        </w:rPr>
        <w:annotationRef/>
      </w:r>
      <w:r w:rsidRPr="005B73F1">
        <w:rPr>
          <w:lang w:val="en-US"/>
        </w:rPr>
        <w:t>0.7/1.8=0.4</w:t>
      </w:r>
    </w:p>
  </w:comment>
  <w:comment w:id="159" w:author="Michele Casini" w:date="2021-06-08T12:16:00Z" w:initials="MC">
    <w:p w14:paraId="33FA2689" w14:textId="075F26C4" w:rsidR="00306414" w:rsidRDefault="00306414">
      <w:pPr>
        <w:pStyle w:val="CommentText"/>
      </w:pPr>
      <w:r>
        <w:rPr>
          <w:rStyle w:val="CommentReference"/>
        </w:rPr>
        <w:annotationRef/>
      </w:r>
      <w:r>
        <w:t>in total from 1991 to 2019?</w:t>
      </w:r>
    </w:p>
  </w:comment>
  <w:comment w:id="160" w:author="Max Lindmark" w:date="2021-04-27T17:01:00Z" w:initials="ML">
    <w:p w14:paraId="371D5979" w14:textId="294588B1" w:rsidR="00306414" w:rsidRDefault="00306414">
      <w:pPr>
        <w:pStyle w:val="CommentText"/>
      </w:pPr>
      <w:r>
        <w:rPr>
          <w:rStyle w:val="CommentReference"/>
        </w:rPr>
        <w:annotationRef/>
      </w:r>
      <w:r w:rsidRPr="009C1AA4">
        <w:t>1-(-4.5/-4.65)</w:t>
      </w:r>
    </w:p>
  </w:comment>
  <w:comment w:id="161" w:author="Michele Casini" w:date="2021-06-08T12:14:00Z" w:initials="MC">
    <w:p w14:paraId="02EB7EA3" w14:textId="50DE7A4F" w:rsidR="00306414" w:rsidRDefault="00306414">
      <w:pPr>
        <w:pStyle w:val="CommentText"/>
      </w:pPr>
      <w:r>
        <w:rPr>
          <w:rStyle w:val="CommentReference"/>
        </w:rPr>
        <w:annotationRef/>
      </w:r>
      <w:r>
        <w:t>At the beginning of the results we say decline in weight by 16%. It is a bit confusing to mix decline in weight and decline in condition, good to stick to one.</w:t>
      </w:r>
    </w:p>
  </w:comment>
  <w:comment w:id="163" w:author="Max Lindmark" w:date="2021-04-13T16:09:00Z" w:initials="ML">
    <w:p w14:paraId="7E19B274" w14:textId="77777777" w:rsidR="00306414" w:rsidRPr="005B73F1" w:rsidRDefault="00306414" w:rsidP="00B75FC3">
      <w:pPr>
        <w:pStyle w:val="CommentText"/>
        <w:rPr>
          <w:lang w:val="en-US"/>
        </w:rPr>
      </w:pPr>
      <w:r>
        <w:rPr>
          <w:rStyle w:val="CommentReference"/>
        </w:rPr>
        <w:annotationRef/>
      </w:r>
      <w:r w:rsidRPr="005B73F1">
        <w:rPr>
          <w:lang w:val="en-US"/>
        </w:rPr>
        <w:t>The interaction coefficent is not the same as in lm where the order is preserved. So, how should I interpret it? Change in slope 1 for every increase in 2 or the other way around?</w:t>
      </w:r>
    </w:p>
  </w:comment>
  <w:comment w:id="162" w:author="Michele Casini" w:date="2021-06-08T12:33:00Z" w:initials="MC">
    <w:p w14:paraId="1952A109" w14:textId="08EB5D7E" w:rsidR="00306414" w:rsidRDefault="00306414">
      <w:pPr>
        <w:pStyle w:val="CommentText"/>
      </w:pPr>
      <w:r>
        <w:rPr>
          <w:rStyle w:val="CommentReference"/>
        </w:rPr>
        <w:annotationRef/>
      </w:r>
      <w:r>
        <w:t>Move to Discussion.</w:t>
      </w:r>
    </w:p>
  </w:comment>
  <w:comment w:id="166" w:author="Michele Casini" w:date="2021-06-08T12:33:00Z" w:initials="MC">
    <w:p w14:paraId="2124FF62" w14:textId="1CCA5604" w:rsidR="00306414" w:rsidRDefault="00306414">
      <w:pPr>
        <w:pStyle w:val="CommentText"/>
      </w:pPr>
      <w:r>
        <w:rPr>
          <w:rStyle w:val="CommentReference"/>
        </w:rPr>
        <w:annotationRef/>
      </w:r>
      <w:r>
        <w:t>Move to Discussion.</w:t>
      </w:r>
    </w:p>
  </w:comment>
  <w:comment w:id="168" w:author="Michele Casini" w:date="2021-06-08T12:54:00Z" w:initials="MC">
    <w:p w14:paraId="258E19FC" w14:textId="0A176E6D" w:rsidR="00306414" w:rsidRDefault="00306414">
      <w:pPr>
        <w:pStyle w:val="CommentText"/>
      </w:pPr>
      <w:r>
        <w:rPr>
          <w:rStyle w:val="CommentReference"/>
        </w:rPr>
        <w:annotationRef/>
      </w:r>
      <w:r>
        <w:t>I think it would be good to represent also this relationship as done for oxygen and temperature, so we have some representation for the 3 main factors of the model.</w:t>
      </w:r>
    </w:p>
  </w:comment>
  <w:comment w:id="171" w:author="Max Lindmark" w:date="2021-05-06T09:38:00Z" w:initials="ML">
    <w:p w14:paraId="5F5E10F6" w14:textId="29678B47" w:rsidR="00306414" w:rsidRPr="005B73F1" w:rsidRDefault="00306414">
      <w:pPr>
        <w:pStyle w:val="CommentText"/>
        <w:rPr>
          <w:lang w:val="en-US"/>
        </w:rPr>
      </w:pPr>
      <w:r>
        <w:rPr>
          <w:rStyle w:val="CommentReference"/>
        </w:rPr>
        <w:annotationRef/>
      </w:r>
      <w:r w:rsidRPr="005B73F1">
        <w:rPr>
          <w:lang w:val="en-US"/>
        </w:rPr>
        <w:t>Advice sheet</w:t>
      </w:r>
    </w:p>
  </w:comment>
  <w:comment w:id="170" w:author="Michele Casini" w:date="2021-06-08T12:34:00Z" w:initials="MC">
    <w:p w14:paraId="486E4E11" w14:textId="0709E61C" w:rsidR="00306414" w:rsidRDefault="00306414">
      <w:pPr>
        <w:pStyle w:val="CommentText"/>
      </w:pPr>
      <w:r>
        <w:rPr>
          <w:rStyle w:val="CommentReference"/>
        </w:rPr>
        <w:annotationRef/>
      </w:r>
      <w:r>
        <w:t>I’m not sure what we want to say here.</w:t>
      </w:r>
    </w:p>
  </w:comment>
  <w:comment w:id="172" w:author="Michele Casini" w:date="2021-06-08T12:35:00Z" w:initials="MC">
    <w:p w14:paraId="2D4A9EF1" w14:textId="4436CBC4" w:rsidR="00306414" w:rsidRDefault="00306414">
      <w:pPr>
        <w:pStyle w:val="CommentText"/>
      </w:pPr>
      <w:r>
        <w:rPr>
          <w:rStyle w:val="CommentReference"/>
        </w:rPr>
        <w:annotationRef/>
      </w:r>
      <w:r>
        <w:t>I’m not sure what we want to say here.</w:t>
      </w:r>
    </w:p>
  </w:comment>
  <w:comment w:id="173" w:author="Michele Casini" w:date="2021-06-08T12:30:00Z" w:initials="MC">
    <w:p w14:paraId="31DF45B0" w14:textId="05A22C46" w:rsidR="00306414" w:rsidRDefault="00306414">
      <w:pPr>
        <w:pStyle w:val="CommentText"/>
      </w:pPr>
      <w:r>
        <w:rPr>
          <w:rStyle w:val="CommentReference"/>
        </w:rPr>
        <w:annotationRef/>
      </w:r>
      <w:r>
        <w:t>I would speak about density and density-dependence only for cod CPUE, not for flounder.</w:t>
      </w:r>
    </w:p>
  </w:comment>
  <w:comment w:id="174" w:author="Michele Casini" w:date="2021-06-08T12:33:00Z" w:initials="MC">
    <w:p w14:paraId="58FBDBAD" w14:textId="039FEAAA" w:rsidR="00306414" w:rsidRDefault="00306414">
      <w:pPr>
        <w:pStyle w:val="CommentText"/>
      </w:pPr>
      <w:r>
        <w:rPr>
          <w:rStyle w:val="CommentReference"/>
        </w:rPr>
        <w:annotationRef/>
      </w:r>
      <w:r>
        <w:t>Move to Discussion.</w:t>
      </w:r>
    </w:p>
  </w:comment>
  <w:comment w:id="175" w:author="Michele Casini" w:date="2021-06-08T12:31:00Z" w:initials="MC">
    <w:p w14:paraId="7972DEBA" w14:textId="4BA81C89" w:rsidR="00306414" w:rsidRDefault="00306414">
      <w:pPr>
        <w:pStyle w:val="CommentText"/>
      </w:pPr>
      <w:r>
        <w:rPr>
          <w:rStyle w:val="CommentReference"/>
        </w:rPr>
        <w:annotationRef/>
      </w:r>
      <w:r>
        <w:t xml:space="preserve">This should be shown, since it is the most ecologically correct interaction. </w:t>
      </w:r>
    </w:p>
  </w:comment>
  <w:comment w:id="179" w:author="Michele Casini" w:date="2021-05-31T15:54:00Z" w:initials="MC">
    <w:p w14:paraId="57BDDD7E" w14:textId="54E91DFE" w:rsidR="00306414" w:rsidRDefault="00306414">
      <w:pPr>
        <w:pStyle w:val="CommentText"/>
      </w:pPr>
      <w:r>
        <w:rPr>
          <w:rStyle w:val="CommentReference"/>
        </w:rPr>
        <w:annotationRef/>
      </w:r>
      <w:r>
        <w:t xml:space="preserve">We want to show these plots large to appreciate the differences, details etc.... An idea to show only one plot every 2-3 years or so (and insert the whole time-series in appendix)? </w:t>
      </w:r>
    </w:p>
    <w:p w14:paraId="35F92AAC" w14:textId="32E6D7AF" w:rsidR="00306414" w:rsidRDefault="00306414">
      <w:pPr>
        <w:pStyle w:val="CommentText"/>
      </w:pPr>
    </w:p>
    <w:p w14:paraId="6E024FD6" w14:textId="1AF46517" w:rsidR="00306414" w:rsidRDefault="00306414">
      <w:pPr>
        <w:pStyle w:val="CommentText"/>
      </w:pPr>
      <w:r>
        <w:t>The grey area should be explained in the caption.</w:t>
      </w:r>
    </w:p>
  </w:comment>
  <w:comment w:id="180" w:author="Michele Casini [2]" w:date="2021-07-02T12:18:00Z" w:initials="MC">
    <w:p w14:paraId="30FA2C55" w14:textId="193C8FD0" w:rsidR="00306414" w:rsidRDefault="00306414">
      <w:pPr>
        <w:pStyle w:val="CommentText"/>
      </w:pPr>
      <w:r>
        <w:rPr>
          <w:rStyle w:val="CommentReference"/>
        </w:rPr>
        <w:annotationRef/>
      </w:r>
      <w:r>
        <w:t>A list of what the names are should be provided. What is REC? Go through again for consistency (trawl values, rectangles, Subdivisions etc…)</w:t>
      </w:r>
    </w:p>
  </w:comment>
  <w:comment w:id="181" w:author="Michele Casini [2]" w:date="2021-07-02T12:15:00Z" w:initials="MC">
    <w:p w14:paraId="2933BBC6" w14:textId="03E50D22" w:rsidR="00306414" w:rsidRDefault="00306414">
      <w:pPr>
        <w:pStyle w:val="CommentText"/>
      </w:pPr>
      <w:r>
        <w:rPr>
          <w:rStyle w:val="CommentReference"/>
        </w:rPr>
        <w:annotationRef/>
      </w:r>
      <w:r>
        <w:t>In the axes is “average” and “mean”. Should the terminology be standardized?</w:t>
      </w:r>
    </w:p>
    <w:p w14:paraId="0B48C44B" w14:textId="019F1B49" w:rsidR="00306414" w:rsidRDefault="00306414">
      <w:pPr>
        <w:pStyle w:val="CommentText"/>
      </w:pPr>
    </w:p>
    <w:p w14:paraId="4FE66F2C" w14:textId="23FB6EA5" w:rsidR="00306414" w:rsidRDefault="00306414">
      <w:pPr>
        <w:pStyle w:val="CommentText"/>
      </w:pPr>
      <w:r>
        <w:t>Add also what the blue dots and lines are.</w:t>
      </w:r>
    </w:p>
    <w:p w14:paraId="7FD071CD" w14:textId="7AAAB8B6" w:rsidR="00306414" w:rsidRDefault="00306414">
      <w:pPr>
        <w:pStyle w:val="CommentText"/>
      </w:pPr>
    </w:p>
    <w:p w14:paraId="027D060C" w14:textId="43BC7C52" w:rsidR="00306414" w:rsidRDefault="00306414">
      <w:pPr>
        <w:pStyle w:val="CommentText"/>
      </w:pPr>
      <w:r>
        <w:t>I would try to analyse CPUE-weighted condition.</w:t>
      </w:r>
    </w:p>
  </w:comment>
  <w:comment w:id="182" w:author="Michele Casini [2]" w:date="2021-07-02T12:21:00Z" w:initials="MC">
    <w:p w14:paraId="2924A867" w14:textId="4419CE0D" w:rsidR="00306414" w:rsidRDefault="00306414">
      <w:pPr>
        <w:pStyle w:val="CommentText"/>
      </w:pPr>
      <w:r>
        <w:rPr>
          <w:rStyle w:val="CommentReference"/>
        </w:rPr>
        <w:annotationRef/>
      </w:r>
      <w:r>
        <w:t>I wouldn’t say this here, maybe later.</w:t>
      </w:r>
    </w:p>
  </w:comment>
  <w:comment w:id="183" w:author="Michele Casini" w:date="2021-06-08T13:23:00Z" w:initials="MC">
    <w:p w14:paraId="46F63A7F" w14:textId="678BF357" w:rsidR="00306414" w:rsidRDefault="00306414">
      <w:pPr>
        <w:pStyle w:val="CommentText"/>
      </w:pPr>
      <w:r>
        <w:rPr>
          <w:rStyle w:val="CommentReference"/>
        </w:rPr>
        <w:annotationRef/>
      </w:r>
      <w:r>
        <w:t>Neuenfeldt is speaking about abundance of Saduria, related to decline in oxygen, but in your paper Saduria is not included, so it is not correct to say that his paper is in contrast to yours.</w:t>
      </w:r>
    </w:p>
  </w:comment>
  <w:comment w:id="185" w:author="Michele Casini" w:date="2021-06-08T13:19:00Z" w:initials="MC">
    <w:p w14:paraId="119D2846" w14:textId="77777777" w:rsidR="00306414" w:rsidRDefault="00306414">
      <w:pPr>
        <w:pStyle w:val="CommentText"/>
      </w:pPr>
      <w:r>
        <w:rPr>
          <w:rStyle w:val="CommentReference"/>
        </w:rPr>
        <w:annotationRef/>
      </w:r>
      <w:r>
        <w:t xml:space="preserve">As food limitation I would consider the abundance of food. I would keep it distinct from density-dependence and competition. </w:t>
      </w:r>
    </w:p>
    <w:p w14:paraId="161014CF" w14:textId="77777777" w:rsidR="00306414" w:rsidRDefault="00306414">
      <w:pPr>
        <w:pStyle w:val="CommentText"/>
      </w:pPr>
    </w:p>
    <w:p w14:paraId="514FD016" w14:textId="5A67446D" w:rsidR="00306414" w:rsidRDefault="00306414">
      <w:pPr>
        <w:pStyle w:val="CommentText"/>
      </w:pPr>
      <w:r>
        <w:t>Sprat abundance and its negative relation to cod condition is evidence for food limitation instead.</w:t>
      </w:r>
    </w:p>
  </w:comment>
  <w:comment w:id="187" w:author="Michele Casini [2]" w:date="2021-07-02T12:22:00Z" w:initials="MC">
    <w:p w14:paraId="6F086EB9" w14:textId="16F98AA2" w:rsidR="00306414" w:rsidRDefault="00306414">
      <w:pPr>
        <w:pStyle w:val="CommentText"/>
      </w:pPr>
      <w:r>
        <w:rPr>
          <w:rStyle w:val="CommentReference"/>
        </w:rPr>
        <w:annotationRef/>
      </w:r>
      <w:r>
        <w:t>If you focus on absolute values we need to be sure about their sources, since they are then compared to what Casini et al 2021 found. It could be not simply a matter of averaging through SDs.</w:t>
      </w:r>
    </w:p>
    <w:p w14:paraId="7E482B4F" w14:textId="31B27A53" w:rsidR="004978F8" w:rsidRDefault="004978F8">
      <w:pPr>
        <w:pStyle w:val="CommentText"/>
      </w:pPr>
    </w:p>
    <w:p w14:paraId="270B891C" w14:textId="065E5C66" w:rsidR="004978F8" w:rsidRDefault="004978F8">
      <w:pPr>
        <w:pStyle w:val="CommentText"/>
      </w:pPr>
      <w:r>
        <w:t>Also, we need to explain why we find effects on condition already at levels &gt; 6 ml/l.</w:t>
      </w:r>
    </w:p>
  </w:comment>
  <w:comment w:id="188" w:author="Michele Casini [2]" w:date="2021-07-02T12:24:00Z" w:initials="MC">
    <w:p w14:paraId="1D616B5C" w14:textId="7F9D581A" w:rsidR="00306414" w:rsidRDefault="00306414">
      <w:pPr>
        <w:pStyle w:val="CommentText"/>
      </w:pPr>
      <w:r>
        <w:rPr>
          <w:rStyle w:val="CommentReference"/>
        </w:rPr>
        <w:annotationRef/>
      </w:r>
      <w:r>
        <w:t>It could be, but also not, since it as many assumptions too. I suggest to delete it.</w:t>
      </w:r>
    </w:p>
  </w:comment>
  <w:comment w:id="189" w:author="Michele Casini [2]" w:date="2021-07-02T12:27:00Z" w:initials="MC">
    <w:p w14:paraId="6D0B7929" w14:textId="34F8F033" w:rsidR="004978F8" w:rsidRDefault="004978F8">
      <w:pPr>
        <w:pStyle w:val="CommentText"/>
      </w:pPr>
      <w:r>
        <w:rPr>
          <w:rStyle w:val="CommentReference"/>
        </w:rPr>
        <w:annotationRef/>
      </w:r>
      <w:r>
        <w:t>Condition did not worsened after 2006, so it seems it reached a lower plateau, likely because fish die below this and we do not find them then.</w:t>
      </w:r>
    </w:p>
  </w:comment>
  <w:comment w:id="190" w:author="Michele Casini [2]" w:date="2021-07-02T12:28:00Z" w:initials="MC">
    <w:p w14:paraId="4D2393FE" w14:textId="33596159" w:rsidR="004978F8" w:rsidRDefault="004978F8">
      <w:pPr>
        <w:pStyle w:val="CommentText"/>
      </w:pPr>
      <w:r>
        <w:rPr>
          <w:rStyle w:val="CommentReference"/>
        </w:rPr>
        <w:annotationRef/>
      </w:r>
      <w:r>
        <w:t>If the refs are about the competition and habitat contraction, I would delete Neuenfeldt, if they are about expansion of dead zones add Casini et al. 2016, who were the first to link condition to expansion of hypoxia/anoxia..</w:t>
      </w:r>
    </w:p>
  </w:comment>
  <w:comment w:id="201" w:author="Michele Casini [2]" w:date="2021-07-02T12:30:00Z" w:initials="MC">
    <w:p w14:paraId="06F865D5" w14:textId="620A0404" w:rsidR="004978F8" w:rsidRDefault="004978F8">
      <w:pPr>
        <w:pStyle w:val="CommentText"/>
      </w:pPr>
      <w:r>
        <w:rPr>
          <w:rStyle w:val="CommentReference"/>
        </w:rPr>
        <w:annotationRef/>
      </w:r>
      <w:r>
        <w:t>I do not understand this, it is important to be clear here to open up for a continuation of the cod/flounder interactions studies.</w:t>
      </w:r>
    </w:p>
  </w:comment>
  <w:comment w:id="202" w:author="Michele Casini [2]" w:date="2021-07-02T12:32:00Z" w:initials="MC">
    <w:p w14:paraId="4788AD33" w14:textId="72E7CD67" w:rsidR="004978F8" w:rsidRDefault="004978F8">
      <w:pPr>
        <w:pStyle w:val="CommentText"/>
      </w:pPr>
      <w:r>
        <w:rPr>
          <w:rStyle w:val="CommentReference"/>
        </w:rPr>
        <w:annotationRef/>
      </w:r>
      <w:r>
        <w:t>Yes but it is SD 24 driving this pattern (much higher densities than in SD 25), so it is not comparable</w:t>
      </w:r>
      <w:r w:rsidR="00C45F4C">
        <w:t xml:space="preserve"> with our data</w:t>
      </w:r>
      <w:r>
        <w:t>.</w:t>
      </w:r>
    </w:p>
  </w:comment>
  <w:comment w:id="203" w:author="Michele Casini [2]" w:date="2021-07-02T12:42:00Z" w:initials="MC">
    <w:p w14:paraId="41BFD12B" w14:textId="39301DAC" w:rsidR="00C45F4C" w:rsidRDefault="00C45F4C">
      <w:pPr>
        <w:pStyle w:val="CommentText"/>
      </w:pPr>
      <w:r>
        <w:rPr>
          <w:rStyle w:val="CommentReference"/>
        </w:rPr>
        <w:annotationRef/>
      </w:r>
      <w:r>
        <w:t>Add also Haase et al 2020, MEPS and what they say.</w:t>
      </w:r>
    </w:p>
  </w:comment>
  <w:comment w:id="206" w:author="Michele Casini [2]" w:date="2021-07-02T12:45:00Z" w:initials="MC">
    <w:p w14:paraId="03AD3C27" w14:textId="4A4A6AB1" w:rsidR="00C45F4C" w:rsidRDefault="00C45F4C">
      <w:pPr>
        <w:pStyle w:val="CommentText"/>
      </w:pPr>
      <w:r>
        <w:rPr>
          <w:rStyle w:val="CommentReference"/>
        </w:rPr>
        <w:annotationRef/>
      </w:r>
      <w:r>
        <w:t xml:space="preserve">Also, mainly in SDs 25. </w:t>
      </w:r>
    </w:p>
  </w:comment>
  <w:comment w:id="207" w:author="Michele Casini [2]" w:date="2021-07-02T12: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208" w:author="Max Lindmark" w:date="2021-05-06T16: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r w:rsidRPr="00EF580F">
        <w:rPr>
          <w:b/>
          <w:bCs/>
        </w:rPr>
        <w:t>Overgård</w:t>
      </w:r>
      <w:r w:rsidRPr="00EF580F">
        <w:t>: If we feed them herring they growth really well</w:t>
      </w:r>
    </w:p>
    <w:p w14:paraId="2E110EE4" w14:textId="77777777" w:rsidR="00306414" w:rsidRPr="00EF580F" w:rsidRDefault="00306414" w:rsidP="00E85AF5">
      <w:pPr>
        <w:spacing w:line="480" w:lineRule="auto"/>
        <w:contextualSpacing/>
      </w:pPr>
      <w:r w:rsidRPr="00EF580F">
        <w:rPr>
          <w:b/>
          <w:bCs/>
        </w:rPr>
        <w:t>Engelhart</w:t>
      </w:r>
      <w:r w:rsidRPr="00EF580F">
        <w:t>: Tiamin def, but no time series</w:t>
      </w:r>
    </w:p>
    <w:p w14:paraId="22AC7D42" w14:textId="77777777" w:rsidR="00306414" w:rsidRDefault="00306414" w:rsidP="00E85AF5">
      <w:pPr>
        <w:spacing w:line="480" w:lineRule="auto"/>
        <w:contextualSpacing/>
      </w:pPr>
      <w:r w:rsidRPr="00EF580F">
        <w:rPr>
          <w:b/>
          <w:bCs/>
        </w:rPr>
        <w:t>Parasites</w:t>
      </w:r>
      <w:r w:rsidRPr="00EF580F">
        <w:t>: Horbowy and/or Ryberg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209" w:author="Michele Casini [2]" w:date="2021-07-02T12:48:00Z" w:initials="MC">
    <w:p w14:paraId="7440FFF6" w14:textId="2BB75AF9" w:rsidR="00270C6C" w:rsidRDefault="00270C6C">
      <w:pPr>
        <w:pStyle w:val="CommentText"/>
      </w:pPr>
      <w:r>
        <w:rPr>
          <w:rStyle w:val="CommentReference"/>
        </w:rPr>
        <w:annotationRef/>
      </w:r>
      <w:r>
        <w:t>I would not say this. If analyses are done within length-classes it does not matter really.</w:t>
      </w:r>
    </w:p>
  </w:comment>
  <w:comment w:id="210" w:author="Michele Casini [2]" w:date="2021-07-02T12:54:00Z" w:initials="MC">
    <w:p w14:paraId="421087BA" w14:textId="15D2C296" w:rsidR="00270C6C" w:rsidRDefault="00270C6C">
      <w:pPr>
        <w:pStyle w:val="CommentText"/>
      </w:pPr>
      <w:r>
        <w:rPr>
          <w:rStyle w:val="CommentReference"/>
        </w:rPr>
        <w:annotationRef/>
      </w:r>
      <w:r>
        <w:t xml:space="preserve">Name Haase et al 2020 </w:t>
      </w:r>
      <w:bookmarkStart w:id="211" w:name="_GoBack"/>
      <w:bookmarkEnd w:id="211"/>
      <w:r>
        <w:t>MEPS here</w:t>
      </w:r>
    </w:p>
  </w:comment>
  <w:comment w:id="212" w:author="Michele Casini [2]" w:date="2021-07-02T12:54:00Z" w:initials="MC">
    <w:p w14:paraId="3429D867" w14:textId="29191392" w:rsidR="00270C6C" w:rsidRDefault="00270C6C">
      <w:pPr>
        <w:pStyle w:val="CommentText"/>
      </w:pPr>
      <w:r>
        <w:rPr>
          <w:rStyle w:val="CommentReference"/>
        </w:rPr>
        <w:annotationRef/>
      </w:r>
      <w:r>
        <w:t>Temperature should be mentioned in the deiscussion and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B7B257" w15:done="0"/>
  <w15:commentEx w15:paraId="412012AC" w15:done="0"/>
  <w15:commentEx w15:paraId="26CD85E6" w15:done="0"/>
  <w15:commentEx w15:paraId="264E76FD" w15:done="0"/>
  <w15:commentEx w15:paraId="7B94DD6E" w15:done="0"/>
  <w15:commentEx w15:paraId="05BA59EB" w15:done="0"/>
  <w15:commentEx w15:paraId="4642C554" w15:done="0"/>
  <w15:commentEx w15:paraId="635C84D2" w15:done="0"/>
  <w15:commentEx w15:paraId="360F073F" w15:done="0"/>
  <w15:commentEx w15:paraId="1D855181" w15:done="0"/>
  <w15:commentEx w15:paraId="0480E4B5" w15:done="0"/>
  <w15:commentEx w15:paraId="322CEE6B" w15:done="0"/>
  <w15:commentEx w15:paraId="00ABE060" w15:done="0"/>
  <w15:commentEx w15:paraId="0326FE38" w15:done="0"/>
  <w15:commentEx w15:paraId="74C7109C" w15:done="0"/>
  <w15:commentEx w15:paraId="1AFF204A" w15:done="0"/>
  <w15:commentEx w15:paraId="6DBE8A72" w15:done="0"/>
  <w15:commentEx w15:paraId="4627C46E" w15:done="0"/>
  <w15:commentEx w15:paraId="75DB6227" w15:done="0"/>
  <w15:commentEx w15:paraId="3480143B" w15:done="0"/>
  <w15:commentEx w15:paraId="2C471816" w15:done="0"/>
  <w15:commentEx w15:paraId="5D45D5CF" w15:done="0"/>
  <w15:commentEx w15:paraId="0A8C4E7D" w15:done="0"/>
  <w15:commentEx w15:paraId="38F7A5D9" w15:done="0"/>
  <w15:commentEx w15:paraId="252D21FA" w15:done="0"/>
  <w15:commentEx w15:paraId="77D96833" w15:done="0"/>
  <w15:commentEx w15:paraId="5F2F4627" w15:done="0"/>
  <w15:commentEx w15:paraId="6D15D4F5" w15:done="0"/>
  <w15:commentEx w15:paraId="3198569D" w15:done="0"/>
  <w15:commentEx w15:paraId="345ADD43" w15:done="0"/>
  <w15:commentEx w15:paraId="07DEC487" w15:done="0"/>
  <w15:commentEx w15:paraId="764C1214" w15:done="0"/>
  <w15:commentEx w15:paraId="7FD93683" w15:done="0"/>
  <w15:commentEx w15:paraId="7AD9EC18" w15:done="0"/>
  <w15:commentEx w15:paraId="012AF273" w15:done="0"/>
  <w15:commentEx w15:paraId="14B9A6E1" w15:done="0"/>
  <w15:commentEx w15:paraId="23AC86B2" w15:done="0"/>
  <w15:commentEx w15:paraId="1BD95AC0" w15:done="0"/>
  <w15:commentEx w15:paraId="7990C9BF" w15:done="0"/>
  <w15:commentEx w15:paraId="5C05F8AA" w15:done="0"/>
  <w15:commentEx w15:paraId="33FA2689" w15:done="0"/>
  <w15:commentEx w15:paraId="371D5979" w15:done="0"/>
  <w15:commentEx w15:paraId="02EB7EA3" w15:done="0"/>
  <w15:commentEx w15:paraId="7E19B274" w15:done="0"/>
  <w15:commentEx w15:paraId="1952A109" w15:done="0"/>
  <w15:commentEx w15:paraId="2124FF62" w15:done="0"/>
  <w15:commentEx w15:paraId="258E19FC" w15:done="0"/>
  <w15:commentEx w15:paraId="5F5E10F6" w15:done="0"/>
  <w15:commentEx w15:paraId="486E4E11" w15:done="0"/>
  <w15:commentEx w15:paraId="2D4A9EF1" w15:done="0"/>
  <w15:commentEx w15:paraId="31DF45B0" w15:done="0"/>
  <w15:commentEx w15:paraId="58FBDBAD" w15:done="0"/>
  <w15:commentEx w15:paraId="7972DEBA" w15:done="0"/>
  <w15:commentEx w15:paraId="6E024FD6" w15:done="0"/>
  <w15:commentEx w15:paraId="30FA2C55" w15:done="0"/>
  <w15:commentEx w15:paraId="027D060C" w15:done="0"/>
  <w15:commentEx w15:paraId="2924A867" w15:done="0"/>
  <w15:commentEx w15:paraId="46F63A7F" w15:done="0"/>
  <w15:commentEx w15:paraId="514FD016" w15:done="0"/>
  <w15:commentEx w15:paraId="270B891C" w15:done="0"/>
  <w15:commentEx w15:paraId="1D616B5C" w15:done="0"/>
  <w15:commentEx w15:paraId="6D0B7929" w15:done="0"/>
  <w15:commentEx w15:paraId="4D2393FE" w15:done="0"/>
  <w15:commentEx w15:paraId="06F865D5" w15:done="0"/>
  <w15:commentEx w15:paraId="4788AD33" w15:done="0"/>
  <w15:commentEx w15:paraId="41BFD12B" w15:done="0"/>
  <w15:commentEx w15:paraId="03AD3C27" w15:done="0"/>
  <w15:commentEx w15:paraId="3B98FA19" w15:done="0"/>
  <w15:commentEx w15:paraId="154656B9" w15:done="0"/>
  <w15:commentEx w15:paraId="7440FFF6" w15:done="0"/>
  <w15:commentEx w15:paraId="421087BA" w15:done="0"/>
  <w15:commentEx w15:paraId="3429D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D729F" w16cex:dateUtc="2021-04-23T14:21:00Z"/>
  <w16cex:commentExtensible w16cex:durableId="233BCFD2" w16cex:dateUtc="2020-10-22T07:30:00Z"/>
  <w16cex:commentExtensible w16cex:durableId="24203CBA" w16cex:dateUtc="2021-04-13T13:52:00Z"/>
  <w16cex:commentExtensible w16cex:durableId="24329857" w16cex:dateUtc="2021-04-27T12:04:00Z"/>
  <w16cex:commentExtensible w16cex:durableId="2432A9A8" w16cex:dateUtc="2021-04-27T13:18:00Z"/>
  <w16cex:commentExtensible w16cex:durableId="2432C190" w16cex:dateUtc="2021-04-27T15:00:00Z"/>
  <w16cex:commentExtensible w16cex:durableId="2432C1EF" w16cex:dateUtc="2021-04-27T15:01:00Z"/>
  <w16cex:commentExtensible w16cex:durableId="242040CF" w16cex:dateUtc="2021-04-13T14:09:00Z"/>
  <w16cex:commentExtensible w16cex:durableId="243E3792" w16cex:dateUtc="2021-05-06T07:38:00Z"/>
  <w16cex:commentExtensible w16cex:durableId="243E9934" w16cex:dateUtc="2021-05-06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80E4B5" w16cid:durableId="242D729F"/>
  <w16cid:commentId w16cid:paraId="1AFF204A" w16cid:durableId="233BCFD2"/>
  <w16cid:commentId w16cid:paraId="3480143B" w16cid:durableId="24203CBA"/>
  <w16cid:commentId w16cid:paraId="07DEC487" w16cid:durableId="24329857"/>
  <w16cid:commentId w16cid:paraId="14B9A6E1" w16cid:durableId="2432A9A8"/>
  <w16cid:commentId w16cid:paraId="5C05F8AA" w16cid:durableId="2432C190"/>
  <w16cid:commentId w16cid:paraId="371D5979" w16cid:durableId="2432C1EF"/>
  <w16cid:commentId w16cid:paraId="7E19B274" w16cid:durableId="242040CF"/>
  <w16cid:commentId w16cid:paraId="5F5E10F6" w16cid:durableId="243E3792"/>
  <w16cid:commentId w16cid:paraId="154656B9" w16cid:durableId="243E993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7AC4FD" w14:textId="77777777" w:rsidR="00306414" w:rsidRDefault="00306414">
      <w:r>
        <w:separator/>
      </w:r>
    </w:p>
  </w:endnote>
  <w:endnote w:type="continuationSeparator" w:id="0">
    <w:p w14:paraId="3D9EBE31" w14:textId="77777777" w:rsidR="00306414" w:rsidRDefault="00306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DB922" w14:textId="77777777" w:rsidR="00306414" w:rsidRDefault="00306414">
      <w:r>
        <w:separator/>
      </w:r>
    </w:p>
  </w:footnote>
  <w:footnote w:type="continuationSeparator" w:id="0">
    <w:p w14:paraId="15209F45" w14:textId="77777777" w:rsidR="00306414" w:rsidRDefault="003064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e Casini">
    <w15:presenceInfo w15:providerId="AD" w15:userId="S-1-5-21-1060284298-1343024091-682003330-100849"/>
  </w15:person>
  <w15:person w15:author="Max Lindmark">
    <w15:presenceInfo w15:providerId="AD" w15:userId="S::max.lindmark@slu.se::74a91d58-1def-4e6c-a200-e80e4af38c20"/>
  </w15:person>
  <w15:person w15:author="Michele Casini [2]">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663"/>
    <w:rsid w:val="00000F15"/>
    <w:rsid w:val="00000FA4"/>
    <w:rsid w:val="000010F6"/>
    <w:rsid w:val="00002952"/>
    <w:rsid w:val="000037C9"/>
    <w:rsid w:val="00003A53"/>
    <w:rsid w:val="00003C6E"/>
    <w:rsid w:val="00003D0E"/>
    <w:rsid w:val="00004D21"/>
    <w:rsid w:val="000057B2"/>
    <w:rsid w:val="00006036"/>
    <w:rsid w:val="0000613F"/>
    <w:rsid w:val="0000626A"/>
    <w:rsid w:val="0000664D"/>
    <w:rsid w:val="0000676B"/>
    <w:rsid w:val="00006BF1"/>
    <w:rsid w:val="00006E7C"/>
    <w:rsid w:val="00007320"/>
    <w:rsid w:val="00007CA0"/>
    <w:rsid w:val="00010112"/>
    <w:rsid w:val="00010A44"/>
    <w:rsid w:val="0001160E"/>
    <w:rsid w:val="000118B5"/>
    <w:rsid w:val="00011ECD"/>
    <w:rsid w:val="00012A4C"/>
    <w:rsid w:val="00012AA5"/>
    <w:rsid w:val="00012BD6"/>
    <w:rsid w:val="00013164"/>
    <w:rsid w:val="000135F9"/>
    <w:rsid w:val="00013F94"/>
    <w:rsid w:val="00014B67"/>
    <w:rsid w:val="0001550A"/>
    <w:rsid w:val="00015938"/>
    <w:rsid w:val="00016B17"/>
    <w:rsid w:val="00016C96"/>
    <w:rsid w:val="00020881"/>
    <w:rsid w:val="00020C16"/>
    <w:rsid w:val="00020DF3"/>
    <w:rsid w:val="00021841"/>
    <w:rsid w:val="000218C5"/>
    <w:rsid w:val="00021A8B"/>
    <w:rsid w:val="00022B91"/>
    <w:rsid w:val="00023301"/>
    <w:rsid w:val="000233E5"/>
    <w:rsid w:val="0002375A"/>
    <w:rsid w:val="00023997"/>
    <w:rsid w:val="00024151"/>
    <w:rsid w:val="0002450A"/>
    <w:rsid w:val="000253EA"/>
    <w:rsid w:val="00025CC1"/>
    <w:rsid w:val="00026028"/>
    <w:rsid w:val="00027315"/>
    <w:rsid w:val="00027555"/>
    <w:rsid w:val="00027CD7"/>
    <w:rsid w:val="00027D28"/>
    <w:rsid w:val="0003001F"/>
    <w:rsid w:val="000311BE"/>
    <w:rsid w:val="00031335"/>
    <w:rsid w:val="000313BE"/>
    <w:rsid w:val="000317D9"/>
    <w:rsid w:val="00031926"/>
    <w:rsid w:val="00031AE2"/>
    <w:rsid w:val="00031BF2"/>
    <w:rsid w:val="000320C3"/>
    <w:rsid w:val="0003213B"/>
    <w:rsid w:val="0003224A"/>
    <w:rsid w:val="000322B4"/>
    <w:rsid w:val="00032903"/>
    <w:rsid w:val="00033030"/>
    <w:rsid w:val="000332F2"/>
    <w:rsid w:val="00033764"/>
    <w:rsid w:val="00033767"/>
    <w:rsid w:val="00033C79"/>
    <w:rsid w:val="000348FD"/>
    <w:rsid w:val="00034992"/>
    <w:rsid w:val="0003574B"/>
    <w:rsid w:val="000359E3"/>
    <w:rsid w:val="00035C70"/>
    <w:rsid w:val="00036872"/>
    <w:rsid w:val="00036DE2"/>
    <w:rsid w:val="0003712A"/>
    <w:rsid w:val="00037237"/>
    <w:rsid w:val="0003768E"/>
    <w:rsid w:val="000407DE"/>
    <w:rsid w:val="000411D5"/>
    <w:rsid w:val="0004143F"/>
    <w:rsid w:val="000418A7"/>
    <w:rsid w:val="00041AFA"/>
    <w:rsid w:val="00042136"/>
    <w:rsid w:val="000428C4"/>
    <w:rsid w:val="00043AB2"/>
    <w:rsid w:val="00043E33"/>
    <w:rsid w:val="00044D3E"/>
    <w:rsid w:val="000450FD"/>
    <w:rsid w:val="00045404"/>
    <w:rsid w:val="00045BCD"/>
    <w:rsid w:val="0004602D"/>
    <w:rsid w:val="000467D1"/>
    <w:rsid w:val="0004685E"/>
    <w:rsid w:val="00046934"/>
    <w:rsid w:val="00047928"/>
    <w:rsid w:val="00050C06"/>
    <w:rsid w:val="000521A1"/>
    <w:rsid w:val="000535AA"/>
    <w:rsid w:val="00053858"/>
    <w:rsid w:val="00053B2D"/>
    <w:rsid w:val="00053D27"/>
    <w:rsid w:val="00053F64"/>
    <w:rsid w:val="0005409D"/>
    <w:rsid w:val="000541C1"/>
    <w:rsid w:val="00055107"/>
    <w:rsid w:val="00055773"/>
    <w:rsid w:val="00055D4A"/>
    <w:rsid w:val="000564F6"/>
    <w:rsid w:val="000565BA"/>
    <w:rsid w:val="00056BC6"/>
    <w:rsid w:val="00057A59"/>
    <w:rsid w:val="00060B00"/>
    <w:rsid w:val="00061C52"/>
    <w:rsid w:val="00061E38"/>
    <w:rsid w:val="00062047"/>
    <w:rsid w:val="00062F5E"/>
    <w:rsid w:val="000630DE"/>
    <w:rsid w:val="000633FD"/>
    <w:rsid w:val="00063994"/>
    <w:rsid w:val="00064393"/>
    <w:rsid w:val="00064957"/>
    <w:rsid w:val="00064D7B"/>
    <w:rsid w:val="00064DC7"/>
    <w:rsid w:val="00064F52"/>
    <w:rsid w:val="00065234"/>
    <w:rsid w:val="00065396"/>
    <w:rsid w:val="00065ADB"/>
    <w:rsid w:val="00067FAB"/>
    <w:rsid w:val="000708F8"/>
    <w:rsid w:val="0007167E"/>
    <w:rsid w:val="00071C21"/>
    <w:rsid w:val="00071F84"/>
    <w:rsid w:val="00072182"/>
    <w:rsid w:val="000726BE"/>
    <w:rsid w:val="00072726"/>
    <w:rsid w:val="000727E4"/>
    <w:rsid w:val="00072962"/>
    <w:rsid w:val="00073E7E"/>
    <w:rsid w:val="000741F4"/>
    <w:rsid w:val="000749A4"/>
    <w:rsid w:val="00074C71"/>
    <w:rsid w:val="00074E33"/>
    <w:rsid w:val="000754E3"/>
    <w:rsid w:val="00075A7F"/>
    <w:rsid w:val="00075BDB"/>
    <w:rsid w:val="00075FC9"/>
    <w:rsid w:val="00076218"/>
    <w:rsid w:val="0007651F"/>
    <w:rsid w:val="00076594"/>
    <w:rsid w:val="000765F6"/>
    <w:rsid w:val="0007723F"/>
    <w:rsid w:val="000772BF"/>
    <w:rsid w:val="000800D7"/>
    <w:rsid w:val="00080173"/>
    <w:rsid w:val="00080711"/>
    <w:rsid w:val="00080DB8"/>
    <w:rsid w:val="000818C1"/>
    <w:rsid w:val="00081B6F"/>
    <w:rsid w:val="00081EE7"/>
    <w:rsid w:val="00081F0D"/>
    <w:rsid w:val="0008249E"/>
    <w:rsid w:val="00082590"/>
    <w:rsid w:val="000829F7"/>
    <w:rsid w:val="00083222"/>
    <w:rsid w:val="00083FD3"/>
    <w:rsid w:val="000846C1"/>
    <w:rsid w:val="0008481F"/>
    <w:rsid w:val="000851C7"/>
    <w:rsid w:val="00085646"/>
    <w:rsid w:val="000862B8"/>
    <w:rsid w:val="0008675D"/>
    <w:rsid w:val="00086D85"/>
    <w:rsid w:val="00086F2E"/>
    <w:rsid w:val="00086F73"/>
    <w:rsid w:val="00087A40"/>
    <w:rsid w:val="00087DEA"/>
    <w:rsid w:val="00087E34"/>
    <w:rsid w:val="00090940"/>
    <w:rsid w:val="00090A57"/>
    <w:rsid w:val="00090A73"/>
    <w:rsid w:val="00090B39"/>
    <w:rsid w:val="000911EB"/>
    <w:rsid w:val="000919D3"/>
    <w:rsid w:val="000925BB"/>
    <w:rsid w:val="00092A8D"/>
    <w:rsid w:val="00092F75"/>
    <w:rsid w:val="0009322E"/>
    <w:rsid w:val="00093ABF"/>
    <w:rsid w:val="0009499E"/>
    <w:rsid w:val="00094A92"/>
    <w:rsid w:val="00094F9B"/>
    <w:rsid w:val="000950F9"/>
    <w:rsid w:val="000951BA"/>
    <w:rsid w:val="000951ED"/>
    <w:rsid w:val="00095627"/>
    <w:rsid w:val="00095E94"/>
    <w:rsid w:val="0009665B"/>
    <w:rsid w:val="00096AFF"/>
    <w:rsid w:val="000977AE"/>
    <w:rsid w:val="00097E6F"/>
    <w:rsid w:val="000A09D0"/>
    <w:rsid w:val="000A17D9"/>
    <w:rsid w:val="000A221F"/>
    <w:rsid w:val="000A228F"/>
    <w:rsid w:val="000A2925"/>
    <w:rsid w:val="000A2ECC"/>
    <w:rsid w:val="000A2F71"/>
    <w:rsid w:val="000A2F8E"/>
    <w:rsid w:val="000A3222"/>
    <w:rsid w:val="000A32A9"/>
    <w:rsid w:val="000A3394"/>
    <w:rsid w:val="000A46F1"/>
    <w:rsid w:val="000A513B"/>
    <w:rsid w:val="000A6065"/>
    <w:rsid w:val="000A6267"/>
    <w:rsid w:val="000A6951"/>
    <w:rsid w:val="000A7053"/>
    <w:rsid w:val="000A7221"/>
    <w:rsid w:val="000A779E"/>
    <w:rsid w:val="000A781A"/>
    <w:rsid w:val="000A794E"/>
    <w:rsid w:val="000A7C79"/>
    <w:rsid w:val="000B02E0"/>
    <w:rsid w:val="000B03CF"/>
    <w:rsid w:val="000B0907"/>
    <w:rsid w:val="000B1090"/>
    <w:rsid w:val="000B121F"/>
    <w:rsid w:val="000B154C"/>
    <w:rsid w:val="000B1912"/>
    <w:rsid w:val="000B20C1"/>
    <w:rsid w:val="000B22C6"/>
    <w:rsid w:val="000B26D0"/>
    <w:rsid w:val="000B2BB7"/>
    <w:rsid w:val="000B3079"/>
    <w:rsid w:val="000B30C0"/>
    <w:rsid w:val="000B37CE"/>
    <w:rsid w:val="000B3A38"/>
    <w:rsid w:val="000B3FD7"/>
    <w:rsid w:val="000B432D"/>
    <w:rsid w:val="000B44D0"/>
    <w:rsid w:val="000B50BB"/>
    <w:rsid w:val="000B52E9"/>
    <w:rsid w:val="000B5375"/>
    <w:rsid w:val="000B554A"/>
    <w:rsid w:val="000B5FC5"/>
    <w:rsid w:val="000B5FFC"/>
    <w:rsid w:val="000B67FB"/>
    <w:rsid w:val="000B6BDD"/>
    <w:rsid w:val="000B6E87"/>
    <w:rsid w:val="000B7106"/>
    <w:rsid w:val="000B793B"/>
    <w:rsid w:val="000B7A63"/>
    <w:rsid w:val="000C072F"/>
    <w:rsid w:val="000C0D46"/>
    <w:rsid w:val="000C0E43"/>
    <w:rsid w:val="000C1AA9"/>
    <w:rsid w:val="000C25D3"/>
    <w:rsid w:val="000C2FC3"/>
    <w:rsid w:val="000C3085"/>
    <w:rsid w:val="000C3A67"/>
    <w:rsid w:val="000C4491"/>
    <w:rsid w:val="000C47BE"/>
    <w:rsid w:val="000C4B62"/>
    <w:rsid w:val="000C5BC1"/>
    <w:rsid w:val="000C5F56"/>
    <w:rsid w:val="000C6224"/>
    <w:rsid w:val="000C6562"/>
    <w:rsid w:val="000C6A54"/>
    <w:rsid w:val="000C6B9A"/>
    <w:rsid w:val="000C71D4"/>
    <w:rsid w:val="000C72E0"/>
    <w:rsid w:val="000C7AA3"/>
    <w:rsid w:val="000C7DE2"/>
    <w:rsid w:val="000D0EF5"/>
    <w:rsid w:val="000D2331"/>
    <w:rsid w:val="000D24A9"/>
    <w:rsid w:val="000D255C"/>
    <w:rsid w:val="000D28EB"/>
    <w:rsid w:val="000D2D37"/>
    <w:rsid w:val="000D3097"/>
    <w:rsid w:val="000D408D"/>
    <w:rsid w:val="000D4F19"/>
    <w:rsid w:val="000D510C"/>
    <w:rsid w:val="000D565E"/>
    <w:rsid w:val="000D56FF"/>
    <w:rsid w:val="000D638E"/>
    <w:rsid w:val="000D6CF2"/>
    <w:rsid w:val="000D7458"/>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31AF"/>
    <w:rsid w:val="000E35B7"/>
    <w:rsid w:val="000E3649"/>
    <w:rsid w:val="000E4FAE"/>
    <w:rsid w:val="000E573F"/>
    <w:rsid w:val="000E5AE5"/>
    <w:rsid w:val="000E6BAF"/>
    <w:rsid w:val="000E6DF8"/>
    <w:rsid w:val="000E78AF"/>
    <w:rsid w:val="000E7911"/>
    <w:rsid w:val="000E7CAD"/>
    <w:rsid w:val="000F06B7"/>
    <w:rsid w:val="000F1199"/>
    <w:rsid w:val="000F1351"/>
    <w:rsid w:val="000F15B2"/>
    <w:rsid w:val="000F169B"/>
    <w:rsid w:val="000F19E2"/>
    <w:rsid w:val="000F1AAD"/>
    <w:rsid w:val="000F1ABA"/>
    <w:rsid w:val="000F1B3E"/>
    <w:rsid w:val="000F1BF6"/>
    <w:rsid w:val="000F1D50"/>
    <w:rsid w:val="000F3BCF"/>
    <w:rsid w:val="000F4706"/>
    <w:rsid w:val="000F4726"/>
    <w:rsid w:val="000F4858"/>
    <w:rsid w:val="000F4D3C"/>
    <w:rsid w:val="000F512E"/>
    <w:rsid w:val="000F5326"/>
    <w:rsid w:val="000F55DF"/>
    <w:rsid w:val="000F57FF"/>
    <w:rsid w:val="000F58E4"/>
    <w:rsid w:val="000F61F0"/>
    <w:rsid w:val="000F6476"/>
    <w:rsid w:val="000F6668"/>
    <w:rsid w:val="000F74BF"/>
    <w:rsid w:val="000F75D3"/>
    <w:rsid w:val="000F784F"/>
    <w:rsid w:val="000F7E8F"/>
    <w:rsid w:val="00100EB0"/>
    <w:rsid w:val="001014C3"/>
    <w:rsid w:val="00101FCA"/>
    <w:rsid w:val="001024D1"/>
    <w:rsid w:val="00102DDD"/>
    <w:rsid w:val="00102E77"/>
    <w:rsid w:val="00103581"/>
    <w:rsid w:val="001037D9"/>
    <w:rsid w:val="001037EA"/>
    <w:rsid w:val="00103F5D"/>
    <w:rsid w:val="00104309"/>
    <w:rsid w:val="00104475"/>
    <w:rsid w:val="00104F4E"/>
    <w:rsid w:val="00105252"/>
    <w:rsid w:val="001057A4"/>
    <w:rsid w:val="00105A68"/>
    <w:rsid w:val="0010613A"/>
    <w:rsid w:val="00106912"/>
    <w:rsid w:val="00106FED"/>
    <w:rsid w:val="0010736F"/>
    <w:rsid w:val="0010744C"/>
    <w:rsid w:val="001107F2"/>
    <w:rsid w:val="0011089F"/>
    <w:rsid w:val="001111DC"/>
    <w:rsid w:val="00111656"/>
    <w:rsid w:val="001119F4"/>
    <w:rsid w:val="00111B63"/>
    <w:rsid w:val="00112191"/>
    <w:rsid w:val="00112368"/>
    <w:rsid w:val="00112B5A"/>
    <w:rsid w:val="001130EC"/>
    <w:rsid w:val="00113101"/>
    <w:rsid w:val="00113114"/>
    <w:rsid w:val="00113489"/>
    <w:rsid w:val="001134B9"/>
    <w:rsid w:val="00114AF1"/>
    <w:rsid w:val="00114BB6"/>
    <w:rsid w:val="00115038"/>
    <w:rsid w:val="001154AD"/>
    <w:rsid w:val="0011571D"/>
    <w:rsid w:val="001163BC"/>
    <w:rsid w:val="00116611"/>
    <w:rsid w:val="0011725E"/>
    <w:rsid w:val="00117842"/>
    <w:rsid w:val="00117EC8"/>
    <w:rsid w:val="00120523"/>
    <w:rsid w:val="0012065E"/>
    <w:rsid w:val="00121E20"/>
    <w:rsid w:val="00122485"/>
    <w:rsid w:val="0012275A"/>
    <w:rsid w:val="0012282D"/>
    <w:rsid w:val="0012287B"/>
    <w:rsid w:val="00123798"/>
    <w:rsid w:val="00123D7B"/>
    <w:rsid w:val="00124749"/>
    <w:rsid w:val="001247A3"/>
    <w:rsid w:val="00124F7F"/>
    <w:rsid w:val="00125384"/>
    <w:rsid w:val="001253C2"/>
    <w:rsid w:val="00125715"/>
    <w:rsid w:val="00125C60"/>
    <w:rsid w:val="00125CED"/>
    <w:rsid w:val="00127089"/>
    <w:rsid w:val="00127544"/>
    <w:rsid w:val="0012782C"/>
    <w:rsid w:val="00127A87"/>
    <w:rsid w:val="00127DC1"/>
    <w:rsid w:val="0013021C"/>
    <w:rsid w:val="00130552"/>
    <w:rsid w:val="001307C5"/>
    <w:rsid w:val="001309D5"/>
    <w:rsid w:val="00130D3D"/>
    <w:rsid w:val="00131FCD"/>
    <w:rsid w:val="00132287"/>
    <w:rsid w:val="00132A38"/>
    <w:rsid w:val="00132AB7"/>
    <w:rsid w:val="00132CBC"/>
    <w:rsid w:val="00132D55"/>
    <w:rsid w:val="00132F80"/>
    <w:rsid w:val="00133FD9"/>
    <w:rsid w:val="00134651"/>
    <w:rsid w:val="001346CE"/>
    <w:rsid w:val="001354D3"/>
    <w:rsid w:val="00135D25"/>
    <w:rsid w:val="00135DDC"/>
    <w:rsid w:val="00135FFE"/>
    <w:rsid w:val="00137390"/>
    <w:rsid w:val="001402F0"/>
    <w:rsid w:val="00140427"/>
    <w:rsid w:val="001409D8"/>
    <w:rsid w:val="00140A9F"/>
    <w:rsid w:val="00140BAA"/>
    <w:rsid w:val="0014100D"/>
    <w:rsid w:val="0014130A"/>
    <w:rsid w:val="001416E2"/>
    <w:rsid w:val="00142AAD"/>
    <w:rsid w:val="00143881"/>
    <w:rsid w:val="0014478E"/>
    <w:rsid w:val="00144EF6"/>
    <w:rsid w:val="0014504D"/>
    <w:rsid w:val="0014518A"/>
    <w:rsid w:val="001455FD"/>
    <w:rsid w:val="001456B1"/>
    <w:rsid w:val="00146B84"/>
    <w:rsid w:val="00146E3A"/>
    <w:rsid w:val="0014711D"/>
    <w:rsid w:val="00147127"/>
    <w:rsid w:val="00147990"/>
    <w:rsid w:val="00150557"/>
    <w:rsid w:val="00150817"/>
    <w:rsid w:val="00150FAC"/>
    <w:rsid w:val="001514FA"/>
    <w:rsid w:val="00151D00"/>
    <w:rsid w:val="00151DA9"/>
    <w:rsid w:val="001525BB"/>
    <w:rsid w:val="00152A73"/>
    <w:rsid w:val="00152AD3"/>
    <w:rsid w:val="00153282"/>
    <w:rsid w:val="00153E2E"/>
    <w:rsid w:val="001542B3"/>
    <w:rsid w:val="00154322"/>
    <w:rsid w:val="00154430"/>
    <w:rsid w:val="00155445"/>
    <w:rsid w:val="0015580F"/>
    <w:rsid w:val="00155AB5"/>
    <w:rsid w:val="00156133"/>
    <w:rsid w:val="00156349"/>
    <w:rsid w:val="001565D4"/>
    <w:rsid w:val="00156679"/>
    <w:rsid w:val="001569BB"/>
    <w:rsid w:val="00156A3E"/>
    <w:rsid w:val="0015709F"/>
    <w:rsid w:val="0015761A"/>
    <w:rsid w:val="001579C8"/>
    <w:rsid w:val="001604B5"/>
    <w:rsid w:val="00160C07"/>
    <w:rsid w:val="00160D2C"/>
    <w:rsid w:val="0016138F"/>
    <w:rsid w:val="0016166B"/>
    <w:rsid w:val="00161BE3"/>
    <w:rsid w:val="00161C88"/>
    <w:rsid w:val="00161F55"/>
    <w:rsid w:val="00162018"/>
    <w:rsid w:val="00162519"/>
    <w:rsid w:val="00162E09"/>
    <w:rsid w:val="001632B7"/>
    <w:rsid w:val="00163398"/>
    <w:rsid w:val="00163ADA"/>
    <w:rsid w:val="0016455C"/>
    <w:rsid w:val="00164693"/>
    <w:rsid w:val="00164B1A"/>
    <w:rsid w:val="001656AF"/>
    <w:rsid w:val="00166491"/>
    <w:rsid w:val="00166591"/>
    <w:rsid w:val="00166CB5"/>
    <w:rsid w:val="001672F4"/>
    <w:rsid w:val="00167732"/>
    <w:rsid w:val="00167C22"/>
    <w:rsid w:val="001708BB"/>
    <w:rsid w:val="00170A93"/>
    <w:rsid w:val="00170F9D"/>
    <w:rsid w:val="00172777"/>
    <w:rsid w:val="0017334C"/>
    <w:rsid w:val="0017352E"/>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E7C"/>
    <w:rsid w:val="00177F2B"/>
    <w:rsid w:val="00177F49"/>
    <w:rsid w:val="00180003"/>
    <w:rsid w:val="0018028F"/>
    <w:rsid w:val="00180D58"/>
    <w:rsid w:val="001813E6"/>
    <w:rsid w:val="001813EA"/>
    <w:rsid w:val="00181962"/>
    <w:rsid w:val="0018212F"/>
    <w:rsid w:val="001823D4"/>
    <w:rsid w:val="0018252B"/>
    <w:rsid w:val="001825D5"/>
    <w:rsid w:val="00182F99"/>
    <w:rsid w:val="00183245"/>
    <w:rsid w:val="0018367E"/>
    <w:rsid w:val="00183E08"/>
    <w:rsid w:val="001849BD"/>
    <w:rsid w:val="00184D2C"/>
    <w:rsid w:val="00184D50"/>
    <w:rsid w:val="001856F1"/>
    <w:rsid w:val="00185EA5"/>
    <w:rsid w:val="00186029"/>
    <w:rsid w:val="001860A4"/>
    <w:rsid w:val="001860E1"/>
    <w:rsid w:val="0018675F"/>
    <w:rsid w:val="00187392"/>
    <w:rsid w:val="00187984"/>
    <w:rsid w:val="00187D28"/>
    <w:rsid w:val="0019011C"/>
    <w:rsid w:val="0019044E"/>
    <w:rsid w:val="00191373"/>
    <w:rsid w:val="0019171A"/>
    <w:rsid w:val="00191CF6"/>
    <w:rsid w:val="00191DE1"/>
    <w:rsid w:val="0019204E"/>
    <w:rsid w:val="00192615"/>
    <w:rsid w:val="0019281E"/>
    <w:rsid w:val="00192959"/>
    <w:rsid w:val="00192B54"/>
    <w:rsid w:val="00192DCB"/>
    <w:rsid w:val="0019311B"/>
    <w:rsid w:val="00193586"/>
    <w:rsid w:val="00193832"/>
    <w:rsid w:val="00193A4E"/>
    <w:rsid w:val="00193C43"/>
    <w:rsid w:val="00193FE9"/>
    <w:rsid w:val="00194635"/>
    <w:rsid w:val="001957AC"/>
    <w:rsid w:val="00195ECE"/>
    <w:rsid w:val="00196334"/>
    <w:rsid w:val="00196A53"/>
    <w:rsid w:val="00196C07"/>
    <w:rsid w:val="00197045"/>
    <w:rsid w:val="00197A29"/>
    <w:rsid w:val="00197BBC"/>
    <w:rsid w:val="00197E6B"/>
    <w:rsid w:val="001A00E0"/>
    <w:rsid w:val="001A054E"/>
    <w:rsid w:val="001A090A"/>
    <w:rsid w:val="001A0C95"/>
    <w:rsid w:val="001A2382"/>
    <w:rsid w:val="001A3599"/>
    <w:rsid w:val="001A386E"/>
    <w:rsid w:val="001A43F1"/>
    <w:rsid w:val="001A4D44"/>
    <w:rsid w:val="001A4FA5"/>
    <w:rsid w:val="001A527A"/>
    <w:rsid w:val="001A54EA"/>
    <w:rsid w:val="001A5863"/>
    <w:rsid w:val="001A5B09"/>
    <w:rsid w:val="001A5D3C"/>
    <w:rsid w:val="001A5E41"/>
    <w:rsid w:val="001A6056"/>
    <w:rsid w:val="001A633C"/>
    <w:rsid w:val="001A67B2"/>
    <w:rsid w:val="001A7159"/>
    <w:rsid w:val="001B15BB"/>
    <w:rsid w:val="001B19A0"/>
    <w:rsid w:val="001B1B40"/>
    <w:rsid w:val="001B1DC6"/>
    <w:rsid w:val="001B1E43"/>
    <w:rsid w:val="001B1E90"/>
    <w:rsid w:val="001B23CB"/>
    <w:rsid w:val="001B2433"/>
    <w:rsid w:val="001B2620"/>
    <w:rsid w:val="001B2C2D"/>
    <w:rsid w:val="001B3164"/>
    <w:rsid w:val="001B33FB"/>
    <w:rsid w:val="001B4404"/>
    <w:rsid w:val="001B4782"/>
    <w:rsid w:val="001B51A0"/>
    <w:rsid w:val="001B627F"/>
    <w:rsid w:val="001B64C2"/>
    <w:rsid w:val="001B67EF"/>
    <w:rsid w:val="001B6800"/>
    <w:rsid w:val="001B7ABE"/>
    <w:rsid w:val="001B7BEA"/>
    <w:rsid w:val="001C0055"/>
    <w:rsid w:val="001C03FC"/>
    <w:rsid w:val="001C0862"/>
    <w:rsid w:val="001C093C"/>
    <w:rsid w:val="001C0AFB"/>
    <w:rsid w:val="001C0BCC"/>
    <w:rsid w:val="001C1144"/>
    <w:rsid w:val="001C12FF"/>
    <w:rsid w:val="001C21C3"/>
    <w:rsid w:val="001C24CC"/>
    <w:rsid w:val="001C24CF"/>
    <w:rsid w:val="001C28B7"/>
    <w:rsid w:val="001C2A87"/>
    <w:rsid w:val="001C3606"/>
    <w:rsid w:val="001C4C53"/>
    <w:rsid w:val="001C546B"/>
    <w:rsid w:val="001C58EB"/>
    <w:rsid w:val="001C615D"/>
    <w:rsid w:val="001C65D9"/>
    <w:rsid w:val="001C6E94"/>
    <w:rsid w:val="001C765B"/>
    <w:rsid w:val="001D0798"/>
    <w:rsid w:val="001D0D68"/>
    <w:rsid w:val="001D0D8C"/>
    <w:rsid w:val="001D1483"/>
    <w:rsid w:val="001D1596"/>
    <w:rsid w:val="001D18AB"/>
    <w:rsid w:val="001D1ED4"/>
    <w:rsid w:val="001D2910"/>
    <w:rsid w:val="001D3486"/>
    <w:rsid w:val="001D3C4D"/>
    <w:rsid w:val="001D49CD"/>
    <w:rsid w:val="001D4D2D"/>
    <w:rsid w:val="001D4EA7"/>
    <w:rsid w:val="001D4FF7"/>
    <w:rsid w:val="001D63E9"/>
    <w:rsid w:val="001D64DA"/>
    <w:rsid w:val="001D6E60"/>
    <w:rsid w:val="001D75BB"/>
    <w:rsid w:val="001D7998"/>
    <w:rsid w:val="001E07E4"/>
    <w:rsid w:val="001E0A65"/>
    <w:rsid w:val="001E0E04"/>
    <w:rsid w:val="001E1090"/>
    <w:rsid w:val="001E1A4E"/>
    <w:rsid w:val="001E1CDB"/>
    <w:rsid w:val="001E1D0B"/>
    <w:rsid w:val="001E1F7C"/>
    <w:rsid w:val="001E2C8F"/>
    <w:rsid w:val="001E3347"/>
    <w:rsid w:val="001E33E3"/>
    <w:rsid w:val="001E4773"/>
    <w:rsid w:val="001E5277"/>
    <w:rsid w:val="001E5451"/>
    <w:rsid w:val="001E5743"/>
    <w:rsid w:val="001E5BC4"/>
    <w:rsid w:val="001E5C90"/>
    <w:rsid w:val="001E635E"/>
    <w:rsid w:val="001E6E98"/>
    <w:rsid w:val="001E79C2"/>
    <w:rsid w:val="001E7C2B"/>
    <w:rsid w:val="001E7DA6"/>
    <w:rsid w:val="001E7FE1"/>
    <w:rsid w:val="001F0387"/>
    <w:rsid w:val="001F0BE0"/>
    <w:rsid w:val="001F0E16"/>
    <w:rsid w:val="001F14F2"/>
    <w:rsid w:val="001F1A0B"/>
    <w:rsid w:val="001F2362"/>
    <w:rsid w:val="001F23C0"/>
    <w:rsid w:val="001F29E5"/>
    <w:rsid w:val="001F3545"/>
    <w:rsid w:val="001F3C54"/>
    <w:rsid w:val="001F3E44"/>
    <w:rsid w:val="001F3FD5"/>
    <w:rsid w:val="001F41B8"/>
    <w:rsid w:val="001F4993"/>
    <w:rsid w:val="001F4EA7"/>
    <w:rsid w:val="001F522B"/>
    <w:rsid w:val="001F55D6"/>
    <w:rsid w:val="001F5A52"/>
    <w:rsid w:val="001F5E2F"/>
    <w:rsid w:val="001F6AF1"/>
    <w:rsid w:val="001F7117"/>
    <w:rsid w:val="001F7D44"/>
    <w:rsid w:val="0020089E"/>
    <w:rsid w:val="00200AC5"/>
    <w:rsid w:val="00201CBE"/>
    <w:rsid w:val="00202396"/>
    <w:rsid w:val="0020239A"/>
    <w:rsid w:val="00202827"/>
    <w:rsid w:val="002029B9"/>
    <w:rsid w:val="00202AE3"/>
    <w:rsid w:val="002032C3"/>
    <w:rsid w:val="00203C7E"/>
    <w:rsid w:val="00203F49"/>
    <w:rsid w:val="00204774"/>
    <w:rsid w:val="00204870"/>
    <w:rsid w:val="00204B8A"/>
    <w:rsid w:val="00206C40"/>
    <w:rsid w:val="00206EA8"/>
    <w:rsid w:val="0020707B"/>
    <w:rsid w:val="0020722E"/>
    <w:rsid w:val="0020778E"/>
    <w:rsid w:val="00207D81"/>
    <w:rsid w:val="00207E73"/>
    <w:rsid w:val="00210082"/>
    <w:rsid w:val="0021078E"/>
    <w:rsid w:val="00211433"/>
    <w:rsid w:val="00212AAC"/>
    <w:rsid w:val="0021303D"/>
    <w:rsid w:val="00213D13"/>
    <w:rsid w:val="00213E17"/>
    <w:rsid w:val="00213FD2"/>
    <w:rsid w:val="00215524"/>
    <w:rsid w:val="00215C2D"/>
    <w:rsid w:val="00216100"/>
    <w:rsid w:val="00216191"/>
    <w:rsid w:val="00216664"/>
    <w:rsid w:val="002167B3"/>
    <w:rsid w:val="00216A6A"/>
    <w:rsid w:val="00216A95"/>
    <w:rsid w:val="00216FCC"/>
    <w:rsid w:val="00217434"/>
    <w:rsid w:val="00217F5B"/>
    <w:rsid w:val="00220084"/>
    <w:rsid w:val="0022027D"/>
    <w:rsid w:val="00221201"/>
    <w:rsid w:val="00221721"/>
    <w:rsid w:val="002220DC"/>
    <w:rsid w:val="002229CA"/>
    <w:rsid w:val="00222FD0"/>
    <w:rsid w:val="002230EB"/>
    <w:rsid w:val="002231EC"/>
    <w:rsid w:val="002236FF"/>
    <w:rsid w:val="00223964"/>
    <w:rsid w:val="002244C0"/>
    <w:rsid w:val="00224E5F"/>
    <w:rsid w:val="00225103"/>
    <w:rsid w:val="00226075"/>
    <w:rsid w:val="002265AA"/>
    <w:rsid w:val="00226675"/>
    <w:rsid w:val="00226C1B"/>
    <w:rsid w:val="00226E33"/>
    <w:rsid w:val="00227C4E"/>
    <w:rsid w:val="00227E1D"/>
    <w:rsid w:val="00227E44"/>
    <w:rsid w:val="002308CE"/>
    <w:rsid w:val="00230CE6"/>
    <w:rsid w:val="00231194"/>
    <w:rsid w:val="002317F5"/>
    <w:rsid w:val="002319D9"/>
    <w:rsid w:val="0023240A"/>
    <w:rsid w:val="002324D6"/>
    <w:rsid w:val="002324F9"/>
    <w:rsid w:val="002325E6"/>
    <w:rsid w:val="00232D85"/>
    <w:rsid w:val="00233338"/>
    <w:rsid w:val="00233474"/>
    <w:rsid w:val="00233FEA"/>
    <w:rsid w:val="002342B3"/>
    <w:rsid w:val="002342E4"/>
    <w:rsid w:val="00234431"/>
    <w:rsid w:val="00234612"/>
    <w:rsid w:val="00234A2F"/>
    <w:rsid w:val="0023509D"/>
    <w:rsid w:val="0023589D"/>
    <w:rsid w:val="00235BE4"/>
    <w:rsid w:val="00236001"/>
    <w:rsid w:val="00236901"/>
    <w:rsid w:val="00236983"/>
    <w:rsid w:val="002369ED"/>
    <w:rsid w:val="00236AE1"/>
    <w:rsid w:val="00236EC4"/>
    <w:rsid w:val="00237153"/>
    <w:rsid w:val="0023739B"/>
    <w:rsid w:val="00237697"/>
    <w:rsid w:val="002403C3"/>
    <w:rsid w:val="00240DDC"/>
    <w:rsid w:val="0024189D"/>
    <w:rsid w:val="002422F8"/>
    <w:rsid w:val="00242BBD"/>
    <w:rsid w:val="00242DE1"/>
    <w:rsid w:val="002436C1"/>
    <w:rsid w:val="002436DE"/>
    <w:rsid w:val="00243BE4"/>
    <w:rsid w:val="00243C40"/>
    <w:rsid w:val="002444A4"/>
    <w:rsid w:val="00244608"/>
    <w:rsid w:val="002448A1"/>
    <w:rsid w:val="00244CF7"/>
    <w:rsid w:val="00244D42"/>
    <w:rsid w:val="002452EA"/>
    <w:rsid w:val="00245361"/>
    <w:rsid w:val="002455D4"/>
    <w:rsid w:val="002456C6"/>
    <w:rsid w:val="0024624C"/>
    <w:rsid w:val="00246291"/>
    <w:rsid w:val="002463A2"/>
    <w:rsid w:val="0024660F"/>
    <w:rsid w:val="00246650"/>
    <w:rsid w:val="00246E04"/>
    <w:rsid w:val="002472D6"/>
    <w:rsid w:val="002476F8"/>
    <w:rsid w:val="0024794B"/>
    <w:rsid w:val="00247D6A"/>
    <w:rsid w:val="00247DE0"/>
    <w:rsid w:val="0025004C"/>
    <w:rsid w:val="0025109F"/>
    <w:rsid w:val="00251190"/>
    <w:rsid w:val="00252029"/>
    <w:rsid w:val="002521B9"/>
    <w:rsid w:val="0025287F"/>
    <w:rsid w:val="00252933"/>
    <w:rsid w:val="00252D1C"/>
    <w:rsid w:val="00253E32"/>
    <w:rsid w:val="00253FC0"/>
    <w:rsid w:val="00254470"/>
    <w:rsid w:val="00254559"/>
    <w:rsid w:val="00254987"/>
    <w:rsid w:val="00254E7B"/>
    <w:rsid w:val="00255156"/>
    <w:rsid w:val="0025586D"/>
    <w:rsid w:val="00255B35"/>
    <w:rsid w:val="00257DA2"/>
    <w:rsid w:val="00257F17"/>
    <w:rsid w:val="00257F5E"/>
    <w:rsid w:val="0026050B"/>
    <w:rsid w:val="0026143B"/>
    <w:rsid w:val="00261829"/>
    <w:rsid w:val="00261C4C"/>
    <w:rsid w:val="00261D37"/>
    <w:rsid w:val="00261DB5"/>
    <w:rsid w:val="00261E16"/>
    <w:rsid w:val="002629C1"/>
    <w:rsid w:val="00262EF7"/>
    <w:rsid w:val="00263369"/>
    <w:rsid w:val="00263425"/>
    <w:rsid w:val="002635F4"/>
    <w:rsid w:val="002636FB"/>
    <w:rsid w:val="002637D8"/>
    <w:rsid w:val="00263C33"/>
    <w:rsid w:val="00264FF2"/>
    <w:rsid w:val="00265BCA"/>
    <w:rsid w:val="00265D58"/>
    <w:rsid w:val="002661A0"/>
    <w:rsid w:val="002661DC"/>
    <w:rsid w:val="0026696F"/>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50"/>
    <w:rsid w:val="002740BE"/>
    <w:rsid w:val="002744D1"/>
    <w:rsid w:val="002746D0"/>
    <w:rsid w:val="002747E5"/>
    <w:rsid w:val="00274934"/>
    <w:rsid w:val="00274B52"/>
    <w:rsid w:val="00275E66"/>
    <w:rsid w:val="00276108"/>
    <w:rsid w:val="00276C77"/>
    <w:rsid w:val="00276EA9"/>
    <w:rsid w:val="00277219"/>
    <w:rsid w:val="0027765F"/>
    <w:rsid w:val="00277785"/>
    <w:rsid w:val="00277A4A"/>
    <w:rsid w:val="00277FDD"/>
    <w:rsid w:val="0028057C"/>
    <w:rsid w:val="00280EA7"/>
    <w:rsid w:val="00281043"/>
    <w:rsid w:val="0028179C"/>
    <w:rsid w:val="002817F3"/>
    <w:rsid w:val="00281D52"/>
    <w:rsid w:val="00281E9E"/>
    <w:rsid w:val="0028212C"/>
    <w:rsid w:val="002824C6"/>
    <w:rsid w:val="00282B6C"/>
    <w:rsid w:val="0028352B"/>
    <w:rsid w:val="00284990"/>
    <w:rsid w:val="00284AB8"/>
    <w:rsid w:val="00284E7D"/>
    <w:rsid w:val="0028552D"/>
    <w:rsid w:val="002857E5"/>
    <w:rsid w:val="0028589F"/>
    <w:rsid w:val="00285C1E"/>
    <w:rsid w:val="00285D0C"/>
    <w:rsid w:val="00286094"/>
    <w:rsid w:val="00286218"/>
    <w:rsid w:val="0028640C"/>
    <w:rsid w:val="002864D9"/>
    <w:rsid w:val="002868F2"/>
    <w:rsid w:val="00290249"/>
    <w:rsid w:val="0029030F"/>
    <w:rsid w:val="00290998"/>
    <w:rsid w:val="002914CD"/>
    <w:rsid w:val="00292973"/>
    <w:rsid w:val="00292B12"/>
    <w:rsid w:val="00292DFB"/>
    <w:rsid w:val="002933DE"/>
    <w:rsid w:val="00293C44"/>
    <w:rsid w:val="002941B7"/>
    <w:rsid w:val="00294C73"/>
    <w:rsid w:val="00295EE9"/>
    <w:rsid w:val="00296C30"/>
    <w:rsid w:val="00296E4B"/>
    <w:rsid w:val="00297013"/>
    <w:rsid w:val="00297164"/>
    <w:rsid w:val="00297380"/>
    <w:rsid w:val="002974EA"/>
    <w:rsid w:val="00297C69"/>
    <w:rsid w:val="00297F12"/>
    <w:rsid w:val="002A03CF"/>
    <w:rsid w:val="002A07BD"/>
    <w:rsid w:val="002A0AB6"/>
    <w:rsid w:val="002A0C7D"/>
    <w:rsid w:val="002A12F9"/>
    <w:rsid w:val="002A1B05"/>
    <w:rsid w:val="002A1D27"/>
    <w:rsid w:val="002A2378"/>
    <w:rsid w:val="002A3514"/>
    <w:rsid w:val="002A35B3"/>
    <w:rsid w:val="002A421C"/>
    <w:rsid w:val="002A51CF"/>
    <w:rsid w:val="002A54BD"/>
    <w:rsid w:val="002A6019"/>
    <w:rsid w:val="002A6345"/>
    <w:rsid w:val="002A6681"/>
    <w:rsid w:val="002A6825"/>
    <w:rsid w:val="002A6D91"/>
    <w:rsid w:val="002A71D4"/>
    <w:rsid w:val="002A77D0"/>
    <w:rsid w:val="002A7BAA"/>
    <w:rsid w:val="002A7E05"/>
    <w:rsid w:val="002B04F3"/>
    <w:rsid w:val="002B0A56"/>
    <w:rsid w:val="002B1E6B"/>
    <w:rsid w:val="002B21A5"/>
    <w:rsid w:val="002B2250"/>
    <w:rsid w:val="002B35BE"/>
    <w:rsid w:val="002B37D8"/>
    <w:rsid w:val="002B3A1A"/>
    <w:rsid w:val="002B3D93"/>
    <w:rsid w:val="002B4287"/>
    <w:rsid w:val="002B4B03"/>
    <w:rsid w:val="002B4ECA"/>
    <w:rsid w:val="002B4F9A"/>
    <w:rsid w:val="002B4FEE"/>
    <w:rsid w:val="002B562B"/>
    <w:rsid w:val="002B5846"/>
    <w:rsid w:val="002B5E9D"/>
    <w:rsid w:val="002B6813"/>
    <w:rsid w:val="002B71AA"/>
    <w:rsid w:val="002B7BD9"/>
    <w:rsid w:val="002B7D1C"/>
    <w:rsid w:val="002C03D1"/>
    <w:rsid w:val="002C0555"/>
    <w:rsid w:val="002C07E5"/>
    <w:rsid w:val="002C0FD5"/>
    <w:rsid w:val="002C1414"/>
    <w:rsid w:val="002C14D7"/>
    <w:rsid w:val="002C1777"/>
    <w:rsid w:val="002C2182"/>
    <w:rsid w:val="002C23CA"/>
    <w:rsid w:val="002C2469"/>
    <w:rsid w:val="002C27B8"/>
    <w:rsid w:val="002C3CE6"/>
    <w:rsid w:val="002C42DF"/>
    <w:rsid w:val="002C540C"/>
    <w:rsid w:val="002C5A21"/>
    <w:rsid w:val="002C5B4C"/>
    <w:rsid w:val="002C5C16"/>
    <w:rsid w:val="002C5C2E"/>
    <w:rsid w:val="002C5D1B"/>
    <w:rsid w:val="002C5DDF"/>
    <w:rsid w:val="002C60AB"/>
    <w:rsid w:val="002C618B"/>
    <w:rsid w:val="002C6411"/>
    <w:rsid w:val="002C656A"/>
    <w:rsid w:val="002C6653"/>
    <w:rsid w:val="002C67FF"/>
    <w:rsid w:val="002C6DFC"/>
    <w:rsid w:val="002C76D0"/>
    <w:rsid w:val="002D045E"/>
    <w:rsid w:val="002D0F9A"/>
    <w:rsid w:val="002D1017"/>
    <w:rsid w:val="002D17A6"/>
    <w:rsid w:val="002D19C8"/>
    <w:rsid w:val="002D2951"/>
    <w:rsid w:val="002D2A0C"/>
    <w:rsid w:val="002D3248"/>
    <w:rsid w:val="002D3293"/>
    <w:rsid w:val="002D4521"/>
    <w:rsid w:val="002D4618"/>
    <w:rsid w:val="002D4C26"/>
    <w:rsid w:val="002D4DF3"/>
    <w:rsid w:val="002D4FB6"/>
    <w:rsid w:val="002D5118"/>
    <w:rsid w:val="002D5336"/>
    <w:rsid w:val="002D53A7"/>
    <w:rsid w:val="002D53D3"/>
    <w:rsid w:val="002D56CF"/>
    <w:rsid w:val="002D5BA9"/>
    <w:rsid w:val="002D5C6C"/>
    <w:rsid w:val="002D60EC"/>
    <w:rsid w:val="002D689E"/>
    <w:rsid w:val="002D6D90"/>
    <w:rsid w:val="002D7145"/>
    <w:rsid w:val="002D743F"/>
    <w:rsid w:val="002D77E2"/>
    <w:rsid w:val="002D7E0A"/>
    <w:rsid w:val="002E02BA"/>
    <w:rsid w:val="002E0975"/>
    <w:rsid w:val="002E0A89"/>
    <w:rsid w:val="002E0BEF"/>
    <w:rsid w:val="002E0D05"/>
    <w:rsid w:val="002E161B"/>
    <w:rsid w:val="002E1C71"/>
    <w:rsid w:val="002E2FEE"/>
    <w:rsid w:val="002E3D68"/>
    <w:rsid w:val="002E4587"/>
    <w:rsid w:val="002E46A6"/>
    <w:rsid w:val="002E4896"/>
    <w:rsid w:val="002E4A27"/>
    <w:rsid w:val="002E4DFF"/>
    <w:rsid w:val="002E5189"/>
    <w:rsid w:val="002E5E3B"/>
    <w:rsid w:val="002E5F7A"/>
    <w:rsid w:val="002E604F"/>
    <w:rsid w:val="002E6139"/>
    <w:rsid w:val="002E6524"/>
    <w:rsid w:val="002E66CA"/>
    <w:rsid w:val="002E6AA6"/>
    <w:rsid w:val="002E6B79"/>
    <w:rsid w:val="002E6DD9"/>
    <w:rsid w:val="002E789E"/>
    <w:rsid w:val="002E7A8B"/>
    <w:rsid w:val="002F049C"/>
    <w:rsid w:val="002F1135"/>
    <w:rsid w:val="002F16AA"/>
    <w:rsid w:val="002F1993"/>
    <w:rsid w:val="002F3988"/>
    <w:rsid w:val="002F3AE9"/>
    <w:rsid w:val="002F3BCF"/>
    <w:rsid w:val="002F425E"/>
    <w:rsid w:val="002F4352"/>
    <w:rsid w:val="002F4604"/>
    <w:rsid w:val="002F572F"/>
    <w:rsid w:val="002F577D"/>
    <w:rsid w:val="002F5964"/>
    <w:rsid w:val="002F65D3"/>
    <w:rsid w:val="002F673D"/>
    <w:rsid w:val="002F685D"/>
    <w:rsid w:val="002F6BF6"/>
    <w:rsid w:val="002F74AA"/>
    <w:rsid w:val="002F78B5"/>
    <w:rsid w:val="002F7A9F"/>
    <w:rsid w:val="002F7ABC"/>
    <w:rsid w:val="002F7CA4"/>
    <w:rsid w:val="002F7E59"/>
    <w:rsid w:val="002F7FB5"/>
    <w:rsid w:val="00300239"/>
    <w:rsid w:val="003004EC"/>
    <w:rsid w:val="00300505"/>
    <w:rsid w:val="00300559"/>
    <w:rsid w:val="00300C8E"/>
    <w:rsid w:val="00300E90"/>
    <w:rsid w:val="0030118D"/>
    <w:rsid w:val="003012E4"/>
    <w:rsid w:val="003014D9"/>
    <w:rsid w:val="0030268E"/>
    <w:rsid w:val="00302BBE"/>
    <w:rsid w:val="003031CD"/>
    <w:rsid w:val="00303493"/>
    <w:rsid w:val="00303D77"/>
    <w:rsid w:val="00303F4F"/>
    <w:rsid w:val="00304141"/>
    <w:rsid w:val="003044E0"/>
    <w:rsid w:val="0030455B"/>
    <w:rsid w:val="00304F5F"/>
    <w:rsid w:val="00305736"/>
    <w:rsid w:val="003059CF"/>
    <w:rsid w:val="00305F84"/>
    <w:rsid w:val="003060AC"/>
    <w:rsid w:val="00306414"/>
    <w:rsid w:val="003065CE"/>
    <w:rsid w:val="00306C2C"/>
    <w:rsid w:val="00306FBA"/>
    <w:rsid w:val="0030783D"/>
    <w:rsid w:val="00307D3B"/>
    <w:rsid w:val="00307FA2"/>
    <w:rsid w:val="003107FF"/>
    <w:rsid w:val="00310975"/>
    <w:rsid w:val="00310CEF"/>
    <w:rsid w:val="00311AB1"/>
    <w:rsid w:val="00312C79"/>
    <w:rsid w:val="0031346F"/>
    <w:rsid w:val="00313545"/>
    <w:rsid w:val="00314111"/>
    <w:rsid w:val="003145D1"/>
    <w:rsid w:val="00314AF0"/>
    <w:rsid w:val="00314D41"/>
    <w:rsid w:val="00314DBF"/>
    <w:rsid w:val="00314EA7"/>
    <w:rsid w:val="00315469"/>
    <w:rsid w:val="00315558"/>
    <w:rsid w:val="00315779"/>
    <w:rsid w:val="003159BD"/>
    <w:rsid w:val="00316AA6"/>
    <w:rsid w:val="0032005E"/>
    <w:rsid w:val="0032047A"/>
    <w:rsid w:val="003205CF"/>
    <w:rsid w:val="00321012"/>
    <w:rsid w:val="00321FE1"/>
    <w:rsid w:val="0032206D"/>
    <w:rsid w:val="00322179"/>
    <w:rsid w:val="003226E9"/>
    <w:rsid w:val="00322A00"/>
    <w:rsid w:val="0032432F"/>
    <w:rsid w:val="003246D7"/>
    <w:rsid w:val="00324923"/>
    <w:rsid w:val="00324C4E"/>
    <w:rsid w:val="003252B0"/>
    <w:rsid w:val="0032561D"/>
    <w:rsid w:val="0032599F"/>
    <w:rsid w:val="00325E53"/>
    <w:rsid w:val="00325FC7"/>
    <w:rsid w:val="003264A7"/>
    <w:rsid w:val="003266F4"/>
    <w:rsid w:val="00326AA5"/>
    <w:rsid w:val="0032765E"/>
    <w:rsid w:val="00327AA4"/>
    <w:rsid w:val="003305F7"/>
    <w:rsid w:val="00330BBF"/>
    <w:rsid w:val="00330EBD"/>
    <w:rsid w:val="00331A13"/>
    <w:rsid w:val="00331D08"/>
    <w:rsid w:val="00332D54"/>
    <w:rsid w:val="0033326B"/>
    <w:rsid w:val="0033363A"/>
    <w:rsid w:val="00333AE7"/>
    <w:rsid w:val="00333B34"/>
    <w:rsid w:val="00333D5A"/>
    <w:rsid w:val="00334058"/>
    <w:rsid w:val="0033437F"/>
    <w:rsid w:val="003343B0"/>
    <w:rsid w:val="00335B19"/>
    <w:rsid w:val="00335B4B"/>
    <w:rsid w:val="00336A3C"/>
    <w:rsid w:val="00336C52"/>
    <w:rsid w:val="00337B1D"/>
    <w:rsid w:val="00337F0F"/>
    <w:rsid w:val="00340A26"/>
    <w:rsid w:val="00341067"/>
    <w:rsid w:val="0034126D"/>
    <w:rsid w:val="00341DE0"/>
    <w:rsid w:val="00341F74"/>
    <w:rsid w:val="003425FD"/>
    <w:rsid w:val="00342783"/>
    <w:rsid w:val="003427B3"/>
    <w:rsid w:val="003427B7"/>
    <w:rsid w:val="00342FE2"/>
    <w:rsid w:val="00343344"/>
    <w:rsid w:val="00343E7C"/>
    <w:rsid w:val="00343F0A"/>
    <w:rsid w:val="003440A4"/>
    <w:rsid w:val="003445C7"/>
    <w:rsid w:val="00344B6D"/>
    <w:rsid w:val="00345718"/>
    <w:rsid w:val="00345F06"/>
    <w:rsid w:val="00346616"/>
    <w:rsid w:val="00346A0A"/>
    <w:rsid w:val="00346BC0"/>
    <w:rsid w:val="003474FE"/>
    <w:rsid w:val="003476B3"/>
    <w:rsid w:val="00347AFE"/>
    <w:rsid w:val="00347EAB"/>
    <w:rsid w:val="00350559"/>
    <w:rsid w:val="003508D1"/>
    <w:rsid w:val="003513DC"/>
    <w:rsid w:val="003513F9"/>
    <w:rsid w:val="003514D3"/>
    <w:rsid w:val="00351788"/>
    <w:rsid w:val="00351EED"/>
    <w:rsid w:val="0035223E"/>
    <w:rsid w:val="003528E5"/>
    <w:rsid w:val="003532F3"/>
    <w:rsid w:val="00353405"/>
    <w:rsid w:val="0035350C"/>
    <w:rsid w:val="00353A4D"/>
    <w:rsid w:val="00354770"/>
    <w:rsid w:val="0035675C"/>
    <w:rsid w:val="00357547"/>
    <w:rsid w:val="0035769A"/>
    <w:rsid w:val="00357E58"/>
    <w:rsid w:val="00360027"/>
    <w:rsid w:val="00360BC3"/>
    <w:rsid w:val="00360E7F"/>
    <w:rsid w:val="003614BB"/>
    <w:rsid w:val="00361E49"/>
    <w:rsid w:val="00362D87"/>
    <w:rsid w:val="0036308E"/>
    <w:rsid w:val="00363374"/>
    <w:rsid w:val="00364B80"/>
    <w:rsid w:val="003652EE"/>
    <w:rsid w:val="0036559E"/>
    <w:rsid w:val="003657E2"/>
    <w:rsid w:val="00365D9B"/>
    <w:rsid w:val="00365E16"/>
    <w:rsid w:val="00367022"/>
    <w:rsid w:val="0037039A"/>
    <w:rsid w:val="003705FD"/>
    <w:rsid w:val="003706BA"/>
    <w:rsid w:val="00370DD4"/>
    <w:rsid w:val="00371234"/>
    <w:rsid w:val="003714CB"/>
    <w:rsid w:val="00371AC0"/>
    <w:rsid w:val="0037270D"/>
    <w:rsid w:val="00372890"/>
    <w:rsid w:val="00372CE8"/>
    <w:rsid w:val="00373342"/>
    <w:rsid w:val="00373391"/>
    <w:rsid w:val="00374417"/>
    <w:rsid w:val="0037490E"/>
    <w:rsid w:val="00374F2B"/>
    <w:rsid w:val="00374FB7"/>
    <w:rsid w:val="00375E90"/>
    <w:rsid w:val="003760C5"/>
    <w:rsid w:val="00376131"/>
    <w:rsid w:val="003765F6"/>
    <w:rsid w:val="00376C18"/>
    <w:rsid w:val="00376CAB"/>
    <w:rsid w:val="00376E86"/>
    <w:rsid w:val="0037721D"/>
    <w:rsid w:val="003772FC"/>
    <w:rsid w:val="00377E15"/>
    <w:rsid w:val="00380033"/>
    <w:rsid w:val="00380BBE"/>
    <w:rsid w:val="00380EAA"/>
    <w:rsid w:val="00381A02"/>
    <w:rsid w:val="00381DA1"/>
    <w:rsid w:val="003824D6"/>
    <w:rsid w:val="0038259C"/>
    <w:rsid w:val="00382739"/>
    <w:rsid w:val="00382758"/>
    <w:rsid w:val="00382B23"/>
    <w:rsid w:val="00382B72"/>
    <w:rsid w:val="00382BDF"/>
    <w:rsid w:val="003835C5"/>
    <w:rsid w:val="00383AA8"/>
    <w:rsid w:val="00383EE7"/>
    <w:rsid w:val="003844F1"/>
    <w:rsid w:val="0038467D"/>
    <w:rsid w:val="00384C5F"/>
    <w:rsid w:val="003851E2"/>
    <w:rsid w:val="003858F7"/>
    <w:rsid w:val="0038691E"/>
    <w:rsid w:val="00386AB8"/>
    <w:rsid w:val="00386BF5"/>
    <w:rsid w:val="00386F09"/>
    <w:rsid w:val="00387053"/>
    <w:rsid w:val="00387327"/>
    <w:rsid w:val="0038749E"/>
    <w:rsid w:val="00387712"/>
    <w:rsid w:val="00387E2B"/>
    <w:rsid w:val="0039016B"/>
    <w:rsid w:val="003903BE"/>
    <w:rsid w:val="00390659"/>
    <w:rsid w:val="00390C1D"/>
    <w:rsid w:val="0039121E"/>
    <w:rsid w:val="00391BC6"/>
    <w:rsid w:val="003928E8"/>
    <w:rsid w:val="003934E2"/>
    <w:rsid w:val="003937BF"/>
    <w:rsid w:val="00393AB4"/>
    <w:rsid w:val="00394764"/>
    <w:rsid w:val="00394769"/>
    <w:rsid w:val="00394C5E"/>
    <w:rsid w:val="00395B3C"/>
    <w:rsid w:val="00395B84"/>
    <w:rsid w:val="00395CFA"/>
    <w:rsid w:val="003961BB"/>
    <w:rsid w:val="00396B7A"/>
    <w:rsid w:val="00396F59"/>
    <w:rsid w:val="0039704B"/>
    <w:rsid w:val="003972FF"/>
    <w:rsid w:val="00397884"/>
    <w:rsid w:val="00397A3E"/>
    <w:rsid w:val="00397AD1"/>
    <w:rsid w:val="00397D2C"/>
    <w:rsid w:val="003A002E"/>
    <w:rsid w:val="003A03BA"/>
    <w:rsid w:val="003A0C77"/>
    <w:rsid w:val="003A211C"/>
    <w:rsid w:val="003A26CB"/>
    <w:rsid w:val="003A2CF2"/>
    <w:rsid w:val="003A2CF3"/>
    <w:rsid w:val="003A2DEA"/>
    <w:rsid w:val="003A3515"/>
    <w:rsid w:val="003A396C"/>
    <w:rsid w:val="003A4188"/>
    <w:rsid w:val="003A4CDA"/>
    <w:rsid w:val="003A5085"/>
    <w:rsid w:val="003A51AA"/>
    <w:rsid w:val="003A57D7"/>
    <w:rsid w:val="003A6657"/>
    <w:rsid w:val="003A6E5B"/>
    <w:rsid w:val="003A7AF2"/>
    <w:rsid w:val="003A7D0E"/>
    <w:rsid w:val="003B0A74"/>
    <w:rsid w:val="003B1391"/>
    <w:rsid w:val="003B2246"/>
    <w:rsid w:val="003B23BA"/>
    <w:rsid w:val="003B2582"/>
    <w:rsid w:val="003B317E"/>
    <w:rsid w:val="003B32D0"/>
    <w:rsid w:val="003B33CF"/>
    <w:rsid w:val="003B3A2E"/>
    <w:rsid w:val="003B3ACE"/>
    <w:rsid w:val="003B3B81"/>
    <w:rsid w:val="003B4338"/>
    <w:rsid w:val="003B4A35"/>
    <w:rsid w:val="003B4E13"/>
    <w:rsid w:val="003B5018"/>
    <w:rsid w:val="003B5311"/>
    <w:rsid w:val="003B53BA"/>
    <w:rsid w:val="003B571C"/>
    <w:rsid w:val="003B6058"/>
    <w:rsid w:val="003B6278"/>
    <w:rsid w:val="003B777D"/>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E56"/>
    <w:rsid w:val="003C5B38"/>
    <w:rsid w:val="003C5FA0"/>
    <w:rsid w:val="003C6246"/>
    <w:rsid w:val="003C63E6"/>
    <w:rsid w:val="003C6EEE"/>
    <w:rsid w:val="003C769B"/>
    <w:rsid w:val="003C77FA"/>
    <w:rsid w:val="003C7AAD"/>
    <w:rsid w:val="003D066C"/>
    <w:rsid w:val="003D0E8D"/>
    <w:rsid w:val="003D11AC"/>
    <w:rsid w:val="003D18C1"/>
    <w:rsid w:val="003D19E0"/>
    <w:rsid w:val="003D225C"/>
    <w:rsid w:val="003D24D5"/>
    <w:rsid w:val="003D29BC"/>
    <w:rsid w:val="003D2F4F"/>
    <w:rsid w:val="003D322A"/>
    <w:rsid w:val="003D3527"/>
    <w:rsid w:val="003D35D5"/>
    <w:rsid w:val="003D38B3"/>
    <w:rsid w:val="003D4CED"/>
    <w:rsid w:val="003D54E0"/>
    <w:rsid w:val="003D5A96"/>
    <w:rsid w:val="003D5AC1"/>
    <w:rsid w:val="003D6A04"/>
    <w:rsid w:val="003D6C50"/>
    <w:rsid w:val="003D6CFB"/>
    <w:rsid w:val="003D7230"/>
    <w:rsid w:val="003D7C1E"/>
    <w:rsid w:val="003D7FBE"/>
    <w:rsid w:val="003E096C"/>
    <w:rsid w:val="003E0A85"/>
    <w:rsid w:val="003E0C12"/>
    <w:rsid w:val="003E1070"/>
    <w:rsid w:val="003E1B76"/>
    <w:rsid w:val="003E1E59"/>
    <w:rsid w:val="003E2A48"/>
    <w:rsid w:val="003E2CFC"/>
    <w:rsid w:val="003E303C"/>
    <w:rsid w:val="003E39E6"/>
    <w:rsid w:val="003E3AE6"/>
    <w:rsid w:val="003E3DD6"/>
    <w:rsid w:val="003E418F"/>
    <w:rsid w:val="003E41F4"/>
    <w:rsid w:val="003E4350"/>
    <w:rsid w:val="003E47B7"/>
    <w:rsid w:val="003E4822"/>
    <w:rsid w:val="003E54A0"/>
    <w:rsid w:val="003E5980"/>
    <w:rsid w:val="003E5EB3"/>
    <w:rsid w:val="003E5F30"/>
    <w:rsid w:val="003E702E"/>
    <w:rsid w:val="003E7652"/>
    <w:rsid w:val="003E7AC8"/>
    <w:rsid w:val="003E7E0F"/>
    <w:rsid w:val="003E7E4B"/>
    <w:rsid w:val="003F0BC1"/>
    <w:rsid w:val="003F0DC7"/>
    <w:rsid w:val="003F109C"/>
    <w:rsid w:val="003F112D"/>
    <w:rsid w:val="003F124F"/>
    <w:rsid w:val="003F15F3"/>
    <w:rsid w:val="003F1600"/>
    <w:rsid w:val="003F1DD9"/>
    <w:rsid w:val="003F20C5"/>
    <w:rsid w:val="003F2842"/>
    <w:rsid w:val="003F2A40"/>
    <w:rsid w:val="003F323C"/>
    <w:rsid w:val="003F33C7"/>
    <w:rsid w:val="003F363A"/>
    <w:rsid w:val="003F3820"/>
    <w:rsid w:val="003F3F55"/>
    <w:rsid w:val="003F4A5F"/>
    <w:rsid w:val="003F4AEC"/>
    <w:rsid w:val="003F4E71"/>
    <w:rsid w:val="003F544C"/>
    <w:rsid w:val="003F5BB1"/>
    <w:rsid w:val="003F6425"/>
    <w:rsid w:val="003F645D"/>
    <w:rsid w:val="003F6E19"/>
    <w:rsid w:val="003F6E67"/>
    <w:rsid w:val="003F6E9C"/>
    <w:rsid w:val="003F71D7"/>
    <w:rsid w:val="0040017E"/>
    <w:rsid w:val="0040092D"/>
    <w:rsid w:val="00400C96"/>
    <w:rsid w:val="00400EB3"/>
    <w:rsid w:val="00400FC1"/>
    <w:rsid w:val="00400FF5"/>
    <w:rsid w:val="004012AB"/>
    <w:rsid w:val="004012B3"/>
    <w:rsid w:val="004015E8"/>
    <w:rsid w:val="0040195A"/>
    <w:rsid w:val="00401B22"/>
    <w:rsid w:val="00401B29"/>
    <w:rsid w:val="00401B72"/>
    <w:rsid w:val="00401C22"/>
    <w:rsid w:val="00401F6F"/>
    <w:rsid w:val="00402290"/>
    <w:rsid w:val="00403605"/>
    <w:rsid w:val="00403985"/>
    <w:rsid w:val="004039CE"/>
    <w:rsid w:val="00403A09"/>
    <w:rsid w:val="00403C82"/>
    <w:rsid w:val="00403D83"/>
    <w:rsid w:val="00406302"/>
    <w:rsid w:val="004068C6"/>
    <w:rsid w:val="00406CD1"/>
    <w:rsid w:val="00410369"/>
    <w:rsid w:val="0041064D"/>
    <w:rsid w:val="00410DA0"/>
    <w:rsid w:val="00410EC7"/>
    <w:rsid w:val="00412174"/>
    <w:rsid w:val="00412179"/>
    <w:rsid w:val="0041272F"/>
    <w:rsid w:val="00412BB2"/>
    <w:rsid w:val="00412BC4"/>
    <w:rsid w:val="00412ECD"/>
    <w:rsid w:val="00413214"/>
    <w:rsid w:val="0041358B"/>
    <w:rsid w:val="004135E9"/>
    <w:rsid w:val="0041432E"/>
    <w:rsid w:val="00414442"/>
    <w:rsid w:val="0041454C"/>
    <w:rsid w:val="004152DF"/>
    <w:rsid w:val="00415560"/>
    <w:rsid w:val="0041560E"/>
    <w:rsid w:val="00415BDB"/>
    <w:rsid w:val="00416791"/>
    <w:rsid w:val="004167CC"/>
    <w:rsid w:val="00416842"/>
    <w:rsid w:val="0041789B"/>
    <w:rsid w:val="00417A8F"/>
    <w:rsid w:val="00417D25"/>
    <w:rsid w:val="00420127"/>
    <w:rsid w:val="00420571"/>
    <w:rsid w:val="0042081D"/>
    <w:rsid w:val="0042100D"/>
    <w:rsid w:val="0042101E"/>
    <w:rsid w:val="00421798"/>
    <w:rsid w:val="00421EAD"/>
    <w:rsid w:val="004220C1"/>
    <w:rsid w:val="00422382"/>
    <w:rsid w:val="00422485"/>
    <w:rsid w:val="00423ACD"/>
    <w:rsid w:val="0042414E"/>
    <w:rsid w:val="00424262"/>
    <w:rsid w:val="00424727"/>
    <w:rsid w:val="00424F93"/>
    <w:rsid w:val="004258BD"/>
    <w:rsid w:val="004262C0"/>
    <w:rsid w:val="0042635E"/>
    <w:rsid w:val="00426A6E"/>
    <w:rsid w:val="00426E15"/>
    <w:rsid w:val="00426E3B"/>
    <w:rsid w:val="00426E76"/>
    <w:rsid w:val="00427346"/>
    <w:rsid w:val="0043019C"/>
    <w:rsid w:val="00430920"/>
    <w:rsid w:val="00430C3F"/>
    <w:rsid w:val="00430D89"/>
    <w:rsid w:val="00430EFB"/>
    <w:rsid w:val="0043104C"/>
    <w:rsid w:val="0043139C"/>
    <w:rsid w:val="00431688"/>
    <w:rsid w:val="004322FB"/>
    <w:rsid w:val="00432395"/>
    <w:rsid w:val="00432F46"/>
    <w:rsid w:val="0043340E"/>
    <w:rsid w:val="004336EA"/>
    <w:rsid w:val="00433D37"/>
    <w:rsid w:val="00434193"/>
    <w:rsid w:val="0043469F"/>
    <w:rsid w:val="0043507C"/>
    <w:rsid w:val="00435645"/>
    <w:rsid w:val="00435FFC"/>
    <w:rsid w:val="00436258"/>
    <w:rsid w:val="00436C54"/>
    <w:rsid w:val="00436F4D"/>
    <w:rsid w:val="0043746E"/>
    <w:rsid w:val="00437AF5"/>
    <w:rsid w:val="00437BFC"/>
    <w:rsid w:val="00437C50"/>
    <w:rsid w:val="004406AE"/>
    <w:rsid w:val="004408FB"/>
    <w:rsid w:val="00440A42"/>
    <w:rsid w:val="0044134E"/>
    <w:rsid w:val="00441B22"/>
    <w:rsid w:val="00441D3F"/>
    <w:rsid w:val="004422ED"/>
    <w:rsid w:val="00442350"/>
    <w:rsid w:val="004428BD"/>
    <w:rsid w:val="00442ED1"/>
    <w:rsid w:val="0044320D"/>
    <w:rsid w:val="00443628"/>
    <w:rsid w:val="00443B23"/>
    <w:rsid w:val="00443B3B"/>
    <w:rsid w:val="00443C75"/>
    <w:rsid w:val="00444142"/>
    <w:rsid w:val="00444608"/>
    <w:rsid w:val="00445986"/>
    <w:rsid w:val="00445B12"/>
    <w:rsid w:val="00445C78"/>
    <w:rsid w:val="00445D2A"/>
    <w:rsid w:val="00446243"/>
    <w:rsid w:val="00446B57"/>
    <w:rsid w:val="00446FEF"/>
    <w:rsid w:val="00447296"/>
    <w:rsid w:val="0044731C"/>
    <w:rsid w:val="00447601"/>
    <w:rsid w:val="00447A67"/>
    <w:rsid w:val="00447A77"/>
    <w:rsid w:val="0045036D"/>
    <w:rsid w:val="00450E05"/>
    <w:rsid w:val="004510BC"/>
    <w:rsid w:val="00451358"/>
    <w:rsid w:val="004515A7"/>
    <w:rsid w:val="00451D14"/>
    <w:rsid w:val="004523D2"/>
    <w:rsid w:val="00452AC5"/>
    <w:rsid w:val="00452C1C"/>
    <w:rsid w:val="00452EE2"/>
    <w:rsid w:val="004533D8"/>
    <w:rsid w:val="004539DA"/>
    <w:rsid w:val="00453A35"/>
    <w:rsid w:val="00453AAA"/>
    <w:rsid w:val="00453C6B"/>
    <w:rsid w:val="00453E63"/>
    <w:rsid w:val="00453F3D"/>
    <w:rsid w:val="00454274"/>
    <w:rsid w:val="00454CF1"/>
    <w:rsid w:val="00455A54"/>
    <w:rsid w:val="00455E0C"/>
    <w:rsid w:val="004567DC"/>
    <w:rsid w:val="00456B4F"/>
    <w:rsid w:val="00456D6A"/>
    <w:rsid w:val="004570FC"/>
    <w:rsid w:val="00457416"/>
    <w:rsid w:val="004578C2"/>
    <w:rsid w:val="00460774"/>
    <w:rsid w:val="00460A40"/>
    <w:rsid w:val="00460D0B"/>
    <w:rsid w:val="004619AE"/>
    <w:rsid w:val="00462B60"/>
    <w:rsid w:val="00463600"/>
    <w:rsid w:val="004637DD"/>
    <w:rsid w:val="004642C0"/>
    <w:rsid w:val="00464901"/>
    <w:rsid w:val="00464D63"/>
    <w:rsid w:val="00464E34"/>
    <w:rsid w:val="00465564"/>
    <w:rsid w:val="004659E3"/>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98E"/>
    <w:rsid w:val="00472B60"/>
    <w:rsid w:val="00473086"/>
    <w:rsid w:val="0047321C"/>
    <w:rsid w:val="00473446"/>
    <w:rsid w:val="00473A2D"/>
    <w:rsid w:val="00474194"/>
    <w:rsid w:val="004741E8"/>
    <w:rsid w:val="004742D1"/>
    <w:rsid w:val="0047562E"/>
    <w:rsid w:val="00475B9E"/>
    <w:rsid w:val="004761F9"/>
    <w:rsid w:val="004762E2"/>
    <w:rsid w:val="00476540"/>
    <w:rsid w:val="00476A52"/>
    <w:rsid w:val="00476C2E"/>
    <w:rsid w:val="004771D5"/>
    <w:rsid w:val="004772B3"/>
    <w:rsid w:val="004775C1"/>
    <w:rsid w:val="00477D5A"/>
    <w:rsid w:val="004800B2"/>
    <w:rsid w:val="004802CF"/>
    <w:rsid w:val="00480E24"/>
    <w:rsid w:val="00480F39"/>
    <w:rsid w:val="004816A0"/>
    <w:rsid w:val="004816EE"/>
    <w:rsid w:val="0048197D"/>
    <w:rsid w:val="00481A65"/>
    <w:rsid w:val="004823FA"/>
    <w:rsid w:val="0048287B"/>
    <w:rsid w:val="00483E0B"/>
    <w:rsid w:val="00484447"/>
    <w:rsid w:val="00484480"/>
    <w:rsid w:val="0048459C"/>
    <w:rsid w:val="00485AA7"/>
    <w:rsid w:val="00486765"/>
    <w:rsid w:val="00486C3C"/>
    <w:rsid w:val="00486D6A"/>
    <w:rsid w:val="00486D8B"/>
    <w:rsid w:val="00487432"/>
    <w:rsid w:val="00487441"/>
    <w:rsid w:val="0048774F"/>
    <w:rsid w:val="00487D51"/>
    <w:rsid w:val="00487D74"/>
    <w:rsid w:val="00490500"/>
    <w:rsid w:val="00490A9F"/>
    <w:rsid w:val="0049162A"/>
    <w:rsid w:val="00492297"/>
    <w:rsid w:val="0049268D"/>
    <w:rsid w:val="00492D67"/>
    <w:rsid w:val="00492F85"/>
    <w:rsid w:val="004932C5"/>
    <w:rsid w:val="004933DB"/>
    <w:rsid w:val="004952B7"/>
    <w:rsid w:val="00495B3D"/>
    <w:rsid w:val="004968F1"/>
    <w:rsid w:val="00496911"/>
    <w:rsid w:val="004974C8"/>
    <w:rsid w:val="00497676"/>
    <w:rsid w:val="004976CA"/>
    <w:rsid w:val="004976FF"/>
    <w:rsid w:val="004978F8"/>
    <w:rsid w:val="00497F7D"/>
    <w:rsid w:val="004A0671"/>
    <w:rsid w:val="004A0743"/>
    <w:rsid w:val="004A080C"/>
    <w:rsid w:val="004A0CD5"/>
    <w:rsid w:val="004A13FE"/>
    <w:rsid w:val="004A174D"/>
    <w:rsid w:val="004A1770"/>
    <w:rsid w:val="004A1A75"/>
    <w:rsid w:val="004A1B70"/>
    <w:rsid w:val="004A1F30"/>
    <w:rsid w:val="004A220D"/>
    <w:rsid w:val="004A2272"/>
    <w:rsid w:val="004A2540"/>
    <w:rsid w:val="004A25D4"/>
    <w:rsid w:val="004A3435"/>
    <w:rsid w:val="004A3CA5"/>
    <w:rsid w:val="004A3E03"/>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AF9"/>
    <w:rsid w:val="004B3B6A"/>
    <w:rsid w:val="004B3D61"/>
    <w:rsid w:val="004B425E"/>
    <w:rsid w:val="004B44A1"/>
    <w:rsid w:val="004B44B0"/>
    <w:rsid w:val="004B4998"/>
    <w:rsid w:val="004B4E22"/>
    <w:rsid w:val="004B5311"/>
    <w:rsid w:val="004B5390"/>
    <w:rsid w:val="004B622A"/>
    <w:rsid w:val="004B6B77"/>
    <w:rsid w:val="004B6B80"/>
    <w:rsid w:val="004B72A7"/>
    <w:rsid w:val="004B75CA"/>
    <w:rsid w:val="004B7ACB"/>
    <w:rsid w:val="004B7C33"/>
    <w:rsid w:val="004C07EE"/>
    <w:rsid w:val="004C0E2A"/>
    <w:rsid w:val="004C15BC"/>
    <w:rsid w:val="004C1CB2"/>
    <w:rsid w:val="004C1D65"/>
    <w:rsid w:val="004C264A"/>
    <w:rsid w:val="004C2A27"/>
    <w:rsid w:val="004C2CA0"/>
    <w:rsid w:val="004C2F95"/>
    <w:rsid w:val="004C3000"/>
    <w:rsid w:val="004C30D0"/>
    <w:rsid w:val="004C317E"/>
    <w:rsid w:val="004C382B"/>
    <w:rsid w:val="004C3CD4"/>
    <w:rsid w:val="004C3E18"/>
    <w:rsid w:val="004C4214"/>
    <w:rsid w:val="004C4799"/>
    <w:rsid w:val="004C4E51"/>
    <w:rsid w:val="004C53A2"/>
    <w:rsid w:val="004C5942"/>
    <w:rsid w:val="004C61E4"/>
    <w:rsid w:val="004C64F3"/>
    <w:rsid w:val="004C6838"/>
    <w:rsid w:val="004C6AA0"/>
    <w:rsid w:val="004C6F6D"/>
    <w:rsid w:val="004C71F5"/>
    <w:rsid w:val="004C7FA7"/>
    <w:rsid w:val="004D10F0"/>
    <w:rsid w:val="004D1459"/>
    <w:rsid w:val="004D21EE"/>
    <w:rsid w:val="004D29A0"/>
    <w:rsid w:val="004D3791"/>
    <w:rsid w:val="004D41C9"/>
    <w:rsid w:val="004D41CD"/>
    <w:rsid w:val="004D557D"/>
    <w:rsid w:val="004D5FDB"/>
    <w:rsid w:val="004D71A7"/>
    <w:rsid w:val="004D79E0"/>
    <w:rsid w:val="004D7B4C"/>
    <w:rsid w:val="004D7CA6"/>
    <w:rsid w:val="004D7E92"/>
    <w:rsid w:val="004E0312"/>
    <w:rsid w:val="004E0396"/>
    <w:rsid w:val="004E1D4E"/>
    <w:rsid w:val="004E1F9B"/>
    <w:rsid w:val="004E1FD5"/>
    <w:rsid w:val="004E2812"/>
    <w:rsid w:val="004E3096"/>
    <w:rsid w:val="004E3289"/>
    <w:rsid w:val="004E3E9B"/>
    <w:rsid w:val="004E3EC7"/>
    <w:rsid w:val="004E41FF"/>
    <w:rsid w:val="004E4623"/>
    <w:rsid w:val="004E4C70"/>
    <w:rsid w:val="004E549D"/>
    <w:rsid w:val="004E5ED1"/>
    <w:rsid w:val="004E6166"/>
    <w:rsid w:val="004E647A"/>
    <w:rsid w:val="004E676E"/>
    <w:rsid w:val="004E680D"/>
    <w:rsid w:val="004E6DFD"/>
    <w:rsid w:val="004E779B"/>
    <w:rsid w:val="004E7CE8"/>
    <w:rsid w:val="004E7CFD"/>
    <w:rsid w:val="004F04E2"/>
    <w:rsid w:val="004F0C3E"/>
    <w:rsid w:val="004F0E88"/>
    <w:rsid w:val="004F103C"/>
    <w:rsid w:val="004F103D"/>
    <w:rsid w:val="004F1249"/>
    <w:rsid w:val="004F2255"/>
    <w:rsid w:val="004F2A8A"/>
    <w:rsid w:val="004F2B28"/>
    <w:rsid w:val="004F3211"/>
    <w:rsid w:val="004F3694"/>
    <w:rsid w:val="004F371C"/>
    <w:rsid w:val="004F41F6"/>
    <w:rsid w:val="004F43FA"/>
    <w:rsid w:val="004F47D0"/>
    <w:rsid w:val="004F5F59"/>
    <w:rsid w:val="004F65A2"/>
    <w:rsid w:val="004F7238"/>
    <w:rsid w:val="004F745A"/>
    <w:rsid w:val="004F7D6F"/>
    <w:rsid w:val="004F7F51"/>
    <w:rsid w:val="00500997"/>
    <w:rsid w:val="00500BF3"/>
    <w:rsid w:val="00501A32"/>
    <w:rsid w:val="0050224B"/>
    <w:rsid w:val="005023B3"/>
    <w:rsid w:val="00502437"/>
    <w:rsid w:val="00502542"/>
    <w:rsid w:val="005025C0"/>
    <w:rsid w:val="00502DB9"/>
    <w:rsid w:val="005032B0"/>
    <w:rsid w:val="00503458"/>
    <w:rsid w:val="00503718"/>
    <w:rsid w:val="005039E7"/>
    <w:rsid w:val="005059D9"/>
    <w:rsid w:val="00505C5C"/>
    <w:rsid w:val="00505E7E"/>
    <w:rsid w:val="0050692F"/>
    <w:rsid w:val="005072F2"/>
    <w:rsid w:val="005076BF"/>
    <w:rsid w:val="00507CA6"/>
    <w:rsid w:val="0051081D"/>
    <w:rsid w:val="00510B0A"/>
    <w:rsid w:val="00510C25"/>
    <w:rsid w:val="00510CBC"/>
    <w:rsid w:val="00510E95"/>
    <w:rsid w:val="005122D5"/>
    <w:rsid w:val="005124A0"/>
    <w:rsid w:val="005131C4"/>
    <w:rsid w:val="0051324E"/>
    <w:rsid w:val="00513289"/>
    <w:rsid w:val="00513520"/>
    <w:rsid w:val="00513759"/>
    <w:rsid w:val="005138CD"/>
    <w:rsid w:val="00513961"/>
    <w:rsid w:val="00513A6C"/>
    <w:rsid w:val="00514214"/>
    <w:rsid w:val="00514469"/>
    <w:rsid w:val="00514D71"/>
    <w:rsid w:val="00515582"/>
    <w:rsid w:val="00515C76"/>
    <w:rsid w:val="00515D73"/>
    <w:rsid w:val="00516C91"/>
    <w:rsid w:val="005173E1"/>
    <w:rsid w:val="00517643"/>
    <w:rsid w:val="005178F8"/>
    <w:rsid w:val="0051792F"/>
    <w:rsid w:val="00517A81"/>
    <w:rsid w:val="005208A0"/>
    <w:rsid w:val="00520CE7"/>
    <w:rsid w:val="005216EE"/>
    <w:rsid w:val="00521969"/>
    <w:rsid w:val="00521B8D"/>
    <w:rsid w:val="00521D9D"/>
    <w:rsid w:val="0052209C"/>
    <w:rsid w:val="0052230A"/>
    <w:rsid w:val="00522586"/>
    <w:rsid w:val="00522CF8"/>
    <w:rsid w:val="00522ED0"/>
    <w:rsid w:val="00522F01"/>
    <w:rsid w:val="005230AC"/>
    <w:rsid w:val="005230ED"/>
    <w:rsid w:val="00523A98"/>
    <w:rsid w:val="00523C37"/>
    <w:rsid w:val="00524A4B"/>
    <w:rsid w:val="00524E1B"/>
    <w:rsid w:val="005250AC"/>
    <w:rsid w:val="005254FE"/>
    <w:rsid w:val="00525AFA"/>
    <w:rsid w:val="00527125"/>
    <w:rsid w:val="0052748A"/>
    <w:rsid w:val="00527639"/>
    <w:rsid w:val="005276DB"/>
    <w:rsid w:val="00527874"/>
    <w:rsid w:val="00527D4B"/>
    <w:rsid w:val="00527E3F"/>
    <w:rsid w:val="005300BE"/>
    <w:rsid w:val="00530404"/>
    <w:rsid w:val="0053071D"/>
    <w:rsid w:val="005308B1"/>
    <w:rsid w:val="0053095F"/>
    <w:rsid w:val="00530E59"/>
    <w:rsid w:val="005310F6"/>
    <w:rsid w:val="00531438"/>
    <w:rsid w:val="00531EFE"/>
    <w:rsid w:val="00532155"/>
    <w:rsid w:val="005321B1"/>
    <w:rsid w:val="005326EA"/>
    <w:rsid w:val="00532970"/>
    <w:rsid w:val="005335C5"/>
    <w:rsid w:val="00533C05"/>
    <w:rsid w:val="00534EB1"/>
    <w:rsid w:val="005351F4"/>
    <w:rsid w:val="00535CF2"/>
    <w:rsid w:val="00535ECC"/>
    <w:rsid w:val="00535F22"/>
    <w:rsid w:val="005363CE"/>
    <w:rsid w:val="00536BEF"/>
    <w:rsid w:val="00537CE6"/>
    <w:rsid w:val="0054037F"/>
    <w:rsid w:val="005405FC"/>
    <w:rsid w:val="00540B6F"/>
    <w:rsid w:val="00541090"/>
    <w:rsid w:val="005416AF"/>
    <w:rsid w:val="005419C1"/>
    <w:rsid w:val="00541C0E"/>
    <w:rsid w:val="00542481"/>
    <w:rsid w:val="00542F46"/>
    <w:rsid w:val="005440A2"/>
    <w:rsid w:val="005444BD"/>
    <w:rsid w:val="00544BB3"/>
    <w:rsid w:val="00545141"/>
    <w:rsid w:val="005453CC"/>
    <w:rsid w:val="0054541B"/>
    <w:rsid w:val="005464A6"/>
    <w:rsid w:val="0054694A"/>
    <w:rsid w:val="00546A36"/>
    <w:rsid w:val="00547743"/>
    <w:rsid w:val="00547EFB"/>
    <w:rsid w:val="00550278"/>
    <w:rsid w:val="0055080C"/>
    <w:rsid w:val="00550CF7"/>
    <w:rsid w:val="00550DE3"/>
    <w:rsid w:val="00550EEC"/>
    <w:rsid w:val="0055228B"/>
    <w:rsid w:val="005524E9"/>
    <w:rsid w:val="005528A8"/>
    <w:rsid w:val="00552C2E"/>
    <w:rsid w:val="0055302B"/>
    <w:rsid w:val="00553391"/>
    <w:rsid w:val="00553EF8"/>
    <w:rsid w:val="00554191"/>
    <w:rsid w:val="00554463"/>
    <w:rsid w:val="005551BF"/>
    <w:rsid w:val="00555CFC"/>
    <w:rsid w:val="00556E35"/>
    <w:rsid w:val="00556FDF"/>
    <w:rsid w:val="00557248"/>
    <w:rsid w:val="00557843"/>
    <w:rsid w:val="00557D6A"/>
    <w:rsid w:val="00560864"/>
    <w:rsid w:val="005616F3"/>
    <w:rsid w:val="00562684"/>
    <w:rsid w:val="00562BD7"/>
    <w:rsid w:val="0056353A"/>
    <w:rsid w:val="00563A05"/>
    <w:rsid w:val="00564184"/>
    <w:rsid w:val="005641DD"/>
    <w:rsid w:val="005649C2"/>
    <w:rsid w:val="00564B27"/>
    <w:rsid w:val="00565E39"/>
    <w:rsid w:val="005661A4"/>
    <w:rsid w:val="0056646B"/>
    <w:rsid w:val="00566A89"/>
    <w:rsid w:val="00566C93"/>
    <w:rsid w:val="00566DF1"/>
    <w:rsid w:val="005705D5"/>
    <w:rsid w:val="00570C1D"/>
    <w:rsid w:val="00570F22"/>
    <w:rsid w:val="005710B0"/>
    <w:rsid w:val="0057140A"/>
    <w:rsid w:val="00571BC4"/>
    <w:rsid w:val="00572124"/>
    <w:rsid w:val="00572358"/>
    <w:rsid w:val="00572E51"/>
    <w:rsid w:val="00573204"/>
    <w:rsid w:val="0057322F"/>
    <w:rsid w:val="005733D6"/>
    <w:rsid w:val="00573685"/>
    <w:rsid w:val="00573E13"/>
    <w:rsid w:val="0057497C"/>
    <w:rsid w:val="005751F8"/>
    <w:rsid w:val="005754B1"/>
    <w:rsid w:val="00575840"/>
    <w:rsid w:val="005764FD"/>
    <w:rsid w:val="0057688A"/>
    <w:rsid w:val="00576C06"/>
    <w:rsid w:val="00576FDB"/>
    <w:rsid w:val="00576FDF"/>
    <w:rsid w:val="00577412"/>
    <w:rsid w:val="00580797"/>
    <w:rsid w:val="005809EA"/>
    <w:rsid w:val="00580B70"/>
    <w:rsid w:val="00580B76"/>
    <w:rsid w:val="00580DA5"/>
    <w:rsid w:val="00583122"/>
    <w:rsid w:val="00583309"/>
    <w:rsid w:val="00583350"/>
    <w:rsid w:val="00583605"/>
    <w:rsid w:val="00583917"/>
    <w:rsid w:val="00583D50"/>
    <w:rsid w:val="00584314"/>
    <w:rsid w:val="00584693"/>
    <w:rsid w:val="00584A67"/>
    <w:rsid w:val="00585280"/>
    <w:rsid w:val="00585482"/>
    <w:rsid w:val="00585E64"/>
    <w:rsid w:val="005862A0"/>
    <w:rsid w:val="00586CB1"/>
    <w:rsid w:val="005879A0"/>
    <w:rsid w:val="00587B5D"/>
    <w:rsid w:val="00587D51"/>
    <w:rsid w:val="0059110F"/>
    <w:rsid w:val="0059136A"/>
    <w:rsid w:val="00591DCA"/>
    <w:rsid w:val="00592120"/>
    <w:rsid w:val="005921BC"/>
    <w:rsid w:val="005924E4"/>
    <w:rsid w:val="00592815"/>
    <w:rsid w:val="005929E5"/>
    <w:rsid w:val="00592BB0"/>
    <w:rsid w:val="00592F30"/>
    <w:rsid w:val="005932B0"/>
    <w:rsid w:val="005934FC"/>
    <w:rsid w:val="0059356E"/>
    <w:rsid w:val="00593CDE"/>
    <w:rsid w:val="0059485B"/>
    <w:rsid w:val="00594AAE"/>
    <w:rsid w:val="00594D05"/>
    <w:rsid w:val="00595340"/>
    <w:rsid w:val="00595344"/>
    <w:rsid w:val="005955DF"/>
    <w:rsid w:val="00595883"/>
    <w:rsid w:val="00595BF1"/>
    <w:rsid w:val="00595EB5"/>
    <w:rsid w:val="00596096"/>
    <w:rsid w:val="00596189"/>
    <w:rsid w:val="00596976"/>
    <w:rsid w:val="0059726E"/>
    <w:rsid w:val="005973DF"/>
    <w:rsid w:val="00597846"/>
    <w:rsid w:val="00597B36"/>
    <w:rsid w:val="00597C99"/>
    <w:rsid w:val="005A01E7"/>
    <w:rsid w:val="005A02B8"/>
    <w:rsid w:val="005A02BB"/>
    <w:rsid w:val="005A069C"/>
    <w:rsid w:val="005A0CDA"/>
    <w:rsid w:val="005A1006"/>
    <w:rsid w:val="005A1088"/>
    <w:rsid w:val="005A147A"/>
    <w:rsid w:val="005A1562"/>
    <w:rsid w:val="005A1AC7"/>
    <w:rsid w:val="005A1DB2"/>
    <w:rsid w:val="005A21F3"/>
    <w:rsid w:val="005A228B"/>
    <w:rsid w:val="005A2315"/>
    <w:rsid w:val="005A24B3"/>
    <w:rsid w:val="005A25E1"/>
    <w:rsid w:val="005A2F67"/>
    <w:rsid w:val="005A37D8"/>
    <w:rsid w:val="005A3F02"/>
    <w:rsid w:val="005A42E3"/>
    <w:rsid w:val="005A4ACE"/>
    <w:rsid w:val="005A591D"/>
    <w:rsid w:val="005A60D3"/>
    <w:rsid w:val="005A707C"/>
    <w:rsid w:val="005A7098"/>
    <w:rsid w:val="005A70EF"/>
    <w:rsid w:val="005A751F"/>
    <w:rsid w:val="005B051F"/>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E42"/>
    <w:rsid w:val="005B5A54"/>
    <w:rsid w:val="005B6C65"/>
    <w:rsid w:val="005B6C69"/>
    <w:rsid w:val="005B73F1"/>
    <w:rsid w:val="005B74BE"/>
    <w:rsid w:val="005B7AAC"/>
    <w:rsid w:val="005B7F02"/>
    <w:rsid w:val="005C0CF4"/>
    <w:rsid w:val="005C1037"/>
    <w:rsid w:val="005C1275"/>
    <w:rsid w:val="005C1309"/>
    <w:rsid w:val="005C14C2"/>
    <w:rsid w:val="005C164C"/>
    <w:rsid w:val="005C166F"/>
    <w:rsid w:val="005C1A9B"/>
    <w:rsid w:val="005C208D"/>
    <w:rsid w:val="005C2BA7"/>
    <w:rsid w:val="005C2E34"/>
    <w:rsid w:val="005C2FCB"/>
    <w:rsid w:val="005C3295"/>
    <w:rsid w:val="005C3B74"/>
    <w:rsid w:val="005C3D7E"/>
    <w:rsid w:val="005C3FE1"/>
    <w:rsid w:val="005C4661"/>
    <w:rsid w:val="005C4EC8"/>
    <w:rsid w:val="005C594C"/>
    <w:rsid w:val="005C5C14"/>
    <w:rsid w:val="005C5F77"/>
    <w:rsid w:val="005C6EF9"/>
    <w:rsid w:val="005C6F9F"/>
    <w:rsid w:val="005C760E"/>
    <w:rsid w:val="005C77D6"/>
    <w:rsid w:val="005D03ED"/>
    <w:rsid w:val="005D0837"/>
    <w:rsid w:val="005D13C2"/>
    <w:rsid w:val="005D17D4"/>
    <w:rsid w:val="005D2412"/>
    <w:rsid w:val="005D2756"/>
    <w:rsid w:val="005D27C6"/>
    <w:rsid w:val="005D3107"/>
    <w:rsid w:val="005D4327"/>
    <w:rsid w:val="005D47A0"/>
    <w:rsid w:val="005D4828"/>
    <w:rsid w:val="005D4973"/>
    <w:rsid w:val="005D50C1"/>
    <w:rsid w:val="005D62D3"/>
    <w:rsid w:val="005D63CC"/>
    <w:rsid w:val="005D7259"/>
    <w:rsid w:val="005D7806"/>
    <w:rsid w:val="005E04F4"/>
    <w:rsid w:val="005E0572"/>
    <w:rsid w:val="005E0AAB"/>
    <w:rsid w:val="005E0C79"/>
    <w:rsid w:val="005E0DE0"/>
    <w:rsid w:val="005E1A7E"/>
    <w:rsid w:val="005E1D6C"/>
    <w:rsid w:val="005E31D0"/>
    <w:rsid w:val="005E3356"/>
    <w:rsid w:val="005E3A64"/>
    <w:rsid w:val="005E3B7B"/>
    <w:rsid w:val="005E420A"/>
    <w:rsid w:val="005E5121"/>
    <w:rsid w:val="005E536B"/>
    <w:rsid w:val="005E58B8"/>
    <w:rsid w:val="005E5E14"/>
    <w:rsid w:val="005E64A6"/>
    <w:rsid w:val="005E68C7"/>
    <w:rsid w:val="005E694E"/>
    <w:rsid w:val="005E6F2A"/>
    <w:rsid w:val="005E77F6"/>
    <w:rsid w:val="005E7B4E"/>
    <w:rsid w:val="005F06DB"/>
    <w:rsid w:val="005F0CD6"/>
    <w:rsid w:val="005F0CDC"/>
    <w:rsid w:val="005F105E"/>
    <w:rsid w:val="005F1A75"/>
    <w:rsid w:val="005F222D"/>
    <w:rsid w:val="005F29A5"/>
    <w:rsid w:val="005F2B5D"/>
    <w:rsid w:val="005F2D90"/>
    <w:rsid w:val="005F2EA1"/>
    <w:rsid w:val="005F2F21"/>
    <w:rsid w:val="005F2F44"/>
    <w:rsid w:val="005F445C"/>
    <w:rsid w:val="005F45D4"/>
    <w:rsid w:val="005F544F"/>
    <w:rsid w:val="005F555C"/>
    <w:rsid w:val="005F5BF6"/>
    <w:rsid w:val="005F6897"/>
    <w:rsid w:val="005F69E6"/>
    <w:rsid w:val="005F6A8D"/>
    <w:rsid w:val="005F6B75"/>
    <w:rsid w:val="005F79C4"/>
    <w:rsid w:val="00600471"/>
    <w:rsid w:val="00600A7E"/>
    <w:rsid w:val="00600D02"/>
    <w:rsid w:val="00600E28"/>
    <w:rsid w:val="00601766"/>
    <w:rsid w:val="00601A83"/>
    <w:rsid w:val="00601DCB"/>
    <w:rsid w:val="006022D3"/>
    <w:rsid w:val="00602E14"/>
    <w:rsid w:val="00603431"/>
    <w:rsid w:val="00603481"/>
    <w:rsid w:val="00604D95"/>
    <w:rsid w:val="00605079"/>
    <w:rsid w:val="0060532C"/>
    <w:rsid w:val="006053FE"/>
    <w:rsid w:val="006054D5"/>
    <w:rsid w:val="0060596A"/>
    <w:rsid w:val="00605A78"/>
    <w:rsid w:val="00605A81"/>
    <w:rsid w:val="00605B8A"/>
    <w:rsid w:val="00606E3E"/>
    <w:rsid w:val="00607309"/>
    <w:rsid w:val="006073F9"/>
    <w:rsid w:val="006079B5"/>
    <w:rsid w:val="00607A4A"/>
    <w:rsid w:val="00607DC7"/>
    <w:rsid w:val="00607EA9"/>
    <w:rsid w:val="00607F54"/>
    <w:rsid w:val="006104AF"/>
    <w:rsid w:val="006106F4"/>
    <w:rsid w:val="00610B8D"/>
    <w:rsid w:val="00610FD3"/>
    <w:rsid w:val="00611465"/>
    <w:rsid w:val="00611F10"/>
    <w:rsid w:val="00612EC6"/>
    <w:rsid w:val="0061458B"/>
    <w:rsid w:val="00614590"/>
    <w:rsid w:val="00614CE7"/>
    <w:rsid w:val="006156CD"/>
    <w:rsid w:val="00615711"/>
    <w:rsid w:val="006160EB"/>
    <w:rsid w:val="00616123"/>
    <w:rsid w:val="006163ED"/>
    <w:rsid w:val="00616709"/>
    <w:rsid w:val="00616A79"/>
    <w:rsid w:val="00616BB0"/>
    <w:rsid w:val="00616E15"/>
    <w:rsid w:val="0061717A"/>
    <w:rsid w:val="00617C70"/>
    <w:rsid w:val="00617F42"/>
    <w:rsid w:val="00620108"/>
    <w:rsid w:val="006204B1"/>
    <w:rsid w:val="006205B4"/>
    <w:rsid w:val="00620C4D"/>
    <w:rsid w:val="00620F67"/>
    <w:rsid w:val="00621076"/>
    <w:rsid w:val="006210AC"/>
    <w:rsid w:val="00621309"/>
    <w:rsid w:val="0062141C"/>
    <w:rsid w:val="0062169D"/>
    <w:rsid w:val="00621A64"/>
    <w:rsid w:val="0062204A"/>
    <w:rsid w:val="006224A6"/>
    <w:rsid w:val="00622AC4"/>
    <w:rsid w:val="006230F9"/>
    <w:rsid w:val="00623406"/>
    <w:rsid w:val="006238F3"/>
    <w:rsid w:val="00624103"/>
    <w:rsid w:val="00624990"/>
    <w:rsid w:val="00624C66"/>
    <w:rsid w:val="00625DDB"/>
    <w:rsid w:val="00626051"/>
    <w:rsid w:val="006262C2"/>
    <w:rsid w:val="00626AB4"/>
    <w:rsid w:val="006270C4"/>
    <w:rsid w:val="00627CEF"/>
    <w:rsid w:val="00630022"/>
    <w:rsid w:val="0063007A"/>
    <w:rsid w:val="006304C1"/>
    <w:rsid w:val="00630C6A"/>
    <w:rsid w:val="00630EE7"/>
    <w:rsid w:val="006310DB"/>
    <w:rsid w:val="006314F9"/>
    <w:rsid w:val="00632445"/>
    <w:rsid w:val="00632683"/>
    <w:rsid w:val="00632D6E"/>
    <w:rsid w:val="00633B03"/>
    <w:rsid w:val="00634100"/>
    <w:rsid w:val="00636742"/>
    <w:rsid w:val="00636786"/>
    <w:rsid w:val="00636828"/>
    <w:rsid w:val="006369AD"/>
    <w:rsid w:val="00636A03"/>
    <w:rsid w:val="00636B2A"/>
    <w:rsid w:val="00637084"/>
    <w:rsid w:val="0063738D"/>
    <w:rsid w:val="006378AE"/>
    <w:rsid w:val="00640AC9"/>
    <w:rsid w:val="00640C8F"/>
    <w:rsid w:val="00640E54"/>
    <w:rsid w:val="006412BF"/>
    <w:rsid w:val="0064172A"/>
    <w:rsid w:val="00641985"/>
    <w:rsid w:val="006422C8"/>
    <w:rsid w:val="006424CA"/>
    <w:rsid w:val="00643C81"/>
    <w:rsid w:val="00644559"/>
    <w:rsid w:val="00644E0E"/>
    <w:rsid w:val="00645452"/>
    <w:rsid w:val="006455EC"/>
    <w:rsid w:val="006458A2"/>
    <w:rsid w:val="00646170"/>
    <w:rsid w:val="006461F5"/>
    <w:rsid w:val="0064646F"/>
    <w:rsid w:val="00646AC9"/>
    <w:rsid w:val="00646D48"/>
    <w:rsid w:val="006473DC"/>
    <w:rsid w:val="00647990"/>
    <w:rsid w:val="006501C9"/>
    <w:rsid w:val="00650A65"/>
    <w:rsid w:val="006512F7"/>
    <w:rsid w:val="0065164A"/>
    <w:rsid w:val="0065173C"/>
    <w:rsid w:val="00651FA0"/>
    <w:rsid w:val="00652048"/>
    <w:rsid w:val="006523B9"/>
    <w:rsid w:val="006532D8"/>
    <w:rsid w:val="00654137"/>
    <w:rsid w:val="006542A7"/>
    <w:rsid w:val="00654E0A"/>
    <w:rsid w:val="006550C8"/>
    <w:rsid w:val="00655AEE"/>
    <w:rsid w:val="00655E3D"/>
    <w:rsid w:val="00656031"/>
    <w:rsid w:val="00656554"/>
    <w:rsid w:val="006572FC"/>
    <w:rsid w:val="00657761"/>
    <w:rsid w:val="0065790D"/>
    <w:rsid w:val="00657A82"/>
    <w:rsid w:val="00657F89"/>
    <w:rsid w:val="00660084"/>
    <w:rsid w:val="00660093"/>
    <w:rsid w:val="006602D2"/>
    <w:rsid w:val="00660DFD"/>
    <w:rsid w:val="0066105A"/>
    <w:rsid w:val="00661B16"/>
    <w:rsid w:val="00662BD5"/>
    <w:rsid w:val="0066396D"/>
    <w:rsid w:val="00663FC0"/>
    <w:rsid w:val="00664C7C"/>
    <w:rsid w:val="00664D1A"/>
    <w:rsid w:val="00665420"/>
    <w:rsid w:val="00670076"/>
    <w:rsid w:val="006700DF"/>
    <w:rsid w:val="006704C0"/>
    <w:rsid w:val="0067094E"/>
    <w:rsid w:val="0067112D"/>
    <w:rsid w:val="0067182E"/>
    <w:rsid w:val="0067193D"/>
    <w:rsid w:val="00671C00"/>
    <w:rsid w:val="00671FDE"/>
    <w:rsid w:val="0067292D"/>
    <w:rsid w:val="00672E47"/>
    <w:rsid w:val="00673018"/>
    <w:rsid w:val="006732C6"/>
    <w:rsid w:val="006736D5"/>
    <w:rsid w:val="00673FE9"/>
    <w:rsid w:val="00674486"/>
    <w:rsid w:val="00674D96"/>
    <w:rsid w:val="00674E5E"/>
    <w:rsid w:val="006752A0"/>
    <w:rsid w:val="00675881"/>
    <w:rsid w:val="00675897"/>
    <w:rsid w:val="00676430"/>
    <w:rsid w:val="0067644B"/>
    <w:rsid w:val="00676677"/>
    <w:rsid w:val="00677C09"/>
    <w:rsid w:val="00677CD4"/>
    <w:rsid w:val="00680415"/>
    <w:rsid w:val="00680603"/>
    <w:rsid w:val="0068088F"/>
    <w:rsid w:val="00680B4A"/>
    <w:rsid w:val="00680D17"/>
    <w:rsid w:val="00681224"/>
    <w:rsid w:val="00681547"/>
    <w:rsid w:val="006825A1"/>
    <w:rsid w:val="006828E8"/>
    <w:rsid w:val="00683524"/>
    <w:rsid w:val="00683575"/>
    <w:rsid w:val="00683754"/>
    <w:rsid w:val="00683BD9"/>
    <w:rsid w:val="00684030"/>
    <w:rsid w:val="00684487"/>
    <w:rsid w:val="00684977"/>
    <w:rsid w:val="0068543A"/>
    <w:rsid w:val="00685554"/>
    <w:rsid w:val="006862B6"/>
    <w:rsid w:val="00686807"/>
    <w:rsid w:val="0068680E"/>
    <w:rsid w:val="00686FB2"/>
    <w:rsid w:val="006905BC"/>
    <w:rsid w:val="006906DC"/>
    <w:rsid w:val="00690C22"/>
    <w:rsid w:val="00690E4B"/>
    <w:rsid w:val="006917C9"/>
    <w:rsid w:val="00691992"/>
    <w:rsid w:val="006920A8"/>
    <w:rsid w:val="006920EB"/>
    <w:rsid w:val="006921E5"/>
    <w:rsid w:val="0069276A"/>
    <w:rsid w:val="0069282A"/>
    <w:rsid w:val="00692B86"/>
    <w:rsid w:val="00692C10"/>
    <w:rsid w:val="00692C1B"/>
    <w:rsid w:val="00693396"/>
    <w:rsid w:val="00693835"/>
    <w:rsid w:val="0069406A"/>
    <w:rsid w:val="00694144"/>
    <w:rsid w:val="00694309"/>
    <w:rsid w:val="0069436C"/>
    <w:rsid w:val="00694AE0"/>
    <w:rsid w:val="00694D36"/>
    <w:rsid w:val="00694D63"/>
    <w:rsid w:val="006950B1"/>
    <w:rsid w:val="00695AC6"/>
    <w:rsid w:val="00695C01"/>
    <w:rsid w:val="00695C3A"/>
    <w:rsid w:val="00695CF0"/>
    <w:rsid w:val="00695F2E"/>
    <w:rsid w:val="00696019"/>
    <w:rsid w:val="00696188"/>
    <w:rsid w:val="0069675C"/>
    <w:rsid w:val="00696E69"/>
    <w:rsid w:val="00696ECF"/>
    <w:rsid w:val="00696ED1"/>
    <w:rsid w:val="006A054E"/>
    <w:rsid w:val="006A0842"/>
    <w:rsid w:val="006A0A72"/>
    <w:rsid w:val="006A0E1E"/>
    <w:rsid w:val="006A101A"/>
    <w:rsid w:val="006A13D4"/>
    <w:rsid w:val="006A1671"/>
    <w:rsid w:val="006A228D"/>
    <w:rsid w:val="006A2665"/>
    <w:rsid w:val="006A2D18"/>
    <w:rsid w:val="006A2D55"/>
    <w:rsid w:val="006A3444"/>
    <w:rsid w:val="006A3CB0"/>
    <w:rsid w:val="006A43F5"/>
    <w:rsid w:val="006A4966"/>
    <w:rsid w:val="006A4E4F"/>
    <w:rsid w:val="006A4E50"/>
    <w:rsid w:val="006A4E64"/>
    <w:rsid w:val="006A6516"/>
    <w:rsid w:val="006A664C"/>
    <w:rsid w:val="006A6914"/>
    <w:rsid w:val="006A6AEB"/>
    <w:rsid w:val="006A6D58"/>
    <w:rsid w:val="006A75C1"/>
    <w:rsid w:val="006A7F49"/>
    <w:rsid w:val="006B0568"/>
    <w:rsid w:val="006B0AD1"/>
    <w:rsid w:val="006B0DA3"/>
    <w:rsid w:val="006B1087"/>
    <w:rsid w:val="006B184E"/>
    <w:rsid w:val="006B2214"/>
    <w:rsid w:val="006B27BA"/>
    <w:rsid w:val="006B295E"/>
    <w:rsid w:val="006B2D95"/>
    <w:rsid w:val="006B2EFB"/>
    <w:rsid w:val="006B30E5"/>
    <w:rsid w:val="006B3557"/>
    <w:rsid w:val="006B3C81"/>
    <w:rsid w:val="006B503A"/>
    <w:rsid w:val="006B53E8"/>
    <w:rsid w:val="006B549D"/>
    <w:rsid w:val="006B6166"/>
    <w:rsid w:val="006B6EA4"/>
    <w:rsid w:val="006B79E9"/>
    <w:rsid w:val="006C03D3"/>
    <w:rsid w:val="006C0A81"/>
    <w:rsid w:val="006C1752"/>
    <w:rsid w:val="006C1C63"/>
    <w:rsid w:val="006C20FB"/>
    <w:rsid w:val="006C222B"/>
    <w:rsid w:val="006C27F2"/>
    <w:rsid w:val="006C2928"/>
    <w:rsid w:val="006C3188"/>
    <w:rsid w:val="006C438F"/>
    <w:rsid w:val="006C49AE"/>
    <w:rsid w:val="006C54A0"/>
    <w:rsid w:val="006C5638"/>
    <w:rsid w:val="006C7032"/>
    <w:rsid w:val="006C72A7"/>
    <w:rsid w:val="006C73D3"/>
    <w:rsid w:val="006C7E08"/>
    <w:rsid w:val="006D057D"/>
    <w:rsid w:val="006D08DE"/>
    <w:rsid w:val="006D0A72"/>
    <w:rsid w:val="006D0B38"/>
    <w:rsid w:val="006D0D97"/>
    <w:rsid w:val="006D1B02"/>
    <w:rsid w:val="006D1C06"/>
    <w:rsid w:val="006D1E25"/>
    <w:rsid w:val="006D287D"/>
    <w:rsid w:val="006D2CA7"/>
    <w:rsid w:val="006D3507"/>
    <w:rsid w:val="006D3C58"/>
    <w:rsid w:val="006D42A4"/>
    <w:rsid w:val="006D4B37"/>
    <w:rsid w:val="006D57FD"/>
    <w:rsid w:val="006D5ACA"/>
    <w:rsid w:val="006D5C01"/>
    <w:rsid w:val="006D5CC0"/>
    <w:rsid w:val="006D656F"/>
    <w:rsid w:val="006D667E"/>
    <w:rsid w:val="006D671F"/>
    <w:rsid w:val="006D6857"/>
    <w:rsid w:val="006D7426"/>
    <w:rsid w:val="006D7560"/>
    <w:rsid w:val="006E002A"/>
    <w:rsid w:val="006E00B3"/>
    <w:rsid w:val="006E08F0"/>
    <w:rsid w:val="006E0C1A"/>
    <w:rsid w:val="006E2D0C"/>
    <w:rsid w:val="006E2DF4"/>
    <w:rsid w:val="006E34B2"/>
    <w:rsid w:val="006E39E6"/>
    <w:rsid w:val="006E48F0"/>
    <w:rsid w:val="006E4952"/>
    <w:rsid w:val="006E4D15"/>
    <w:rsid w:val="006E5501"/>
    <w:rsid w:val="006E563B"/>
    <w:rsid w:val="006E5817"/>
    <w:rsid w:val="006E5B41"/>
    <w:rsid w:val="006E7463"/>
    <w:rsid w:val="006E7EB8"/>
    <w:rsid w:val="006F07E2"/>
    <w:rsid w:val="006F0A85"/>
    <w:rsid w:val="006F18C4"/>
    <w:rsid w:val="006F1CE1"/>
    <w:rsid w:val="006F20FC"/>
    <w:rsid w:val="006F21E7"/>
    <w:rsid w:val="006F27F0"/>
    <w:rsid w:val="006F2D46"/>
    <w:rsid w:val="006F2F96"/>
    <w:rsid w:val="006F3002"/>
    <w:rsid w:val="006F30A8"/>
    <w:rsid w:val="006F347C"/>
    <w:rsid w:val="006F3A96"/>
    <w:rsid w:val="006F3B2A"/>
    <w:rsid w:val="006F3B7F"/>
    <w:rsid w:val="006F3F24"/>
    <w:rsid w:val="006F493E"/>
    <w:rsid w:val="006F5051"/>
    <w:rsid w:val="006F51F3"/>
    <w:rsid w:val="006F553E"/>
    <w:rsid w:val="006F57EA"/>
    <w:rsid w:val="006F589F"/>
    <w:rsid w:val="006F58C4"/>
    <w:rsid w:val="006F5A49"/>
    <w:rsid w:val="006F5D8D"/>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BF7"/>
    <w:rsid w:val="00703DE2"/>
    <w:rsid w:val="0070435B"/>
    <w:rsid w:val="00704641"/>
    <w:rsid w:val="00704CC1"/>
    <w:rsid w:val="0070516C"/>
    <w:rsid w:val="007052D0"/>
    <w:rsid w:val="00705926"/>
    <w:rsid w:val="00705DB0"/>
    <w:rsid w:val="00705E5B"/>
    <w:rsid w:val="0070617B"/>
    <w:rsid w:val="007061A9"/>
    <w:rsid w:val="007067B9"/>
    <w:rsid w:val="007068D2"/>
    <w:rsid w:val="00706994"/>
    <w:rsid w:val="00706BA7"/>
    <w:rsid w:val="007073B9"/>
    <w:rsid w:val="007076DE"/>
    <w:rsid w:val="00707956"/>
    <w:rsid w:val="007079A5"/>
    <w:rsid w:val="00707EF6"/>
    <w:rsid w:val="00710D65"/>
    <w:rsid w:val="007113BF"/>
    <w:rsid w:val="00711410"/>
    <w:rsid w:val="00711539"/>
    <w:rsid w:val="00711663"/>
    <w:rsid w:val="0071167F"/>
    <w:rsid w:val="0071190D"/>
    <w:rsid w:val="00711EFB"/>
    <w:rsid w:val="007123BA"/>
    <w:rsid w:val="0071242D"/>
    <w:rsid w:val="0071363D"/>
    <w:rsid w:val="00713805"/>
    <w:rsid w:val="00714463"/>
    <w:rsid w:val="00714CB0"/>
    <w:rsid w:val="00715532"/>
    <w:rsid w:val="00715A76"/>
    <w:rsid w:val="00715B09"/>
    <w:rsid w:val="00715F10"/>
    <w:rsid w:val="00716320"/>
    <w:rsid w:val="007164EC"/>
    <w:rsid w:val="007168B8"/>
    <w:rsid w:val="007168C8"/>
    <w:rsid w:val="00716F4F"/>
    <w:rsid w:val="007172A4"/>
    <w:rsid w:val="007172B2"/>
    <w:rsid w:val="00717A65"/>
    <w:rsid w:val="00717ED9"/>
    <w:rsid w:val="00717F68"/>
    <w:rsid w:val="007203A5"/>
    <w:rsid w:val="00721358"/>
    <w:rsid w:val="00721586"/>
    <w:rsid w:val="00722264"/>
    <w:rsid w:val="007229E5"/>
    <w:rsid w:val="00722AC5"/>
    <w:rsid w:val="00723352"/>
    <w:rsid w:val="007235D7"/>
    <w:rsid w:val="00723D45"/>
    <w:rsid w:val="00723F0B"/>
    <w:rsid w:val="0072451A"/>
    <w:rsid w:val="0072471F"/>
    <w:rsid w:val="00725209"/>
    <w:rsid w:val="00725669"/>
    <w:rsid w:val="00725C4C"/>
    <w:rsid w:val="00726247"/>
    <w:rsid w:val="00726E21"/>
    <w:rsid w:val="0072711C"/>
    <w:rsid w:val="007272B5"/>
    <w:rsid w:val="007272BA"/>
    <w:rsid w:val="0072768B"/>
    <w:rsid w:val="00727B50"/>
    <w:rsid w:val="007304A3"/>
    <w:rsid w:val="00730525"/>
    <w:rsid w:val="0073065B"/>
    <w:rsid w:val="007307C6"/>
    <w:rsid w:val="00730F4A"/>
    <w:rsid w:val="007312D5"/>
    <w:rsid w:val="007318E0"/>
    <w:rsid w:val="00731951"/>
    <w:rsid w:val="007320F0"/>
    <w:rsid w:val="007323AA"/>
    <w:rsid w:val="00732A29"/>
    <w:rsid w:val="00732B00"/>
    <w:rsid w:val="00732FF4"/>
    <w:rsid w:val="00733878"/>
    <w:rsid w:val="0073411A"/>
    <w:rsid w:val="00734789"/>
    <w:rsid w:val="00734A55"/>
    <w:rsid w:val="00734D5F"/>
    <w:rsid w:val="00734DC3"/>
    <w:rsid w:val="00735540"/>
    <w:rsid w:val="007357B7"/>
    <w:rsid w:val="00735985"/>
    <w:rsid w:val="00735B37"/>
    <w:rsid w:val="00735E44"/>
    <w:rsid w:val="00736216"/>
    <w:rsid w:val="007366BC"/>
    <w:rsid w:val="0073676A"/>
    <w:rsid w:val="00736BEE"/>
    <w:rsid w:val="00736FF5"/>
    <w:rsid w:val="00737AD2"/>
    <w:rsid w:val="00737BC2"/>
    <w:rsid w:val="007403DB"/>
    <w:rsid w:val="00740763"/>
    <w:rsid w:val="00740C2E"/>
    <w:rsid w:val="007419AB"/>
    <w:rsid w:val="00741A6C"/>
    <w:rsid w:val="00742E48"/>
    <w:rsid w:val="0074311E"/>
    <w:rsid w:val="00743AC4"/>
    <w:rsid w:val="0074484C"/>
    <w:rsid w:val="00744AF4"/>
    <w:rsid w:val="00744F6E"/>
    <w:rsid w:val="0074530B"/>
    <w:rsid w:val="00745BD0"/>
    <w:rsid w:val="0074622A"/>
    <w:rsid w:val="00746504"/>
    <w:rsid w:val="00746556"/>
    <w:rsid w:val="0074672A"/>
    <w:rsid w:val="00746818"/>
    <w:rsid w:val="00747AB0"/>
    <w:rsid w:val="00747BFC"/>
    <w:rsid w:val="00750702"/>
    <w:rsid w:val="00750FF3"/>
    <w:rsid w:val="0075174A"/>
    <w:rsid w:val="0075177B"/>
    <w:rsid w:val="007519C6"/>
    <w:rsid w:val="007539A7"/>
    <w:rsid w:val="00754801"/>
    <w:rsid w:val="00755AF4"/>
    <w:rsid w:val="00755C46"/>
    <w:rsid w:val="00755CF7"/>
    <w:rsid w:val="00756349"/>
    <w:rsid w:val="007564D3"/>
    <w:rsid w:val="0075651C"/>
    <w:rsid w:val="00756534"/>
    <w:rsid w:val="007578AF"/>
    <w:rsid w:val="007578D5"/>
    <w:rsid w:val="007579DD"/>
    <w:rsid w:val="007601B3"/>
    <w:rsid w:val="007605A0"/>
    <w:rsid w:val="00760A08"/>
    <w:rsid w:val="00761556"/>
    <w:rsid w:val="00762001"/>
    <w:rsid w:val="00762191"/>
    <w:rsid w:val="00762847"/>
    <w:rsid w:val="00762853"/>
    <w:rsid w:val="00762B08"/>
    <w:rsid w:val="00762C08"/>
    <w:rsid w:val="00763493"/>
    <w:rsid w:val="00764392"/>
    <w:rsid w:val="007643E8"/>
    <w:rsid w:val="00764658"/>
    <w:rsid w:val="00764B72"/>
    <w:rsid w:val="00765A2C"/>
    <w:rsid w:val="00765D5C"/>
    <w:rsid w:val="00766FE8"/>
    <w:rsid w:val="00767242"/>
    <w:rsid w:val="0076734A"/>
    <w:rsid w:val="0077008A"/>
    <w:rsid w:val="0077022B"/>
    <w:rsid w:val="007710F7"/>
    <w:rsid w:val="007712D7"/>
    <w:rsid w:val="00771B7F"/>
    <w:rsid w:val="00771BB9"/>
    <w:rsid w:val="00771CD5"/>
    <w:rsid w:val="007728D3"/>
    <w:rsid w:val="00772926"/>
    <w:rsid w:val="00772D50"/>
    <w:rsid w:val="0077316F"/>
    <w:rsid w:val="00773973"/>
    <w:rsid w:val="00773A12"/>
    <w:rsid w:val="00774842"/>
    <w:rsid w:val="00774C78"/>
    <w:rsid w:val="007751C0"/>
    <w:rsid w:val="00775B15"/>
    <w:rsid w:val="00775CB4"/>
    <w:rsid w:val="0077679D"/>
    <w:rsid w:val="00776B7C"/>
    <w:rsid w:val="00776B87"/>
    <w:rsid w:val="007770B1"/>
    <w:rsid w:val="007774D5"/>
    <w:rsid w:val="0077754C"/>
    <w:rsid w:val="00780704"/>
    <w:rsid w:val="00780ACD"/>
    <w:rsid w:val="007810CC"/>
    <w:rsid w:val="007819DF"/>
    <w:rsid w:val="00781F1C"/>
    <w:rsid w:val="0078259A"/>
    <w:rsid w:val="007825F0"/>
    <w:rsid w:val="007826A5"/>
    <w:rsid w:val="00782ECB"/>
    <w:rsid w:val="00782F8F"/>
    <w:rsid w:val="00783337"/>
    <w:rsid w:val="0078349B"/>
    <w:rsid w:val="007834D7"/>
    <w:rsid w:val="00783D89"/>
    <w:rsid w:val="00783F44"/>
    <w:rsid w:val="0078431D"/>
    <w:rsid w:val="0078433D"/>
    <w:rsid w:val="00784553"/>
    <w:rsid w:val="0078466C"/>
    <w:rsid w:val="00785652"/>
    <w:rsid w:val="00785E27"/>
    <w:rsid w:val="007878B9"/>
    <w:rsid w:val="00790A1B"/>
    <w:rsid w:val="00790C6A"/>
    <w:rsid w:val="00790D68"/>
    <w:rsid w:val="00790E86"/>
    <w:rsid w:val="00792547"/>
    <w:rsid w:val="0079268D"/>
    <w:rsid w:val="007928FD"/>
    <w:rsid w:val="00792F26"/>
    <w:rsid w:val="007934D4"/>
    <w:rsid w:val="00793539"/>
    <w:rsid w:val="00794D5B"/>
    <w:rsid w:val="00794D9B"/>
    <w:rsid w:val="00795F80"/>
    <w:rsid w:val="007960F5"/>
    <w:rsid w:val="0079634F"/>
    <w:rsid w:val="0079636E"/>
    <w:rsid w:val="00796832"/>
    <w:rsid w:val="00796AF0"/>
    <w:rsid w:val="00796CE9"/>
    <w:rsid w:val="0079717C"/>
    <w:rsid w:val="007973C4"/>
    <w:rsid w:val="00797782"/>
    <w:rsid w:val="00797B11"/>
    <w:rsid w:val="007A01A2"/>
    <w:rsid w:val="007A0929"/>
    <w:rsid w:val="007A1D30"/>
    <w:rsid w:val="007A28BD"/>
    <w:rsid w:val="007A34A7"/>
    <w:rsid w:val="007A3E96"/>
    <w:rsid w:val="007A3E9A"/>
    <w:rsid w:val="007A44A9"/>
    <w:rsid w:val="007A46A0"/>
    <w:rsid w:val="007A4A95"/>
    <w:rsid w:val="007A5751"/>
    <w:rsid w:val="007A57CC"/>
    <w:rsid w:val="007A588F"/>
    <w:rsid w:val="007A591E"/>
    <w:rsid w:val="007A6367"/>
    <w:rsid w:val="007A64A0"/>
    <w:rsid w:val="007A6544"/>
    <w:rsid w:val="007A69D4"/>
    <w:rsid w:val="007A6A37"/>
    <w:rsid w:val="007A72BE"/>
    <w:rsid w:val="007A73D1"/>
    <w:rsid w:val="007A774E"/>
    <w:rsid w:val="007A7851"/>
    <w:rsid w:val="007A7AC6"/>
    <w:rsid w:val="007A7E02"/>
    <w:rsid w:val="007A7EBE"/>
    <w:rsid w:val="007A7EF5"/>
    <w:rsid w:val="007B03B1"/>
    <w:rsid w:val="007B076C"/>
    <w:rsid w:val="007B0778"/>
    <w:rsid w:val="007B161B"/>
    <w:rsid w:val="007B169C"/>
    <w:rsid w:val="007B1A76"/>
    <w:rsid w:val="007B34D6"/>
    <w:rsid w:val="007B34EF"/>
    <w:rsid w:val="007B383A"/>
    <w:rsid w:val="007B3FAA"/>
    <w:rsid w:val="007B4A45"/>
    <w:rsid w:val="007B4F02"/>
    <w:rsid w:val="007B5A0E"/>
    <w:rsid w:val="007B5BC1"/>
    <w:rsid w:val="007B5EEF"/>
    <w:rsid w:val="007B636D"/>
    <w:rsid w:val="007B6581"/>
    <w:rsid w:val="007B6894"/>
    <w:rsid w:val="007B6940"/>
    <w:rsid w:val="007B6FA0"/>
    <w:rsid w:val="007B7024"/>
    <w:rsid w:val="007B76BE"/>
    <w:rsid w:val="007B7FE7"/>
    <w:rsid w:val="007C1335"/>
    <w:rsid w:val="007C1E64"/>
    <w:rsid w:val="007C2522"/>
    <w:rsid w:val="007C2838"/>
    <w:rsid w:val="007C2B12"/>
    <w:rsid w:val="007C2B7F"/>
    <w:rsid w:val="007C3166"/>
    <w:rsid w:val="007C4189"/>
    <w:rsid w:val="007C4528"/>
    <w:rsid w:val="007C46E4"/>
    <w:rsid w:val="007C509A"/>
    <w:rsid w:val="007C52D4"/>
    <w:rsid w:val="007C540B"/>
    <w:rsid w:val="007C5EF9"/>
    <w:rsid w:val="007C5F86"/>
    <w:rsid w:val="007C7965"/>
    <w:rsid w:val="007C7A9A"/>
    <w:rsid w:val="007D0945"/>
    <w:rsid w:val="007D10AB"/>
    <w:rsid w:val="007D1853"/>
    <w:rsid w:val="007D187F"/>
    <w:rsid w:val="007D1BBB"/>
    <w:rsid w:val="007D1CFC"/>
    <w:rsid w:val="007D1DD9"/>
    <w:rsid w:val="007D3100"/>
    <w:rsid w:val="007D3AB8"/>
    <w:rsid w:val="007D4204"/>
    <w:rsid w:val="007D4329"/>
    <w:rsid w:val="007D4418"/>
    <w:rsid w:val="007D45CB"/>
    <w:rsid w:val="007D4DE8"/>
    <w:rsid w:val="007D4E39"/>
    <w:rsid w:val="007D4FBE"/>
    <w:rsid w:val="007D529D"/>
    <w:rsid w:val="007D5363"/>
    <w:rsid w:val="007D57FA"/>
    <w:rsid w:val="007D66A6"/>
    <w:rsid w:val="007D6918"/>
    <w:rsid w:val="007D6EF7"/>
    <w:rsid w:val="007E0910"/>
    <w:rsid w:val="007E0EA4"/>
    <w:rsid w:val="007E0F19"/>
    <w:rsid w:val="007E123A"/>
    <w:rsid w:val="007E1AD7"/>
    <w:rsid w:val="007E2157"/>
    <w:rsid w:val="007E3388"/>
    <w:rsid w:val="007E3EA7"/>
    <w:rsid w:val="007E3EDA"/>
    <w:rsid w:val="007E4A82"/>
    <w:rsid w:val="007E4FED"/>
    <w:rsid w:val="007E50E5"/>
    <w:rsid w:val="007E5600"/>
    <w:rsid w:val="007E5D9C"/>
    <w:rsid w:val="007E5F67"/>
    <w:rsid w:val="007E6CB9"/>
    <w:rsid w:val="007E7A06"/>
    <w:rsid w:val="007E7F45"/>
    <w:rsid w:val="007F01BB"/>
    <w:rsid w:val="007F0BD5"/>
    <w:rsid w:val="007F10BF"/>
    <w:rsid w:val="007F1620"/>
    <w:rsid w:val="007F1771"/>
    <w:rsid w:val="007F18D8"/>
    <w:rsid w:val="007F2648"/>
    <w:rsid w:val="007F2654"/>
    <w:rsid w:val="007F2F14"/>
    <w:rsid w:val="007F3059"/>
    <w:rsid w:val="007F325C"/>
    <w:rsid w:val="007F3440"/>
    <w:rsid w:val="007F3A69"/>
    <w:rsid w:val="007F3FFE"/>
    <w:rsid w:val="007F4308"/>
    <w:rsid w:val="007F46FB"/>
    <w:rsid w:val="007F5957"/>
    <w:rsid w:val="007F5B88"/>
    <w:rsid w:val="007F5EB4"/>
    <w:rsid w:val="007F607B"/>
    <w:rsid w:val="007F6589"/>
    <w:rsid w:val="007F6732"/>
    <w:rsid w:val="007F704C"/>
    <w:rsid w:val="007F7BA9"/>
    <w:rsid w:val="007F7F18"/>
    <w:rsid w:val="007F7FE7"/>
    <w:rsid w:val="00800F35"/>
    <w:rsid w:val="00801518"/>
    <w:rsid w:val="008028D8"/>
    <w:rsid w:val="008031CA"/>
    <w:rsid w:val="00803FFD"/>
    <w:rsid w:val="008046F8"/>
    <w:rsid w:val="008048F9"/>
    <w:rsid w:val="00805628"/>
    <w:rsid w:val="00805A4D"/>
    <w:rsid w:val="00805BED"/>
    <w:rsid w:val="00806644"/>
    <w:rsid w:val="00806AB7"/>
    <w:rsid w:val="00806DC7"/>
    <w:rsid w:val="008072D3"/>
    <w:rsid w:val="00807421"/>
    <w:rsid w:val="00807479"/>
    <w:rsid w:val="00807600"/>
    <w:rsid w:val="008078F8"/>
    <w:rsid w:val="00807BAB"/>
    <w:rsid w:val="008101BD"/>
    <w:rsid w:val="008102D6"/>
    <w:rsid w:val="008112DE"/>
    <w:rsid w:val="00811328"/>
    <w:rsid w:val="008122B7"/>
    <w:rsid w:val="00812337"/>
    <w:rsid w:val="00812A44"/>
    <w:rsid w:val="00812B13"/>
    <w:rsid w:val="00813747"/>
    <w:rsid w:val="00814295"/>
    <w:rsid w:val="0081477B"/>
    <w:rsid w:val="00814FE9"/>
    <w:rsid w:val="00815160"/>
    <w:rsid w:val="0081524C"/>
    <w:rsid w:val="00815737"/>
    <w:rsid w:val="008157D2"/>
    <w:rsid w:val="00815A3D"/>
    <w:rsid w:val="00816F80"/>
    <w:rsid w:val="008172B0"/>
    <w:rsid w:val="0081747B"/>
    <w:rsid w:val="00817908"/>
    <w:rsid w:val="00817C43"/>
    <w:rsid w:val="00821079"/>
    <w:rsid w:val="008213C8"/>
    <w:rsid w:val="00821BA7"/>
    <w:rsid w:val="00821DDF"/>
    <w:rsid w:val="00822C3B"/>
    <w:rsid w:val="00822F14"/>
    <w:rsid w:val="008230F4"/>
    <w:rsid w:val="008235CC"/>
    <w:rsid w:val="008239D7"/>
    <w:rsid w:val="00823CF1"/>
    <w:rsid w:val="008248CD"/>
    <w:rsid w:val="00824941"/>
    <w:rsid w:val="00825D61"/>
    <w:rsid w:val="00826F8A"/>
    <w:rsid w:val="00827F3B"/>
    <w:rsid w:val="008300F6"/>
    <w:rsid w:val="0083117C"/>
    <w:rsid w:val="0083122D"/>
    <w:rsid w:val="00831389"/>
    <w:rsid w:val="00833EF5"/>
    <w:rsid w:val="0083484C"/>
    <w:rsid w:val="00834B9C"/>
    <w:rsid w:val="00834CBD"/>
    <w:rsid w:val="00835097"/>
    <w:rsid w:val="008354D0"/>
    <w:rsid w:val="00835784"/>
    <w:rsid w:val="008359A6"/>
    <w:rsid w:val="00836323"/>
    <w:rsid w:val="008365EE"/>
    <w:rsid w:val="00836A7D"/>
    <w:rsid w:val="008373C7"/>
    <w:rsid w:val="0083768F"/>
    <w:rsid w:val="00837E61"/>
    <w:rsid w:val="00840453"/>
    <w:rsid w:val="008405ED"/>
    <w:rsid w:val="00840A4F"/>
    <w:rsid w:val="00840AA5"/>
    <w:rsid w:val="00841E0F"/>
    <w:rsid w:val="00842233"/>
    <w:rsid w:val="00842726"/>
    <w:rsid w:val="008430C7"/>
    <w:rsid w:val="008435F2"/>
    <w:rsid w:val="0084393E"/>
    <w:rsid w:val="00843A68"/>
    <w:rsid w:val="00844655"/>
    <w:rsid w:val="00844DAA"/>
    <w:rsid w:val="00845EC9"/>
    <w:rsid w:val="00845FCC"/>
    <w:rsid w:val="00846571"/>
    <w:rsid w:val="0084669C"/>
    <w:rsid w:val="00847092"/>
    <w:rsid w:val="0084710F"/>
    <w:rsid w:val="00847631"/>
    <w:rsid w:val="00847B8A"/>
    <w:rsid w:val="00847DCA"/>
    <w:rsid w:val="00847EBB"/>
    <w:rsid w:val="00850556"/>
    <w:rsid w:val="00851046"/>
    <w:rsid w:val="00851155"/>
    <w:rsid w:val="008518A6"/>
    <w:rsid w:val="00851C84"/>
    <w:rsid w:val="00852074"/>
    <w:rsid w:val="00852325"/>
    <w:rsid w:val="0085242A"/>
    <w:rsid w:val="008532F6"/>
    <w:rsid w:val="00853581"/>
    <w:rsid w:val="00853A8F"/>
    <w:rsid w:val="00853D89"/>
    <w:rsid w:val="00854D74"/>
    <w:rsid w:val="00855444"/>
    <w:rsid w:val="00856B6F"/>
    <w:rsid w:val="00856BAC"/>
    <w:rsid w:val="00856EEA"/>
    <w:rsid w:val="00857314"/>
    <w:rsid w:val="00857784"/>
    <w:rsid w:val="0086011F"/>
    <w:rsid w:val="008601E5"/>
    <w:rsid w:val="008605D8"/>
    <w:rsid w:val="008609F8"/>
    <w:rsid w:val="008615D3"/>
    <w:rsid w:val="00861F6E"/>
    <w:rsid w:val="0086237E"/>
    <w:rsid w:val="008628C3"/>
    <w:rsid w:val="00862B9E"/>
    <w:rsid w:val="00862F01"/>
    <w:rsid w:val="00862F37"/>
    <w:rsid w:val="008631D8"/>
    <w:rsid w:val="00864F81"/>
    <w:rsid w:val="00865098"/>
    <w:rsid w:val="00865376"/>
    <w:rsid w:val="0086574C"/>
    <w:rsid w:val="0086622A"/>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319F"/>
    <w:rsid w:val="008737CB"/>
    <w:rsid w:val="00873C34"/>
    <w:rsid w:val="00873F33"/>
    <w:rsid w:val="00874F9A"/>
    <w:rsid w:val="00875114"/>
    <w:rsid w:val="0087535E"/>
    <w:rsid w:val="00875631"/>
    <w:rsid w:val="00875B6F"/>
    <w:rsid w:val="008766E8"/>
    <w:rsid w:val="008775EB"/>
    <w:rsid w:val="00877C51"/>
    <w:rsid w:val="00877D01"/>
    <w:rsid w:val="00877E4C"/>
    <w:rsid w:val="008804B4"/>
    <w:rsid w:val="00880633"/>
    <w:rsid w:val="00880E71"/>
    <w:rsid w:val="008811D3"/>
    <w:rsid w:val="0088131B"/>
    <w:rsid w:val="00881634"/>
    <w:rsid w:val="008817E0"/>
    <w:rsid w:val="008817FB"/>
    <w:rsid w:val="008823FA"/>
    <w:rsid w:val="00882401"/>
    <w:rsid w:val="00882512"/>
    <w:rsid w:val="00882B3F"/>
    <w:rsid w:val="00882DFD"/>
    <w:rsid w:val="00882FB8"/>
    <w:rsid w:val="0088311A"/>
    <w:rsid w:val="0088429F"/>
    <w:rsid w:val="00884793"/>
    <w:rsid w:val="00884990"/>
    <w:rsid w:val="008850FB"/>
    <w:rsid w:val="0088693F"/>
    <w:rsid w:val="00886B35"/>
    <w:rsid w:val="00886E1E"/>
    <w:rsid w:val="00887174"/>
    <w:rsid w:val="008872EB"/>
    <w:rsid w:val="008873D5"/>
    <w:rsid w:val="00887422"/>
    <w:rsid w:val="008875E4"/>
    <w:rsid w:val="00887A3D"/>
    <w:rsid w:val="00890183"/>
    <w:rsid w:val="00890196"/>
    <w:rsid w:val="00890CA6"/>
    <w:rsid w:val="00890ECB"/>
    <w:rsid w:val="00890F58"/>
    <w:rsid w:val="00890FB9"/>
    <w:rsid w:val="0089156C"/>
    <w:rsid w:val="008917D6"/>
    <w:rsid w:val="00891A1A"/>
    <w:rsid w:val="00891AD9"/>
    <w:rsid w:val="00891BB4"/>
    <w:rsid w:val="00891F91"/>
    <w:rsid w:val="0089271C"/>
    <w:rsid w:val="00892ED3"/>
    <w:rsid w:val="00893030"/>
    <w:rsid w:val="008935D8"/>
    <w:rsid w:val="00893A92"/>
    <w:rsid w:val="00893ABA"/>
    <w:rsid w:val="00893B7A"/>
    <w:rsid w:val="00893F89"/>
    <w:rsid w:val="008944AF"/>
    <w:rsid w:val="00894FA4"/>
    <w:rsid w:val="00895083"/>
    <w:rsid w:val="0089582A"/>
    <w:rsid w:val="008966DA"/>
    <w:rsid w:val="00896999"/>
    <w:rsid w:val="00896D7D"/>
    <w:rsid w:val="00896F28"/>
    <w:rsid w:val="00897044"/>
    <w:rsid w:val="00897E1F"/>
    <w:rsid w:val="008A07BD"/>
    <w:rsid w:val="008A0962"/>
    <w:rsid w:val="008A0A03"/>
    <w:rsid w:val="008A0A61"/>
    <w:rsid w:val="008A0E48"/>
    <w:rsid w:val="008A14AF"/>
    <w:rsid w:val="008A1520"/>
    <w:rsid w:val="008A1CCE"/>
    <w:rsid w:val="008A2340"/>
    <w:rsid w:val="008A2AFB"/>
    <w:rsid w:val="008A2BEB"/>
    <w:rsid w:val="008A3208"/>
    <w:rsid w:val="008A3689"/>
    <w:rsid w:val="008A381A"/>
    <w:rsid w:val="008A3C6B"/>
    <w:rsid w:val="008A4019"/>
    <w:rsid w:val="008A42B5"/>
    <w:rsid w:val="008A4352"/>
    <w:rsid w:val="008A44FE"/>
    <w:rsid w:val="008A564C"/>
    <w:rsid w:val="008A60D7"/>
    <w:rsid w:val="008A671C"/>
    <w:rsid w:val="008A6B42"/>
    <w:rsid w:val="008A74E6"/>
    <w:rsid w:val="008A7BA0"/>
    <w:rsid w:val="008A7E6A"/>
    <w:rsid w:val="008B0395"/>
    <w:rsid w:val="008B2658"/>
    <w:rsid w:val="008B2CE9"/>
    <w:rsid w:val="008B2EE2"/>
    <w:rsid w:val="008B31DD"/>
    <w:rsid w:val="008B39DA"/>
    <w:rsid w:val="008B4396"/>
    <w:rsid w:val="008B4496"/>
    <w:rsid w:val="008B4E27"/>
    <w:rsid w:val="008B70BF"/>
    <w:rsid w:val="008B7365"/>
    <w:rsid w:val="008C0173"/>
    <w:rsid w:val="008C0BD8"/>
    <w:rsid w:val="008C1087"/>
    <w:rsid w:val="008C16BA"/>
    <w:rsid w:val="008C185D"/>
    <w:rsid w:val="008C18A4"/>
    <w:rsid w:val="008C1912"/>
    <w:rsid w:val="008C1956"/>
    <w:rsid w:val="008C1E39"/>
    <w:rsid w:val="008C2BE7"/>
    <w:rsid w:val="008C2DA6"/>
    <w:rsid w:val="008C3206"/>
    <w:rsid w:val="008C3F75"/>
    <w:rsid w:val="008C485D"/>
    <w:rsid w:val="008C4AED"/>
    <w:rsid w:val="008C4C32"/>
    <w:rsid w:val="008C551D"/>
    <w:rsid w:val="008C5991"/>
    <w:rsid w:val="008C5AE3"/>
    <w:rsid w:val="008C6882"/>
    <w:rsid w:val="008C6D03"/>
    <w:rsid w:val="008C707B"/>
    <w:rsid w:val="008C7666"/>
    <w:rsid w:val="008C7EBF"/>
    <w:rsid w:val="008D0258"/>
    <w:rsid w:val="008D03FC"/>
    <w:rsid w:val="008D088F"/>
    <w:rsid w:val="008D090F"/>
    <w:rsid w:val="008D0D22"/>
    <w:rsid w:val="008D103D"/>
    <w:rsid w:val="008D2702"/>
    <w:rsid w:val="008D2782"/>
    <w:rsid w:val="008D2D2F"/>
    <w:rsid w:val="008D3434"/>
    <w:rsid w:val="008D364F"/>
    <w:rsid w:val="008D3FA9"/>
    <w:rsid w:val="008D438E"/>
    <w:rsid w:val="008D48F6"/>
    <w:rsid w:val="008D5329"/>
    <w:rsid w:val="008D53F4"/>
    <w:rsid w:val="008D55F5"/>
    <w:rsid w:val="008D590E"/>
    <w:rsid w:val="008D5F4A"/>
    <w:rsid w:val="008D6382"/>
    <w:rsid w:val="008D678D"/>
    <w:rsid w:val="008D6EB6"/>
    <w:rsid w:val="008D790E"/>
    <w:rsid w:val="008D7DB1"/>
    <w:rsid w:val="008E056D"/>
    <w:rsid w:val="008E05E5"/>
    <w:rsid w:val="008E07D1"/>
    <w:rsid w:val="008E16A3"/>
    <w:rsid w:val="008E17D3"/>
    <w:rsid w:val="008E1BB5"/>
    <w:rsid w:val="008E20C4"/>
    <w:rsid w:val="008E22D4"/>
    <w:rsid w:val="008E2FB4"/>
    <w:rsid w:val="008E30C1"/>
    <w:rsid w:val="008E31EA"/>
    <w:rsid w:val="008E3505"/>
    <w:rsid w:val="008E3A7B"/>
    <w:rsid w:val="008E4D19"/>
    <w:rsid w:val="008E5389"/>
    <w:rsid w:val="008E6292"/>
    <w:rsid w:val="008E6CEC"/>
    <w:rsid w:val="008F012D"/>
    <w:rsid w:val="008F05EA"/>
    <w:rsid w:val="008F0A92"/>
    <w:rsid w:val="008F0CC8"/>
    <w:rsid w:val="008F1007"/>
    <w:rsid w:val="008F10AC"/>
    <w:rsid w:val="008F1BA0"/>
    <w:rsid w:val="008F1F7C"/>
    <w:rsid w:val="008F22F4"/>
    <w:rsid w:val="008F25BB"/>
    <w:rsid w:val="008F2FC7"/>
    <w:rsid w:val="008F37D3"/>
    <w:rsid w:val="008F427E"/>
    <w:rsid w:val="008F447E"/>
    <w:rsid w:val="008F4D3F"/>
    <w:rsid w:val="008F4EC5"/>
    <w:rsid w:val="008F4F12"/>
    <w:rsid w:val="008F5935"/>
    <w:rsid w:val="008F5A61"/>
    <w:rsid w:val="008F5BF7"/>
    <w:rsid w:val="008F652E"/>
    <w:rsid w:val="008F6867"/>
    <w:rsid w:val="008F6E54"/>
    <w:rsid w:val="008F706C"/>
    <w:rsid w:val="008F73C9"/>
    <w:rsid w:val="009003DA"/>
    <w:rsid w:val="009003F2"/>
    <w:rsid w:val="0090093A"/>
    <w:rsid w:val="0090093F"/>
    <w:rsid w:val="00900C7B"/>
    <w:rsid w:val="00900D9C"/>
    <w:rsid w:val="00901122"/>
    <w:rsid w:val="00901B92"/>
    <w:rsid w:val="00902536"/>
    <w:rsid w:val="009029DF"/>
    <w:rsid w:val="00902A3D"/>
    <w:rsid w:val="00902FE7"/>
    <w:rsid w:val="009030A3"/>
    <w:rsid w:val="009032CA"/>
    <w:rsid w:val="00903728"/>
    <w:rsid w:val="009038F6"/>
    <w:rsid w:val="00903CD1"/>
    <w:rsid w:val="00903D8C"/>
    <w:rsid w:val="009043D3"/>
    <w:rsid w:val="00905DE6"/>
    <w:rsid w:val="0090605B"/>
    <w:rsid w:val="0090664E"/>
    <w:rsid w:val="00907056"/>
    <w:rsid w:val="00907368"/>
    <w:rsid w:val="009074E4"/>
    <w:rsid w:val="009079AF"/>
    <w:rsid w:val="00910905"/>
    <w:rsid w:val="00910977"/>
    <w:rsid w:val="00911D7E"/>
    <w:rsid w:val="00911D81"/>
    <w:rsid w:val="00911F77"/>
    <w:rsid w:val="009130FE"/>
    <w:rsid w:val="00913AC0"/>
    <w:rsid w:val="00913FEE"/>
    <w:rsid w:val="009152E2"/>
    <w:rsid w:val="009154CA"/>
    <w:rsid w:val="009157F1"/>
    <w:rsid w:val="00915A4F"/>
    <w:rsid w:val="00915B06"/>
    <w:rsid w:val="0092150B"/>
    <w:rsid w:val="00921522"/>
    <w:rsid w:val="009215E4"/>
    <w:rsid w:val="009217F7"/>
    <w:rsid w:val="00921E3B"/>
    <w:rsid w:val="0092241C"/>
    <w:rsid w:val="00922ECC"/>
    <w:rsid w:val="009234D2"/>
    <w:rsid w:val="00923745"/>
    <w:rsid w:val="00923DAF"/>
    <w:rsid w:val="00924025"/>
    <w:rsid w:val="0092407C"/>
    <w:rsid w:val="00924140"/>
    <w:rsid w:val="009259C0"/>
    <w:rsid w:val="00926269"/>
    <w:rsid w:val="00926578"/>
    <w:rsid w:val="009265A2"/>
    <w:rsid w:val="00926742"/>
    <w:rsid w:val="00927649"/>
    <w:rsid w:val="0092784C"/>
    <w:rsid w:val="00927E1C"/>
    <w:rsid w:val="00927FAD"/>
    <w:rsid w:val="00930027"/>
    <w:rsid w:val="009300B7"/>
    <w:rsid w:val="00930488"/>
    <w:rsid w:val="009305A5"/>
    <w:rsid w:val="009305C7"/>
    <w:rsid w:val="00930910"/>
    <w:rsid w:val="00930DF6"/>
    <w:rsid w:val="00930ED0"/>
    <w:rsid w:val="00930F6F"/>
    <w:rsid w:val="009312BC"/>
    <w:rsid w:val="00932689"/>
    <w:rsid w:val="00933776"/>
    <w:rsid w:val="00933CDC"/>
    <w:rsid w:val="00933DEC"/>
    <w:rsid w:val="00933E99"/>
    <w:rsid w:val="00933ED8"/>
    <w:rsid w:val="009349A6"/>
    <w:rsid w:val="00934A7C"/>
    <w:rsid w:val="00935085"/>
    <w:rsid w:val="0093516A"/>
    <w:rsid w:val="00935746"/>
    <w:rsid w:val="00935B2A"/>
    <w:rsid w:val="00935C00"/>
    <w:rsid w:val="00935DA6"/>
    <w:rsid w:val="00935DC7"/>
    <w:rsid w:val="00936470"/>
    <w:rsid w:val="00936C6A"/>
    <w:rsid w:val="009371AF"/>
    <w:rsid w:val="00937E2D"/>
    <w:rsid w:val="00940286"/>
    <w:rsid w:val="00941315"/>
    <w:rsid w:val="009413B2"/>
    <w:rsid w:val="00941595"/>
    <w:rsid w:val="00941949"/>
    <w:rsid w:val="00942128"/>
    <w:rsid w:val="0094289D"/>
    <w:rsid w:val="0094353B"/>
    <w:rsid w:val="00943993"/>
    <w:rsid w:val="00943A2F"/>
    <w:rsid w:val="0094402D"/>
    <w:rsid w:val="00944D7A"/>
    <w:rsid w:val="00945B01"/>
    <w:rsid w:val="009460B7"/>
    <w:rsid w:val="00946784"/>
    <w:rsid w:val="00946CCF"/>
    <w:rsid w:val="009474F5"/>
    <w:rsid w:val="009475CA"/>
    <w:rsid w:val="00947BCF"/>
    <w:rsid w:val="00947E6C"/>
    <w:rsid w:val="00950396"/>
    <w:rsid w:val="00951A0F"/>
    <w:rsid w:val="0095232F"/>
    <w:rsid w:val="00952A0D"/>
    <w:rsid w:val="00952F98"/>
    <w:rsid w:val="00953096"/>
    <w:rsid w:val="009534F8"/>
    <w:rsid w:val="009539CE"/>
    <w:rsid w:val="00953B65"/>
    <w:rsid w:val="0095439C"/>
    <w:rsid w:val="009544F6"/>
    <w:rsid w:val="00954D6A"/>
    <w:rsid w:val="00955173"/>
    <w:rsid w:val="00955724"/>
    <w:rsid w:val="00955EF5"/>
    <w:rsid w:val="0095619C"/>
    <w:rsid w:val="0095634B"/>
    <w:rsid w:val="00956666"/>
    <w:rsid w:val="009566BD"/>
    <w:rsid w:val="00957089"/>
    <w:rsid w:val="0095715C"/>
    <w:rsid w:val="00957232"/>
    <w:rsid w:val="00960622"/>
    <w:rsid w:val="0096199D"/>
    <w:rsid w:val="009619F0"/>
    <w:rsid w:val="009622A9"/>
    <w:rsid w:val="0096269F"/>
    <w:rsid w:val="0096305C"/>
    <w:rsid w:val="00963A54"/>
    <w:rsid w:val="00963E41"/>
    <w:rsid w:val="009648B4"/>
    <w:rsid w:val="00964F44"/>
    <w:rsid w:val="009658D2"/>
    <w:rsid w:val="00965B63"/>
    <w:rsid w:val="00965D41"/>
    <w:rsid w:val="00966050"/>
    <w:rsid w:val="009661D7"/>
    <w:rsid w:val="009662DC"/>
    <w:rsid w:val="0096654E"/>
    <w:rsid w:val="0096664D"/>
    <w:rsid w:val="0096666A"/>
    <w:rsid w:val="009670B9"/>
    <w:rsid w:val="009671CB"/>
    <w:rsid w:val="00967540"/>
    <w:rsid w:val="009677BB"/>
    <w:rsid w:val="009706B6"/>
    <w:rsid w:val="0097096F"/>
    <w:rsid w:val="009717B0"/>
    <w:rsid w:val="00971897"/>
    <w:rsid w:val="00972CBD"/>
    <w:rsid w:val="00972F2B"/>
    <w:rsid w:val="0097402D"/>
    <w:rsid w:val="00974382"/>
    <w:rsid w:val="00974E8F"/>
    <w:rsid w:val="009752E9"/>
    <w:rsid w:val="009774DF"/>
    <w:rsid w:val="0097752B"/>
    <w:rsid w:val="00977A8A"/>
    <w:rsid w:val="00977F29"/>
    <w:rsid w:val="009807D0"/>
    <w:rsid w:val="00981197"/>
    <w:rsid w:val="0098124A"/>
    <w:rsid w:val="00981C09"/>
    <w:rsid w:val="00981CCA"/>
    <w:rsid w:val="00981E41"/>
    <w:rsid w:val="00981F9B"/>
    <w:rsid w:val="00982F35"/>
    <w:rsid w:val="009839C8"/>
    <w:rsid w:val="00983BD6"/>
    <w:rsid w:val="00983E0F"/>
    <w:rsid w:val="00983E49"/>
    <w:rsid w:val="00983FC9"/>
    <w:rsid w:val="0098431E"/>
    <w:rsid w:val="00984A59"/>
    <w:rsid w:val="00984AA2"/>
    <w:rsid w:val="00984C28"/>
    <w:rsid w:val="00984FFF"/>
    <w:rsid w:val="00985022"/>
    <w:rsid w:val="00985C2D"/>
    <w:rsid w:val="009860A7"/>
    <w:rsid w:val="009867F9"/>
    <w:rsid w:val="00986880"/>
    <w:rsid w:val="00986BAF"/>
    <w:rsid w:val="0098719E"/>
    <w:rsid w:val="00987666"/>
    <w:rsid w:val="00987ADE"/>
    <w:rsid w:val="00987B2C"/>
    <w:rsid w:val="00987D18"/>
    <w:rsid w:val="00990172"/>
    <w:rsid w:val="009904FF"/>
    <w:rsid w:val="0099081E"/>
    <w:rsid w:val="009908B4"/>
    <w:rsid w:val="00990F73"/>
    <w:rsid w:val="00991968"/>
    <w:rsid w:val="00991B7D"/>
    <w:rsid w:val="00991FDC"/>
    <w:rsid w:val="00992125"/>
    <w:rsid w:val="00992A0E"/>
    <w:rsid w:val="00992C22"/>
    <w:rsid w:val="009933FD"/>
    <w:rsid w:val="00993865"/>
    <w:rsid w:val="009938E6"/>
    <w:rsid w:val="00994934"/>
    <w:rsid w:val="009950EF"/>
    <w:rsid w:val="00995261"/>
    <w:rsid w:val="009960F4"/>
    <w:rsid w:val="009963B1"/>
    <w:rsid w:val="009969E7"/>
    <w:rsid w:val="00996AE9"/>
    <w:rsid w:val="00996FEB"/>
    <w:rsid w:val="00997102"/>
    <w:rsid w:val="00997C4C"/>
    <w:rsid w:val="00997D2B"/>
    <w:rsid w:val="00997EC5"/>
    <w:rsid w:val="009A0C45"/>
    <w:rsid w:val="009A0FBA"/>
    <w:rsid w:val="009A141B"/>
    <w:rsid w:val="009A16FB"/>
    <w:rsid w:val="009A1815"/>
    <w:rsid w:val="009A2053"/>
    <w:rsid w:val="009A20EF"/>
    <w:rsid w:val="009A34A3"/>
    <w:rsid w:val="009A3AD5"/>
    <w:rsid w:val="009A3DDA"/>
    <w:rsid w:val="009A3F65"/>
    <w:rsid w:val="009A3FAE"/>
    <w:rsid w:val="009A45D4"/>
    <w:rsid w:val="009A494B"/>
    <w:rsid w:val="009A4C6F"/>
    <w:rsid w:val="009A5087"/>
    <w:rsid w:val="009A56CA"/>
    <w:rsid w:val="009A63E0"/>
    <w:rsid w:val="009A6829"/>
    <w:rsid w:val="009A6C87"/>
    <w:rsid w:val="009A7E75"/>
    <w:rsid w:val="009B224F"/>
    <w:rsid w:val="009B2B54"/>
    <w:rsid w:val="009B36CC"/>
    <w:rsid w:val="009B3925"/>
    <w:rsid w:val="009B4283"/>
    <w:rsid w:val="009B4418"/>
    <w:rsid w:val="009B491F"/>
    <w:rsid w:val="009B5C72"/>
    <w:rsid w:val="009B6230"/>
    <w:rsid w:val="009B6B1B"/>
    <w:rsid w:val="009B6C88"/>
    <w:rsid w:val="009B6F6E"/>
    <w:rsid w:val="009B717F"/>
    <w:rsid w:val="009B7470"/>
    <w:rsid w:val="009B75BE"/>
    <w:rsid w:val="009B77F3"/>
    <w:rsid w:val="009B7C1D"/>
    <w:rsid w:val="009C0115"/>
    <w:rsid w:val="009C048C"/>
    <w:rsid w:val="009C068D"/>
    <w:rsid w:val="009C0797"/>
    <w:rsid w:val="009C18D8"/>
    <w:rsid w:val="009C1AA4"/>
    <w:rsid w:val="009C1AD4"/>
    <w:rsid w:val="009C1E00"/>
    <w:rsid w:val="009C1EE7"/>
    <w:rsid w:val="009C2876"/>
    <w:rsid w:val="009C28E2"/>
    <w:rsid w:val="009C2F6F"/>
    <w:rsid w:val="009C3121"/>
    <w:rsid w:val="009C3941"/>
    <w:rsid w:val="009C3C9D"/>
    <w:rsid w:val="009C432C"/>
    <w:rsid w:val="009C4932"/>
    <w:rsid w:val="009C4CC6"/>
    <w:rsid w:val="009C542B"/>
    <w:rsid w:val="009C54F7"/>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2013"/>
    <w:rsid w:val="009D2105"/>
    <w:rsid w:val="009D277E"/>
    <w:rsid w:val="009D305F"/>
    <w:rsid w:val="009D3945"/>
    <w:rsid w:val="009D3B4E"/>
    <w:rsid w:val="009D3D27"/>
    <w:rsid w:val="009D4751"/>
    <w:rsid w:val="009D49B6"/>
    <w:rsid w:val="009D5165"/>
    <w:rsid w:val="009D51D6"/>
    <w:rsid w:val="009D5478"/>
    <w:rsid w:val="009D58E5"/>
    <w:rsid w:val="009D5C09"/>
    <w:rsid w:val="009D619D"/>
    <w:rsid w:val="009D6213"/>
    <w:rsid w:val="009D6258"/>
    <w:rsid w:val="009D6B5C"/>
    <w:rsid w:val="009D72DB"/>
    <w:rsid w:val="009D75D7"/>
    <w:rsid w:val="009D76D8"/>
    <w:rsid w:val="009D7E0B"/>
    <w:rsid w:val="009E0175"/>
    <w:rsid w:val="009E098D"/>
    <w:rsid w:val="009E0B15"/>
    <w:rsid w:val="009E0C99"/>
    <w:rsid w:val="009E0D17"/>
    <w:rsid w:val="009E0FCC"/>
    <w:rsid w:val="009E11B0"/>
    <w:rsid w:val="009E12CC"/>
    <w:rsid w:val="009E1881"/>
    <w:rsid w:val="009E1A90"/>
    <w:rsid w:val="009E1B57"/>
    <w:rsid w:val="009E235C"/>
    <w:rsid w:val="009E23F9"/>
    <w:rsid w:val="009E2A8E"/>
    <w:rsid w:val="009E2C73"/>
    <w:rsid w:val="009E2FD8"/>
    <w:rsid w:val="009E3AA2"/>
    <w:rsid w:val="009E40C1"/>
    <w:rsid w:val="009E4B75"/>
    <w:rsid w:val="009E4C55"/>
    <w:rsid w:val="009E4C60"/>
    <w:rsid w:val="009E5C66"/>
    <w:rsid w:val="009E5DF5"/>
    <w:rsid w:val="009E639F"/>
    <w:rsid w:val="009E6535"/>
    <w:rsid w:val="009E70E5"/>
    <w:rsid w:val="009E7123"/>
    <w:rsid w:val="009E71BB"/>
    <w:rsid w:val="009E744F"/>
    <w:rsid w:val="009E74DB"/>
    <w:rsid w:val="009E759B"/>
    <w:rsid w:val="009F0121"/>
    <w:rsid w:val="009F03F6"/>
    <w:rsid w:val="009F0446"/>
    <w:rsid w:val="009F084E"/>
    <w:rsid w:val="009F0BBD"/>
    <w:rsid w:val="009F0D6A"/>
    <w:rsid w:val="009F0D77"/>
    <w:rsid w:val="009F1034"/>
    <w:rsid w:val="009F1431"/>
    <w:rsid w:val="009F164A"/>
    <w:rsid w:val="009F1D36"/>
    <w:rsid w:val="009F240B"/>
    <w:rsid w:val="009F2B58"/>
    <w:rsid w:val="009F2D9D"/>
    <w:rsid w:val="009F2FA9"/>
    <w:rsid w:val="009F3116"/>
    <w:rsid w:val="009F339B"/>
    <w:rsid w:val="009F477C"/>
    <w:rsid w:val="009F47DE"/>
    <w:rsid w:val="009F47EE"/>
    <w:rsid w:val="009F4A60"/>
    <w:rsid w:val="009F4CE0"/>
    <w:rsid w:val="009F508F"/>
    <w:rsid w:val="009F56B0"/>
    <w:rsid w:val="009F56F7"/>
    <w:rsid w:val="009F5B5D"/>
    <w:rsid w:val="009F5D6A"/>
    <w:rsid w:val="009F6A1B"/>
    <w:rsid w:val="009F6FDA"/>
    <w:rsid w:val="009F799B"/>
    <w:rsid w:val="009F7E8E"/>
    <w:rsid w:val="009F7F56"/>
    <w:rsid w:val="00A00374"/>
    <w:rsid w:val="00A00DE0"/>
    <w:rsid w:val="00A01940"/>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922"/>
    <w:rsid w:val="00A07B52"/>
    <w:rsid w:val="00A07F7A"/>
    <w:rsid w:val="00A10573"/>
    <w:rsid w:val="00A106A3"/>
    <w:rsid w:val="00A108B7"/>
    <w:rsid w:val="00A10DE1"/>
    <w:rsid w:val="00A11779"/>
    <w:rsid w:val="00A11821"/>
    <w:rsid w:val="00A11F2C"/>
    <w:rsid w:val="00A12058"/>
    <w:rsid w:val="00A12299"/>
    <w:rsid w:val="00A1303E"/>
    <w:rsid w:val="00A138FC"/>
    <w:rsid w:val="00A13BB2"/>
    <w:rsid w:val="00A14418"/>
    <w:rsid w:val="00A144A6"/>
    <w:rsid w:val="00A14939"/>
    <w:rsid w:val="00A1505D"/>
    <w:rsid w:val="00A15171"/>
    <w:rsid w:val="00A152FE"/>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274A"/>
    <w:rsid w:val="00A22B80"/>
    <w:rsid w:val="00A22F68"/>
    <w:rsid w:val="00A23319"/>
    <w:rsid w:val="00A24474"/>
    <w:rsid w:val="00A253B9"/>
    <w:rsid w:val="00A2583F"/>
    <w:rsid w:val="00A25F2A"/>
    <w:rsid w:val="00A26188"/>
    <w:rsid w:val="00A2654E"/>
    <w:rsid w:val="00A271C2"/>
    <w:rsid w:val="00A3070B"/>
    <w:rsid w:val="00A30CA1"/>
    <w:rsid w:val="00A31253"/>
    <w:rsid w:val="00A3138A"/>
    <w:rsid w:val="00A313D2"/>
    <w:rsid w:val="00A31CA4"/>
    <w:rsid w:val="00A32198"/>
    <w:rsid w:val="00A321D3"/>
    <w:rsid w:val="00A32470"/>
    <w:rsid w:val="00A329A5"/>
    <w:rsid w:val="00A32E24"/>
    <w:rsid w:val="00A33033"/>
    <w:rsid w:val="00A333A3"/>
    <w:rsid w:val="00A333AA"/>
    <w:rsid w:val="00A333E0"/>
    <w:rsid w:val="00A3362B"/>
    <w:rsid w:val="00A33973"/>
    <w:rsid w:val="00A339F0"/>
    <w:rsid w:val="00A33C83"/>
    <w:rsid w:val="00A34640"/>
    <w:rsid w:val="00A3466A"/>
    <w:rsid w:val="00A349CF"/>
    <w:rsid w:val="00A34CCF"/>
    <w:rsid w:val="00A34DEA"/>
    <w:rsid w:val="00A354AF"/>
    <w:rsid w:val="00A35D2E"/>
    <w:rsid w:val="00A3637C"/>
    <w:rsid w:val="00A36CFB"/>
    <w:rsid w:val="00A37156"/>
    <w:rsid w:val="00A373D1"/>
    <w:rsid w:val="00A37498"/>
    <w:rsid w:val="00A376DE"/>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983"/>
    <w:rsid w:val="00A439B5"/>
    <w:rsid w:val="00A448BE"/>
    <w:rsid w:val="00A44B98"/>
    <w:rsid w:val="00A44D61"/>
    <w:rsid w:val="00A45A8F"/>
    <w:rsid w:val="00A45AAC"/>
    <w:rsid w:val="00A45BE8"/>
    <w:rsid w:val="00A45FD8"/>
    <w:rsid w:val="00A466FE"/>
    <w:rsid w:val="00A4687A"/>
    <w:rsid w:val="00A46AF7"/>
    <w:rsid w:val="00A46D2B"/>
    <w:rsid w:val="00A46FE5"/>
    <w:rsid w:val="00A50682"/>
    <w:rsid w:val="00A50DAF"/>
    <w:rsid w:val="00A520D7"/>
    <w:rsid w:val="00A522E3"/>
    <w:rsid w:val="00A52AAC"/>
    <w:rsid w:val="00A5327C"/>
    <w:rsid w:val="00A5342E"/>
    <w:rsid w:val="00A53A20"/>
    <w:rsid w:val="00A549B7"/>
    <w:rsid w:val="00A54BD6"/>
    <w:rsid w:val="00A561FF"/>
    <w:rsid w:val="00A56743"/>
    <w:rsid w:val="00A56946"/>
    <w:rsid w:val="00A56B7E"/>
    <w:rsid w:val="00A56CBA"/>
    <w:rsid w:val="00A56D5F"/>
    <w:rsid w:val="00A570A7"/>
    <w:rsid w:val="00A575B0"/>
    <w:rsid w:val="00A576BB"/>
    <w:rsid w:val="00A603F0"/>
    <w:rsid w:val="00A605FB"/>
    <w:rsid w:val="00A609F2"/>
    <w:rsid w:val="00A612F0"/>
    <w:rsid w:val="00A61520"/>
    <w:rsid w:val="00A618A1"/>
    <w:rsid w:val="00A61B06"/>
    <w:rsid w:val="00A6241E"/>
    <w:rsid w:val="00A63AC0"/>
    <w:rsid w:val="00A63B18"/>
    <w:rsid w:val="00A63D88"/>
    <w:rsid w:val="00A6410C"/>
    <w:rsid w:val="00A641CA"/>
    <w:rsid w:val="00A6447F"/>
    <w:rsid w:val="00A6488B"/>
    <w:rsid w:val="00A64ADB"/>
    <w:rsid w:val="00A64B5A"/>
    <w:rsid w:val="00A65035"/>
    <w:rsid w:val="00A65581"/>
    <w:rsid w:val="00A65D88"/>
    <w:rsid w:val="00A66A77"/>
    <w:rsid w:val="00A66BB6"/>
    <w:rsid w:val="00A66C0A"/>
    <w:rsid w:val="00A66E7D"/>
    <w:rsid w:val="00A67180"/>
    <w:rsid w:val="00A672D7"/>
    <w:rsid w:val="00A679AE"/>
    <w:rsid w:val="00A67D06"/>
    <w:rsid w:val="00A70065"/>
    <w:rsid w:val="00A7010E"/>
    <w:rsid w:val="00A70394"/>
    <w:rsid w:val="00A70476"/>
    <w:rsid w:val="00A7064D"/>
    <w:rsid w:val="00A71721"/>
    <w:rsid w:val="00A717A8"/>
    <w:rsid w:val="00A71EE0"/>
    <w:rsid w:val="00A720FF"/>
    <w:rsid w:val="00A721B4"/>
    <w:rsid w:val="00A737B3"/>
    <w:rsid w:val="00A73E5C"/>
    <w:rsid w:val="00A746DD"/>
    <w:rsid w:val="00A74C20"/>
    <w:rsid w:val="00A760A1"/>
    <w:rsid w:val="00A7695C"/>
    <w:rsid w:val="00A771F8"/>
    <w:rsid w:val="00A775AE"/>
    <w:rsid w:val="00A777C9"/>
    <w:rsid w:val="00A77A42"/>
    <w:rsid w:val="00A77C2F"/>
    <w:rsid w:val="00A77CC3"/>
    <w:rsid w:val="00A8033C"/>
    <w:rsid w:val="00A806DE"/>
    <w:rsid w:val="00A80700"/>
    <w:rsid w:val="00A810BB"/>
    <w:rsid w:val="00A8128E"/>
    <w:rsid w:val="00A81717"/>
    <w:rsid w:val="00A8219D"/>
    <w:rsid w:val="00A82993"/>
    <w:rsid w:val="00A83889"/>
    <w:rsid w:val="00A83D18"/>
    <w:rsid w:val="00A83DB4"/>
    <w:rsid w:val="00A83E65"/>
    <w:rsid w:val="00A84115"/>
    <w:rsid w:val="00A845B0"/>
    <w:rsid w:val="00A84CD4"/>
    <w:rsid w:val="00A85590"/>
    <w:rsid w:val="00A85633"/>
    <w:rsid w:val="00A857BF"/>
    <w:rsid w:val="00A86624"/>
    <w:rsid w:val="00A86753"/>
    <w:rsid w:val="00A868BE"/>
    <w:rsid w:val="00A86A93"/>
    <w:rsid w:val="00A8708A"/>
    <w:rsid w:val="00A87344"/>
    <w:rsid w:val="00A8748E"/>
    <w:rsid w:val="00A87529"/>
    <w:rsid w:val="00A879BD"/>
    <w:rsid w:val="00A87A12"/>
    <w:rsid w:val="00A900DE"/>
    <w:rsid w:val="00A901BE"/>
    <w:rsid w:val="00A9080B"/>
    <w:rsid w:val="00A916E9"/>
    <w:rsid w:val="00A91AB3"/>
    <w:rsid w:val="00A91E2A"/>
    <w:rsid w:val="00A922C0"/>
    <w:rsid w:val="00A92513"/>
    <w:rsid w:val="00A92829"/>
    <w:rsid w:val="00A930CC"/>
    <w:rsid w:val="00A93543"/>
    <w:rsid w:val="00A937AF"/>
    <w:rsid w:val="00A93FB8"/>
    <w:rsid w:val="00A94394"/>
    <w:rsid w:val="00A94490"/>
    <w:rsid w:val="00A94821"/>
    <w:rsid w:val="00A94D09"/>
    <w:rsid w:val="00A9601E"/>
    <w:rsid w:val="00A96023"/>
    <w:rsid w:val="00A9619C"/>
    <w:rsid w:val="00A96949"/>
    <w:rsid w:val="00A96AB0"/>
    <w:rsid w:val="00A970CD"/>
    <w:rsid w:val="00A9713D"/>
    <w:rsid w:val="00AA0188"/>
    <w:rsid w:val="00AA0A70"/>
    <w:rsid w:val="00AA0E81"/>
    <w:rsid w:val="00AA10B3"/>
    <w:rsid w:val="00AA17D5"/>
    <w:rsid w:val="00AA1945"/>
    <w:rsid w:val="00AA1B2C"/>
    <w:rsid w:val="00AA2714"/>
    <w:rsid w:val="00AA274A"/>
    <w:rsid w:val="00AA2AEA"/>
    <w:rsid w:val="00AA2AED"/>
    <w:rsid w:val="00AA2EA4"/>
    <w:rsid w:val="00AA32B4"/>
    <w:rsid w:val="00AA3420"/>
    <w:rsid w:val="00AA343C"/>
    <w:rsid w:val="00AA3680"/>
    <w:rsid w:val="00AA3859"/>
    <w:rsid w:val="00AA3EFD"/>
    <w:rsid w:val="00AA45C0"/>
    <w:rsid w:val="00AA46FD"/>
    <w:rsid w:val="00AA4B22"/>
    <w:rsid w:val="00AA541F"/>
    <w:rsid w:val="00AA549A"/>
    <w:rsid w:val="00AA5539"/>
    <w:rsid w:val="00AA57CC"/>
    <w:rsid w:val="00AA5BF4"/>
    <w:rsid w:val="00AA5D3F"/>
    <w:rsid w:val="00AA5D99"/>
    <w:rsid w:val="00AA5DA7"/>
    <w:rsid w:val="00AA5FCF"/>
    <w:rsid w:val="00AA66C0"/>
    <w:rsid w:val="00AA75D5"/>
    <w:rsid w:val="00AA7712"/>
    <w:rsid w:val="00AB03B1"/>
    <w:rsid w:val="00AB03BE"/>
    <w:rsid w:val="00AB0856"/>
    <w:rsid w:val="00AB0FE9"/>
    <w:rsid w:val="00AB164E"/>
    <w:rsid w:val="00AB17B5"/>
    <w:rsid w:val="00AB1F1C"/>
    <w:rsid w:val="00AB2B8F"/>
    <w:rsid w:val="00AB2FC0"/>
    <w:rsid w:val="00AB3470"/>
    <w:rsid w:val="00AB395D"/>
    <w:rsid w:val="00AB4EE7"/>
    <w:rsid w:val="00AB53FA"/>
    <w:rsid w:val="00AB55D2"/>
    <w:rsid w:val="00AB55DC"/>
    <w:rsid w:val="00AB5669"/>
    <w:rsid w:val="00AB5864"/>
    <w:rsid w:val="00AB64E7"/>
    <w:rsid w:val="00AB696A"/>
    <w:rsid w:val="00AB6B7B"/>
    <w:rsid w:val="00AB7176"/>
    <w:rsid w:val="00AC00A0"/>
    <w:rsid w:val="00AC174E"/>
    <w:rsid w:val="00AC1A0D"/>
    <w:rsid w:val="00AC1B16"/>
    <w:rsid w:val="00AC1BE5"/>
    <w:rsid w:val="00AC1D36"/>
    <w:rsid w:val="00AC1E87"/>
    <w:rsid w:val="00AC2016"/>
    <w:rsid w:val="00AC2578"/>
    <w:rsid w:val="00AC2BFC"/>
    <w:rsid w:val="00AC2D6D"/>
    <w:rsid w:val="00AC345B"/>
    <w:rsid w:val="00AC389E"/>
    <w:rsid w:val="00AC4BA6"/>
    <w:rsid w:val="00AC4D80"/>
    <w:rsid w:val="00AC57A9"/>
    <w:rsid w:val="00AC5A2C"/>
    <w:rsid w:val="00AC5B86"/>
    <w:rsid w:val="00AC6223"/>
    <w:rsid w:val="00AC6576"/>
    <w:rsid w:val="00AC6761"/>
    <w:rsid w:val="00AC6C1D"/>
    <w:rsid w:val="00AC6E4A"/>
    <w:rsid w:val="00AC7A1D"/>
    <w:rsid w:val="00AD0211"/>
    <w:rsid w:val="00AD0983"/>
    <w:rsid w:val="00AD0A51"/>
    <w:rsid w:val="00AD0DD7"/>
    <w:rsid w:val="00AD0E85"/>
    <w:rsid w:val="00AD14DF"/>
    <w:rsid w:val="00AD200F"/>
    <w:rsid w:val="00AD302E"/>
    <w:rsid w:val="00AD31AC"/>
    <w:rsid w:val="00AD36BE"/>
    <w:rsid w:val="00AD37A0"/>
    <w:rsid w:val="00AD4FAC"/>
    <w:rsid w:val="00AD5083"/>
    <w:rsid w:val="00AD5160"/>
    <w:rsid w:val="00AD5522"/>
    <w:rsid w:val="00AD5932"/>
    <w:rsid w:val="00AD5952"/>
    <w:rsid w:val="00AD7165"/>
    <w:rsid w:val="00AD774C"/>
    <w:rsid w:val="00AD7A6A"/>
    <w:rsid w:val="00AD7B45"/>
    <w:rsid w:val="00AE070E"/>
    <w:rsid w:val="00AE2184"/>
    <w:rsid w:val="00AE2624"/>
    <w:rsid w:val="00AE2A34"/>
    <w:rsid w:val="00AE319B"/>
    <w:rsid w:val="00AE350C"/>
    <w:rsid w:val="00AE37E9"/>
    <w:rsid w:val="00AE3D9A"/>
    <w:rsid w:val="00AE406A"/>
    <w:rsid w:val="00AE4456"/>
    <w:rsid w:val="00AE46CC"/>
    <w:rsid w:val="00AE47A0"/>
    <w:rsid w:val="00AE5314"/>
    <w:rsid w:val="00AE53F9"/>
    <w:rsid w:val="00AE565C"/>
    <w:rsid w:val="00AE5FFA"/>
    <w:rsid w:val="00AE6B92"/>
    <w:rsid w:val="00AE6D2E"/>
    <w:rsid w:val="00AE70C2"/>
    <w:rsid w:val="00AE79FF"/>
    <w:rsid w:val="00AF0323"/>
    <w:rsid w:val="00AF032E"/>
    <w:rsid w:val="00AF0565"/>
    <w:rsid w:val="00AF073C"/>
    <w:rsid w:val="00AF15A9"/>
    <w:rsid w:val="00AF15F4"/>
    <w:rsid w:val="00AF167E"/>
    <w:rsid w:val="00AF2C17"/>
    <w:rsid w:val="00AF2C23"/>
    <w:rsid w:val="00AF35EB"/>
    <w:rsid w:val="00AF3AEE"/>
    <w:rsid w:val="00AF3BBF"/>
    <w:rsid w:val="00AF3E21"/>
    <w:rsid w:val="00AF44EC"/>
    <w:rsid w:val="00AF4CFE"/>
    <w:rsid w:val="00AF4DB2"/>
    <w:rsid w:val="00AF4EE2"/>
    <w:rsid w:val="00AF504E"/>
    <w:rsid w:val="00AF5229"/>
    <w:rsid w:val="00AF52DD"/>
    <w:rsid w:val="00AF5624"/>
    <w:rsid w:val="00AF57A4"/>
    <w:rsid w:val="00AF58E8"/>
    <w:rsid w:val="00AF5A83"/>
    <w:rsid w:val="00AF5DCF"/>
    <w:rsid w:val="00AF5E79"/>
    <w:rsid w:val="00AF645A"/>
    <w:rsid w:val="00AF6D18"/>
    <w:rsid w:val="00AF6F82"/>
    <w:rsid w:val="00AF6F9F"/>
    <w:rsid w:val="00AF71D6"/>
    <w:rsid w:val="00AF77E8"/>
    <w:rsid w:val="00B0049E"/>
    <w:rsid w:val="00B006A5"/>
    <w:rsid w:val="00B00A5B"/>
    <w:rsid w:val="00B00C17"/>
    <w:rsid w:val="00B01181"/>
    <w:rsid w:val="00B01840"/>
    <w:rsid w:val="00B01D4F"/>
    <w:rsid w:val="00B02133"/>
    <w:rsid w:val="00B0284E"/>
    <w:rsid w:val="00B02A14"/>
    <w:rsid w:val="00B030B9"/>
    <w:rsid w:val="00B04167"/>
    <w:rsid w:val="00B04392"/>
    <w:rsid w:val="00B04492"/>
    <w:rsid w:val="00B045B9"/>
    <w:rsid w:val="00B04645"/>
    <w:rsid w:val="00B048DA"/>
    <w:rsid w:val="00B04EA2"/>
    <w:rsid w:val="00B05B25"/>
    <w:rsid w:val="00B05B48"/>
    <w:rsid w:val="00B05FAF"/>
    <w:rsid w:val="00B0702C"/>
    <w:rsid w:val="00B0741C"/>
    <w:rsid w:val="00B07B62"/>
    <w:rsid w:val="00B07CCE"/>
    <w:rsid w:val="00B10366"/>
    <w:rsid w:val="00B10440"/>
    <w:rsid w:val="00B111BB"/>
    <w:rsid w:val="00B11A2C"/>
    <w:rsid w:val="00B1237C"/>
    <w:rsid w:val="00B129DB"/>
    <w:rsid w:val="00B12C63"/>
    <w:rsid w:val="00B13B32"/>
    <w:rsid w:val="00B13C4E"/>
    <w:rsid w:val="00B13CB1"/>
    <w:rsid w:val="00B13CEC"/>
    <w:rsid w:val="00B14050"/>
    <w:rsid w:val="00B158A1"/>
    <w:rsid w:val="00B15969"/>
    <w:rsid w:val="00B16106"/>
    <w:rsid w:val="00B1622F"/>
    <w:rsid w:val="00B16416"/>
    <w:rsid w:val="00B1660E"/>
    <w:rsid w:val="00B16678"/>
    <w:rsid w:val="00B16790"/>
    <w:rsid w:val="00B17726"/>
    <w:rsid w:val="00B1780B"/>
    <w:rsid w:val="00B20303"/>
    <w:rsid w:val="00B20E05"/>
    <w:rsid w:val="00B215F7"/>
    <w:rsid w:val="00B2195B"/>
    <w:rsid w:val="00B21A3B"/>
    <w:rsid w:val="00B21A8E"/>
    <w:rsid w:val="00B21FFF"/>
    <w:rsid w:val="00B22454"/>
    <w:rsid w:val="00B2249D"/>
    <w:rsid w:val="00B235EA"/>
    <w:rsid w:val="00B23E16"/>
    <w:rsid w:val="00B23ECC"/>
    <w:rsid w:val="00B241C9"/>
    <w:rsid w:val="00B248F7"/>
    <w:rsid w:val="00B24967"/>
    <w:rsid w:val="00B25CB7"/>
    <w:rsid w:val="00B26079"/>
    <w:rsid w:val="00B260B7"/>
    <w:rsid w:val="00B26C27"/>
    <w:rsid w:val="00B272B1"/>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7EE"/>
    <w:rsid w:val="00B32AE8"/>
    <w:rsid w:val="00B33747"/>
    <w:rsid w:val="00B33833"/>
    <w:rsid w:val="00B3400E"/>
    <w:rsid w:val="00B34337"/>
    <w:rsid w:val="00B34385"/>
    <w:rsid w:val="00B3446E"/>
    <w:rsid w:val="00B34795"/>
    <w:rsid w:val="00B35956"/>
    <w:rsid w:val="00B35FD8"/>
    <w:rsid w:val="00B3605F"/>
    <w:rsid w:val="00B37BED"/>
    <w:rsid w:val="00B37D4D"/>
    <w:rsid w:val="00B40A30"/>
    <w:rsid w:val="00B40D0B"/>
    <w:rsid w:val="00B40F76"/>
    <w:rsid w:val="00B41914"/>
    <w:rsid w:val="00B41E22"/>
    <w:rsid w:val="00B424BD"/>
    <w:rsid w:val="00B427A7"/>
    <w:rsid w:val="00B42BF6"/>
    <w:rsid w:val="00B42BF9"/>
    <w:rsid w:val="00B42CCA"/>
    <w:rsid w:val="00B432A8"/>
    <w:rsid w:val="00B43A62"/>
    <w:rsid w:val="00B43C90"/>
    <w:rsid w:val="00B44230"/>
    <w:rsid w:val="00B442AD"/>
    <w:rsid w:val="00B447DC"/>
    <w:rsid w:val="00B4495A"/>
    <w:rsid w:val="00B44FD9"/>
    <w:rsid w:val="00B454A2"/>
    <w:rsid w:val="00B4556D"/>
    <w:rsid w:val="00B457BC"/>
    <w:rsid w:val="00B4613D"/>
    <w:rsid w:val="00B46CC2"/>
    <w:rsid w:val="00B46D39"/>
    <w:rsid w:val="00B47181"/>
    <w:rsid w:val="00B47B25"/>
    <w:rsid w:val="00B47D28"/>
    <w:rsid w:val="00B47E3C"/>
    <w:rsid w:val="00B500FB"/>
    <w:rsid w:val="00B505FB"/>
    <w:rsid w:val="00B507D4"/>
    <w:rsid w:val="00B5094A"/>
    <w:rsid w:val="00B509AE"/>
    <w:rsid w:val="00B517ED"/>
    <w:rsid w:val="00B51901"/>
    <w:rsid w:val="00B519B1"/>
    <w:rsid w:val="00B52122"/>
    <w:rsid w:val="00B5260D"/>
    <w:rsid w:val="00B528B2"/>
    <w:rsid w:val="00B53911"/>
    <w:rsid w:val="00B53E73"/>
    <w:rsid w:val="00B543EA"/>
    <w:rsid w:val="00B547C3"/>
    <w:rsid w:val="00B54886"/>
    <w:rsid w:val="00B54AC8"/>
    <w:rsid w:val="00B54B6B"/>
    <w:rsid w:val="00B54D05"/>
    <w:rsid w:val="00B55318"/>
    <w:rsid w:val="00B55842"/>
    <w:rsid w:val="00B55F82"/>
    <w:rsid w:val="00B5625A"/>
    <w:rsid w:val="00B56D4F"/>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63C9"/>
    <w:rsid w:val="00B66761"/>
    <w:rsid w:val="00B66B52"/>
    <w:rsid w:val="00B678A8"/>
    <w:rsid w:val="00B678B7"/>
    <w:rsid w:val="00B70435"/>
    <w:rsid w:val="00B70A38"/>
    <w:rsid w:val="00B711E6"/>
    <w:rsid w:val="00B71752"/>
    <w:rsid w:val="00B71BAB"/>
    <w:rsid w:val="00B71E98"/>
    <w:rsid w:val="00B71EDC"/>
    <w:rsid w:val="00B728A8"/>
    <w:rsid w:val="00B72C7F"/>
    <w:rsid w:val="00B72DF4"/>
    <w:rsid w:val="00B72F71"/>
    <w:rsid w:val="00B72FBA"/>
    <w:rsid w:val="00B7393D"/>
    <w:rsid w:val="00B73BD6"/>
    <w:rsid w:val="00B73C62"/>
    <w:rsid w:val="00B73F1A"/>
    <w:rsid w:val="00B741C2"/>
    <w:rsid w:val="00B74F10"/>
    <w:rsid w:val="00B75064"/>
    <w:rsid w:val="00B75180"/>
    <w:rsid w:val="00B757E8"/>
    <w:rsid w:val="00B75C9D"/>
    <w:rsid w:val="00B75FC3"/>
    <w:rsid w:val="00B760D0"/>
    <w:rsid w:val="00B763A1"/>
    <w:rsid w:val="00B765A3"/>
    <w:rsid w:val="00B7664E"/>
    <w:rsid w:val="00B76958"/>
    <w:rsid w:val="00B76EC1"/>
    <w:rsid w:val="00B77617"/>
    <w:rsid w:val="00B77CF6"/>
    <w:rsid w:val="00B804AB"/>
    <w:rsid w:val="00B80A94"/>
    <w:rsid w:val="00B80CE6"/>
    <w:rsid w:val="00B80F33"/>
    <w:rsid w:val="00B8114B"/>
    <w:rsid w:val="00B81310"/>
    <w:rsid w:val="00B81404"/>
    <w:rsid w:val="00B8171C"/>
    <w:rsid w:val="00B81C31"/>
    <w:rsid w:val="00B82586"/>
    <w:rsid w:val="00B825FB"/>
    <w:rsid w:val="00B827C6"/>
    <w:rsid w:val="00B82A79"/>
    <w:rsid w:val="00B83223"/>
    <w:rsid w:val="00B83BB1"/>
    <w:rsid w:val="00B85651"/>
    <w:rsid w:val="00B86798"/>
    <w:rsid w:val="00B869B8"/>
    <w:rsid w:val="00B87225"/>
    <w:rsid w:val="00B904E2"/>
    <w:rsid w:val="00B904E9"/>
    <w:rsid w:val="00B907F3"/>
    <w:rsid w:val="00B90BB0"/>
    <w:rsid w:val="00B90C35"/>
    <w:rsid w:val="00B91ECD"/>
    <w:rsid w:val="00B91ED3"/>
    <w:rsid w:val="00B91F59"/>
    <w:rsid w:val="00B92D6B"/>
    <w:rsid w:val="00B92F1B"/>
    <w:rsid w:val="00B93098"/>
    <w:rsid w:val="00B933E7"/>
    <w:rsid w:val="00B934F8"/>
    <w:rsid w:val="00B93A6B"/>
    <w:rsid w:val="00B93F39"/>
    <w:rsid w:val="00B947CD"/>
    <w:rsid w:val="00B94D53"/>
    <w:rsid w:val="00B94E6A"/>
    <w:rsid w:val="00B95694"/>
    <w:rsid w:val="00B96425"/>
    <w:rsid w:val="00B969E0"/>
    <w:rsid w:val="00B96ED1"/>
    <w:rsid w:val="00B9754A"/>
    <w:rsid w:val="00B97F0D"/>
    <w:rsid w:val="00BA0D2C"/>
    <w:rsid w:val="00BA0ED3"/>
    <w:rsid w:val="00BA0EFA"/>
    <w:rsid w:val="00BA14B8"/>
    <w:rsid w:val="00BA16FC"/>
    <w:rsid w:val="00BA1707"/>
    <w:rsid w:val="00BA21A5"/>
    <w:rsid w:val="00BA2979"/>
    <w:rsid w:val="00BA2D28"/>
    <w:rsid w:val="00BA31B7"/>
    <w:rsid w:val="00BA3384"/>
    <w:rsid w:val="00BA36CF"/>
    <w:rsid w:val="00BA390F"/>
    <w:rsid w:val="00BA3A26"/>
    <w:rsid w:val="00BA4E04"/>
    <w:rsid w:val="00BA4EBF"/>
    <w:rsid w:val="00BA5232"/>
    <w:rsid w:val="00BA540A"/>
    <w:rsid w:val="00BA6B8A"/>
    <w:rsid w:val="00BA6F51"/>
    <w:rsid w:val="00BA724F"/>
    <w:rsid w:val="00BA7893"/>
    <w:rsid w:val="00BA7D58"/>
    <w:rsid w:val="00BB02FF"/>
    <w:rsid w:val="00BB0353"/>
    <w:rsid w:val="00BB0E97"/>
    <w:rsid w:val="00BB1EDC"/>
    <w:rsid w:val="00BB21C8"/>
    <w:rsid w:val="00BB29DF"/>
    <w:rsid w:val="00BB3A00"/>
    <w:rsid w:val="00BB430F"/>
    <w:rsid w:val="00BB4AA8"/>
    <w:rsid w:val="00BB52AE"/>
    <w:rsid w:val="00BB562F"/>
    <w:rsid w:val="00BB5733"/>
    <w:rsid w:val="00BB5ABD"/>
    <w:rsid w:val="00BB666D"/>
    <w:rsid w:val="00BB6A1D"/>
    <w:rsid w:val="00BB6D1A"/>
    <w:rsid w:val="00BB7220"/>
    <w:rsid w:val="00BB7344"/>
    <w:rsid w:val="00BB7914"/>
    <w:rsid w:val="00BB7A91"/>
    <w:rsid w:val="00BC006D"/>
    <w:rsid w:val="00BC00E5"/>
    <w:rsid w:val="00BC0515"/>
    <w:rsid w:val="00BC08F8"/>
    <w:rsid w:val="00BC1099"/>
    <w:rsid w:val="00BC1A7C"/>
    <w:rsid w:val="00BC1F42"/>
    <w:rsid w:val="00BC1FD7"/>
    <w:rsid w:val="00BC21D3"/>
    <w:rsid w:val="00BC2E8F"/>
    <w:rsid w:val="00BC346D"/>
    <w:rsid w:val="00BC3EE0"/>
    <w:rsid w:val="00BC41E9"/>
    <w:rsid w:val="00BC43B4"/>
    <w:rsid w:val="00BC4832"/>
    <w:rsid w:val="00BC4CBE"/>
    <w:rsid w:val="00BC51C5"/>
    <w:rsid w:val="00BC6BB5"/>
    <w:rsid w:val="00BC706E"/>
    <w:rsid w:val="00BC7B14"/>
    <w:rsid w:val="00BD0D95"/>
    <w:rsid w:val="00BD1D90"/>
    <w:rsid w:val="00BD236E"/>
    <w:rsid w:val="00BD2749"/>
    <w:rsid w:val="00BD3CAA"/>
    <w:rsid w:val="00BD409F"/>
    <w:rsid w:val="00BD415E"/>
    <w:rsid w:val="00BD4631"/>
    <w:rsid w:val="00BD4710"/>
    <w:rsid w:val="00BD4C49"/>
    <w:rsid w:val="00BD5656"/>
    <w:rsid w:val="00BD5984"/>
    <w:rsid w:val="00BD5CBB"/>
    <w:rsid w:val="00BD63CF"/>
    <w:rsid w:val="00BD644B"/>
    <w:rsid w:val="00BD648A"/>
    <w:rsid w:val="00BD715F"/>
    <w:rsid w:val="00BD743D"/>
    <w:rsid w:val="00BD7573"/>
    <w:rsid w:val="00BD7D02"/>
    <w:rsid w:val="00BD7E35"/>
    <w:rsid w:val="00BD7EE8"/>
    <w:rsid w:val="00BE04BF"/>
    <w:rsid w:val="00BE16E0"/>
    <w:rsid w:val="00BE1CEC"/>
    <w:rsid w:val="00BE1EEA"/>
    <w:rsid w:val="00BE2CC1"/>
    <w:rsid w:val="00BE3029"/>
    <w:rsid w:val="00BE3448"/>
    <w:rsid w:val="00BE34F2"/>
    <w:rsid w:val="00BE3F6E"/>
    <w:rsid w:val="00BE417F"/>
    <w:rsid w:val="00BE4216"/>
    <w:rsid w:val="00BE4853"/>
    <w:rsid w:val="00BE4983"/>
    <w:rsid w:val="00BE556F"/>
    <w:rsid w:val="00BE57C9"/>
    <w:rsid w:val="00BE5C1E"/>
    <w:rsid w:val="00BE6C6C"/>
    <w:rsid w:val="00BE6E4C"/>
    <w:rsid w:val="00BE746E"/>
    <w:rsid w:val="00BE783B"/>
    <w:rsid w:val="00BE7BAE"/>
    <w:rsid w:val="00BF0186"/>
    <w:rsid w:val="00BF05C0"/>
    <w:rsid w:val="00BF07A8"/>
    <w:rsid w:val="00BF0AA8"/>
    <w:rsid w:val="00BF19ED"/>
    <w:rsid w:val="00BF1AC1"/>
    <w:rsid w:val="00BF35AC"/>
    <w:rsid w:val="00BF4985"/>
    <w:rsid w:val="00BF5322"/>
    <w:rsid w:val="00BF5568"/>
    <w:rsid w:val="00BF56F6"/>
    <w:rsid w:val="00BF57BA"/>
    <w:rsid w:val="00BF58D6"/>
    <w:rsid w:val="00BF5D56"/>
    <w:rsid w:val="00BF66B8"/>
    <w:rsid w:val="00BF6CA3"/>
    <w:rsid w:val="00BF6F5A"/>
    <w:rsid w:val="00BF7C94"/>
    <w:rsid w:val="00C009D8"/>
    <w:rsid w:val="00C00F0E"/>
    <w:rsid w:val="00C0106C"/>
    <w:rsid w:val="00C01404"/>
    <w:rsid w:val="00C02158"/>
    <w:rsid w:val="00C02417"/>
    <w:rsid w:val="00C02736"/>
    <w:rsid w:val="00C02D14"/>
    <w:rsid w:val="00C03031"/>
    <w:rsid w:val="00C0390D"/>
    <w:rsid w:val="00C04472"/>
    <w:rsid w:val="00C0479E"/>
    <w:rsid w:val="00C04DF6"/>
    <w:rsid w:val="00C04FC4"/>
    <w:rsid w:val="00C06A40"/>
    <w:rsid w:val="00C07A86"/>
    <w:rsid w:val="00C07B03"/>
    <w:rsid w:val="00C07ED1"/>
    <w:rsid w:val="00C10649"/>
    <w:rsid w:val="00C10ACB"/>
    <w:rsid w:val="00C10E6E"/>
    <w:rsid w:val="00C112AD"/>
    <w:rsid w:val="00C11383"/>
    <w:rsid w:val="00C1192D"/>
    <w:rsid w:val="00C11EB3"/>
    <w:rsid w:val="00C12099"/>
    <w:rsid w:val="00C12E15"/>
    <w:rsid w:val="00C13B02"/>
    <w:rsid w:val="00C13E0B"/>
    <w:rsid w:val="00C13F15"/>
    <w:rsid w:val="00C14123"/>
    <w:rsid w:val="00C145F9"/>
    <w:rsid w:val="00C148A7"/>
    <w:rsid w:val="00C14A51"/>
    <w:rsid w:val="00C14A5A"/>
    <w:rsid w:val="00C15171"/>
    <w:rsid w:val="00C15627"/>
    <w:rsid w:val="00C1662A"/>
    <w:rsid w:val="00C16EF8"/>
    <w:rsid w:val="00C1707A"/>
    <w:rsid w:val="00C17092"/>
    <w:rsid w:val="00C17190"/>
    <w:rsid w:val="00C171A1"/>
    <w:rsid w:val="00C177D6"/>
    <w:rsid w:val="00C17AB4"/>
    <w:rsid w:val="00C20369"/>
    <w:rsid w:val="00C203F8"/>
    <w:rsid w:val="00C20AB4"/>
    <w:rsid w:val="00C20B63"/>
    <w:rsid w:val="00C210D7"/>
    <w:rsid w:val="00C2185E"/>
    <w:rsid w:val="00C21972"/>
    <w:rsid w:val="00C21B88"/>
    <w:rsid w:val="00C21F71"/>
    <w:rsid w:val="00C2217B"/>
    <w:rsid w:val="00C228BF"/>
    <w:rsid w:val="00C22A97"/>
    <w:rsid w:val="00C23235"/>
    <w:rsid w:val="00C23400"/>
    <w:rsid w:val="00C2392E"/>
    <w:rsid w:val="00C24A3A"/>
    <w:rsid w:val="00C24C43"/>
    <w:rsid w:val="00C2635E"/>
    <w:rsid w:val="00C2694B"/>
    <w:rsid w:val="00C26BE1"/>
    <w:rsid w:val="00C277A9"/>
    <w:rsid w:val="00C277F7"/>
    <w:rsid w:val="00C30CA1"/>
    <w:rsid w:val="00C31006"/>
    <w:rsid w:val="00C31105"/>
    <w:rsid w:val="00C31AF8"/>
    <w:rsid w:val="00C31DAF"/>
    <w:rsid w:val="00C330ED"/>
    <w:rsid w:val="00C33651"/>
    <w:rsid w:val="00C3412F"/>
    <w:rsid w:val="00C35404"/>
    <w:rsid w:val="00C35A64"/>
    <w:rsid w:val="00C35F90"/>
    <w:rsid w:val="00C35FDE"/>
    <w:rsid w:val="00C36350"/>
    <w:rsid w:val="00C36757"/>
    <w:rsid w:val="00C3722A"/>
    <w:rsid w:val="00C37799"/>
    <w:rsid w:val="00C37AA0"/>
    <w:rsid w:val="00C37CBA"/>
    <w:rsid w:val="00C400C8"/>
    <w:rsid w:val="00C40877"/>
    <w:rsid w:val="00C40A96"/>
    <w:rsid w:val="00C40C84"/>
    <w:rsid w:val="00C41134"/>
    <w:rsid w:val="00C414A3"/>
    <w:rsid w:val="00C415EC"/>
    <w:rsid w:val="00C41C39"/>
    <w:rsid w:val="00C41F18"/>
    <w:rsid w:val="00C41F35"/>
    <w:rsid w:val="00C42113"/>
    <w:rsid w:val="00C42661"/>
    <w:rsid w:val="00C42BBD"/>
    <w:rsid w:val="00C42E0D"/>
    <w:rsid w:val="00C430D3"/>
    <w:rsid w:val="00C436E1"/>
    <w:rsid w:val="00C43819"/>
    <w:rsid w:val="00C43E20"/>
    <w:rsid w:val="00C441EC"/>
    <w:rsid w:val="00C44280"/>
    <w:rsid w:val="00C444D1"/>
    <w:rsid w:val="00C44B0E"/>
    <w:rsid w:val="00C44CAB"/>
    <w:rsid w:val="00C44F98"/>
    <w:rsid w:val="00C44FE2"/>
    <w:rsid w:val="00C458B6"/>
    <w:rsid w:val="00C45BBD"/>
    <w:rsid w:val="00C45F4C"/>
    <w:rsid w:val="00C463C9"/>
    <w:rsid w:val="00C4763C"/>
    <w:rsid w:val="00C50364"/>
    <w:rsid w:val="00C5067E"/>
    <w:rsid w:val="00C5070A"/>
    <w:rsid w:val="00C508BC"/>
    <w:rsid w:val="00C50BC9"/>
    <w:rsid w:val="00C50D87"/>
    <w:rsid w:val="00C50EAC"/>
    <w:rsid w:val="00C512DA"/>
    <w:rsid w:val="00C51837"/>
    <w:rsid w:val="00C52FA9"/>
    <w:rsid w:val="00C535E3"/>
    <w:rsid w:val="00C540A8"/>
    <w:rsid w:val="00C541DE"/>
    <w:rsid w:val="00C5438B"/>
    <w:rsid w:val="00C54939"/>
    <w:rsid w:val="00C54A41"/>
    <w:rsid w:val="00C54F69"/>
    <w:rsid w:val="00C5504C"/>
    <w:rsid w:val="00C557E4"/>
    <w:rsid w:val="00C55B32"/>
    <w:rsid w:val="00C55B8D"/>
    <w:rsid w:val="00C55C2D"/>
    <w:rsid w:val="00C55C88"/>
    <w:rsid w:val="00C55E99"/>
    <w:rsid w:val="00C56DA6"/>
    <w:rsid w:val="00C57AF2"/>
    <w:rsid w:val="00C57D5B"/>
    <w:rsid w:val="00C600CD"/>
    <w:rsid w:val="00C606C0"/>
    <w:rsid w:val="00C607AF"/>
    <w:rsid w:val="00C60A0E"/>
    <w:rsid w:val="00C60A3F"/>
    <w:rsid w:val="00C60B59"/>
    <w:rsid w:val="00C615F8"/>
    <w:rsid w:val="00C623C7"/>
    <w:rsid w:val="00C624FF"/>
    <w:rsid w:val="00C62801"/>
    <w:rsid w:val="00C62AD7"/>
    <w:rsid w:val="00C6336F"/>
    <w:rsid w:val="00C6359A"/>
    <w:rsid w:val="00C63FE4"/>
    <w:rsid w:val="00C64621"/>
    <w:rsid w:val="00C649E0"/>
    <w:rsid w:val="00C64CF8"/>
    <w:rsid w:val="00C65206"/>
    <w:rsid w:val="00C654AA"/>
    <w:rsid w:val="00C65687"/>
    <w:rsid w:val="00C65BD1"/>
    <w:rsid w:val="00C66156"/>
    <w:rsid w:val="00C66241"/>
    <w:rsid w:val="00C6631F"/>
    <w:rsid w:val="00C66579"/>
    <w:rsid w:val="00C6741B"/>
    <w:rsid w:val="00C67AE8"/>
    <w:rsid w:val="00C7004B"/>
    <w:rsid w:val="00C70056"/>
    <w:rsid w:val="00C70A6A"/>
    <w:rsid w:val="00C70B49"/>
    <w:rsid w:val="00C70DAE"/>
    <w:rsid w:val="00C70EB9"/>
    <w:rsid w:val="00C70FD7"/>
    <w:rsid w:val="00C71160"/>
    <w:rsid w:val="00C717F2"/>
    <w:rsid w:val="00C71898"/>
    <w:rsid w:val="00C71C07"/>
    <w:rsid w:val="00C71CBF"/>
    <w:rsid w:val="00C72907"/>
    <w:rsid w:val="00C729D2"/>
    <w:rsid w:val="00C72D70"/>
    <w:rsid w:val="00C747E0"/>
    <w:rsid w:val="00C74BBF"/>
    <w:rsid w:val="00C75189"/>
    <w:rsid w:val="00C75381"/>
    <w:rsid w:val="00C75396"/>
    <w:rsid w:val="00C758F7"/>
    <w:rsid w:val="00C75E08"/>
    <w:rsid w:val="00C76FB7"/>
    <w:rsid w:val="00C77292"/>
    <w:rsid w:val="00C774A6"/>
    <w:rsid w:val="00C77AD6"/>
    <w:rsid w:val="00C77BC2"/>
    <w:rsid w:val="00C80C4C"/>
    <w:rsid w:val="00C81B15"/>
    <w:rsid w:val="00C8202F"/>
    <w:rsid w:val="00C82068"/>
    <w:rsid w:val="00C820A1"/>
    <w:rsid w:val="00C82820"/>
    <w:rsid w:val="00C82AB6"/>
    <w:rsid w:val="00C82E88"/>
    <w:rsid w:val="00C832CB"/>
    <w:rsid w:val="00C83891"/>
    <w:rsid w:val="00C83A54"/>
    <w:rsid w:val="00C83C66"/>
    <w:rsid w:val="00C83DED"/>
    <w:rsid w:val="00C842C9"/>
    <w:rsid w:val="00C8467D"/>
    <w:rsid w:val="00C8488E"/>
    <w:rsid w:val="00C85CC7"/>
    <w:rsid w:val="00C868DE"/>
    <w:rsid w:val="00C8777E"/>
    <w:rsid w:val="00C8797B"/>
    <w:rsid w:val="00C906D5"/>
    <w:rsid w:val="00C90912"/>
    <w:rsid w:val="00C91CE2"/>
    <w:rsid w:val="00C91EF4"/>
    <w:rsid w:val="00C91EFC"/>
    <w:rsid w:val="00C92573"/>
    <w:rsid w:val="00C92CED"/>
    <w:rsid w:val="00C937AF"/>
    <w:rsid w:val="00C9434C"/>
    <w:rsid w:val="00C94478"/>
    <w:rsid w:val="00C946C9"/>
    <w:rsid w:val="00C94D32"/>
    <w:rsid w:val="00C954DE"/>
    <w:rsid w:val="00C96DD8"/>
    <w:rsid w:val="00C97341"/>
    <w:rsid w:val="00C975FE"/>
    <w:rsid w:val="00CA0D0C"/>
    <w:rsid w:val="00CA0E47"/>
    <w:rsid w:val="00CA1361"/>
    <w:rsid w:val="00CA171E"/>
    <w:rsid w:val="00CA1B78"/>
    <w:rsid w:val="00CA1ED0"/>
    <w:rsid w:val="00CA23E5"/>
    <w:rsid w:val="00CA2687"/>
    <w:rsid w:val="00CA2FA3"/>
    <w:rsid w:val="00CA3D01"/>
    <w:rsid w:val="00CA4336"/>
    <w:rsid w:val="00CA44C9"/>
    <w:rsid w:val="00CA479B"/>
    <w:rsid w:val="00CA4B49"/>
    <w:rsid w:val="00CA5063"/>
    <w:rsid w:val="00CA617A"/>
    <w:rsid w:val="00CA68A2"/>
    <w:rsid w:val="00CA6D44"/>
    <w:rsid w:val="00CA6E76"/>
    <w:rsid w:val="00CA7445"/>
    <w:rsid w:val="00CA78D4"/>
    <w:rsid w:val="00CA7BE3"/>
    <w:rsid w:val="00CB0680"/>
    <w:rsid w:val="00CB0BA6"/>
    <w:rsid w:val="00CB1348"/>
    <w:rsid w:val="00CB1536"/>
    <w:rsid w:val="00CB1631"/>
    <w:rsid w:val="00CB17E9"/>
    <w:rsid w:val="00CB194B"/>
    <w:rsid w:val="00CB1A25"/>
    <w:rsid w:val="00CB28AB"/>
    <w:rsid w:val="00CB2C2B"/>
    <w:rsid w:val="00CB2CDD"/>
    <w:rsid w:val="00CB3161"/>
    <w:rsid w:val="00CB3EBF"/>
    <w:rsid w:val="00CB3EEC"/>
    <w:rsid w:val="00CB4432"/>
    <w:rsid w:val="00CB465B"/>
    <w:rsid w:val="00CB55F2"/>
    <w:rsid w:val="00CB5975"/>
    <w:rsid w:val="00CB66F3"/>
    <w:rsid w:val="00CB6DD1"/>
    <w:rsid w:val="00CB6FBC"/>
    <w:rsid w:val="00CB749C"/>
    <w:rsid w:val="00CB757D"/>
    <w:rsid w:val="00CB7C8A"/>
    <w:rsid w:val="00CB7FEA"/>
    <w:rsid w:val="00CC03FE"/>
    <w:rsid w:val="00CC0DE3"/>
    <w:rsid w:val="00CC112A"/>
    <w:rsid w:val="00CC1901"/>
    <w:rsid w:val="00CC1B33"/>
    <w:rsid w:val="00CC1B4C"/>
    <w:rsid w:val="00CC2646"/>
    <w:rsid w:val="00CC27D9"/>
    <w:rsid w:val="00CC2F2E"/>
    <w:rsid w:val="00CC33A6"/>
    <w:rsid w:val="00CC34EA"/>
    <w:rsid w:val="00CC3D4F"/>
    <w:rsid w:val="00CC43F9"/>
    <w:rsid w:val="00CC480A"/>
    <w:rsid w:val="00CC5121"/>
    <w:rsid w:val="00CC56A2"/>
    <w:rsid w:val="00CC5764"/>
    <w:rsid w:val="00CC57FE"/>
    <w:rsid w:val="00CC59C2"/>
    <w:rsid w:val="00CC5B07"/>
    <w:rsid w:val="00CC6045"/>
    <w:rsid w:val="00CC623A"/>
    <w:rsid w:val="00CC68F7"/>
    <w:rsid w:val="00CC708A"/>
    <w:rsid w:val="00CC70E0"/>
    <w:rsid w:val="00CC7A9F"/>
    <w:rsid w:val="00CC7EF0"/>
    <w:rsid w:val="00CD09C0"/>
    <w:rsid w:val="00CD1328"/>
    <w:rsid w:val="00CD1671"/>
    <w:rsid w:val="00CD1F5D"/>
    <w:rsid w:val="00CD1F66"/>
    <w:rsid w:val="00CD22AC"/>
    <w:rsid w:val="00CD2323"/>
    <w:rsid w:val="00CD28CE"/>
    <w:rsid w:val="00CD2B83"/>
    <w:rsid w:val="00CD2BDC"/>
    <w:rsid w:val="00CD2DCB"/>
    <w:rsid w:val="00CD3114"/>
    <w:rsid w:val="00CD5974"/>
    <w:rsid w:val="00CD62A4"/>
    <w:rsid w:val="00CD6ED7"/>
    <w:rsid w:val="00CD75D3"/>
    <w:rsid w:val="00CD7924"/>
    <w:rsid w:val="00CD79F2"/>
    <w:rsid w:val="00CD7D00"/>
    <w:rsid w:val="00CD7FF6"/>
    <w:rsid w:val="00CE0377"/>
    <w:rsid w:val="00CE0431"/>
    <w:rsid w:val="00CE055D"/>
    <w:rsid w:val="00CE0FA3"/>
    <w:rsid w:val="00CE1395"/>
    <w:rsid w:val="00CE1709"/>
    <w:rsid w:val="00CE195C"/>
    <w:rsid w:val="00CE1A5A"/>
    <w:rsid w:val="00CE1A70"/>
    <w:rsid w:val="00CE1FAD"/>
    <w:rsid w:val="00CE2118"/>
    <w:rsid w:val="00CE2DE7"/>
    <w:rsid w:val="00CE3360"/>
    <w:rsid w:val="00CE38EC"/>
    <w:rsid w:val="00CE3A5D"/>
    <w:rsid w:val="00CE3F54"/>
    <w:rsid w:val="00CE4497"/>
    <w:rsid w:val="00CE470B"/>
    <w:rsid w:val="00CE4784"/>
    <w:rsid w:val="00CE499A"/>
    <w:rsid w:val="00CE4C23"/>
    <w:rsid w:val="00CE4F79"/>
    <w:rsid w:val="00CE5115"/>
    <w:rsid w:val="00CE5361"/>
    <w:rsid w:val="00CE58DC"/>
    <w:rsid w:val="00CE5DCB"/>
    <w:rsid w:val="00CE5F28"/>
    <w:rsid w:val="00CE614F"/>
    <w:rsid w:val="00CE67E9"/>
    <w:rsid w:val="00CE6F49"/>
    <w:rsid w:val="00CE7420"/>
    <w:rsid w:val="00CE7686"/>
    <w:rsid w:val="00CE7A56"/>
    <w:rsid w:val="00CE7B5C"/>
    <w:rsid w:val="00CF0554"/>
    <w:rsid w:val="00CF0A3C"/>
    <w:rsid w:val="00CF0D1E"/>
    <w:rsid w:val="00CF0F38"/>
    <w:rsid w:val="00CF1043"/>
    <w:rsid w:val="00CF1175"/>
    <w:rsid w:val="00CF18F6"/>
    <w:rsid w:val="00CF1D51"/>
    <w:rsid w:val="00CF1F14"/>
    <w:rsid w:val="00CF2555"/>
    <w:rsid w:val="00CF3C95"/>
    <w:rsid w:val="00CF41B9"/>
    <w:rsid w:val="00CF4B77"/>
    <w:rsid w:val="00CF59EA"/>
    <w:rsid w:val="00CF5D35"/>
    <w:rsid w:val="00CF5EA5"/>
    <w:rsid w:val="00CF60B4"/>
    <w:rsid w:val="00CF640E"/>
    <w:rsid w:val="00CF6CFC"/>
    <w:rsid w:val="00CF7632"/>
    <w:rsid w:val="00D003BF"/>
    <w:rsid w:val="00D011E3"/>
    <w:rsid w:val="00D018FD"/>
    <w:rsid w:val="00D0312B"/>
    <w:rsid w:val="00D03840"/>
    <w:rsid w:val="00D03902"/>
    <w:rsid w:val="00D03953"/>
    <w:rsid w:val="00D040CE"/>
    <w:rsid w:val="00D04509"/>
    <w:rsid w:val="00D049A0"/>
    <w:rsid w:val="00D04A68"/>
    <w:rsid w:val="00D0507C"/>
    <w:rsid w:val="00D05494"/>
    <w:rsid w:val="00D05607"/>
    <w:rsid w:val="00D0569B"/>
    <w:rsid w:val="00D05BD4"/>
    <w:rsid w:val="00D05ECC"/>
    <w:rsid w:val="00D0615B"/>
    <w:rsid w:val="00D065D5"/>
    <w:rsid w:val="00D0694F"/>
    <w:rsid w:val="00D07685"/>
    <w:rsid w:val="00D0790D"/>
    <w:rsid w:val="00D106E9"/>
    <w:rsid w:val="00D1109E"/>
    <w:rsid w:val="00D111C6"/>
    <w:rsid w:val="00D12DA9"/>
    <w:rsid w:val="00D131CC"/>
    <w:rsid w:val="00D13502"/>
    <w:rsid w:val="00D13A94"/>
    <w:rsid w:val="00D13C67"/>
    <w:rsid w:val="00D15485"/>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3740"/>
    <w:rsid w:val="00D238E8"/>
    <w:rsid w:val="00D23E0D"/>
    <w:rsid w:val="00D24670"/>
    <w:rsid w:val="00D24943"/>
    <w:rsid w:val="00D2566E"/>
    <w:rsid w:val="00D258BD"/>
    <w:rsid w:val="00D26002"/>
    <w:rsid w:val="00D2635B"/>
    <w:rsid w:val="00D2712C"/>
    <w:rsid w:val="00D275A4"/>
    <w:rsid w:val="00D27737"/>
    <w:rsid w:val="00D27A0D"/>
    <w:rsid w:val="00D27FF2"/>
    <w:rsid w:val="00D3058D"/>
    <w:rsid w:val="00D30E9A"/>
    <w:rsid w:val="00D3117A"/>
    <w:rsid w:val="00D311F8"/>
    <w:rsid w:val="00D325F8"/>
    <w:rsid w:val="00D32B18"/>
    <w:rsid w:val="00D3309D"/>
    <w:rsid w:val="00D33171"/>
    <w:rsid w:val="00D3368D"/>
    <w:rsid w:val="00D339B7"/>
    <w:rsid w:val="00D339C5"/>
    <w:rsid w:val="00D3442D"/>
    <w:rsid w:val="00D34516"/>
    <w:rsid w:val="00D346B0"/>
    <w:rsid w:val="00D34FCA"/>
    <w:rsid w:val="00D369A5"/>
    <w:rsid w:val="00D36E30"/>
    <w:rsid w:val="00D36F2C"/>
    <w:rsid w:val="00D379F1"/>
    <w:rsid w:val="00D41F51"/>
    <w:rsid w:val="00D420F4"/>
    <w:rsid w:val="00D42344"/>
    <w:rsid w:val="00D4242F"/>
    <w:rsid w:val="00D42BFD"/>
    <w:rsid w:val="00D42E39"/>
    <w:rsid w:val="00D42F3F"/>
    <w:rsid w:val="00D43AC8"/>
    <w:rsid w:val="00D43BF5"/>
    <w:rsid w:val="00D44796"/>
    <w:rsid w:val="00D447BB"/>
    <w:rsid w:val="00D44D7C"/>
    <w:rsid w:val="00D44EE7"/>
    <w:rsid w:val="00D45119"/>
    <w:rsid w:val="00D45153"/>
    <w:rsid w:val="00D45BBB"/>
    <w:rsid w:val="00D45CAC"/>
    <w:rsid w:val="00D45F1A"/>
    <w:rsid w:val="00D46F10"/>
    <w:rsid w:val="00D47C4C"/>
    <w:rsid w:val="00D50049"/>
    <w:rsid w:val="00D5063D"/>
    <w:rsid w:val="00D50662"/>
    <w:rsid w:val="00D51431"/>
    <w:rsid w:val="00D51A52"/>
    <w:rsid w:val="00D52C29"/>
    <w:rsid w:val="00D52FC0"/>
    <w:rsid w:val="00D547C3"/>
    <w:rsid w:val="00D54819"/>
    <w:rsid w:val="00D55346"/>
    <w:rsid w:val="00D56A40"/>
    <w:rsid w:val="00D56B6D"/>
    <w:rsid w:val="00D56EE3"/>
    <w:rsid w:val="00D56EEA"/>
    <w:rsid w:val="00D571DB"/>
    <w:rsid w:val="00D607CE"/>
    <w:rsid w:val="00D60A93"/>
    <w:rsid w:val="00D6179E"/>
    <w:rsid w:val="00D617A7"/>
    <w:rsid w:val="00D62070"/>
    <w:rsid w:val="00D621B6"/>
    <w:rsid w:val="00D63000"/>
    <w:rsid w:val="00D63E6C"/>
    <w:rsid w:val="00D63FB5"/>
    <w:rsid w:val="00D642CC"/>
    <w:rsid w:val="00D649B9"/>
    <w:rsid w:val="00D6599D"/>
    <w:rsid w:val="00D6610D"/>
    <w:rsid w:val="00D664B0"/>
    <w:rsid w:val="00D66973"/>
    <w:rsid w:val="00D66E8B"/>
    <w:rsid w:val="00D6710D"/>
    <w:rsid w:val="00D67591"/>
    <w:rsid w:val="00D67C6F"/>
    <w:rsid w:val="00D67C84"/>
    <w:rsid w:val="00D67F53"/>
    <w:rsid w:val="00D70925"/>
    <w:rsid w:val="00D70F26"/>
    <w:rsid w:val="00D71A9F"/>
    <w:rsid w:val="00D71AF5"/>
    <w:rsid w:val="00D71C8B"/>
    <w:rsid w:val="00D71E76"/>
    <w:rsid w:val="00D72254"/>
    <w:rsid w:val="00D72382"/>
    <w:rsid w:val="00D727FD"/>
    <w:rsid w:val="00D72BA8"/>
    <w:rsid w:val="00D73143"/>
    <w:rsid w:val="00D73265"/>
    <w:rsid w:val="00D73BCB"/>
    <w:rsid w:val="00D73F1E"/>
    <w:rsid w:val="00D744E5"/>
    <w:rsid w:val="00D74CD4"/>
    <w:rsid w:val="00D74DDC"/>
    <w:rsid w:val="00D753ED"/>
    <w:rsid w:val="00D7737D"/>
    <w:rsid w:val="00D80C2D"/>
    <w:rsid w:val="00D81789"/>
    <w:rsid w:val="00D8231E"/>
    <w:rsid w:val="00D82AD0"/>
    <w:rsid w:val="00D8322F"/>
    <w:rsid w:val="00D84D9C"/>
    <w:rsid w:val="00D84F9A"/>
    <w:rsid w:val="00D851B1"/>
    <w:rsid w:val="00D859BB"/>
    <w:rsid w:val="00D85E83"/>
    <w:rsid w:val="00D86509"/>
    <w:rsid w:val="00D86833"/>
    <w:rsid w:val="00D8793C"/>
    <w:rsid w:val="00D87B26"/>
    <w:rsid w:val="00D87CD9"/>
    <w:rsid w:val="00D87D5F"/>
    <w:rsid w:val="00D87D83"/>
    <w:rsid w:val="00D901E7"/>
    <w:rsid w:val="00D90C54"/>
    <w:rsid w:val="00D90D6E"/>
    <w:rsid w:val="00D914DE"/>
    <w:rsid w:val="00D928DC"/>
    <w:rsid w:val="00D934D3"/>
    <w:rsid w:val="00D93FB2"/>
    <w:rsid w:val="00D946BA"/>
    <w:rsid w:val="00D9485E"/>
    <w:rsid w:val="00D956EA"/>
    <w:rsid w:val="00D95F47"/>
    <w:rsid w:val="00D96112"/>
    <w:rsid w:val="00D97457"/>
    <w:rsid w:val="00D97749"/>
    <w:rsid w:val="00D97F47"/>
    <w:rsid w:val="00DA0E8F"/>
    <w:rsid w:val="00DA1135"/>
    <w:rsid w:val="00DA19C9"/>
    <w:rsid w:val="00DA1CBC"/>
    <w:rsid w:val="00DA1CED"/>
    <w:rsid w:val="00DA1EC6"/>
    <w:rsid w:val="00DA249A"/>
    <w:rsid w:val="00DA294D"/>
    <w:rsid w:val="00DA2E1C"/>
    <w:rsid w:val="00DA3128"/>
    <w:rsid w:val="00DA3A40"/>
    <w:rsid w:val="00DA3E0A"/>
    <w:rsid w:val="00DA4CDA"/>
    <w:rsid w:val="00DA5200"/>
    <w:rsid w:val="00DA5CA4"/>
    <w:rsid w:val="00DA5ED1"/>
    <w:rsid w:val="00DA61A4"/>
    <w:rsid w:val="00DA64D2"/>
    <w:rsid w:val="00DA64FA"/>
    <w:rsid w:val="00DA7A31"/>
    <w:rsid w:val="00DB00CE"/>
    <w:rsid w:val="00DB04D5"/>
    <w:rsid w:val="00DB0588"/>
    <w:rsid w:val="00DB0C16"/>
    <w:rsid w:val="00DB0C94"/>
    <w:rsid w:val="00DB10EB"/>
    <w:rsid w:val="00DB1727"/>
    <w:rsid w:val="00DB1826"/>
    <w:rsid w:val="00DB1836"/>
    <w:rsid w:val="00DB1BB9"/>
    <w:rsid w:val="00DB1F32"/>
    <w:rsid w:val="00DB2408"/>
    <w:rsid w:val="00DB284B"/>
    <w:rsid w:val="00DB2E1C"/>
    <w:rsid w:val="00DB3AD3"/>
    <w:rsid w:val="00DB3C1C"/>
    <w:rsid w:val="00DB3E70"/>
    <w:rsid w:val="00DB4210"/>
    <w:rsid w:val="00DB52B2"/>
    <w:rsid w:val="00DB578C"/>
    <w:rsid w:val="00DB6C52"/>
    <w:rsid w:val="00DB6E33"/>
    <w:rsid w:val="00DB7CBA"/>
    <w:rsid w:val="00DC03B6"/>
    <w:rsid w:val="00DC1289"/>
    <w:rsid w:val="00DC1701"/>
    <w:rsid w:val="00DC1A8A"/>
    <w:rsid w:val="00DC1DFA"/>
    <w:rsid w:val="00DC22F3"/>
    <w:rsid w:val="00DC27E0"/>
    <w:rsid w:val="00DC2C15"/>
    <w:rsid w:val="00DC2F8F"/>
    <w:rsid w:val="00DC3293"/>
    <w:rsid w:val="00DC3417"/>
    <w:rsid w:val="00DC3C0B"/>
    <w:rsid w:val="00DC40B9"/>
    <w:rsid w:val="00DC4F05"/>
    <w:rsid w:val="00DC5005"/>
    <w:rsid w:val="00DC52CA"/>
    <w:rsid w:val="00DC5652"/>
    <w:rsid w:val="00DC59A1"/>
    <w:rsid w:val="00DC6187"/>
    <w:rsid w:val="00DC64D4"/>
    <w:rsid w:val="00DC64D9"/>
    <w:rsid w:val="00DC7244"/>
    <w:rsid w:val="00DC7A08"/>
    <w:rsid w:val="00DD0A43"/>
    <w:rsid w:val="00DD0AFB"/>
    <w:rsid w:val="00DD0F2E"/>
    <w:rsid w:val="00DD11FD"/>
    <w:rsid w:val="00DD14EB"/>
    <w:rsid w:val="00DD297E"/>
    <w:rsid w:val="00DD2985"/>
    <w:rsid w:val="00DD2AAA"/>
    <w:rsid w:val="00DD3445"/>
    <w:rsid w:val="00DD3611"/>
    <w:rsid w:val="00DD37DB"/>
    <w:rsid w:val="00DD41BD"/>
    <w:rsid w:val="00DD4653"/>
    <w:rsid w:val="00DD4947"/>
    <w:rsid w:val="00DD4AC1"/>
    <w:rsid w:val="00DD4F5E"/>
    <w:rsid w:val="00DD4F7B"/>
    <w:rsid w:val="00DD5059"/>
    <w:rsid w:val="00DD5318"/>
    <w:rsid w:val="00DD576A"/>
    <w:rsid w:val="00DD5C9F"/>
    <w:rsid w:val="00DD5CE8"/>
    <w:rsid w:val="00DD69C9"/>
    <w:rsid w:val="00DD69D4"/>
    <w:rsid w:val="00DD6B65"/>
    <w:rsid w:val="00DD6E4E"/>
    <w:rsid w:val="00DD6E5F"/>
    <w:rsid w:val="00DD6FF6"/>
    <w:rsid w:val="00DD7831"/>
    <w:rsid w:val="00DD797E"/>
    <w:rsid w:val="00DD7AD8"/>
    <w:rsid w:val="00DD7BE4"/>
    <w:rsid w:val="00DD7D02"/>
    <w:rsid w:val="00DD7EB7"/>
    <w:rsid w:val="00DE0100"/>
    <w:rsid w:val="00DE02CB"/>
    <w:rsid w:val="00DE0A39"/>
    <w:rsid w:val="00DE0FE4"/>
    <w:rsid w:val="00DE1BCB"/>
    <w:rsid w:val="00DE1FC8"/>
    <w:rsid w:val="00DE273A"/>
    <w:rsid w:val="00DE2A45"/>
    <w:rsid w:val="00DE2D47"/>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EDF"/>
    <w:rsid w:val="00DF0522"/>
    <w:rsid w:val="00DF06EB"/>
    <w:rsid w:val="00DF073D"/>
    <w:rsid w:val="00DF0894"/>
    <w:rsid w:val="00DF140D"/>
    <w:rsid w:val="00DF1915"/>
    <w:rsid w:val="00DF1A5B"/>
    <w:rsid w:val="00DF22F2"/>
    <w:rsid w:val="00DF264D"/>
    <w:rsid w:val="00DF2BF6"/>
    <w:rsid w:val="00DF2EEB"/>
    <w:rsid w:val="00DF3283"/>
    <w:rsid w:val="00DF32F7"/>
    <w:rsid w:val="00DF33F3"/>
    <w:rsid w:val="00DF3B07"/>
    <w:rsid w:val="00DF43D2"/>
    <w:rsid w:val="00DF4A11"/>
    <w:rsid w:val="00DF4B6F"/>
    <w:rsid w:val="00DF4FDD"/>
    <w:rsid w:val="00DF6752"/>
    <w:rsid w:val="00DF6BF3"/>
    <w:rsid w:val="00DF70B2"/>
    <w:rsid w:val="00DF7386"/>
    <w:rsid w:val="00DF7592"/>
    <w:rsid w:val="00DF7BD1"/>
    <w:rsid w:val="00DF7F23"/>
    <w:rsid w:val="00E002B8"/>
    <w:rsid w:val="00E007F0"/>
    <w:rsid w:val="00E0085D"/>
    <w:rsid w:val="00E015F7"/>
    <w:rsid w:val="00E017D1"/>
    <w:rsid w:val="00E01C3D"/>
    <w:rsid w:val="00E01C87"/>
    <w:rsid w:val="00E021F3"/>
    <w:rsid w:val="00E034BA"/>
    <w:rsid w:val="00E0392A"/>
    <w:rsid w:val="00E03BA1"/>
    <w:rsid w:val="00E04378"/>
    <w:rsid w:val="00E0460C"/>
    <w:rsid w:val="00E0490A"/>
    <w:rsid w:val="00E057C8"/>
    <w:rsid w:val="00E0596B"/>
    <w:rsid w:val="00E05E3D"/>
    <w:rsid w:val="00E0658A"/>
    <w:rsid w:val="00E0743B"/>
    <w:rsid w:val="00E078AC"/>
    <w:rsid w:val="00E10932"/>
    <w:rsid w:val="00E10B5F"/>
    <w:rsid w:val="00E10C60"/>
    <w:rsid w:val="00E11553"/>
    <w:rsid w:val="00E11F78"/>
    <w:rsid w:val="00E12329"/>
    <w:rsid w:val="00E124B8"/>
    <w:rsid w:val="00E1278C"/>
    <w:rsid w:val="00E1278F"/>
    <w:rsid w:val="00E1280A"/>
    <w:rsid w:val="00E128F1"/>
    <w:rsid w:val="00E129DC"/>
    <w:rsid w:val="00E12F0E"/>
    <w:rsid w:val="00E12FC5"/>
    <w:rsid w:val="00E130FD"/>
    <w:rsid w:val="00E131C1"/>
    <w:rsid w:val="00E13832"/>
    <w:rsid w:val="00E138EF"/>
    <w:rsid w:val="00E13C24"/>
    <w:rsid w:val="00E14116"/>
    <w:rsid w:val="00E14B7D"/>
    <w:rsid w:val="00E14F61"/>
    <w:rsid w:val="00E14FC4"/>
    <w:rsid w:val="00E15894"/>
    <w:rsid w:val="00E15B86"/>
    <w:rsid w:val="00E16566"/>
    <w:rsid w:val="00E1658D"/>
    <w:rsid w:val="00E1658F"/>
    <w:rsid w:val="00E16B17"/>
    <w:rsid w:val="00E17E68"/>
    <w:rsid w:val="00E17E7D"/>
    <w:rsid w:val="00E20178"/>
    <w:rsid w:val="00E20833"/>
    <w:rsid w:val="00E20B71"/>
    <w:rsid w:val="00E20DEB"/>
    <w:rsid w:val="00E21345"/>
    <w:rsid w:val="00E215D5"/>
    <w:rsid w:val="00E217AB"/>
    <w:rsid w:val="00E21B83"/>
    <w:rsid w:val="00E22457"/>
    <w:rsid w:val="00E22473"/>
    <w:rsid w:val="00E22538"/>
    <w:rsid w:val="00E228B9"/>
    <w:rsid w:val="00E22F34"/>
    <w:rsid w:val="00E22F78"/>
    <w:rsid w:val="00E22FE7"/>
    <w:rsid w:val="00E23307"/>
    <w:rsid w:val="00E23C1D"/>
    <w:rsid w:val="00E24CC1"/>
    <w:rsid w:val="00E250C5"/>
    <w:rsid w:val="00E25C92"/>
    <w:rsid w:val="00E26164"/>
    <w:rsid w:val="00E26658"/>
    <w:rsid w:val="00E2680B"/>
    <w:rsid w:val="00E268D9"/>
    <w:rsid w:val="00E270AF"/>
    <w:rsid w:val="00E27203"/>
    <w:rsid w:val="00E27755"/>
    <w:rsid w:val="00E3014E"/>
    <w:rsid w:val="00E30A2A"/>
    <w:rsid w:val="00E3119B"/>
    <w:rsid w:val="00E31D30"/>
    <w:rsid w:val="00E31F15"/>
    <w:rsid w:val="00E32F93"/>
    <w:rsid w:val="00E33095"/>
    <w:rsid w:val="00E33612"/>
    <w:rsid w:val="00E33DE6"/>
    <w:rsid w:val="00E34070"/>
    <w:rsid w:val="00E34C5D"/>
    <w:rsid w:val="00E354D2"/>
    <w:rsid w:val="00E35566"/>
    <w:rsid w:val="00E35D1B"/>
    <w:rsid w:val="00E35E7E"/>
    <w:rsid w:val="00E36556"/>
    <w:rsid w:val="00E36702"/>
    <w:rsid w:val="00E36A19"/>
    <w:rsid w:val="00E400CA"/>
    <w:rsid w:val="00E411DF"/>
    <w:rsid w:val="00E415F1"/>
    <w:rsid w:val="00E42B66"/>
    <w:rsid w:val="00E4365E"/>
    <w:rsid w:val="00E43ADD"/>
    <w:rsid w:val="00E44266"/>
    <w:rsid w:val="00E4452D"/>
    <w:rsid w:val="00E44892"/>
    <w:rsid w:val="00E44CB5"/>
    <w:rsid w:val="00E453CA"/>
    <w:rsid w:val="00E45607"/>
    <w:rsid w:val="00E45AB0"/>
    <w:rsid w:val="00E45DA5"/>
    <w:rsid w:val="00E45E87"/>
    <w:rsid w:val="00E4607E"/>
    <w:rsid w:val="00E46923"/>
    <w:rsid w:val="00E46A46"/>
    <w:rsid w:val="00E46E63"/>
    <w:rsid w:val="00E46EBC"/>
    <w:rsid w:val="00E47294"/>
    <w:rsid w:val="00E47DDC"/>
    <w:rsid w:val="00E513DA"/>
    <w:rsid w:val="00E51797"/>
    <w:rsid w:val="00E519C0"/>
    <w:rsid w:val="00E51B03"/>
    <w:rsid w:val="00E51C02"/>
    <w:rsid w:val="00E51F19"/>
    <w:rsid w:val="00E525F0"/>
    <w:rsid w:val="00E52A43"/>
    <w:rsid w:val="00E531A8"/>
    <w:rsid w:val="00E538CD"/>
    <w:rsid w:val="00E53D98"/>
    <w:rsid w:val="00E5414A"/>
    <w:rsid w:val="00E54389"/>
    <w:rsid w:val="00E5456B"/>
    <w:rsid w:val="00E545F7"/>
    <w:rsid w:val="00E54E44"/>
    <w:rsid w:val="00E54EAB"/>
    <w:rsid w:val="00E54F01"/>
    <w:rsid w:val="00E5531E"/>
    <w:rsid w:val="00E556C6"/>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F5C"/>
    <w:rsid w:val="00E62FE9"/>
    <w:rsid w:val="00E63516"/>
    <w:rsid w:val="00E63579"/>
    <w:rsid w:val="00E63667"/>
    <w:rsid w:val="00E64285"/>
    <w:rsid w:val="00E6458E"/>
    <w:rsid w:val="00E647FC"/>
    <w:rsid w:val="00E65681"/>
    <w:rsid w:val="00E6578E"/>
    <w:rsid w:val="00E65951"/>
    <w:rsid w:val="00E65D13"/>
    <w:rsid w:val="00E6633D"/>
    <w:rsid w:val="00E669D2"/>
    <w:rsid w:val="00E66A47"/>
    <w:rsid w:val="00E6798D"/>
    <w:rsid w:val="00E70602"/>
    <w:rsid w:val="00E70B90"/>
    <w:rsid w:val="00E714FC"/>
    <w:rsid w:val="00E71A36"/>
    <w:rsid w:val="00E71AAA"/>
    <w:rsid w:val="00E72866"/>
    <w:rsid w:val="00E72FF1"/>
    <w:rsid w:val="00E73720"/>
    <w:rsid w:val="00E73745"/>
    <w:rsid w:val="00E73757"/>
    <w:rsid w:val="00E73FC1"/>
    <w:rsid w:val="00E74093"/>
    <w:rsid w:val="00E74B41"/>
    <w:rsid w:val="00E74B82"/>
    <w:rsid w:val="00E74FF1"/>
    <w:rsid w:val="00E75058"/>
    <w:rsid w:val="00E75103"/>
    <w:rsid w:val="00E757A2"/>
    <w:rsid w:val="00E7594A"/>
    <w:rsid w:val="00E75AA7"/>
    <w:rsid w:val="00E75F9D"/>
    <w:rsid w:val="00E76213"/>
    <w:rsid w:val="00E771AD"/>
    <w:rsid w:val="00E774C8"/>
    <w:rsid w:val="00E775B2"/>
    <w:rsid w:val="00E77641"/>
    <w:rsid w:val="00E77EE0"/>
    <w:rsid w:val="00E80152"/>
    <w:rsid w:val="00E804E4"/>
    <w:rsid w:val="00E80B88"/>
    <w:rsid w:val="00E80BDB"/>
    <w:rsid w:val="00E80DB5"/>
    <w:rsid w:val="00E810DE"/>
    <w:rsid w:val="00E814AE"/>
    <w:rsid w:val="00E81B87"/>
    <w:rsid w:val="00E82678"/>
    <w:rsid w:val="00E829D1"/>
    <w:rsid w:val="00E82A0A"/>
    <w:rsid w:val="00E82F39"/>
    <w:rsid w:val="00E8324F"/>
    <w:rsid w:val="00E83541"/>
    <w:rsid w:val="00E8417A"/>
    <w:rsid w:val="00E841DB"/>
    <w:rsid w:val="00E844AC"/>
    <w:rsid w:val="00E849DC"/>
    <w:rsid w:val="00E84E39"/>
    <w:rsid w:val="00E85416"/>
    <w:rsid w:val="00E85AF5"/>
    <w:rsid w:val="00E85C09"/>
    <w:rsid w:val="00E86197"/>
    <w:rsid w:val="00E868C2"/>
    <w:rsid w:val="00E8798C"/>
    <w:rsid w:val="00E87BF6"/>
    <w:rsid w:val="00E908A8"/>
    <w:rsid w:val="00E90A7A"/>
    <w:rsid w:val="00E90EB6"/>
    <w:rsid w:val="00E91070"/>
    <w:rsid w:val="00E915BE"/>
    <w:rsid w:val="00E9174C"/>
    <w:rsid w:val="00E91801"/>
    <w:rsid w:val="00E918D5"/>
    <w:rsid w:val="00E91B96"/>
    <w:rsid w:val="00E91C43"/>
    <w:rsid w:val="00E93132"/>
    <w:rsid w:val="00E934B5"/>
    <w:rsid w:val="00E9375A"/>
    <w:rsid w:val="00E93B4A"/>
    <w:rsid w:val="00E93CC0"/>
    <w:rsid w:val="00E93FF7"/>
    <w:rsid w:val="00E9502B"/>
    <w:rsid w:val="00E9530F"/>
    <w:rsid w:val="00E954C9"/>
    <w:rsid w:val="00E95869"/>
    <w:rsid w:val="00E95E3B"/>
    <w:rsid w:val="00E95E8B"/>
    <w:rsid w:val="00E95F90"/>
    <w:rsid w:val="00E9649D"/>
    <w:rsid w:val="00E96792"/>
    <w:rsid w:val="00E97EE5"/>
    <w:rsid w:val="00EA01CB"/>
    <w:rsid w:val="00EA0745"/>
    <w:rsid w:val="00EA0CC5"/>
    <w:rsid w:val="00EA0E68"/>
    <w:rsid w:val="00EA13C4"/>
    <w:rsid w:val="00EA1D3E"/>
    <w:rsid w:val="00EA256D"/>
    <w:rsid w:val="00EA2878"/>
    <w:rsid w:val="00EA2B95"/>
    <w:rsid w:val="00EA31AB"/>
    <w:rsid w:val="00EA3A32"/>
    <w:rsid w:val="00EA44FD"/>
    <w:rsid w:val="00EA47E4"/>
    <w:rsid w:val="00EA4826"/>
    <w:rsid w:val="00EA48D3"/>
    <w:rsid w:val="00EA4957"/>
    <w:rsid w:val="00EA4BC3"/>
    <w:rsid w:val="00EA4E2B"/>
    <w:rsid w:val="00EA4E5F"/>
    <w:rsid w:val="00EA52F8"/>
    <w:rsid w:val="00EA58B4"/>
    <w:rsid w:val="00EA5B40"/>
    <w:rsid w:val="00EA6428"/>
    <w:rsid w:val="00EA644E"/>
    <w:rsid w:val="00EA6ACE"/>
    <w:rsid w:val="00EA6B27"/>
    <w:rsid w:val="00EA6DF1"/>
    <w:rsid w:val="00EA6F71"/>
    <w:rsid w:val="00EA73ED"/>
    <w:rsid w:val="00EA7997"/>
    <w:rsid w:val="00EA79A9"/>
    <w:rsid w:val="00EA7E55"/>
    <w:rsid w:val="00EB06F9"/>
    <w:rsid w:val="00EB0ABA"/>
    <w:rsid w:val="00EB14B6"/>
    <w:rsid w:val="00EB15B7"/>
    <w:rsid w:val="00EB1634"/>
    <w:rsid w:val="00EB163C"/>
    <w:rsid w:val="00EB17FE"/>
    <w:rsid w:val="00EB2229"/>
    <w:rsid w:val="00EB2251"/>
    <w:rsid w:val="00EB32D9"/>
    <w:rsid w:val="00EB3570"/>
    <w:rsid w:val="00EB35AC"/>
    <w:rsid w:val="00EB38A9"/>
    <w:rsid w:val="00EB3972"/>
    <w:rsid w:val="00EB4194"/>
    <w:rsid w:val="00EB44B4"/>
    <w:rsid w:val="00EB5426"/>
    <w:rsid w:val="00EB54CC"/>
    <w:rsid w:val="00EB5A6C"/>
    <w:rsid w:val="00EB5B60"/>
    <w:rsid w:val="00EB5D2E"/>
    <w:rsid w:val="00EB73DA"/>
    <w:rsid w:val="00EC001D"/>
    <w:rsid w:val="00EC0276"/>
    <w:rsid w:val="00EC091B"/>
    <w:rsid w:val="00EC0ED5"/>
    <w:rsid w:val="00EC128A"/>
    <w:rsid w:val="00EC137A"/>
    <w:rsid w:val="00EC14E0"/>
    <w:rsid w:val="00EC1783"/>
    <w:rsid w:val="00EC19B8"/>
    <w:rsid w:val="00EC19CE"/>
    <w:rsid w:val="00EC1A3D"/>
    <w:rsid w:val="00EC1C5E"/>
    <w:rsid w:val="00EC203D"/>
    <w:rsid w:val="00EC24AA"/>
    <w:rsid w:val="00EC28B4"/>
    <w:rsid w:val="00EC399A"/>
    <w:rsid w:val="00EC3AFA"/>
    <w:rsid w:val="00EC3BE3"/>
    <w:rsid w:val="00EC4846"/>
    <w:rsid w:val="00EC4EA5"/>
    <w:rsid w:val="00EC557C"/>
    <w:rsid w:val="00EC57D2"/>
    <w:rsid w:val="00EC59A2"/>
    <w:rsid w:val="00EC61AD"/>
    <w:rsid w:val="00EC64E4"/>
    <w:rsid w:val="00EC6775"/>
    <w:rsid w:val="00EC6DA2"/>
    <w:rsid w:val="00EC6DD6"/>
    <w:rsid w:val="00EC72CF"/>
    <w:rsid w:val="00EC7826"/>
    <w:rsid w:val="00ED0736"/>
    <w:rsid w:val="00ED0E9C"/>
    <w:rsid w:val="00ED1511"/>
    <w:rsid w:val="00ED1745"/>
    <w:rsid w:val="00ED1EAB"/>
    <w:rsid w:val="00ED1ED9"/>
    <w:rsid w:val="00ED1F89"/>
    <w:rsid w:val="00ED3228"/>
    <w:rsid w:val="00ED3236"/>
    <w:rsid w:val="00ED3403"/>
    <w:rsid w:val="00ED43B8"/>
    <w:rsid w:val="00ED4726"/>
    <w:rsid w:val="00ED4820"/>
    <w:rsid w:val="00ED4AFB"/>
    <w:rsid w:val="00ED4B02"/>
    <w:rsid w:val="00ED5212"/>
    <w:rsid w:val="00ED5393"/>
    <w:rsid w:val="00ED5682"/>
    <w:rsid w:val="00ED625C"/>
    <w:rsid w:val="00ED6445"/>
    <w:rsid w:val="00ED68DB"/>
    <w:rsid w:val="00ED71C8"/>
    <w:rsid w:val="00ED7CE4"/>
    <w:rsid w:val="00EE010D"/>
    <w:rsid w:val="00EE0463"/>
    <w:rsid w:val="00EE1923"/>
    <w:rsid w:val="00EE199B"/>
    <w:rsid w:val="00EE1C92"/>
    <w:rsid w:val="00EE1D57"/>
    <w:rsid w:val="00EE1DF1"/>
    <w:rsid w:val="00EE2C60"/>
    <w:rsid w:val="00EE3064"/>
    <w:rsid w:val="00EE3436"/>
    <w:rsid w:val="00EE3D87"/>
    <w:rsid w:val="00EE3EA7"/>
    <w:rsid w:val="00EE40C4"/>
    <w:rsid w:val="00EE42E4"/>
    <w:rsid w:val="00EE4D41"/>
    <w:rsid w:val="00EE5754"/>
    <w:rsid w:val="00EE5AD2"/>
    <w:rsid w:val="00EE6605"/>
    <w:rsid w:val="00EE66B5"/>
    <w:rsid w:val="00EE6DD7"/>
    <w:rsid w:val="00EE6E29"/>
    <w:rsid w:val="00EE6F9C"/>
    <w:rsid w:val="00EE76B2"/>
    <w:rsid w:val="00EE79ED"/>
    <w:rsid w:val="00EF01B5"/>
    <w:rsid w:val="00EF024B"/>
    <w:rsid w:val="00EF08C5"/>
    <w:rsid w:val="00EF0928"/>
    <w:rsid w:val="00EF11FD"/>
    <w:rsid w:val="00EF1CDB"/>
    <w:rsid w:val="00EF27DE"/>
    <w:rsid w:val="00EF29B3"/>
    <w:rsid w:val="00EF2A95"/>
    <w:rsid w:val="00EF2B04"/>
    <w:rsid w:val="00EF2FF8"/>
    <w:rsid w:val="00EF3A39"/>
    <w:rsid w:val="00EF3BFC"/>
    <w:rsid w:val="00EF42D0"/>
    <w:rsid w:val="00EF44E9"/>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B29"/>
    <w:rsid w:val="00F00DD4"/>
    <w:rsid w:val="00F0101E"/>
    <w:rsid w:val="00F011F8"/>
    <w:rsid w:val="00F019EE"/>
    <w:rsid w:val="00F0270D"/>
    <w:rsid w:val="00F04139"/>
    <w:rsid w:val="00F04768"/>
    <w:rsid w:val="00F053C8"/>
    <w:rsid w:val="00F0548A"/>
    <w:rsid w:val="00F05B97"/>
    <w:rsid w:val="00F062CD"/>
    <w:rsid w:val="00F066A9"/>
    <w:rsid w:val="00F079FB"/>
    <w:rsid w:val="00F07B57"/>
    <w:rsid w:val="00F1013A"/>
    <w:rsid w:val="00F1030D"/>
    <w:rsid w:val="00F10AF2"/>
    <w:rsid w:val="00F10F4F"/>
    <w:rsid w:val="00F11241"/>
    <w:rsid w:val="00F118FD"/>
    <w:rsid w:val="00F11A56"/>
    <w:rsid w:val="00F11B77"/>
    <w:rsid w:val="00F11C7A"/>
    <w:rsid w:val="00F1226D"/>
    <w:rsid w:val="00F12469"/>
    <w:rsid w:val="00F13C50"/>
    <w:rsid w:val="00F13E54"/>
    <w:rsid w:val="00F14038"/>
    <w:rsid w:val="00F14D43"/>
    <w:rsid w:val="00F14E52"/>
    <w:rsid w:val="00F160DC"/>
    <w:rsid w:val="00F16729"/>
    <w:rsid w:val="00F16742"/>
    <w:rsid w:val="00F16934"/>
    <w:rsid w:val="00F17970"/>
    <w:rsid w:val="00F2018F"/>
    <w:rsid w:val="00F20262"/>
    <w:rsid w:val="00F20ACF"/>
    <w:rsid w:val="00F21070"/>
    <w:rsid w:val="00F2107A"/>
    <w:rsid w:val="00F21444"/>
    <w:rsid w:val="00F2184F"/>
    <w:rsid w:val="00F21CB4"/>
    <w:rsid w:val="00F227C5"/>
    <w:rsid w:val="00F2369C"/>
    <w:rsid w:val="00F23A41"/>
    <w:rsid w:val="00F246E6"/>
    <w:rsid w:val="00F2478E"/>
    <w:rsid w:val="00F24B62"/>
    <w:rsid w:val="00F24B91"/>
    <w:rsid w:val="00F24BA3"/>
    <w:rsid w:val="00F24EB0"/>
    <w:rsid w:val="00F25348"/>
    <w:rsid w:val="00F2563D"/>
    <w:rsid w:val="00F2588D"/>
    <w:rsid w:val="00F258F1"/>
    <w:rsid w:val="00F25A0F"/>
    <w:rsid w:val="00F25A83"/>
    <w:rsid w:val="00F2611A"/>
    <w:rsid w:val="00F2711E"/>
    <w:rsid w:val="00F27464"/>
    <w:rsid w:val="00F2789A"/>
    <w:rsid w:val="00F27A36"/>
    <w:rsid w:val="00F3012F"/>
    <w:rsid w:val="00F3042E"/>
    <w:rsid w:val="00F30B84"/>
    <w:rsid w:val="00F30B99"/>
    <w:rsid w:val="00F3128D"/>
    <w:rsid w:val="00F312BE"/>
    <w:rsid w:val="00F316A2"/>
    <w:rsid w:val="00F3180F"/>
    <w:rsid w:val="00F31CB8"/>
    <w:rsid w:val="00F32BF2"/>
    <w:rsid w:val="00F3489C"/>
    <w:rsid w:val="00F35519"/>
    <w:rsid w:val="00F359B3"/>
    <w:rsid w:val="00F35B6F"/>
    <w:rsid w:val="00F35CA0"/>
    <w:rsid w:val="00F3601D"/>
    <w:rsid w:val="00F3649B"/>
    <w:rsid w:val="00F3718A"/>
    <w:rsid w:val="00F376B9"/>
    <w:rsid w:val="00F37783"/>
    <w:rsid w:val="00F37935"/>
    <w:rsid w:val="00F37C09"/>
    <w:rsid w:val="00F37D48"/>
    <w:rsid w:val="00F37E02"/>
    <w:rsid w:val="00F40A02"/>
    <w:rsid w:val="00F40C2A"/>
    <w:rsid w:val="00F410A9"/>
    <w:rsid w:val="00F415C1"/>
    <w:rsid w:val="00F41C93"/>
    <w:rsid w:val="00F41E83"/>
    <w:rsid w:val="00F41EBB"/>
    <w:rsid w:val="00F42054"/>
    <w:rsid w:val="00F42140"/>
    <w:rsid w:val="00F42E9D"/>
    <w:rsid w:val="00F43119"/>
    <w:rsid w:val="00F4346E"/>
    <w:rsid w:val="00F4390A"/>
    <w:rsid w:val="00F4390C"/>
    <w:rsid w:val="00F43B0E"/>
    <w:rsid w:val="00F43C05"/>
    <w:rsid w:val="00F43ECB"/>
    <w:rsid w:val="00F4419C"/>
    <w:rsid w:val="00F444D9"/>
    <w:rsid w:val="00F448B8"/>
    <w:rsid w:val="00F44CD2"/>
    <w:rsid w:val="00F44F11"/>
    <w:rsid w:val="00F45036"/>
    <w:rsid w:val="00F45908"/>
    <w:rsid w:val="00F45A21"/>
    <w:rsid w:val="00F45BB1"/>
    <w:rsid w:val="00F45CB8"/>
    <w:rsid w:val="00F45ED8"/>
    <w:rsid w:val="00F46DF0"/>
    <w:rsid w:val="00F47747"/>
    <w:rsid w:val="00F47974"/>
    <w:rsid w:val="00F47B87"/>
    <w:rsid w:val="00F47FBF"/>
    <w:rsid w:val="00F50445"/>
    <w:rsid w:val="00F511D8"/>
    <w:rsid w:val="00F51536"/>
    <w:rsid w:val="00F52098"/>
    <w:rsid w:val="00F529CA"/>
    <w:rsid w:val="00F5318D"/>
    <w:rsid w:val="00F536DA"/>
    <w:rsid w:val="00F538D6"/>
    <w:rsid w:val="00F5392D"/>
    <w:rsid w:val="00F53FB0"/>
    <w:rsid w:val="00F54181"/>
    <w:rsid w:val="00F549C8"/>
    <w:rsid w:val="00F54EE0"/>
    <w:rsid w:val="00F55796"/>
    <w:rsid w:val="00F55829"/>
    <w:rsid w:val="00F569F5"/>
    <w:rsid w:val="00F56BAE"/>
    <w:rsid w:val="00F57050"/>
    <w:rsid w:val="00F573F4"/>
    <w:rsid w:val="00F5757A"/>
    <w:rsid w:val="00F57828"/>
    <w:rsid w:val="00F57DA7"/>
    <w:rsid w:val="00F609DD"/>
    <w:rsid w:val="00F60BA9"/>
    <w:rsid w:val="00F61996"/>
    <w:rsid w:val="00F61C0C"/>
    <w:rsid w:val="00F62EF6"/>
    <w:rsid w:val="00F63FA7"/>
    <w:rsid w:val="00F646AD"/>
    <w:rsid w:val="00F647A6"/>
    <w:rsid w:val="00F64818"/>
    <w:rsid w:val="00F65436"/>
    <w:rsid w:val="00F654FD"/>
    <w:rsid w:val="00F658E7"/>
    <w:rsid w:val="00F65BE6"/>
    <w:rsid w:val="00F65ED4"/>
    <w:rsid w:val="00F6645B"/>
    <w:rsid w:val="00F66922"/>
    <w:rsid w:val="00F66A6D"/>
    <w:rsid w:val="00F66C78"/>
    <w:rsid w:val="00F67558"/>
    <w:rsid w:val="00F70A82"/>
    <w:rsid w:val="00F70F71"/>
    <w:rsid w:val="00F71230"/>
    <w:rsid w:val="00F71427"/>
    <w:rsid w:val="00F715E7"/>
    <w:rsid w:val="00F7168D"/>
    <w:rsid w:val="00F71A4A"/>
    <w:rsid w:val="00F71D02"/>
    <w:rsid w:val="00F71E4E"/>
    <w:rsid w:val="00F72302"/>
    <w:rsid w:val="00F72509"/>
    <w:rsid w:val="00F72589"/>
    <w:rsid w:val="00F729BF"/>
    <w:rsid w:val="00F730C4"/>
    <w:rsid w:val="00F73F33"/>
    <w:rsid w:val="00F74413"/>
    <w:rsid w:val="00F747CB"/>
    <w:rsid w:val="00F74FD5"/>
    <w:rsid w:val="00F750DE"/>
    <w:rsid w:val="00F75C24"/>
    <w:rsid w:val="00F760FC"/>
    <w:rsid w:val="00F76299"/>
    <w:rsid w:val="00F7697E"/>
    <w:rsid w:val="00F77E79"/>
    <w:rsid w:val="00F802F8"/>
    <w:rsid w:val="00F80415"/>
    <w:rsid w:val="00F80416"/>
    <w:rsid w:val="00F808B6"/>
    <w:rsid w:val="00F81CAB"/>
    <w:rsid w:val="00F822D0"/>
    <w:rsid w:val="00F827AB"/>
    <w:rsid w:val="00F82A03"/>
    <w:rsid w:val="00F83FE6"/>
    <w:rsid w:val="00F84DDE"/>
    <w:rsid w:val="00F852BC"/>
    <w:rsid w:val="00F853A5"/>
    <w:rsid w:val="00F862FB"/>
    <w:rsid w:val="00F86B57"/>
    <w:rsid w:val="00F87ADF"/>
    <w:rsid w:val="00F901B5"/>
    <w:rsid w:val="00F913D9"/>
    <w:rsid w:val="00F92257"/>
    <w:rsid w:val="00F9228E"/>
    <w:rsid w:val="00F9299F"/>
    <w:rsid w:val="00F92D02"/>
    <w:rsid w:val="00F933E5"/>
    <w:rsid w:val="00F9343C"/>
    <w:rsid w:val="00F93886"/>
    <w:rsid w:val="00F940FE"/>
    <w:rsid w:val="00F944DE"/>
    <w:rsid w:val="00F9454B"/>
    <w:rsid w:val="00F945FA"/>
    <w:rsid w:val="00F94728"/>
    <w:rsid w:val="00F94877"/>
    <w:rsid w:val="00F949E0"/>
    <w:rsid w:val="00F94DC2"/>
    <w:rsid w:val="00F9563E"/>
    <w:rsid w:val="00F95986"/>
    <w:rsid w:val="00F95F15"/>
    <w:rsid w:val="00F96263"/>
    <w:rsid w:val="00F96A7D"/>
    <w:rsid w:val="00F96CE5"/>
    <w:rsid w:val="00F978B8"/>
    <w:rsid w:val="00F97A7B"/>
    <w:rsid w:val="00F97C5E"/>
    <w:rsid w:val="00F97E54"/>
    <w:rsid w:val="00F97EA7"/>
    <w:rsid w:val="00F97F0D"/>
    <w:rsid w:val="00F97F42"/>
    <w:rsid w:val="00FA129A"/>
    <w:rsid w:val="00FA15C2"/>
    <w:rsid w:val="00FA1D68"/>
    <w:rsid w:val="00FA1D87"/>
    <w:rsid w:val="00FA1F0F"/>
    <w:rsid w:val="00FA2041"/>
    <w:rsid w:val="00FA2094"/>
    <w:rsid w:val="00FA2446"/>
    <w:rsid w:val="00FA2E51"/>
    <w:rsid w:val="00FA3485"/>
    <w:rsid w:val="00FA4629"/>
    <w:rsid w:val="00FA47C7"/>
    <w:rsid w:val="00FA52C1"/>
    <w:rsid w:val="00FA5340"/>
    <w:rsid w:val="00FA570B"/>
    <w:rsid w:val="00FA6944"/>
    <w:rsid w:val="00FA7886"/>
    <w:rsid w:val="00FA7DD6"/>
    <w:rsid w:val="00FA7F3F"/>
    <w:rsid w:val="00FB01AB"/>
    <w:rsid w:val="00FB01EF"/>
    <w:rsid w:val="00FB0518"/>
    <w:rsid w:val="00FB05B5"/>
    <w:rsid w:val="00FB05C0"/>
    <w:rsid w:val="00FB06FC"/>
    <w:rsid w:val="00FB078F"/>
    <w:rsid w:val="00FB0804"/>
    <w:rsid w:val="00FB0A58"/>
    <w:rsid w:val="00FB1904"/>
    <w:rsid w:val="00FB2469"/>
    <w:rsid w:val="00FB2B5F"/>
    <w:rsid w:val="00FB3345"/>
    <w:rsid w:val="00FB3418"/>
    <w:rsid w:val="00FB3F5D"/>
    <w:rsid w:val="00FB4150"/>
    <w:rsid w:val="00FB41BB"/>
    <w:rsid w:val="00FB4557"/>
    <w:rsid w:val="00FB4998"/>
    <w:rsid w:val="00FB5128"/>
    <w:rsid w:val="00FB51B2"/>
    <w:rsid w:val="00FB5945"/>
    <w:rsid w:val="00FB5C07"/>
    <w:rsid w:val="00FB5FEF"/>
    <w:rsid w:val="00FB7A50"/>
    <w:rsid w:val="00FB7CBB"/>
    <w:rsid w:val="00FC0296"/>
    <w:rsid w:val="00FC0620"/>
    <w:rsid w:val="00FC063D"/>
    <w:rsid w:val="00FC0C50"/>
    <w:rsid w:val="00FC1109"/>
    <w:rsid w:val="00FC11C5"/>
    <w:rsid w:val="00FC1DC9"/>
    <w:rsid w:val="00FC219A"/>
    <w:rsid w:val="00FC225A"/>
    <w:rsid w:val="00FC2614"/>
    <w:rsid w:val="00FC2807"/>
    <w:rsid w:val="00FC2FF1"/>
    <w:rsid w:val="00FC3128"/>
    <w:rsid w:val="00FC334B"/>
    <w:rsid w:val="00FC35EF"/>
    <w:rsid w:val="00FC37A7"/>
    <w:rsid w:val="00FC39F9"/>
    <w:rsid w:val="00FC43A0"/>
    <w:rsid w:val="00FC4974"/>
    <w:rsid w:val="00FC5126"/>
    <w:rsid w:val="00FC520C"/>
    <w:rsid w:val="00FC5BB8"/>
    <w:rsid w:val="00FC6274"/>
    <w:rsid w:val="00FC6DD9"/>
    <w:rsid w:val="00FC6EDF"/>
    <w:rsid w:val="00FD0895"/>
    <w:rsid w:val="00FD0965"/>
    <w:rsid w:val="00FD120E"/>
    <w:rsid w:val="00FD135A"/>
    <w:rsid w:val="00FD176D"/>
    <w:rsid w:val="00FD1A7E"/>
    <w:rsid w:val="00FD20CE"/>
    <w:rsid w:val="00FD26E1"/>
    <w:rsid w:val="00FD2791"/>
    <w:rsid w:val="00FD2BE4"/>
    <w:rsid w:val="00FD2F8E"/>
    <w:rsid w:val="00FD2FE4"/>
    <w:rsid w:val="00FD3CF8"/>
    <w:rsid w:val="00FD4524"/>
    <w:rsid w:val="00FD453F"/>
    <w:rsid w:val="00FD45E9"/>
    <w:rsid w:val="00FD4921"/>
    <w:rsid w:val="00FD5CB6"/>
    <w:rsid w:val="00FD6006"/>
    <w:rsid w:val="00FD601F"/>
    <w:rsid w:val="00FD6209"/>
    <w:rsid w:val="00FD647F"/>
    <w:rsid w:val="00FD65EC"/>
    <w:rsid w:val="00FD6815"/>
    <w:rsid w:val="00FD6D52"/>
    <w:rsid w:val="00FD7BF5"/>
    <w:rsid w:val="00FD7F83"/>
    <w:rsid w:val="00FE0490"/>
    <w:rsid w:val="00FE0C83"/>
    <w:rsid w:val="00FE14F1"/>
    <w:rsid w:val="00FE17EA"/>
    <w:rsid w:val="00FE1A16"/>
    <w:rsid w:val="00FE1CF4"/>
    <w:rsid w:val="00FE1D2A"/>
    <w:rsid w:val="00FE1EA0"/>
    <w:rsid w:val="00FE1FE2"/>
    <w:rsid w:val="00FE205D"/>
    <w:rsid w:val="00FE25D1"/>
    <w:rsid w:val="00FE299B"/>
    <w:rsid w:val="00FE2A29"/>
    <w:rsid w:val="00FE2C33"/>
    <w:rsid w:val="00FE2DEB"/>
    <w:rsid w:val="00FE3801"/>
    <w:rsid w:val="00FE3E0C"/>
    <w:rsid w:val="00FE40A0"/>
    <w:rsid w:val="00FE48C4"/>
    <w:rsid w:val="00FE551A"/>
    <w:rsid w:val="00FE580D"/>
    <w:rsid w:val="00FE66A7"/>
    <w:rsid w:val="00FE6B82"/>
    <w:rsid w:val="00FE712D"/>
    <w:rsid w:val="00FE739B"/>
    <w:rsid w:val="00FE74EA"/>
    <w:rsid w:val="00FE78F2"/>
    <w:rsid w:val="00FE7EE2"/>
    <w:rsid w:val="00FF02CA"/>
    <w:rsid w:val="00FF0549"/>
    <w:rsid w:val="00FF0EBC"/>
    <w:rsid w:val="00FF314D"/>
    <w:rsid w:val="00FF339B"/>
    <w:rsid w:val="00FF33D5"/>
    <w:rsid w:val="00FF3541"/>
    <w:rsid w:val="00FF3BE4"/>
    <w:rsid w:val="00FF40B1"/>
    <w:rsid w:val="00FF46FE"/>
    <w:rsid w:val="00FF4A5D"/>
    <w:rsid w:val="00FF4CFE"/>
    <w:rsid w:val="00FF4ED2"/>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
    <w:name w:val="Unresolved Mention"/>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modnet.eu/en/bathymetry"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ices.dk/data/data-portals/Pages/DATRAS.aspx"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hyperlink" Target="https://github.com/maxlindmark/cod_condi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1797</TotalTime>
  <Pages>23</Pages>
  <Words>34727</Words>
  <Characters>225730</Characters>
  <Application>Microsoft Office Word</Application>
  <DocSecurity>0</DocSecurity>
  <Lines>15048</Lines>
  <Paragraphs>4200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Michele Casini</cp:lastModifiedBy>
  <cp:revision>31</cp:revision>
  <dcterms:created xsi:type="dcterms:W3CDTF">2021-05-10T13:49:00Z</dcterms:created>
  <dcterms:modified xsi:type="dcterms:W3CDTF">2021-07-02T10:55:00Z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id="2C3impcz"/&gt;&lt;style id="http://www.zotero.org/styles/ices-journal-of-marine-science" hasBibliography="1" bibliographyStyleHasBeenSet="1"/&gt;&lt;prefs&gt;&lt;pref name="fieldType" value="Field"/&gt;&lt;/prefs&gt;&lt;/da</vt:lpwstr>
  </property>
  <property fmtid="{D5CDD505-2E9C-101B-9397-08002B2CF9AE}" pid="3" name="ZOTERO_PREF_2">
    <vt:lpwstr>ta&gt;</vt:lpwstr>
  </property>
</Properties>
</file>